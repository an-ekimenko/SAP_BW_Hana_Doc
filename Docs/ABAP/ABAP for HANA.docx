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0961" w:rsidRPr="00B602E2" w:rsidRDefault="00AC6646" w:rsidP="00981D6D">
      <w:pPr>
        <w:spacing w:after="0" w:line="240" w:lineRule="auto"/>
        <w:ind w:firstLine="567"/>
        <w:jc w:val="center"/>
        <w:rPr>
          <w:rFonts w:ascii="Arial Narrow" w:hAnsi="Arial Narrow"/>
          <w:b/>
          <w:sz w:val="24"/>
          <w:szCs w:val="24"/>
          <w:lang w:val="ru-RU"/>
        </w:rPr>
      </w:pPr>
      <w:r>
        <w:rPr>
          <w:rFonts w:ascii="Arial Narrow" w:hAnsi="Arial Narrow"/>
          <w:b/>
          <w:sz w:val="24"/>
          <w:szCs w:val="24"/>
        </w:rPr>
        <w:t>ABAP</w:t>
      </w:r>
      <w:r w:rsidRPr="00B602E2">
        <w:rPr>
          <w:rFonts w:ascii="Arial Narrow" w:hAnsi="Arial Narrow"/>
          <w:b/>
          <w:sz w:val="24"/>
          <w:szCs w:val="24"/>
          <w:lang w:val="ru-RU"/>
        </w:rPr>
        <w:t xml:space="preserve"> </w:t>
      </w:r>
      <w:r>
        <w:rPr>
          <w:rFonts w:ascii="Arial Narrow" w:hAnsi="Arial Narrow"/>
          <w:b/>
          <w:sz w:val="24"/>
          <w:szCs w:val="24"/>
        </w:rPr>
        <w:t>for</w:t>
      </w:r>
      <w:r w:rsidRPr="00B602E2">
        <w:rPr>
          <w:rFonts w:ascii="Arial Narrow" w:hAnsi="Arial Narrow"/>
          <w:b/>
          <w:sz w:val="24"/>
          <w:szCs w:val="24"/>
          <w:lang w:val="ru-RU"/>
        </w:rPr>
        <w:t xml:space="preserve"> </w:t>
      </w:r>
      <w:r>
        <w:rPr>
          <w:rFonts w:ascii="Arial Narrow" w:hAnsi="Arial Narrow"/>
          <w:b/>
          <w:sz w:val="24"/>
          <w:szCs w:val="24"/>
        </w:rPr>
        <w:t>Hana</w:t>
      </w:r>
    </w:p>
    <w:p w:rsidR="00981D6D" w:rsidRPr="00B602E2" w:rsidRDefault="00981D6D" w:rsidP="00981D6D">
      <w:pPr>
        <w:spacing w:after="0" w:line="240" w:lineRule="auto"/>
        <w:ind w:firstLine="567"/>
        <w:jc w:val="center"/>
        <w:rPr>
          <w:rFonts w:ascii="Arial Narrow" w:hAnsi="Arial Narrow"/>
          <w:sz w:val="24"/>
          <w:szCs w:val="24"/>
          <w:lang w:val="ru-RU"/>
        </w:rPr>
      </w:pPr>
    </w:p>
    <w:bookmarkStart w:id="0" w:name="_Hlk151122789"/>
    <w:bookmarkStart w:id="1" w:name="Содержание"/>
    <w:p w:rsidR="002E64CF" w:rsidRDefault="002E64CF" w:rsidP="006E05A0">
      <w:pPr>
        <w:spacing w:after="0" w:line="240" w:lineRule="auto"/>
        <w:ind w:firstLine="567"/>
        <w:jc w:val="both"/>
        <w:outlineLvl w:val="0"/>
        <w:rPr>
          <w:rFonts w:ascii="Arial Narrow" w:eastAsia="Times New Roman" w:hAnsi="Arial Narrow" w:cs="Times New Roman"/>
          <w:bCs/>
          <w:kern w:val="36"/>
          <w:sz w:val="24"/>
          <w:szCs w:val="24"/>
          <w:lang w:val="ru-RU"/>
        </w:rPr>
      </w:pPr>
      <w:r w:rsidRPr="002E64CF">
        <w:rPr>
          <w:rFonts w:ascii="Arial Narrow" w:eastAsia="Times New Roman" w:hAnsi="Arial Narrow" w:cs="Times New Roman"/>
          <w:bCs/>
          <w:kern w:val="36"/>
          <w:sz w:val="24"/>
          <w:szCs w:val="24"/>
          <w:lang w:val="ru-RU"/>
        </w:rPr>
        <w:fldChar w:fldCharType="begin"/>
      </w:r>
      <w:r w:rsidRPr="00B602E2">
        <w:rPr>
          <w:rFonts w:ascii="Arial Narrow" w:eastAsia="Times New Roman" w:hAnsi="Arial Narrow" w:cs="Times New Roman"/>
          <w:bCs/>
          <w:kern w:val="36"/>
          <w:sz w:val="24"/>
          <w:szCs w:val="24"/>
          <w:lang w:val="ru-RU"/>
        </w:rPr>
        <w:instrText xml:space="preserve"> </w:instrText>
      </w:r>
      <w:r w:rsidRPr="00DE6285">
        <w:rPr>
          <w:rFonts w:ascii="Arial Narrow" w:eastAsia="Times New Roman" w:hAnsi="Arial Narrow" w:cs="Times New Roman"/>
          <w:bCs/>
          <w:kern w:val="36"/>
          <w:sz w:val="24"/>
          <w:szCs w:val="24"/>
        </w:rPr>
        <w:instrText>HYPERLINK</w:instrText>
      </w:r>
      <w:r w:rsidRPr="00B602E2">
        <w:rPr>
          <w:rFonts w:ascii="Arial Narrow" w:eastAsia="Times New Roman" w:hAnsi="Arial Narrow" w:cs="Times New Roman"/>
          <w:bCs/>
          <w:kern w:val="36"/>
          <w:sz w:val="24"/>
          <w:szCs w:val="24"/>
          <w:lang w:val="ru-RU"/>
        </w:rPr>
        <w:instrText xml:space="preserve">  \</w:instrText>
      </w:r>
      <w:r w:rsidRPr="00DE6285">
        <w:rPr>
          <w:rFonts w:ascii="Arial Narrow" w:eastAsia="Times New Roman" w:hAnsi="Arial Narrow" w:cs="Times New Roman"/>
          <w:bCs/>
          <w:kern w:val="36"/>
          <w:sz w:val="24"/>
          <w:szCs w:val="24"/>
        </w:rPr>
        <w:instrText>l</w:instrText>
      </w:r>
      <w:r w:rsidRPr="00B602E2">
        <w:rPr>
          <w:rFonts w:ascii="Arial Narrow" w:eastAsia="Times New Roman" w:hAnsi="Arial Narrow" w:cs="Times New Roman"/>
          <w:bCs/>
          <w:kern w:val="36"/>
          <w:sz w:val="24"/>
          <w:szCs w:val="24"/>
          <w:lang w:val="ru-RU"/>
        </w:rPr>
        <w:instrText xml:space="preserve"> "</w:instrText>
      </w:r>
      <w:r w:rsidRPr="002E64CF">
        <w:rPr>
          <w:rFonts w:ascii="Arial Narrow" w:eastAsia="Times New Roman" w:hAnsi="Arial Narrow" w:cs="Times New Roman"/>
          <w:bCs/>
          <w:kern w:val="36"/>
          <w:sz w:val="24"/>
          <w:szCs w:val="24"/>
          <w:lang w:val="ru-RU"/>
        </w:rPr>
        <w:instrText>Содержание</w:instrText>
      </w:r>
      <w:r w:rsidRPr="00B602E2">
        <w:rPr>
          <w:rFonts w:ascii="Arial Narrow" w:eastAsia="Times New Roman" w:hAnsi="Arial Narrow" w:cs="Times New Roman"/>
          <w:bCs/>
          <w:kern w:val="36"/>
          <w:sz w:val="24"/>
          <w:szCs w:val="24"/>
          <w:lang w:val="ru-RU"/>
        </w:rPr>
        <w:instrText xml:space="preserve">" </w:instrText>
      </w:r>
      <w:r w:rsidRPr="002E64CF">
        <w:rPr>
          <w:rFonts w:ascii="Arial Narrow" w:eastAsia="Times New Roman" w:hAnsi="Arial Narrow" w:cs="Times New Roman"/>
          <w:bCs/>
          <w:kern w:val="36"/>
          <w:sz w:val="24"/>
          <w:szCs w:val="24"/>
          <w:lang w:val="ru-RU"/>
        </w:rPr>
        <w:fldChar w:fldCharType="separate"/>
      </w:r>
      <w:r w:rsidRPr="002E64CF">
        <w:rPr>
          <w:rStyle w:val="a3"/>
          <w:rFonts w:ascii="Arial Narrow" w:eastAsia="Times New Roman" w:hAnsi="Arial Narrow" w:cs="Times New Roman"/>
          <w:bCs/>
          <w:kern w:val="36"/>
          <w:sz w:val="24"/>
          <w:szCs w:val="24"/>
          <w:u w:val="none"/>
          <w:lang w:val="ru-RU"/>
        </w:rPr>
        <w:t>Содержание</w:t>
      </w:r>
      <w:r w:rsidRPr="002E64CF">
        <w:rPr>
          <w:rFonts w:ascii="Arial Narrow" w:eastAsia="Times New Roman" w:hAnsi="Arial Narrow" w:cs="Times New Roman"/>
          <w:bCs/>
          <w:kern w:val="36"/>
          <w:sz w:val="24"/>
          <w:szCs w:val="24"/>
          <w:lang w:val="ru-RU"/>
        </w:rPr>
        <w:fldChar w:fldCharType="end"/>
      </w:r>
    </w:p>
    <w:bookmarkEnd w:id="0"/>
    <w:p w:rsidR="00A87A1E" w:rsidRDefault="00DF2571" w:rsidP="00A87A1E">
      <w:pPr>
        <w:spacing w:after="0" w:line="240" w:lineRule="auto"/>
        <w:ind w:firstLine="567"/>
        <w:rPr>
          <w:rFonts w:ascii="Arial Narrow" w:hAnsi="Arial Narrow" w:cs="Arial"/>
          <w:color w:val="000000" w:themeColor="text1"/>
          <w:sz w:val="24"/>
          <w:szCs w:val="24"/>
          <w:lang w:val="ru-RU"/>
        </w:rPr>
      </w:pPr>
      <w:r>
        <w:fldChar w:fldCharType="begin"/>
      </w:r>
      <w:r w:rsidRPr="00DF2571">
        <w:rPr>
          <w:lang w:val="ru-RU"/>
        </w:rPr>
        <w:instrText xml:space="preserve"> </w:instrText>
      </w:r>
      <w:r>
        <w:instrText>HYPERLINK</w:instrText>
      </w:r>
      <w:r w:rsidRPr="00DF2571">
        <w:rPr>
          <w:lang w:val="ru-RU"/>
        </w:rPr>
        <w:instrText xml:space="preserve"> \</w:instrText>
      </w:r>
      <w:r>
        <w:instrText>l</w:instrText>
      </w:r>
      <w:r w:rsidRPr="00DF2571">
        <w:rPr>
          <w:lang w:val="ru-RU"/>
        </w:rPr>
        <w:instrText xml:space="preserve"> "Передача_параметров_по_ссылке_значению" </w:instrText>
      </w:r>
      <w:r>
        <w:fldChar w:fldCharType="separate"/>
      </w:r>
      <w:r w:rsidR="00A87A1E" w:rsidRPr="00A87A1E">
        <w:rPr>
          <w:rStyle w:val="a3"/>
          <w:rFonts w:ascii="Arial Narrow" w:hAnsi="Arial Narrow" w:cs="Arial"/>
          <w:sz w:val="24"/>
          <w:szCs w:val="24"/>
          <w:u w:val="none"/>
          <w:lang w:val="ru-RU"/>
        </w:rPr>
        <w:t>Передача параметров по ссылке/значению</w:t>
      </w:r>
      <w:r>
        <w:rPr>
          <w:rStyle w:val="a3"/>
          <w:rFonts w:ascii="Arial Narrow" w:hAnsi="Arial Narrow" w:cs="Arial"/>
          <w:sz w:val="24"/>
          <w:szCs w:val="24"/>
          <w:u w:val="none"/>
          <w:lang w:val="ru-RU"/>
        </w:rPr>
        <w:fldChar w:fldCharType="end"/>
      </w:r>
    </w:p>
    <w:p w:rsidR="00A87A1E" w:rsidRPr="00745A81" w:rsidRDefault="00912F9E" w:rsidP="00A87A1E">
      <w:pPr>
        <w:spacing w:after="0" w:line="240" w:lineRule="auto"/>
        <w:ind w:firstLine="567"/>
        <w:rPr>
          <w:rStyle w:val="a3"/>
          <w:rFonts w:ascii="Arial Narrow" w:hAnsi="Arial Narrow" w:cs="Courier New"/>
          <w:sz w:val="24"/>
          <w:szCs w:val="24"/>
          <w:u w:val="none"/>
        </w:rPr>
      </w:pPr>
      <w:hyperlink w:anchor="Массив" w:history="1">
        <w:r w:rsidR="00A87A1E" w:rsidRPr="00A87A1E">
          <w:rPr>
            <w:rStyle w:val="a3"/>
            <w:rFonts w:ascii="Arial Narrow" w:hAnsi="Arial Narrow" w:cs="Courier New"/>
            <w:sz w:val="24"/>
            <w:szCs w:val="24"/>
            <w:u w:val="none"/>
            <w:lang w:val="ru-RU"/>
          </w:rPr>
          <w:t>Массив</w:t>
        </w:r>
      </w:hyperlink>
    </w:p>
    <w:p w:rsidR="00326DF1" w:rsidRPr="00326DF1" w:rsidRDefault="00912F9E" w:rsidP="00326DF1">
      <w:pPr>
        <w:spacing w:after="0" w:line="240" w:lineRule="auto"/>
        <w:ind w:firstLine="567"/>
        <w:rPr>
          <w:rFonts w:ascii="Arial Narrow" w:hAnsi="Arial Narrow"/>
          <w:sz w:val="24"/>
          <w:szCs w:val="24"/>
        </w:rPr>
      </w:pPr>
      <w:hyperlink w:anchor="NO_ZERO_SKIP_ULINE" w:history="1">
        <w:r w:rsidR="00326DF1" w:rsidRPr="00326DF1">
          <w:rPr>
            <w:rStyle w:val="a3"/>
            <w:rFonts w:ascii="Arial Narrow" w:hAnsi="Arial Narrow"/>
            <w:sz w:val="24"/>
            <w:szCs w:val="24"/>
            <w:u w:val="none"/>
          </w:rPr>
          <w:t>NO-ZERO | SKIP | ULINE commands</w:t>
        </w:r>
      </w:hyperlink>
    </w:p>
    <w:p w:rsidR="00326DF1" w:rsidRPr="00326DF1" w:rsidRDefault="00912F9E" w:rsidP="00326DF1">
      <w:pPr>
        <w:pStyle w:val="2"/>
        <w:spacing w:before="0" w:line="240" w:lineRule="auto"/>
        <w:ind w:firstLine="567"/>
        <w:rPr>
          <w:rFonts w:ascii="Arial Narrow" w:hAnsi="Arial Narrow"/>
          <w:color w:val="000000" w:themeColor="text1"/>
          <w:sz w:val="24"/>
          <w:szCs w:val="24"/>
        </w:rPr>
      </w:pPr>
      <w:hyperlink w:anchor="Messages" w:history="1">
        <w:r w:rsidR="00326DF1" w:rsidRPr="00326DF1">
          <w:rPr>
            <w:rStyle w:val="a3"/>
            <w:rFonts w:ascii="Arial Narrow" w:hAnsi="Arial Narrow"/>
            <w:sz w:val="24"/>
            <w:szCs w:val="24"/>
            <w:u w:val="none"/>
          </w:rPr>
          <w:t>Messages</w:t>
        </w:r>
      </w:hyperlink>
    </w:p>
    <w:p w:rsidR="00192A65" w:rsidRPr="00B602E2" w:rsidRDefault="00912F9E" w:rsidP="00192A65">
      <w:pPr>
        <w:pStyle w:val="1"/>
        <w:spacing w:before="0" w:beforeAutospacing="0" w:after="0" w:afterAutospacing="0"/>
        <w:ind w:firstLine="567"/>
        <w:rPr>
          <w:rFonts w:ascii="Arial Narrow" w:hAnsi="Arial Narrow"/>
          <w:b w:val="0"/>
          <w:sz w:val="24"/>
          <w:szCs w:val="24"/>
        </w:rPr>
      </w:pPr>
      <w:hyperlink w:anchor="DATA_TYPES" w:history="1">
        <w:r w:rsidR="00192A65" w:rsidRPr="00192A65">
          <w:rPr>
            <w:rStyle w:val="a3"/>
            <w:rFonts w:ascii="Arial Narrow" w:hAnsi="Arial Narrow"/>
            <w:b w:val="0"/>
            <w:sz w:val="24"/>
            <w:szCs w:val="24"/>
            <w:u w:val="none"/>
          </w:rPr>
          <w:t>Data</w:t>
        </w:r>
        <w:r w:rsidR="00192A65" w:rsidRPr="00B602E2">
          <w:rPr>
            <w:rStyle w:val="a3"/>
            <w:rFonts w:ascii="Arial Narrow" w:hAnsi="Arial Narrow"/>
            <w:b w:val="0"/>
            <w:sz w:val="24"/>
            <w:szCs w:val="24"/>
            <w:u w:val="none"/>
          </w:rPr>
          <w:t xml:space="preserve"> </w:t>
        </w:r>
        <w:r w:rsidR="00192A65" w:rsidRPr="00192A65">
          <w:rPr>
            <w:rStyle w:val="a3"/>
            <w:rFonts w:ascii="Arial Narrow" w:hAnsi="Arial Narrow"/>
            <w:b w:val="0"/>
            <w:sz w:val="24"/>
            <w:szCs w:val="24"/>
            <w:u w:val="none"/>
          </w:rPr>
          <w:t>Types</w:t>
        </w:r>
      </w:hyperlink>
    </w:p>
    <w:p w:rsidR="008821B0" w:rsidRDefault="00912F9E" w:rsidP="008821B0">
      <w:pPr>
        <w:pStyle w:val="a7"/>
        <w:spacing w:before="0" w:beforeAutospacing="0" w:after="0" w:afterAutospacing="0"/>
        <w:ind w:firstLine="567"/>
        <w:rPr>
          <w:rStyle w:val="a3"/>
          <w:rFonts w:ascii="Arial Narrow" w:hAnsi="Arial Narrow"/>
          <w:u w:val="none"/>
        </w:rPr>
      </w:pPr>
      <w:hyperlink w:anchor="VARIABLES" w:history="1">
        <w:r w:rsidR="008821B0" w:rsidRPr="008821B0">
          <w:rPr>
            <w:rStyle w:val="a3"/>
            <w:rFonts w:ascii="Arial Narrow" w:hAnsi="Arial Narrow"/>
            <w:u w:val="none"/>
          </w:rPr>
          <w:t>Variables</w:t>
        </w:r>
      </w:hyperlink>
    </w:p>
    <w:p w:rsidR="00E00F89" w:rsidRPr="00E00F89" w:rsidRDefault="00912F9E" w:rsidP="00E00F89">
      <w:pPr>
        <w:spacing w:after="0" w:line="240" w:lineRule="auto"/>
        <w:ind w:firstLine="720"/>
        <w:outlineLvl w:val="0"/>
        <w:rPr>
          <w:rFonts w:ascii="Arial Narrow" w:hAnsi="Arial Narrow"/>
          <w:color w:val="000000" w:themeColor="text1"/>
          <w:sz w:val="24"/>
          <w:szCs w:val="24"/>
        </w:rPr>
      </w:pPr>
      <w:hyperlink w:anchor="System_Variables" w:history="1">
        <w:r w:rsidR="00E00F89" w:rsidRPr="00E00F89">
          <w:rPr>
            <w:rStyle w:val="a3"/>
            <w:rFonts w:ascii="Arial Narrow" w:hAnsi="Arial Narrow"/>
            <w:sz w:val="24"/>
            <w:szCs w:val="24"/>
            <w:u w:val="none"/>
          </w:rPr>
          <w:t>System Variables</w:t>
        </w:r>
      </w:hyperlink>
    </w:p>
    <w:p w:rsidR="00A916EB" w:rsidRDefault="00912F9E" w:rsidP="00A916EB">
      <w:pPr>
        <w:pStyle w:val="1"/>
        <w:spacing w:before="0" w:beforeAutospacing="0" w:after="0" w:afterAutospacing="0"/>
        <w:ind w:firstLine="567"/>
        <w:rPr>
          <w:rStyle w:val="a3"/>
          <w:rFonts w:ascii="Arial Narrow" w:hAnsi="Arial Narrow"/>
          <w:b w:val="0"/>
          <w:sz w:val="24"/>
          <w:szCs w:val="24"/>
          <w:u w:val="none"/>
        </w:rPr>
      </w:pPr>
      <w:hyperlink w:anchor="Operators" w:history="1">
        <w:r w:rsidR="00A916EB" w:rsidRPr="00A916EB">
          <w:rPr>
            <w:rStyle w:val="a3"/>
            <w:rFonts w:ascii="Arial Narrow" w:hAnsi="Arial Narrow"/>
            <w:b w:val="0"/>
            <w:sz w:val="24"/>
            <w:szCs w:val="24"/>
            <w:u w:val="none"/>
          </w:rPr>
          <w:t>Operators</w:t>
        </w:r>
      </w:hyperlink>
    </w:p>
    <w:bookmarkStart w:id="2" w:name="_IS_INITIAL"/>
    <w:bookmarkEnd w:id="2"/>
    <w:p w:rsidR="00A11567" w:rsidRDefault="00A11567" w:rsidP="00A11567">
      <w:pPr>
        <w:pStyle w:val="1"/>
        <w:spacing w:before="0" w:beforeAutospacing="0" w:after="0" w:afterAutospacing="0"/>
        <w:ind w:firstLine="720"/>
        <w:rPr>
          <w:rFonts w:ascii="Arial Narrow" w:hAnsi="Arial Narrow"/>
          <w:b w:val="0"/>
          <w:bCs w:val="0"/>
          <w:color w:val="000000" w:themeColor="text1"/>
          <w:sz w:val="24"/>
          <w:szCs w:val="24"/>
        </w:rPr>
      </w:pPr>
      <w:r w:rsidRPr="00A11567">
        <w:rPr>
          <w:rFonts w:ascii="Arial Narrow" w:hAnsi="Arial Narrow"/>
          <w:b w:val="0"/>
          <w:bCs w:val="0"/>
          <w:color w:val="000000" w:themeColor="text1"/>
          <w:sz w:val="24"/>
          <w:szCs w:val="24"/>
        </w:rPr>
        <w:fldChar w:fldCharType="begin"/>
      </w:r>
      <w:r w:rsidRPr="00A11567">
        <w:rPr>
          <w:rFonts w:ascii="Arial Narrow" w:hAnsi="Arial Narrow"/>
          <w:b w:val="0"/>
          <w:bCs w:val="0"/>
          <w:color w:val="000000" w:themeColor="text1"/>
          <w:sz w:val="24"/>
          <w:szCs w:val="24"/>
        </w:rPr>
        <w:instrText xml:space="preserve"> HYPERLINK  \l "IS_INITIAL" </w:instrText>
      </w:r>
      <w:r w:rsidRPr="00A11567">
        <w:rPr>
          <w:rFonts w:ascii="Arial Narrow" w:hAnsi="Arial Narrow"/>
          <w:b w:val="0"/>
          <w:bCs w:val="0"/>
          <w:color w:val="000000" w:themeColor="text1"/>
          <w:sz w:val="24"/>
          <w:szCs w:val="24"/>
        </w:rPr>
        <w:fldChar w:fldCharType="separate"/>
      </w:r>
      <w:r w:rsidRPr="00A11567">
        <w:rPr>
          <w:rStyle w:val="a3"/>
          <w:rFonts w:ascii="Arial Narrow" w:hAnsi="Arial Narrow"/>
          <w:b w:val="0"/>
          <w:bCs w:val="0"/>
          <w:sz w:val="24"/>
          <w:szCs w:val="24"/>
          <w:u w:val="none"/>
        </w:rPr>
        <w:t>IS INITIAL</w:t>
      </w:r>
      <w:r w:rsidRPr="00A11567">
        <w:rPr>
          <w:rFonts w:ascii="Arial Narrow" w:hAnsi="Arial Narrow"/>
          <w:b w:val="0"/>
          <w:bCs w:val="0"/>
          <w:color w:val="000000" w:themeColor="text1"/>
          <w:sz w:val="24"/>
          <w:szCs w:val="24"/>
        </w:rPr>
        <w:fldChar w:fldCharType="end"/>
      </w:r>
    </w:p>
    <w:p w:rsidR="00A11567" w:rsidRPr="00A11567" w:rsidRDefault="00912F9E" w:rsidP="00A11567">
      <w:pPr>
        <w:pStyle w:val="2"/>
        <w:spacing w:before="0" w:line="240" w:lineRule="auto"/>
        <w:ind w:firstLine="720"/>
        <w:jc w:val="both"/>
        <w:rPr>
          <w:rFonts w:ascii="Arial Narrow" w:hAnsi="Arial Narrow"/>
          <w:color w:val="000000" w:themeColor="text1"/>
          <w:sz w:val="24"/>
          <w:szCs w:val="24"/>
        </w:rPr>
      </w:pPr>
      <w:hyperlink w:anchor="Bitwise_Operators" w:history="1">
        <w:r w:rsidR="00A11567" w:rsidRPr="00A11567">
          <w:rPr>
            <w:rStyle w:val="a3"/>
            <w:rFonts w:ascii="Arial Narrow" w:hAnsi="Arial Narrow"/>
            <w:sz w:val="24"/>
            <w:szCs w:val="24"/>
            <w:u w:val="none"/>
          </w:rPr>
          <w:t>Bitwise Operators</w:t>
        </w:r>
      </w:hyperlink>
    </w:p>
    <w:p w:rsidR="00A11567" w:rsidRPr="00A11567" w:rsidRDefault="00912F9E" w:rsidP="00A11567">
      <w:pPr>
        <w:pStyle w:val="2"/>
        <w:spacing w:before="0" w:line="240" w:lineRule="auto"/>
        <w:ind w:firstLine="720"/>
        <w:jc w:val="both"/>
        <w:rPr>
          <w:rFonts w:ascii="Arial Narrow" w:hAnsi="Arial Narrow"/>
          <w:color w:val="000000" w:themeColor="text1"/>
          <w:sz w:val="24"/>
          <w:szCs w:val="24"/>
        </w:rPr>
      </w:pPr>
      <w:hyperlink w:anchor="Character_String_Operators" w:history="1">
        <w:r w:rsidR="00A11567" w:rsidRPr="00A11567">
          <w:rPr>
            <w:rStyle w:val="a3"/>
            <w:rFonts w:ascii="Arial Narrow" w:hAnsi="Arial Narrow"/>
            <w:sz w:val="24"/>
            <w:szCs w:val="24"/>
            <w:u w:val="none"/>
          </w:rPr>
          <w:t>Character String Operators</w:t>
        </w:r>
      </w:hyperlink>
    </w:p>
    <w:p w:rsidR="005B1290" w:rsidRDefault="00912F9E" w:rsidP="005B1290">
      <w:pPr>
        <w:spacing w:after="0" w:line="240" w:lineRule="auto"/>
        <w:ind w:firstLine="720"/>
        <w:rPr>
          <w:rStyle w:val="a3"/>
          <w:rFonts w:ascii="Arial Narrow" w:hAnsi="Arial Narrow"/>
          <w:sz w:val="24"/>
          <w:szCs w:val="24"/>
          <w:u w:val="none"/>
        </w:rPr>
      </w:pPr>
      <w:hyperlink w:anchor="DATA_Inline_Declaration" w:history="1">
        <w:r w:rsidR="005B1290" w:rsidRPr="005B1290">
          <w:rPr>
            <w:rStyle w:val="a3"/>
            <w:rFonts w:ascii="Arial Narrow" w:hAnsi="Arial Narrow"/>
            <w:sz w:val="24"/>
            <w:szCs w:val="24"/>
            <w:u w:val="none"/>
          </w:rPr>
          <w:t>DATA - Inline Declaration</w:t>
        </w:r>
      </w:hyperlink>
    </w:p>
    <w:p w:rsidR="00EB6FA4" w:rsidRPr="00EB6FA4" w:rsidRDefault="00912F9E" w:rsidP="005B1290">
      <w:pPr>
        <w:spacing w:after="0" w:line="240" w:lineRule="auto"/>
        <w:ind w:firstLine="720"/>
        <w:rPr>
          <w:rStyle w:val="h1"/>
          <w:rFonts w:ascii="Arial Narrow" w:hAnsi="Arial Narrow"/>
          <w:sz w:val="24"/>
          <w:szCs w:val="24"/>
        </w:rPr>
      </w:pPr>
      <w:hyperlink w:anchor="REDUCE" w:history="1">
        <w:r w:rsidR="00EB6FA4" w:rsidRPr="00EB6FA4">
          <w:rPr>
            <w:rStyle w:val="a3"/>
            <w:rFonts w:ascii="Arial Narrow" w:eastAsia="Times New Roman" w:hAnsi="Arial Narrow" w:cs="Arial"/>
            <w:bCs/>
            <w:sz w:val="24"/>
            <w:szCs w:val="24"/>
            <w:u w:val="none"/>
            <w:bdr w:val="none" w:sz="0" w:space="0" w:color="auto" w:frame="1"/>
            <w:shd w:val="clear" w:color="auto" w:fill="FFFFFF"/>
          </w:rPr>
          <w:t>REDUCE</w:t>
        </w:r>
      </w:hyperlink>
    </w:p>
    <w:p w:rsidR="00FC5430" w:rsidRPr="00FC5430" w:rsidRDefault="00912F9E" w:rsidP="00FC5430">
      <w:pPr>
        <w:spacing w:after="0" w:line="240" w:lineRule="auto"/>
        <w:ind w:firstLine="720"/>
        <w:rPr>
          <w:rStyle w:val="h1"/>
          <w:rFonts w:ascii="Arial Narrow" w:hAnsi="Arial Narrow"/>
          <w:sz w:val="24"/>
          <w:szCs w:val="24"/>
        </w:rPr>
      </w:pPr>
      <w:hyperlink w:anchor="VALUE_Operator" w:history="1">
        <w:r w:rsidR="00434868">
          <w:rPr>
            <w:rStyle w:val="a3"/>
            <w:rFonts w:ascii="Arial Narrow" w:hAnsi="Arial Narrow"/>
            <w:sz w:val="24"/>
            <w:szCs w:val="24"/>
            <w:u w:val="none"/>
          </w:rPr>
          <w:t>VALUE</w:t>
        </w:r>
        <w:r w:rsidR="00FC5430" w:rsidRPr="00FC5430">
          <w:rPr>
            <w:rStyle w:val="a3"/>
            <w:rFonts w:ascii="Arial Narrow" w:hAnsi="Arial Narrow"/>
            <w:sz w:val="24"/>
            <w:szCs w:val="24"/>
            <w:u w:val="none"/>
          </w:rPr>
          <w:t xml:space="preserve"> Operator</w:t>
        </w:r>
      </w:hyperlink>
    </w:p>
    <w:p w:rsidR="00DD0F06" w:rsidRPr="00697497" w:rsidRDefault="00912F9E" w:rsidP="00DD0F06">
      <w:pPr>
        <w:pStyle w:val="1"/>
        <w:spacing w:before="0" w:beforeAutospacing="0" w:after="0" w:afterAutospacing="0"/>
        <w:ind w:firstLine="567"/>
        <w:rPr>
          <w:rFonts w:ascii="Arial Narrow" w:hAnsi="Arial Narrow"/>
          <w:b w:val="0"/>
          <w:color w:val="000000" w:themeColor="text1"/>
          <w:sz w:val="24"/>
          <w:szCs w:val="24"/>
        </w:rPr>
      </w:pPr>
      <w:hyperlink w:anchor="Loop_Control" w:history="1">
        <w:r w:rsidR="00DD0F06" w:rsidRPr="00DD0F06">
          <w:rPr>
            <w:rStyle w:val="a3"/>
            <w:rFonts w:ascii="Arial Narrow" w:hAnsi="Arial Narrow"/>
            <w:b w:val="0"/>
            <w:sz w:val="24"/>
            <w:szCs w:val="24"/>
            <w:u w:val="none"/>
          </w:rPr>
          <w:t>Loop Control</w:t>
        </w:r>
      </w:hyperlink>
      <w:r w:rsidR="00697497">
        <w:rPr>
          <w:rStyle w:val="a3"/>
          <w:rFonts w:ascii="Arial Narrow" w:hAnsi="Arial Narrow"/>
          <w:b w:val="0"/>
          <w:sz w:val="24"/>
          <w:szCs w:val="24"/>
          <w:u w:val="none"/>
        </w:rPr>
        <w:t xml:space="preserve"> </w:t>
      </w:r>
      <w:r w:rsidR="00697497" w:rsidRPr="00697497">
        <w:rPr>
          <w:rStyle w:val="a3"/>
          <w:rFonts w:ascii="Arial Narrow" w:hAnsi="Arial Narrow"/>
          <w:b w:val="0"/>
          <w:color w:val="000000" w:themeColor="text1"/>
          <w:sz w:val="24"/>
          <w:szCs w:val="24"/>
          <w:u w:val="none"/>
        </w:rPr>
        <w:t>DO | WHILE</w:t>
      </w:r>
    </w:p>
    <w:p w:rsidR="00DD0F06" w:rsidRDefault="00912F9E" w:rsidP="00DD0F06">
      <w:pPr>
        <w:pStyle w:val="1"/>
        <w:spacing w:before="0" w:beforeAutospacing="0" w:after="0" w:afterAutospacing="0"/>
        <w:ind w:firstLine="567"/>
        <w:rPr>
          <w:rStyle w:val="a3"/>
          <w:rFonts w:ascii="Arial Narrow" w:hAnsi="Arial Narrow"/>
          <w:b w:val="0"/>
          <w:color w:val="000000" w:themeColor="text1"/>
          <w:sz w:val="24"/>
          <w:szCs w:val="24"/>
          <w:u w:val="none"/>
        </w:rPr>
      </w:pPr>
      <w:hyperlink w:anchor="Decisions" w:history="1">
        <w:r w:rsidR="00DD0F06" w:rsidRPr="00DD0F06">
          <w:rPr>
            <w:rStyle w:val="a3"/>
            <w:rFonts w:ascii="Arial Narrow" w:hAnsi="Arial Narrow"/>
            <w:b w:val="0"/>
            <w:sz w:val="24"/>
            <w:szCs w:val="24"/>
            <w:u w:val="none"/>
          </w:rPr>
          <w:t>Decisions</w:t>
        </w:r>
      </w:hyperlink>
      <w:r w:rsidR="00697497">
        <w:rPr>
          <w:rStyle w:val="a3"/>
          <w:rFonts w:ascii="Arial Narrow" w:hAnsi="Arial Narrow"/>
          <w:b w:val="0"/>
          <w:sz w:val="24"/>
          <w:szCs w:val="24"/>
          <w:u w:val="none"/>
        </w:rPr>
        <w:t xml:space="preserve"> </w:t>
      </w:r>
      <w:r w:rsidR="00697497" w:rsidRPr="00697497">
        <w:rPr>
          <w:rStyle w:val="a3"/>
          <w:rFonts w:ascii="Arial Narrow" w:hAnsi="Arial Narrow"/>
          <w:b w:val="0"/>
          <w:color w:val="000000" w:themeColor="text1"/>
          <w:sz w:val="24"/>
          <w:szCs w:val="24"/>
          <w:u w:val="none"/>
        </w:rPr>
        <w:t>IF | CASE</w:t>
      </w:r>
      <w:r w:rsidR="00D2600E">
        <w:rPr>
          <w:rStyle w:val="a3"/>
          <w:rFonts w:ascii="Arial Narrow" w:hAnsi="Arial Narrow"/>
          <w:b w:val="0"/>
          <w:color w:val="000000" w:themeColor="text1"/>
          <w:sz w:val="24"/>
          <w:szCs w:val="24"/>
          <w:u w:val="none"/>
        </w:rPr>
        <w:t xml:space="preserve"> -&gt; COND</w:t>
      </w:r>
    </w:p>
    <w:p w:rsidR="004E0341" w:rsidRPr="004E0341" w:rsidRDefault="00912F9E" w:rsidP="004E0341">
      <w:pPr>
        <w:pStyle w:val="1"/>
        <w:spacing w:before="0" w:beforeAutospacing="0" w:after="0" w:afterAutospacing="0"/>
        <w:ind w:firstLine="720"/>
        <w:rPr>
          <w:rStyle w:val="a3"/>
          <w:rFonts w:ascii="Arial Narrow" w:hAnsi="Arial Narrow"/>
          <w:b w:val="0"/>
          <w:color w:val="000000" w:themeColor="text1"/>
          <w:sz w:val="24"/>
          <w:szCs w:val="24"/>
          <w:u w:val="none"/>
        </w:rPr>
      </w:pPr>
      <w:hyperlink w:anchor="COND_instead_of_IF_ELSE" w:history="1">
        <w:r w:rsidR="004E0341" w:rsidRPr="004E0341">
          <w:rPr>
            <w:rStyle w:val="a3"/>
            <w:rFonts w:ascii="Arial Narrow" w:hAnsi="Arial Narrow"/>
            <w:b w:val="0"/>
            <w:sz w:val="24"/>
            <w:szCs w:val="24"/>
            <w:u w:val="none"/>
          </w:rPr>
          <w:t>COND instead of IF - ELSE</w:t>
        </w:r>
      </w:hyperlink>
    </w:p>
    <w:p w:rsidR="004E0341" w:rsidRPr="00F1136A" w:rsidRDefault="00912F9E" w:rsidP="004E0341">
      <w:pPr>
        <w:pStyle w:val="a7"/>
        <w:spacing w:before="0" w:beforeAutospacing="0" w:after="0" w:afterAutospacing="0"/>
        <w:ind w:firstLine="720"/>
        <w:rPr>
          <w:rFonts w:ascii="Arial Narrow" w:hAnsi="Arial Narrow"/>
          <w:b/>
        </w:rPr>
      </w:pPr>
      <w:hyperlink w:anchor="Using_SWITCH_statement" w:history="1">
        <w:r w:rsidR="004E0341" w:rsidRPr="00F1136A">
          <w:rPr>
            <w:rStyle w:val="a3"/>
            <w:rFonts w:ascii="Arial Narrow" w:hAnsi="Arial Narrow"/>
            <w:u w:val="none"/>
          </w:rPr>
          <w:t xml:space="preserve">SWITCH </w:t>
        </w:r>
        <w:r w:rsidR="004E0341">
          <w:rPr>
            <w:rStyle w:val="a3"/>
            <w:rFonts w:ascii="Arial Narrow" w:hAnsi="Arial Narrow"/>
            <w:u w:val="none"/>
          </w:rPr>
          <w:t>instead of</w:t>
        </w:r>
        <w:r w:rsidR="004E0341" w:rsidRPr="00F1136A">
          <w:rPr>
            <w:rStyle w:val="a3"/>
            <w:rFonts w:ascii="Arial Narrow" w:hAnsi="Arial Narrow"/>
            <w:u w:val="none"/>
          </w:rPr>
          <w:t xml:space="preserve"> CASE</w:t>
        </w:r>
      </w:hyperlink>
    </w:p>
    <w:p w:rsidR="00DD0F06" w:rsidRDefault="00912F9E" w:rsidP="00DD0F06">
      <w:pPr>
        <w:pStyle w:val="1"/>
        <w:spacing w:before="0" w:beforeAutospacing="0" w:after="0" w:afterAutospacing="0"/>
        <w:ind w:firstLine="567"/>
        <w:rPr>
          <w:rStyle w:val="a3"/>
          <w:rFonts w:ascii="Arial Narrow" w:hAnsi="Arial Narrow"/>
          <w:b w:val="0"/>
          <w:sz w:val="24"/>
          <w:szCs w:val="24"/>
          <w:u w:val="none"/>
        </w:rPr>
      </w:pPr>
      <w:hyperlink w:anchor="Strings" w:history="1">
        <w:r w:rsidR="00DD0F06" w:rsidRPr="00DD0F06">
          <w:rPr>
            <w:rStyle w:val="a3"/>
            <w:rFonts w:ascii="Arial Narrow" w:hAnsi="Arial Narrow"/>
            <w:b w:val="0"/>
            <w:sz w:val="24"/>
            <w:szCs w:val="24"/>
            <w:u w:val="none"/>
          </w:rPr>
          <w:t>Strings</w:t>
        </w:r>
      </w:hyperlink>
    </w:p>
    <w:p w:rsidR="00821ECA" w:rsidRPr="00821ECA" w:rsidRDefault="00912F9E" w:rsidP="00821ECA">
      <w:pPr>
        <w:pStyle w:val="a7"/>
        <w:spacing w:before="0" w:beforeAutospacing="0" w:after="0" w:afterAutospacing="0"/>
        <w:ind w:firstLine="720"/>
        <w:rPr>
          <w:rFonts w:ascii="Arial Narrow" w:hAnsi="Arial Narrow"/>
          <w:b/>
        </w:rPr>
      </w:pPr>
      <w:hyperlink w:anchor="New_String_Features" w:history="1">
        <w:r w:rsidR="00821ECA" w:rsidRPr="00821ECA">
          <w:rPr>
            <w:rStyle w:val="a3"/>
            <w:rFonts w:ascii="Arial Narrow" w:hAnsi="Arial Narrow"/>
            <w:u w:val="none"/>
          </w:rPr>
          <w:t>New String Features</w:t>
        </w:r>
      </w:hyperlink>
      <w:r w:rsidR="00821ECA" w:rsidRPr="00821ECA">
        <w:rPr>
          <w:rStyle w:val="a4"/>
          <w:rFonts w:ascii="Arial Narrow" w:hAnsi="Arial Narrow"/>
          <w:b w:val="0"/>
        </w:rPr>
        <w:t xml:space="preserve"> </w:t>
      </w:r>
    </w:p>
    <w:p w:rsidR="00A27549" w:rsidRDefault="00912F9E" w:rsidP="00A27549">
      <w:pPr>
        <w:pStyle w:val="1"/>
        <w:spacing w:before="0" w:beforeAutospacing="0" w:after="0" w:afterAutospacing="0"/>
        <w:ind w:firstLine="567"/>
        <w:rPr>
          <w:rStyle w:val="a3"/>
          <w:rFonts w:ascii="Arial Narrow" w:hAnsi="Arial Narrow"/>
          <w:b w:val="0"/>
          <w:sz w:val="24"/>
          <w:szCs w:val="24"/>
          <w:u w:val="none"/>
        </w:rPr>
      </w:pPr>
      <w:hyperlink w:anchor="Date_Time" w:history="1">
        <w:r w:rsidR="00A27549" w:rsidRPr="00A27549">
          <w:rPr>
            <w:rStyle w:val="a3"/>
            <w:rFonts w:ascii="Arial Narrow" w:hAnsi="Arial Narrow"/>
            <w:b w:val="0"/>
            <w:sz w:val="24"/>
            <w:szCs w:val="24"/>
            <w:u w:val="none"/>
          </w:rPr>
          <w:t>Date &amp; Time</w:t>
        </w:r>
      </w:hyperlink>
    </w:p>
    <w:p w:rsidR="00E66BA9" w:rsidRDefault="00912F9E" w:rsidP="00E66BA9">
      <w:pPr>
        <w:pStyle w:val="1"/>
        <w:spacing w:before="0" w:beforeAutospacing="0" w:after="0" w:afterAutospacing="0"/>
        <w:ind w:firstLine="567"/>
        <w:rPr>
          <w:rStyle w:val="a3"/>
          <w:rFonts w:ascii="Arial Narrow" w:hAnsi="Arial Narrow"/>
          <w:b w:val="0"/>
          <w:sz w:val="24"/>
          <w:szCs w:val="24"/>
          <w:u w:val="none"/>
        </w:rPr>
      </w:pPr>
      <w:hyperlink w:anchor="ABAP_Selection_Screen" w:history="1">
        <w:r w:rsidR="00E66BA9" w:rsidRPr="00E66BA9">
          <w:rPr>
            <w:rStyle w:val="a3"/>
            <w:rFonts w:ascii="Arial Narrow" w:hAnsi="Arial Narrow"/>
            <w:b w:val="0"/>
            <w:sz w:val="24"/>
            <w:szCs w:val="24"/>
            <w:u w:val="none"/>
          </w:rPr>
          <w:t>ABAP Selection Screen</w:t>
        </w:r>
      </w:hyperlink>
    </w:p>
    <w:p w:rsidR="000600BA" w:rsidRPr="000600BA" w:rsidRDefault="00912F9E" w:rsidP="000600BA">
      <w:pPr>
        <w:pStyle w:val="a7"/>
        <w:spacing w:before="0" w:beforeAutospacing="0" w:after="0" w:afterAutospacing="0"/>
        <w:ind w:firstLine="567"/>
        <w:rPr>
          <w:rFonts w:ascii="Arial Narrow" w:hAnsi="Arial Narrow"/>
          <w:b/>
        </w:rPr>
      </w:pPr>
      <w:hyperlink w:anchor="Database_Access" w:history="1">
        <w:r w:rsidR="000600BA" w:rsidRPr="000600BA">
          <w:rPr>
            <w:rStyle w:val="a3"/>
            <w:rFonts w:ascii="Arial Narrow" w:hAnsi="Arial Narrow"/>
            <w:u w:val="none"/>
          </w:rPr>
          <w:t>Database Access</w:t>
        </w:r>
      </w:hyperlink>
    </w:p>
    <w:p w:rsidR="00953C7D" w:rsidRDefault="00953C7D" w:rsidP="00E66BA9">
      <w:pPr>
        <w:pStyle w:val="1"/>
        <w:spacing w:before="0" w:beforeAutospacing="0" w:after="0" w:afterAutospacing="0"/>
        <w:ind w:firstLine="567"/>
        <w:rPr>
          <w:rStyle w:val="a3"/>
          <w:rFonts w:ascii="Arial Narrow" w:hAnsi="Arial Narrow"/>
          <w:b w:val="0"/>
          <w:color w:val="000000" w:themeColor="text1"/>
          <w:sz w:val="24"/>
          <w:szCs w:val="24"/>
          <w:u w:val="none"/>
        </w:rPr>
      </w:pPr>
      <w:r w:rsidRPr="00953C7D">
        <w:rPr>
          <w:rStyle w:val="a3"/>
          <w:rFonts w:ascii="Arial Narrow" w:hAnsi="Arial Narrow"/>
          <w:b w:val="0"/>
          <w:color w:val="000000" w:themeColor="text1"/>
          <w:sz w:val="24"/>
          <w:szCs w:val="24"/>
          <w:u w:val="none"/>
        </w:rPr>
        <w:t>AMDP</w:t>
      </w:r>
    </w:p>
    <w:p w:rsidR="00C46303" w:rsidRDefault="00912F9E" w:rsidP="00C46303">
      <w:pPr>
        <w:spacing w:after="0" w:line="240" w:lineRule="auto"/>
        <w:ind w:firstLine="720"/>
        <w:rPr>
          <w:rFonts w:ascii="Arial Narrow" w:hAnsi="Arial Narrow"/>
          <w:sz w:val="24"/>
          <w:szCs w:val="24"/>
        </w:rPr>
      </w:pPr>
      <w:hyperlink w:anchor="AMDP_основы" w:history="1">
        <w:r w:rsidR="00C46303" w:rsidRPr="00C46303">
          <w:rPr>
            <w:rStyle w:val="a3"/>
            <w:rFonts w:ascii="Arial Narrow" w:hAnsi="Arial Narrow"/>
            <w:sz w:val="24"/>
            <w:szCs w:val="24"/>
            <w:u w:val="none"/>
          </w:rPr>
          <w:t>AMDP</w:t>
        </w:r>
        <w:r w:rsidR="00C46303" w:rsidRPr="00C46303">
          <w:rPr>
            <w:rStyle w:val="a3"/>
            <w:rFonts w:ascii="Arial Narrow" w:hAnsi="Arial Narrow" w:cs="Tahoma"/>
            <w:sz w:val="24"/>
            <w:szCs w:val="24"/>
            <w:u w:val="none"/>
          </w:rPr>
          <w:t xml:space="preserve"> – </w:t>
        </w:r>
        <w:r w:rsidR="00C46303" w:rsidRPr="00C46303">
          <w:rPr>
            <w:rStyle w:val="a3"/>
            <w:rFonts w:ascii="Arial Narrow" w:hAnsi="Arial Narrow" w:cs="Tahoma"/>
            <w:sz w:val="24"/>
            <w:szCs w:val="24"/>
            <w:u w:val="none"/>
            <w:lang w:val="ru-RU"/>
          </w:rPr>
          <w:t>основы</w:t>
        </w:r>
      </w:hyperlink>
    </w:p>
    <w:p w:rsidR="00146304" w:rsidRPr="00146304" w:rsidRDefault="00912F9E" w:rsidP="00146304">
      <w:pPr>
        <w:pStyle w:val="1"/>
        <w:spacing w:before="0" w:beforeAutospacing="0" w:after="0" w:afterAutospacing="0"/>
        <w:ind w:left="720" w:firstLine="720"/>
        <w:rPr>
          <w:rFonts w:ascii="Arial Narrow" w:hAnsi="Arial Narrow"/>
          <w:b w:val="0"/>
          <w:i/>
          <w:sz w:val="24"/>
          <w:szCs w:val="24"/>
        </w:rPr>
      </w:pPr>
      <w:hyperlink w:anchor="AMDP_Функции" w:history="1">
        <w:r w:rsidR="00146304" w:rsidRPr="00146304">
          <w:rPr>
            <w:rStyle w:val="a3"/>
            <w:rFonts w:ascii="Arial Narrow" w:hAnsi="Arial Narrow"/>
            <w:b w:val="0"/>
            <w:i/>
            <w:sz w:val="24"/>
            <w:szCs w:val="24"/>
            <w:u w:val="none"/>
          </w:rPr>
          <w:t>AMDP Функции</w:t>
        </w:r>
      </w:hyperlink>
    </w:p>
    <w:p w:rsidR="00146304" w:rsidRPr="00C46303" w:rsidRDefault="00146304" w:rsidP="00C46303">
      <w:pPr>
        <w:spacing w:after="0" w:line="240" w:lineRule="auto"/>
        <w:ind w:firstLine="720"/>
        <w:rPr>
          <w:rFonts w:ascii="Arial Narrow" w:hAnsi="Arial Narrow" w:cs="Tahoma"/>
          <w:sz w:val="24"/>
          <w:szCs w:val="24"/>
        </w:rPr>
      </w:pPr>
    </w:p>
    <w:p w:rsidR="008854E1" w:rsidRDefault="00912F9E" w:rsidP="00953C7D">
      <w:pPr>
        <w:pStyle w:val="1"/>
        <w:spacing w:before="0" w:beforeAutospacing="0" w:after="0" w:afterAutospacing="0"/>
        <w:ind w:firstLine="720"/>
        <w:rPr>
          <w:rStyle w:val="a3"/>
          <w:rFonts w:ascii="Arial Narrow" w:hAnsi="Arial Narrow"/>
          <w:b w:val="0"/>
          <w:sz w:val="24"/>
          <w:szCs w:val="24"/>
          <w:u w:val="none"/>
        </w:rPr>
      </w:pPr>
      <w:hyperlink w:anchor="AMDP_with_SELECT_OPTIONS" w:history="1">
        <w:r w:rsidR="008854E1" w:rsidRPr="008854E1">
          <w:rPr>
            <w:rStyle w:val="a3"/>
            <w:rFonts w:ascii="Arial Narrow" w:hAnsi="Arial Narrow"/>
            <w:b w:val="0"/>
            <w:sz w:val="24"/>
            <w:szCs w:val="24"/>
            <w:u w:val="none"/>
          </w:rPr>
          <w:t>AMDP with SELECT OPTIONS</w:t>
        </w:r>
      </w:hyperlink>
    </w:p>
    <w:p w:rsidR="00DC38C9" w:rsidRPr="00DC38C9" w:rsidRDefault="00912F9E" w:rsidP="00DC38C9">
      <w:pPr>
        <w:pStyle w:val="1"/>
        <w:spacing w:before="0" w:beforeAutospacing="0" w:after="0" w:afterAutospacing="0"/>
        <w:ind w:firstLine="720"/>
        <w:rPr>
          <w:rFonts w:ascii="Arial Narrow" w:hAnsi="Arial Narrow"/>
          <w:b w:val="0"/>
          <w:sz w:val="24"/>
          <w:szCs w:val="24"/>
        </w:rPr>
      </w:pPr>
      <w:hyperlink w:anchor="Accessing_tables_from_different_schema" w:history="1">
        <w:r w:rsidR="00DC38C9" w:rsidRPr="00DC38C9">
          <w:rPr>
            <w:rStyle w:val="a3"/>
            <w:rFonts w:ascii="Arial Narrow" w:hAnsi="Arial Narrow"/>
            <w:b w:val="0"/>
            <w:sz w:val="24"/>
            <w:szCs w:val="24"/>
            <w:u w:val="none"/>
          </w:rPr>
          <w:t>Accessing tables from different schema through AMDP</w:t>
        </w:r>
      </w:hyperlink>
    </w:p>
    <w:bookmarkStart w:id="3" w:name="_Internal_Tables"/>
    <w:bookmarkEnd w:id="3"/>
    <w:p w:rsidR="00953C7D" w:rsidRDefault="00953C7D" w:rsidP="0078626C">
      <w:pPr>
        <w:pStyle w:val="1"/>
        <w:spacing w:before="0" w:beforeAutospacing="0" w:after="0" w:afterAutospacing="0"/>
        <w:ind w:firstLine="720"/>
        <w:rPr>
          <w:rFonts w:ascii="Arial Narrow" w:hAnsi="Arial Narrow"/>
          <w:b w:val="0"/>
          <w:sz w:val="24"/>
          <w:szCs w:val="24"/>
        </w:rPr>
      </w:pPr>
      <w:r w:rsidRPr="00953C7D">
        <w:rPr>
          <w:rFonts w:ascii="Arial Narrow" w:hAnsi="Arial Narrow"/>
          <w:b w:val="0"/>
          <w:sz w:val="24"/>
          <w:szCs w:val="24"/>
        </w:rPr>
        <w:fldChar w:fldCharType="begin"/>
      </w:r>
      <w:r w:rsidRPr="00953C7D">
        <w:rPr>
          <w:rFonts w:ascii="Arial Narrow" w:hAnsi="Arial Narrow"/>
          <w:b w:val="0"/>
          <w:sz w:val="24"/>
          <w:szCs w:val="24"/>
        </w:rPr>
        <w:instrText xml:space="preserve"> HYPERLINK  \l "Create_an_AMDP" </w:instrText>
      </w:r>
      <w:r w:rsidRPr="00953C7D">
        <w:rPr>
          <w:rFonts w:ascii="Arial Narrow" w:hAnsi="Arial Narrow"/>
          <w:b w:val="0"/>
          <w:sz w:val="24"/>
          <w:szCs w:val="24"/>
        </w:rPr>
        <w:fldChar w:fldCharType="separate"/>
      </w:r>
      <w:r w:rsidRPr="00953C7D">
        <w:rPr>
          <w:rStyle w:val="a3"/>
          <w:rFonts w:ascii="Arial Narrow" w:hAnsi="Arial Narrow"/>
          <w:b w:val="0"/>
          <w:sz w:val="24"/>
          <w:szCs w:val="24"/>
          <w:u w:val="none"/>
        </w:rPr>
        <w:t>Create an AMDP and Analyze Its Performance</w:t>
      </w:r>
      <w:r w:rsidRPr="00953C7D">
        <w:rPr>
          <w:rFonts w:ascii="Arial Narrow" w:hAnsi="Arial Narrow"/>
          <w:b w:val="0"/>
          <w:sz w:val="24"/>
          <w:szCs w:val="24"/>
        </w:rPr>
        <w:fldChar w:fldCharType="end"/>
      </w:r>
    </w:p>
    <w:p w:rsidR="00A37AC3" w:rsidRPr="007C4FAD" w:rsidRDefault="00A37AC3" w:rsidP="0078626C">
      <w:pPr>
        <w:pStyle w:val="1"/>
        <w:spacing w:before="0" w:beforeAutospacing="0" w:after="0" w:afterAutospacing="0"/>
        <w:ind w:firstLine="720"/>
        <w:rPr>
          <w:rFonts w:ascii="Arial Narrow" w:hAnsi="Arial Narrow"/>
          <w:b w:val="0"/>
          <w:spacing w:val="20"/>
          <w:sz w:val="24"/>
          <w:szCs w:val="24"/>
          <w:lang w:val="ru-RU"/>
        </w:rPr>
      </w:pPr>
      <w:r w:rsidRPr="00A37AC3">
        <w:rPr>
          <w:rFonts w:ascii="Arial Narrow" w:hAnsi="Arial Narrow"/>
          <w:b w:val="0"/>
          <w:spacing w:val="20"/>
          <w:sz w:val="24"/>
          <w:szCs w:val="24"/>
        </w:rPr>
        <w:t>Examples</w:t>
      </w:r>
    </w:p>
    <w:p w:rsidR="00D201E8" w:rsidRPr="00D03195" w:rsidRDefault="00D201E8" w:rsidP="0078626C">
      <w:pPr>
        <w:pStyle w:val="1"/>
        <w:spacing w:before="0" w:beforeAutospacing="0" w:after="0" w:afterAutospacing="0"/>
        <w:ind w:firstLine="567"/>
        <w:rPr>
          <w:rFonts w:ascii="Arial Narrow" w:hAnsi="Arial Narrow"/>
          <w:b w:val="0"/>
          <w:sz w:val="24"/>
          <w:szCs w:val="24"/>
          <w:lang w:val="ru-RU"/>
        </w:rPr>
      </w:pPr>
      <w:r w:rsidRPr="007C4FAD">
        <w:rPr>
          <w:rFonts w:ascii="Arial Narrow" w:hAnsi="Arial Narrow"/>
          <w:sz w:val="24"/>
          <w:szCs w:val="24"/>
          <w:lang w:val="ru-RU"/>
        </w:rPr>
        <w:t xml:space="preserve">   </w:t>
      </w:r>
      <w:r w:rsidR="0078626C" w:rsidRPr="007C4FAD">
        <w:rPr>
          <w:rFonts w:ascii="Arial Narrow" w:hAnsi="Arial Narrow"/>
          <w:sz w:val="24"/>
          <w:szCs w:val="24"/>
          <w:lang w:val="ru-RU"/>
        </w:rPr>
        <w:tab/>
      </w:r>
      <w:hyperlink w:anchor="Чтение_данных_из_CV_в_ABAP" w:history="1">
        <w:r w:rsidRPr="00D03195">
          <w:rPr>
            <w:rStyle w:val="a3"/>
            <w:rFonts w:ascii="Arial Narrow" w:hAnsi="Arial Narrow"/>
            <w:b w:val="0"/>
            <w:sz w:val="24"/>
            <w:szCs w:val="24"/>
            <w:u w:val="none"/>
            <w:lang w:val="ru-RU"/>
          </w:rPr>
          <w:t xml:space="preserve">Чтение данных из </w:t>
        </w:r>
        <w:r w:rsidRPr="00D03195">
          <w:rPr>
            <w:rStyle w:val="a3"/>
            <w:rFonts w:ascii="Arial Narrow" w:hAnsi="Arial Narrow"/>
            <w:b w:val="0"/>
            <w:sz w:val="24"/>
            <w:szCs w:val="24"/>
            <w:u w:val="none"/>
          </w:rPr>
          <w:t>CV</w:t>
        </w:r>
        <w:r w:rsidRPr="00D03195">
          <w:rPr>
            <w:rStyle w:val="a3"/>
            <w:rFonts w:ascii="Arial Narrow" w:hAnsi="Arial Narrow"/>
            <w:b w:val="0"/>
            <w:sz w:val="24"/>
            <w:szCs w:val="24"/>
            <w:u w:val="none"/>
            <w:lang w:val="ru-RU"/>
          </w:rPr>
          <w:t xml:space="preserve"> в </w:t>
        </w:r>
        <w:r w:rsidRPr="00D03195">
          <w:rPr>
            <w:rStyle w:val="a3"/>
            <w:rFonts w:ascii="Arial Narrow" w:hAnsi="Arial Narrow"/>
            <w:b w:val="0"/>
            <w:sz w:val="24"/>
            <w:szCs w:val="24"/>
            <w:u w:val="none"/>
          </w:rPr>
          <w:t>ABAP</w:t>
        </w:r>
      </w:hyperlink>
    </w:p>
    <w:p w:rsidR="00EA0B57" w:rsidRDefault="00912F9E" w:rsidP="0078626C">
      <w:pPr>
        <w:shd w:val="clear" w:color="auto" w:fill="FFFFFF" w:themeFill="background1"/>
        <w:spacing w:after="0" w:line="240" w:lineRule="auto"/>
        <w:ind w:left="720" w:firstLine="720"/>
        <w:rPr>
          <w:rStyle w:val="a3"/>
          <w:rFonts w:ascii="Arial Narrow" w:hAnsi="Arial Narrow"/>
          <w:i/>
          <w:sz w:val="24"/>
          <w:szCs w:val="24"/>
          <w:u w:val="none"/>
        </w:rPr>
      </w:pPr>
      <w:hyperlink w:anchor="Create_the_filter_using_Expression" w:history="1">
        <w:r w:rsidR="00EA0B57" w:rsidRPr="00EA0B57">
          <w:rPr>
            <w:rStyle w:val="a3"/>
            <w:rFonts w:ascii="Arial Narrow" w:hAnsi="Arial Narrow"/>
            <w:i/>
            <w:sz w:val="24"/>
            <w:szCs w:val="24"/>
            <w:u w:val="none"/>
          </w:rPr>
          <w:t>Create the filter using Expression</w:t>
        </w:r>
      </w:hyperlink>
    </w:p>
    <w:p w:rsidR="006344A3" w:rsidRPr="006344A3" w:rsidRDefault="00912F9E" w:rsidP="0078626C">
      <w:pPr>
        <w:pStyle w:val="1"/>
        <w:shd w:val="clear" w:color="auto" w:fill="FFFFFF" w:themeFill="background1"/>
        <w:spacing w:before="0" w:beforeAutospacing="0" w:after="0" w:afterAutospacing="0"/>
        <w:ind w:left="720" w:firstLine="720"/>
        <w:rPr>
          <w:rFonts w:ascii="Arial Narrow" w:hAnsi="Arial Narrow"/>
          <w:b w:val="0"/>
          <w:i/>
          <w:color w:val="000000" w:themeColor="text1"/>
          <w:sz w:val="24"/>
          <w:szCs w:val="24"/>
        </w:rPr>
      </w:pPr>
      <w:hyperlink w:anchor="AMDP_Procedure_Output_Parameter_Type" w:history="1">
        <w:r w:rsidR="006344A3" w:rsidRPr="006344A3">
          <w:rPr>
            <w:rStyle w:val="a3"/>
            <w:rFonts w:ascii="Arial Narrow" w:hAnsi="Arial Narrow"/>
            <w:b w:val="0"/>
            <w:i/>
            <w:sz w:val="24"/>
            <w:szCs w:val="24"/>
            <w:u w:val="none"/>
          </w:rPr>
          <w:t>ABAP AMDP Procedure Output Parameter Type must be Structured</w:t>
        </w:r>
      </w:hyperlink>
    </w:p>
    <w:p w:rsidR="0078626C" w:rsidRPr="0078626C" w:rsidRDefault="00912F9E" w:rsidP="00A37AC3">
      <w:pPr>
        <w:pStyle w:val="1"/>
        <w:spacing w:before="0" w:beforeAutospacing="0" w:after="0" w:afterAutospacing="0"/>
        <w:ind w:left="720" w:firstLine="720"/>
        <w:rPr>
          <w:rFonts w:ascii="Arial Narrow" w:hAnsi="Arial Narrow"/>
          <w:b w:val="0"/>
          <w:sz w:val="24"/>
          <w:szCs w:val="24"/>
        </w:rPr>
      </w:pPr>
      <w:hyperlink w:anchor="Create_Dates_Table" w:history="1">
        <w:r w:rsidR="0078626C" w:rsidRPr="0078626C">
          <w:rPr>
            <w:rStyle w:val="a3"/>
            <w:rFonts w:ascii="Arial Narrow" w:hAnsi="Arial Narrow"/>
            <w:b w:val="0"/>
            <w:sz w:val="24"/>
            <w:szCs w:val="24"/>
            <w:u w:val="none"/>
          </w:rPr>
          <w:t xml:space="preserve">Create </w:t>
        </w:r>
        <w:r w:rsidR="0078626C" w:rsidRPr="006048C4">
          <w:rPr>
            <w:rStyle w:val="a3"/>
            <w:rFonts w:ascii="Arial Narrow" w:hAnsi="Arial Narrow"/>
            <w:b w:val="0"/>
            <w:sz w:val="24"/>
            <w:szCs w:val="24"/>
            <w:u w:val="none"/>
            <w:shd w:val="clear" w:color="auto" w:fill="F2F2F2" w:themeFill="background1" w:themeFillShade="F2"/>
          </w:rPr>
          <w:t>Dates Table</w:t>
        </w:r>
        <w:r w:rsidR="0078626C" w:rsidRPr="0078626C">
          <w:rPr>
            <w:rStyle w:val="a3"/>
            <w:rFonts w:ascii="Arial Narrow" w:hAnsi="Arial Narrow"/>
            <w:b w:val="0"/>
            <w:sz w:val="24"/>
            <w:szCs w:val="24"/>
            <w:u w:val="none"/>
          </w:rPr>
          <w:t xml:space="preserve"> CDS Table Function using SAP HANA AMDP Class</w:t>
        </w:r>
      </w:hyperlink>
    </w:p>
    <w:p w:rsidR="008F1E70" w:rsidRDefault="008F1E70" w:rsidP="008F1E70">
      <w:pPr>
        <w:pStyle w:val="2"/>
        <w:ind w:firstLine="567"/>
        <w:jc w:val="both"/>
        <w:rPr>
          <w:rStyle w:val="a3"/>
          <w:rFonts w:ascii="Arial Narrow" w:hAnsi="Arial Narrow"/>
          <w:sz w:val="24"/>
          <w:szCs w:val="24"/>
          <w:u w:val="none"/>
        </w:rPr>
      </w:pPr>
      <w:r>
        <w:rPr>
          <w:rFonts w:ascii="Arial Narrow" w:hAnsi="Arial Narrow"/>
          <w:b/>
          <w:sz w:val="24"/>
          <w:szCs w:val="24"/>
        </w:rPr>
        <w:tab/>
      </w:r>
      <w:r w:rsidRPr="008F1E70">
        <w:rPr>
          <w:rFonts w:ascii="Arial Narrow" w:hAnsi="Arial Narrow"/>
          <w:b/>
          <w:sz w:val="24"/>
          <w:szCs w:val="24"/>
        </w:rPr>
        <w:t xml:space="preserve">             </w:t>
      </w:r>
      <w:hyperlink w:anchor="AMDP_Method_Call" w:history="1">
        <w:r w:rsidRPr="008F1E70">
          <w:rPr>
            <w:rStyle w:val="a3"/>
            <w:rFonts w:ascii="Arial Narrow" w:hAnsi="Arial Narrow"/>
            <w:sz w:val="24"/>
            <w:szCs w:val="24"/>
            <w:u w:val="none"/>
            <w:shd w:val="clear" w:color="auto" w:fill="F2F2F2" w:themeFill="background1" w:themeFillShade="F2"/>
          </w:rPr>
          <w:t>AMDP Method Call</w:t>
        </w:r>
        <w:r w:rsidRPr="008F1E70">
          <w:rPr>
            <w:rStyle w:val="a3"/>
            <w:rFonts w:ascii="Arial Narrow" w:hAnsi="Arial Narrow"/>
            <w:sz w:val="24"/>
            <w:szCs w:val="24"/>
            <w:u w:val="none"/>
          </w:rPr>
          <w:t xml:space="preserve"> from Program and Calling an AMDP method from another AMDP method</w:t>
        </w:r>
      </w:hyperlink>
    </w:p>
    <w:p w:rsidR="00EE6C0F" w:rsidRPr="000A0AA5" w:rsidRDefault="00912F9E" w:rsidP="00EE6C0F">
      <w:pPr>
        <w:pStyle w:val="1"/>
        <w:spacing w:before="0" w:beforeAutospacing="0" w:after="0" w:afterAutospacing="0"/>
        <w:ind w:left="720" w:firstLine="720"/>
        <w:rPr>
          <w:rFonts w:ascii="Arial Narrow" w:hAnsi="Arial Narrow"/>
          <w:b w:val="0"/>
          <w:sz w:val="24"/>
          <w:szCs w:val="24"/>
        </w:rPr>
      </w:pPr>
      <w:hyperlink w:anchor="For_All_Entries_Alternatives" w:history="1">
        <w:r w:rsidR="00EE6C0F" w:rsidRPr="000A0AA5">
          <w:rPr>
            <w:rStyle w:val="a3"/>
            <w:rFonts w:ascii="Arial Narrow" w:hAnsi="Arial Narrow"/>
            <w:b w:val="0"/>
            <w:sz w:val="24"/>
            <w:szCs w:val="24"/>
            <w:u w:val="none"/>
          </w:rPr>
          <w:t>For All Entries Alternatives</w:t>
        </w:r>
      </w:hyperlink>
    </w:p>
    <w:p w:rsidR="00EE6C0F" w:rsidRPr="007F256F" w:rsidRDefault="00912F9E" w:rsidP="00EE6C0F">
      <w:pPr>
        <w:pStyle w:val="a7"/>
        <w:spacing w:before="0" w:beforeAutospacing="0" w:after="0" w:afterAutospacing="0"/>
        <w:ind w:left="1440" w:firstLine="720"/>
        <w:rPr>
          <w:rFonts w:ascii="Arial Narrow" w:hAnsi="Arial Narrow"/>
          <w:b/>
        </w:rPr>
      </w:pPr>
      <w:hyperlink w:anchor="Using_Internal_table_as_Data_Source" w:history="1">
        <w:r w:rsidR="00EE6C0F" w:rsidRPr="007F256F">
          <w:rPr>
            <w:rStyle w:val="a3"/>
            <w:rFonts w:ascii="Arial Narrow" w:hAnsi="Arial Narrow"/>
            <w:u w:val="none"/>
          </w:rPr>
          <w:t xml:space="preserve">Using Internal table as </w:t>
        </w:r>
        <w:r w:rsidR="00EE6C0F" w:rsidRPr="00092518">
          <w:rPr>
            <w:rStyle w:val="a3"/>
            <w:rFonts w:ascii="Arial Narrow" w:hAnsi="Arial Narrow"/>
            <w:u w:val="none"/>
            <w:shd w:val="clear" w:color="auto" w:fill="F2F2F2" w:themeFill="background1" w:themeFillShade="F2"/>
          </w:rPr>
          <w:t>Data Source</w:t>
        </w:r>
        <w:r w:rsidR="00EE6C0F" w:rsidRPr="007F256F">
          <w:rPr>
            <w:rStyle w:val="a3"/>
            <w:rFonts w:ascii="Arial Narrow" w:hAnsi="Arial Narrow"/>
            <w:u w:val="none"/>
          </w:rPr>
          <w:t xml:space="preserve"> From Release 7.52</w:t>
        </w:r>
      </w:hyperlink>
    </w:p>
    <w:p w:rsidR="00462C06" w:rsidRPr="00453EFF" w:rsidRDefault="00912F9E" w:rsidP="00092518">
      <w:pPr>
        <w:spacing w:after="0" w:line="240" w:lineRule="auto"/>
        <w:ind w:left="1440" w:firstLine="720"/>
        <w:rPr>
          <w:rFonts w:ascii="Arial Narrow" w:eastAsia="Times New Roman" w:hAnsi="Arial Narrow" w:cs="Times New Roman"/>
          <w:sz w:val="24"/>
          <w:szCs w:val="24"/>
        </w:rPr>
      </w:pPr>
      <w:hyperlink w:anchor="Pushing_Internal_table_to_DB_by_AMDP" w:history="1">
        <w:r w:rsidR="00462C06" w:rsidRPr="00453EFF">
          <w:rPr>
            <w:rStyle w:val="a3"/>
            <w:rFonts w:ascii="Arial Narrow" w:eastAsia="Times New Roman" w:hAnsi="Arial Narrow" w:cs="Times New Roman"/>
            <w:bCs/>
            <w:sz w:val="24"/>
            <w:szCs w:val="24"/>
            <w:u w:val="none"/>
          </w:rPr>
          <w:t>Pushing Internal table to DB by using AMDP</w:t>
        </w:r>
      </w:hyperlink>
    </w:p>
    <w:p w:rsidR="002A55E9" w:rsidRPr="002A55E9" w:rsidRDefault="00912F9E" w:rsidP="002A55E9">
      <w:pPr>
        <w:pStyle w:val="1"/>
        <w:spacing w:before="0" w:beforeAutospacing="0" w:after="0" w:afterAutospacing="0"/>
        <w:ind w:firstLine="567"/>
        <w:rPr>
          <w:rFonts w:ascii="Arial Narrow" w:hAnsi="Arial Narrow"/>
          <w:b w:val="0"/>
          <w:sz w:val="24"/>
          <w:szCs w:val="24"/>
        </w:rPr>
      </w:pPr>
      <w:hyperlink w:anchor="Internal_Tables" w:history="1">
        <w:r w:rsidR="002A55E9" w:rsidRPr="002A55E9">
          <w:rPr>
            <w:rStyle w:val="a3"/>
            <w:rFonts w:ascii="Arial Narrow" w:hAnsi="Arial Narrow"/>
            <w:b w:val="0"/>
            <w:sz w:val="24"/>
            <w:szCs w:val="24"/>
            <w:u w:val="none"/>
          </w:rPr>
          <w:t>Internal Tables</w:t>
        </w:r>
      </w:hyperlink>
    </w:p>
    <w:p w:rsidR="002E64CF" w:rsidRDefault="00912F9E" w:rsidP="006E05A0">
      <w:pPr>
        <w:pStyle w:val="1"/>
        <w:spacing w:before="0" w:beforeAutospacing="0" w:after="0" w:afterAutospacing="0"/>
        <w:ind w:firstLine="567"/>
        <w:rPr>
          <w:rStyle w:val="a3"/>
          <w:rFonts w:ascii="Arial Narrow" w:hAnsi="Arial Narrow"/>
          <w:b w:val="0"/>
          <w:sz w:val="24"/>
          <w:szCs w:val="24"/>
          <w:u w:val="none"/>
        </w:rPr>
      </w:pPr>
      <w:hyperlink w:anchor="Classes" w:history="1">
        <w:r w:rsidR="002E64CF" w:rsidRPr="002E64CF">
          <w:rPr>
            <w:rStyle w:val="a3"/>
            <w:rFonts w:ascii="Arial Narrow" w:hAnsi="Arial Narrow"/>
            <w:b w:val="0"/>
            <w:sz w:val="24"/>
            <w:szCs w:val="24"/>
            <w:u w:val="none"/>
          </w:rPr>
          <w:t>Classes</w:t>
        </w:r>
      </w:hyperlink>
    </w:p>
    <w:p w:rsidR="006E05A0" w:rsidRDefault="00912F9E" w:rsidP="006E05A0">
      <w:pPr>
        <w:pStyle w:val="1"/>
        <w:spacing w:before="0" w:beforeAutospacing="0" w:after="0" w:afterAutospacing="0"/>
        <w:ind w:firstLine="567"/>
        <w:rPr>
          <w:rStyle w:val="a3"/>
          <w:rFonts w:ascii="Arial Narrow" w:hAnsi="Arial Narrow"/>
          <w:b w:val="0"/>
          <w:sz w:val="24"/>
          <w:szCs w:val="24"/>
          <w:u w:val="none"/>
        </w:rPr>
      </w:pPr>
      <w:hyperlink w:anchor="OBJECT_EVENTS" w:history="1">
        <w:r w:rsidR="006E05A0" w:rsidRPr="006E05A0">
          <w:rPr>
            <w:rStyle w:val="a3"/>
            <w:rFonts w:ascii="Arial Narrow" w:hAnsi="Arial Narrow"/>
            <w:b w:val="0"/>
            <w:sz w:val="24"/>
            <w:szCs w:val="24"/>
            <w:u w:val="none"/>
          </w:rPr>
          <w:t>Object Events</w:t>
        </w:r>
      </w:hyperlink>
    </w:p>
    <w:p w:rsidR="006E05A0" w:rsidRDefault="00912F9E" w:rsidP="006E05A0">
      <w:pPr>
        <w:pStyle w:val="1"/>
        <w:spacing w:before="0" w:beforeAutospacing="0" w:after="0" w:afterAutospacing="0"/>
        <w:ind w:firstLine="567"/>
        <w:rPr>
          <w:rStyle w:val="a3"/>
          <w:rFonts w:ascii="Arial Narrow" w:hAnsi="Arial Narrow"/>
          <w:b w:val="0"/>
          <w:sz w:val="24"/>
          <w:szCs w:val="24"/>
          <w:u w:val="none"/>
        </w:rPr>
      </w:pPr>
      <w:hyperlink w:anchor="REPORT_PROGRAMMING" w:history="1">
        <w:r w:rsidR="006E05A0" w:rsidRPr="006E05A0">
          <w:rPr>
            <w:rStyle w:val="a3"/>
            <w:rFonts w:ascii="Arial Narrow" w:hAnsi="Arial Narrow"/>
            <w:b w:val="0"/>
            <w:sz w:val="24"/>
            <w:szCs w:val="24"/>
            <w:u w:val="none"/>
          </w:rPr>
          <w:t>Report Programming</w:t>
        </w:r>
      </w:hyperlink>
    </w:p>
    <w:p w:rsidR="00F7443D" w:rsidRDefault="00912F9E" w:rsidP="00F7443D">
      <w:pPr>
        <w:pStyle w:val="1"/>
        <w:spacing w:before="0" w:beforeAutospacing="0" w:after="0" w:afterAutospacing="0"/>
        <w:ind w:firstLine="567"/>
        <w:rPr>
          <w:rStyle w:val="a3"/>
          <w:rFonts w:ascii="Arial Narrow" w:hAnsi="Arial Narrow"/>
          <w:b w:val="0"/>
          <w:sz w:val="24"/>
          <w:szCs w:val="24"/>
          <w:u w:val="none"/>
        </w:rPr>
      </w:pPr>
      <w:hyperlink w:anchor="CL_DEMO_OUTPUT" w:history="1">
        <w:r w:rsidR="00F7443D" w:rsidRPr="00F7443D">
          <w:rPr>
            <w:rStyle w:val="a3"/>
            <w:rFonts w:ascii="Arial Narrow" w:hAnsi="Arial Narrow"/>
            <w:b w:val="0"/>
            <w:sz w:val="24"/>
            <w:szCs w:val="24"/>
            <w:u w:val="none"/>
          </w:rPr>
          <w:t>CL_DEMO_OUTPUT</w:t>
        </w:r>
      </w:hyperlink>
    </w:p>
    <w:p w:rsidR="00B602E2" w:rsidRPr="00B602E2" w:rsidRDefault="00912F9E" w:rsidP="00B602E2">
      <w:pPr>
        <w:pStyle w:val="1"/>
        <w:spacing w:before="0" w:beforeAutospacing="0" w:after="0" w:afterAutospacing="0"/>
        <w:ind w:firstLine="567"/>
        <w:rPr>
          <w:rFonts w:ascii="Arial Narrow" w:hAnsi="Arial Narrow"/>
          <w:b w:val="0"/>
          <w:sz w:val="24"/>
          <w:szCs w:val="24"/>
        </w:rPr>
      </w:pPr>
      <w:hyperlink w:anchor="TRY_CATCH" w:history="1">
        <w:r w:rsidR="00B602E2" w:rsidRPr="00B602E2">
          <w:rPr>
            <w:rStyle w:val="a3"/>
            <w:rFonts w:ascii="Arial Narrow" w:hAnsi="Arial Narrow"/>
            <w:b w:val="0"/>
            <w:sz w:val="24"/>
            <w:szCs w:val="24"/>
            <w:u w:val="none"/>
          </w:rPr>
          <w:t>TRY and RETRY, CATCH and RESUME</w:t>
        </w:r>
      </w:hyperlink>
    </w:p>
    <w:p w:rsidR="006E05A0" w:rsidRPr="006E05A0" w:rsidRDefault="00912F9E" w:rsidP="006E05A0">
      <w:pPr>
        <w:spacing w:after="0" w:line="240" w:lineRule="auto"/>
        <w:ind w:firstLine="567"/>
        <w:rPr>
          <w:rFonts w:ascii="Arial Narrow" w:eastAsia="Times New Roman" w:hAnsi="Arial Narrow" w:cs="Times New Roman"/>
          <w:bCs/>
          <w:sz w:val="24"/>
          <w:szCs w:val="24"/>
        </w:rPr>
      </w:pPr>
      <w:hyperlink w:anchor="Events" w:history="1">
        <w:r w:rsidR="006E05A0" w:rsidRPr="006E05A0">
          <w:rPr>
            <w:rStyle w:val="a3"/>
            <w:rFonts w:ascii="Arial Narrow" w:eastAsia="Times New Roman" w:hAnsi="Arial Narrow" w:cs="Times New Roman"/>
            <w:bCs/>
            <w:sz w:val="24"/>
            <w:szCs w:val="24"/>
            <w:u w:val="none"/>
          </w:rPr>
          <w:t>Events</w:t>
        </w:r>
      </w:hyperlink>
    </w:p>
    <w:p w:rsidR="006E05A0" w:rsidRDefault="00912F9E" w:rsidP="006E05A0">
      <w:pPr>
        <w:pStyle w:val="1"/>
        <w:spacing w:before="0" w:beforeAutospacing="0" w:after="0" w:afterAutospacing="0"/>
        <w:ind w:firstLine="567"/>
        <w:rPr>
          <w:rStyle w:val="a3"/>
          <w:rFonts w:ascii="Arial Narrow" w:hAnsi="Arial Narrow"/>
          <w:b w:val="0"/>
          <w:sz w:val="24"/>
          <w:szCs w:val="24"/>
          <w:u w:val="none"/>
        </w:rPr>
      </w:pPr>
      <w:hyperlink w:anchor="Dialog_Programming" w:history="1">
        <w:r w:rsidR="006E05A0" w:rsidRPr="006E05A0">
          <w:rPr>
            <w:rStyle w:val="a3"/>
            <w:rFonts w:ascii="Arial Narrow" w:hAnsi="Arial Narrow"/>
            <w:b w:val="0"/>
            <w:sz w:val="24"/>
            <w:szCs w:val="24"/>
            <w:u w:val="none"/>
          </w:rPr>
          <w:t>Dialog Programming</w:t>
        </w:r>
      </w:hyperlink>
    </w:p>
    <w:p w:rsidR="000E7153" w:rsidRPr="008538B8" w:rsidRDefault="00912F9E" w:rsidP="000E7153">
      <w:pPr>
        <w:pStyle w:val="1"/>
        <w:spacing w:before="0" w:beforeAutospacing="0" w:after="0" w:afterAutospacing="0"/>
        <w:ind w:firstLine="567"/>
        <w:rPr>
          <w:rStyle w:val="a3"/>
          <w:rFonts w:ascii="Arial Narrow" w:hAnsi="Arial Narrow"/>
          <w:b w:val="0"/>
          <w:sz w:val="24"/>
          <w:szCs w:val="24"/>
          <w:u w:val="none"/>
        </w:rPr>
      </w:pPr>
      <w:hyperlink w:anchor="Параметры_в_ABAP_программе" w:history="1">
        <w:r w:rsidR="000E7153" w:rsidRPr="000E7153">
          <w:rPr>
            <w:rStyle w:val="a3"/>
            <w:rFonts w:ascii="Arial Narrow" w:hAnsi="Arial Narrow"/>
            <w:b w:val="0"/>
            <w:sz w:val="24"/>
            <w:szCs w:val="24"/>
            <w:u w:val="none"/>
            <w:lang w:val="ru-RU"/>
          </w:rPr>
          <w:t>Параметры</w:t>
        </w:r>
        <w:r w:rsidR="000E7153" w:rsidRPr="008538B8">
          <w:rPr>
            <w:rStyle w:val="a3"/>
            <w:rFonts w:ascii="Arial Narrow" w:hAnsi="Arial Narrow"/>
            <w:b w:val="0"/>
            <w:sz w:val="24"/>
            <w:szCs w:val="24"/>
            <w:u w:val="none"/>
          </w:rPr>
          <w:t xml:space="preserve"> </w:t>
        </w:r>
        <w:r w:rsidR="000E7153" w:rsidRPr="000E7153">
          <w:rPr>
            <w:rStyle w:val="a3"/>
            <w:rFonts w:ascii="Arial Narrow" w:hAnsi="Arial Narrow"/>
            <w:b w:val="0"/>
            <w:sz w:val="24"/>
            <w:szCs w:val="24"/>
            <w:u w:val="none"/>
            <w:lang w:val="ru-RU"/>
          </w:rPr>
          <w:t>в</w:t>
        </w:r>
        <w:r w:rsidR="000E7153" w:rsidRPr="008538B8">
          <w:rPr>
            <w:rStyle w:val="a3"/>
            <w:rFonts w:ascii="Arial Narrow" w:hAnsi="Arial Narrow"/>
            <w:b w:val="0"/>
            <w:sz w:val="24"/>
            <w:szCs w:val="24"/>
            <w:u w:val="none"/>
          </w:rPr>
          <w:t xml:space="preserve"> </w:t>
        </w:r>
        <w:r w:rsidR="000E7153" w:rsidRPr="000E7153">
          <w:rPr>
            <w:rStyle w:val="a3"/>
            <w:rFonts w:ascii="Arial Narrow" w:hAnsi="Arial Narrow"/>
            <w:b w:val="0"/>
            <w:sz w:val="24"/>
            <w:szCs w:val="24"/>
            <w:u w:val="none"/>
          </w:rPr>
          <w:t>ABAP</w:t>
        </w:r>
        <w:r w:rsidR="000E7153" w:rsidRPr="008538B8">
          <w:rPr>
            <w:rStyle w:val="a3"/>
            <w:rFonts w:ascii="Arial Narrow" w:hAnsi="Arial Narrow"/>
            <w:b w:val="0"/>
            <w:sz w:val="24"/>
            <w:szCs w:val="24"/>
            <w:u w:val="none"/>
          </w:rPr>
          <w:t xml:space="preserve"> </w:t>
        </w:r>
        <w:r w:rsidR="000E7153" w:rsidRPr="000E7153">
          <w:rPr>
            <w:rStyle w:val="a3"/>
            <w:rFonts w:ascii="Arial Narrow" w:hAnsi="Arial Narrow"/>
            <w:b w:val="0"/>
            <w:sz w:val="24"/>
            <w:szCs w:val="24"/>
            <w:u w:val="none"/>
            <w:lang w:val="ru-RU"/>
          </w:rPr>
          <w:t>программе</w:t>
        </w:r>
      </w:hyperlink>
    </w:p>
    <w:p w:rsidR="00163C5F" w:rsidRDefault="00912F9E" w:rsidP="00163C5F">
      <w:pPr>
        <w:pStyle w:val="1"/>
        <w:spacing w:before="0" w:beforeAutospacing="0" w:after="0" w:afterAutospacing="0"/>
        <w:ind w:firstLine="567"/>
        <w:rPr>
          <w:rStyle w:val="a3"/>
          <w:rFonts w:ascii="Arial Narrow" w:hAnsi="Arial Narrow"/>
          <w:b w:val="0"/>
          <w:sz w:val="24"/>
          <w:szCs w:val="24"/>
          <w:u w:val="none"/>
          <w:lang w:val="ru-RU"/>
        </w:rPr>
      </w:pPr>
      <w:hyperlink w:anchor="Вызов_программы_с_передачей_параметров" w:history="1">
        <w:r w:rsidR="00163C5F" w:rsidRPr="00163C5F">
          <w:rPr>
            <w:rStyle w:val="a3"/>
            <w:rFonts w:ascii="Arial Narrow" w:hAnsi="Arial Narrow"/>
            <w:b w:val="0"/>
            <w:sz w:val="24"/>
            <w:szCs w:val="24"/>
            <w:u w:val="none"/>
            <w:lang w:val="ru-RU"/>
          </w:rPr>
          <w:t>Вызов программы из другой с передачей параметров</w:t>
        </w:r>
      </w:hyperlink>
    </w:p>
    <w:p w:rsidR="009258C7" w:rsidRPr="00FF0D88" w:rsidRDefault="00912F9E" w:rsidP="009258C7">
      <w:pPr>
        <w:spacing w:after="0" w:line="240" w:lineRule="auto"/>
        <w:ind w:firstLine="567"/>
        <w:rPr>
          <w:rFonts w:ascii="Arial Narrow" w:hAnsi="Arial Narrow"/>
          <w:sz w:val="24"/>
          <w:szCs w:val="24"/>
        </w:rPr>
      </w:pPr>
      <w:hyperlink w:anchor="INTEGRATING_AN_AMDP_INTO_ABAP" w:history="1">
        <w:r w:rsidR="009258C7" w:rsidRPr="00FF0D88">
          <w:rPr>
            <w:rStyle w:val="a3"/>
            <w:rFonts w:ascii="Arial Narrow" w:hAnsi="Arial Narrow" w:cs="Verdana"/>
            <w:bCs/>
            <w:sz w:val="24"/>
            <w:szCs w:val="24"/>
            <w:u w:val="none"/>
          </w:rPr>
          <w:t>INTEGRATING AN AMDP INTO YOUR ABAP CODE</w:t>
        </w:r>
      </w:hyperlink>
    </w:p>
    <w:p w:rsidR="006E05A0" w:rsidRPr="004845C8" w:rsidRDefault="00912F9E" w:rsidP="006E05A0">
      <w:pPr>
        <w:spacing w:after="0" w:line="240" w:lineRule="auto"/>
        <w:ind w:firstLine="567"/>
        <w:rPr>
          <w:rFonts w:ascii="Arial Narrow" w:hAnsi="Arial Narrow"/>
          <w:sz w:val="24"/>
          <w:szCs w:val="24"/>
        </w:rPr>
      </w:pPr>
      <w:hyperlink w:anchor="CDS_View" w:history="1">
        <w:r w:rsidR="006E05A0" w:rsidRPr="006E05A0">
          <w:rPr>
            <w:rStyle w:val="a3"/>
            <w:rFonts w:ascii="Arial Narrow" w:hAnsi="Arial Narrow"/>
            <w:sz w:val="24"/>
            <w:szCs w:val="24"/>
            <w:u w:val="none"/>
          </w:rPr>
          <w:t>CDS</w:t>
        </w:r>
        <w:r w:rsidR="006E05A0" w:rsidRPr="004845C8">
          <w:rPr>
            <w:rStyle w:val="a3"/>
            <w:rFonts w:ascii="Arial Narrow" w:hAnsi="Arial Narrow"/>
            <w:sz w:val="24"/>
            <w:szCs w:val="24"/>
            <w:u w:val="none"/>
          </w:rPr>
          <w:t xml:space="preserve"> </w:t>
        </w:r>
        <w:r w:rsidR="006E05A0" w:rsidRPr="006E05A0">
          <w:rPr>
            <w:rStyle w:val="a3"/>
            <w:rFonts w:ascii="Arial Narrow" w:hAnsi="Arial Narrow"/>
            <w:sz w:val="24"/>
            <w:szCs w:val="24"/>
            <w:u w:val="none"/>
          </w:rPr>
          <w:t>View</w:t>
        </w:r>
      </w:hyperlink>
    </w:p>
    <w:p w:rsidR="00437C5F" w:rsidRPr="00437C5F" w:rsidRDefault="00912F9E" w:rsidP="00437C5F">
      <w:pPr>
        <w:pStyle w:val="1"/>
        <w:spacing w:before="0" w:beforeAutospacing="0" w:after="0" w:afterAutospacing="0"/>
        <w:ind w:firstLine="567"/>
        <w:rPr>
          <w:rFonts w:ascii="Arial Narrow" w:hAnsi="Arial Narrow"/>
          <w:b w:val="0"/>
          <w:sz w:val="24"/>
          <w:szCs w:val="24"/>
        </w:rPr>
      </w:pPr>
      <w:hyperlink w:anchor="Dynamic_Programming_in_ABAP" w:history="1">
        <w:r w:rsidR="00437C5F" w:rsidRPr="00437C5F">
          <w:rPr>
            <w:rStyle w:val="a3"/>
            <w:rFonts w:ascii="Arial Narrow" w:hAnsi="Arial Narrow"/>
            <w:b w:val="0"/>
            <w:sz w:val="24"/>
            <w:szCs w:val="24"/>
            <w:u w:val="none"/>
          </w:rPr>
          <w:t>Dynamic Programming in ABAP</w:t>
        </w:r>
      </w:hyperlink>
    </w:p>
    <w:p w:rsidR="007D4C3A" w:rsidRDefault="00912F9E" w:rsidP="007D4C3A">
      <w:pPr>
        <w:pStyle w:val="1"/>
        <w:spacing w:before="0" w:beforeAutospacing="0" w:after="0" w:afterAutospacing="0"/>
        <w:ind w:firstLine="567"/>
        <w:rPr>
          <w:rStyle w:val="a3"/>
          <w:rFonts w:ascii="Arial Narrow" w:hAnsi="Arial Narrow"/>
          <w:b w:val="0"/>
          <w:sz w:val="24"/>
          <w:szCs w:val="24"/>
          <w:u w:val="none"/>
        </w:rPr>
      </w:pPr>
      <w:hyperlink w:anchor="Native_SQL_and_Open_SQL" w:history="1">
        <w:r w:rsidR="007D4C3A" w:rsidRPr="007D4C3A">
          <w:rPr>
            <w:rStyle w:val="a3"/>
            <w:rFonts w:ascii="Arial Narrow" w:hAnsi="Arial Narrow"/>
            <w:b w:val="0"/>
            <w:sz w:val="24"/>
            <w:szCs w:val="24"/>
            <w:u w:val="none"/>
          </w:rPr>
          <w:t>ABAP on SAP HANA. Part XI. Are Native SQL and Open SQL Competitors?</w:t>
        </w:r>
      </w:hyperlink>
    </w:p>
    <w:p w:rsidR="00ED6161" w:rsidRPr="00ED6161" w:rsidRDefault="00912F9E" w:rsidP="007D4C3A">
      <w:pPr>
        <w:pStyle w:val="1"/>
        <w:spacing w:before="0" w:beforeAutospacing="0" w:after="0" w:afterAutospacing="0"/>
        <w:ind w:firstLine="567"/>
        <w:rPr>
          <w:rFonts w:ascii="Arial Narrow" w:hAnsi="Arial Narrow"/>
          <w:b w:val="0"/>
          <w:color w:val="000000" w:themeColor="text1"/>
          <w:sz w:val="24"/>
          <w:szCs w:val="24"/>
        </w:rPr>
      </w:pPr>
      <w:hyperlink w:anchor="ODATA" w:history="1">
        <w:r w:rsidR="00ED6161" w:rsidRPr="00ED6161">
          <w:rPr>
            <w:rStyle w:val="a3"/>
            <w:rFonts w:ascii="Arial Narrow" w:hAnsi="Arial Narrow"/>
            <w:b w:val="0"/>
            <w:sz w:val="24"/>
            <w:szCs w:val="24"/>
            <w:u w:val="none"/>
          </w:rPr>
          <w:t>ODATA</w:t>
        </w:r>
      </w:hyperlink>
    </w:p>
    <w:p w:rsidR="00076711" w:rsidRDefault="00912F9E" w:rsidP="00076711">
      <w:pPr>
        <w:pStyle w:val="1"/>
        <w:spacing w:before="0" w:beforeAutospacing="0" w:after="0" w:afterAutospacing="0"/>
        <w:ind w:firstLine="567"/>
        <w:rPr>
          <w:rStyle w:val="a3"/>
          <w:rFonts w:ascii="Arial Narrow" w:hAnsi="Arial Narrow"/>
          <w:b w:val="0"/>
          <w:sz w:val="24"/>
          <w:szCs w:val="24"/>
          <w:u w:val="none"/>
        </w:rPr>
      </w:pPr>
      <w:hyperlink w:anchor="BAdI" w:history="1">
        <w:r w:rsidR="00076711" w:rsidRPr="00076711">
          <w:rPr>
            <w:rStyle w:val="a3"/>
            <w:rFonts w:ascii="Arial Narrow" w:hAnsi="Arial Narrow"/>
            <w:b w:val="0"/>
            <w:sz w:val="24"/>
            <w:szCs w:val="24"/>
            <w:u w:val="none"/>
          </w:rPr>
          <w:t>BAdI</w:t>
        </w:r>
      </w:hyperlink>
    </w:p>
    <w:p w:rsidR="00C90779" w:rsidRPr="00C90779" w:rsidRDefault="00912F9E" w:rsidP="00C90779">
      <w:pPr>
        <w:pStyle w:val="1"/>
        <w:spacing w:before="0" w:beforeAutospacing="0" w:after="0" w:afterAutospacing="0"/>
        <w:ind w:firstLine="720"/>
        <w:rPr>
          <w:rFonts w:ascii="Arial Narrow" w:hAnsi="Arial Narrow"/>
          <w:b w:val="0"/>
          <w:sz w:val="24"/>
          <w:szCs w:val="24"/>
        </w:rPr>
      </w:pPr>
      <w:hyperlink w:anchor="BAdI_for_BW_Extractor" w:history="1">
        <w:r w:rsidR="00C90779" w:rsidRPr="00C90779">
          <w:rPr>
            <w:rStyle w:val="a3"/>
            <w:rFonts w:ascii="Arial Narrow" w:hAnsi="Arial Narrow"/>
            <w:b w:val="0"/>
            <w:sz w:val="24"/>
            <w:szCs w:val="24"/>
            <w:u w:val="none"/>
          </w:rPr>
          <w:t>BAdI Implementation in ABAP on HANA for BW Extractors</w:t>
        </w:r>
      </w:hyperlink>
    </w:p>
    <w:p w:rsidR="005D09BE" w:rsidRPr="005D09BE" w:rsidRDefault="00912F9E" w:rsidP="005D09BE">
      <w:pPr>
        <w:pStyle w:val="1"/>
        <w:spacing w:before="0" w:beforeAutospacing="0" w:after="0" w:afterAutospacing="0"/>
        <w:ind w:firstLine="567"/>
        <w:jc w:val="both"/>
        <w:rPr>
          <w:rFonts w:ascii="Arial Narrow" w:hAnsi="Arial Narrow"/>
          <w:b w:val="0"/>
          <w:sz w:val="24"/>
          <w:szCs w:val="24"/>
        </w:rPr>
      </w:pPr>
      <w:hyperlink w:anchor="ABAP_with_Process_Chain_Decision_Process" w:history="1">
        <w:r w:rsidR="005D09BE" w:rsidRPr="005D09BE">
          <w:rPr>
            <w:rStyle w:val="a3"/>
            <w:rFonts w:ascii="Arial Narrow" w:hAnsi="Arial Narrow"/>
            <w:b w:val="0"/>
            <w:sz w:val="24"/>
            <w:szCs w:val="24"/>
            <w:u w:val="none"/>
          </w:rPr>
          <w:t>Using ABAP with Process Chain Decision Processes</w:t>
        </w:r>
      </w:hyperlink>
    </w:p>
    <w:p w:rsidR="007F4EC1" w:rsidRDefault="007F4EC1" w:rsidP="007F4EC1">
      <w:pPr>
        <w:pStyle w:val="1"/>
        <w:spacing w:before="0" w:beforeAutospacing="0" w:after="0" w:afterAutospacing="0"/>
        <w:ind w:firstLine="567"/>
        <w:rPr>
          <w:rFonts w:ascii="Arial Narrow" w:hAnsi="Arial Narrow"/>
          <w:b w:val="0"/>
          <w:sz w:val="24"/>
          <w:szCs w:val="24"/>
        </w:rPr>
      </w:pPr>
    </w:p>
    <w:p w:rsidR="00D64B89" w:rsidRPr="00873B7F" w:rsidRDefault="00912F9E" w:rsidP="00D64B89">
      <w:pPr>
        <w:pStyle w:val="1"/>
        <w:spacing w:before="0" w:beforeAutospacing="0" w:after="0" w:afterAutospacing="0"/>
        <w:ind w:firstLine="567"/>
        <w:rPr>
          <w:rFonts w:ascii="Arial Narrow" w:hAnsi="Arial Narrow"/>
          <w:b w:val="0"/>
          <w:spacing w:val="20"/>
          <w:sz w:val="24"/>
          <w:szCs w:val="24"/>
        </w:rPr>
      </w:pPr>
      <w:hyperlink w:anchor="CDS_based_data_extraction" w:history="1">
        <w:r w:rsidR="00D64B89" w:rsidRPr="00873B7F">
          <w:rPr>
            <w:rStyle w:val="a3"/>
            <w:rFonts w:ascii="Arial Narrow" w:hAnsi="Arial Narrow"/>
            <w:b w:val="0"/>
            <w:spacing w:val="20"/>
            <w:sz w:val="24"/>
            <w:szCs w:val="24"/>
            <w:u w:val="none"/>
          </w:rPr>
          <w:t>CDS based data extraction</w:t>
        </w:r>
      </w:hyperlink>
    </w:p>
    <w:p w:rsidR="007F4EC1" w:rsidRDefault="00912F9E" w:rsidP="00D64B89">
      <w:pPr>
        <w:pStyle w:val="1"/>
        <w:spacing w:before="0" w:beforeAutospacing="0" w:after="0" w:afterAutospacing="0"/>
        <w:ind w:firstLine="720"/>
        <w:rPr>
          <w:rFonts w:ascii="Arial Narrow" w:hAnsi="Arial Narrow"/>
          <w:b w:val="0"/>
          <w:sz w:val="24"/>
          <w:szCs w:val="24"/>
        </w:rPr>
      </w:pPr>
      <w:hyperlink w:anchor="CDS_bde_Overview" w:history="1">
        <w:r w:rsidR="007F4EC1" w:rsidRPr="00D64B89">
          <w:rPr>
            <w:rStyle w:val="a3"/>
            <w:rFonts w:ascii="Arial Narrow" w:hAnsi="Arial Narrow"/>
            <w:b w:val="0"/>
            <w:sz w:val="24"/>
            <w:szCs w:val="24"/>
            <w:u w:val="none"/>
          </w:rPr>
          <w:t>Overview</w:t>
        </w:r>
      </w:hyperlink>
    </w:p>
    <w:p w:rsidR="00DC0F2C" w:rsidRPr="00DC0F2C" w:rsidRDefault="00912F9E" w:rsidP="00DC0F2C">
      <w:pPr>
        <w:pStyle w:val="1"/>
        <w:spacing w:before="0" w:beforeAutospacing="0" w:after="0" w:afterAutospacing="0"/>
        <w:ind w:firstLine="720"/>
        <w:rPr>
          <w:rFonts w:ascii="Arial Narrow" w:hAnsi="Arial Narrow"/>
          <w:b w:val="0"/>
          <w:sz w:val="24"/>
          <w:szCs w:val="24"/>
        </w:rPr>
      </w:pPr>
      <w:hyperlink w:anchor="CDS_bde_Delta_Handling" w:history="1">
        <w:r w:rsidR="00DC0F2C" w:rsidRPr="00DC0F2C">
          <w:rPr>
            <w:rStyle w:val="a3"/>
            <w:rFonts w:ascii="Arial Narrow" w:hAnsi="Arial Narrow"/>
            <w:b w:val="0"/>
            <w:sz w:val="24"/>
            <w:szCs w:val="24"/>
            <w:u w:val="none"/>
          </w:rPr>
          <w:t>Delta Handling</w:t>
        </w:r>
      </w:hyperlink>
    </w:p>
    <w:p w:rsidR="00DC0F2C" w:rsidRPr="00D64B89" w:rsidRDefault="00DC0F2C" w:rsidP="00D64B89">
      <w:pPr>
        <w:pStyle w:val="1"/>
        <w:spacing w:before="0" w:beforeAutospacing="0" w:after="0" w:afterAutospacing="0"/>
        <w:ind w:firstLine="720"/>
        <w:rPr>
          <w:rFonts w:ascii="Arial Narrow" w:hAnsi="Arial Narrow"/>
          <w:b w:val="0"/>
          <w:sz w:val="24"/>
          <w:szCs w:val="24"/>
        </w:rPr>
      </w:pPr>
    </w:p>
    <w:p w:rsidR="007F4EC1" w:rsidRPr="007F4EC1" w:rsidRDefault="007F4EC1" w:rsidP="007F4EC1">
      <w:pPr>
        <w:pStyle w:val="1"/>
        <w:spacing w:before="0" w:beforeAutospacing="0" w:after="0" w:afterAutospacing="0"/>
        <w:ind w:firstLine="567"/>
        <w:rPr>
          <w:rFonts w:ascii="Arial Narrow" w:hAnsi="Arial Narrow"/>
          <w:b w:val="0"/>
          <w:sz w:val="24"/>
          <w:szCs w:val="24"/>
        </w:rPr>
      </w:pPr>
      <w:r w:rsidRPr="007F4EC1">
        <w:rPr>
          <w:rFonts w:ascii="Arial Narrow" w:hAnsi="Arial Narrow"/>
          <w:sz w:val="24"/>
          <w:szCs w:val="24"/>
        </w:rPr>
        <w:t>CDS based data extraction</w:t>
      </w:r>
    </w:p>
    <w:p w:rsidR="008F2DF7" w:rsidRDefault="008F2DF7" w:rsidP="008F2DF7">
      <w:pPr>
        <w:pStyle w:val="1"/>
        <w:spacing w:before="0" w:beforeAutospacing="0" w:after="0" w:afterAutospacing="0"/>
        <w:ind w:firstLine="567"/>
        <w:jc w:val="both"/>
        <w:rPr>
          <w:rFonts w:ascii="Arial Narrow" w:hAnsi="Arial Narrow"/>
          <w:sz w:val="24"/>
          <w:szCs w:val="24"/>
        </w:rPr>
      </w:pPr>
    </w:p>
    <w:p w:rsidR="002E64CF" w:rsidRDefault="002E64CF" w:rsidP="00981D6D">
      <w:pPr>
        <w:spacing w:after="0" w:line="240" w:lineRule="auto"/>
        <w:ind w:firstLine="567"/>
        <w:jc w:val="both"/>
        <w:outlineLvl w:val="0"/>
        <w:rPr>
          <w:rFonts w:ascii="Arial Narrow" w:eastAsia="Times New Roman" w:hAnsi="Arial Narrow" w:cs="Times New Roman"/>
          <w:bCs/>
          <w:kern w:val="36"/>
          <w:sz w:val="24"/>
          <w:szCs w:val="24"/>
        </w:rPr>
      </w:pPr>
    </w:p>
    <w:p w:rsidR="00A278C4" w:rsidRPr="00A278C4" w:rsidRDefault="00A278C4" w:rsidP="00A278C4">
      <w:pPr>
        <w:pStyle w:val="1"/>
        <w:spacing w:before="0" w:beforeAutospacing="0" w:after="0" w:afterAutospacing="0"/>
        <w:ind w:firstLine="567"/>
        <w:rPr>
          <w:rFonts w:ascii="Arial Narrow" w:hAnsi="Arial Narrow"/>
          <w:sz w:val="24"/>
          <w:szCs w:val="24"/>
        </w:rPr>
      </w:pPr>
      <w:r w:rsidRPr="00A278C4">
        <w:rPr>
          <w:rFonts w:ascii="Arial Narrow" w:hAnsi="Arial Narrow"/>
          <w:sz w:val="24"/>
          <w:szCs w:val="24"/>
        </w:rPr>
        <w:t>ABAP on SAP HANA. Part X. AMDP with SELECT OPTIONS</w:t>
      </w:r>
    </w:p>
    <w:p w:rsidR="00A278C4" w:rsidRPr="00A278C4" w:rsidRDefault="00912F9E" w:rsidP="00A278C4">
      <w:pPr>
        <w:spacing w:after="0" w:line="240" w:lineRule="auto"/>
        <w:ind w:firstLine="567"/>
        <w:jc w:val="both"/>
        <w:outlineLvl w:val="0"/>
        <w:rPr>
          <w:rFonts w:ascii="Arial Narrow" w:eastAsia="Times New Roman" w:hAnsi="Arial Narrow" w:cs="Times New Roman"/>
          <w:bCs/>
          <w:kern w:val="36"/>
          <w:sz w:val="24"/>
          <w:szCs w:val="24"/>
        </w:rPr>
      </w:pPr>
      <w:hyperlink r:id="rId8" w:history="1">
        <w:r w:rsidR="00A278C4" w:rsidRPr="00A278C4">
          <w:rPr>
            <w:rStyle w:val="a3"/>
            <w:rFonts w:ascii="Arial Narrow" w:eastAsia="Times New Roman" w:hAnsi="Arial Narrow" w:cs="Times New Roman"/>
            <w:bCs/>
            <w:kern w:val="36"/>
            <w:sz w:val="24"/>
            <w:szCs w:val="24"/>
            <w:u w:val="none"/>
          </w:rPr>
          <w:t>https://sapyard.com/abap-on-sap-hana-part-x-amdp-with-select-options/</w:t>
        </w:r>
      </w:hyperlink>
    </w:p>
    <w:p w:rsidR="00A278C4" w:rsidRPr="004845C8" w:rsidRDefault="00A278C4" w:rsidP="00981D6D">
      <w:pPr>
        <w:spacing w:after="0" w:line="240" w:lineRule="auto"/>
        <w:ind w:firstLine="567"/>
        <w:jc w:val="both"/>
        <w:outlineLvl w:val="0"/>
        <w:rPr>
          <w:rFonts w:ascii="Arial Narrow" w:eastAsia="Times New Roman" w:hAnsi="Arial Narrow" w:cs="Times New Roman"/>
          <w:bCs/>
          <w:kern w:val="36"/>
          <w:sz w:val="24"/>
          <w:szCs w:val="24"/>
        </w:rPr>
      </w:pPr>
    </w:p>
    <w:bookmarkEnd w:id="1"/>
    <w:p w:rsidR="002E64CF" w:rsidRPr="004845C8" w:rsidRDefault="002E64CF" w:rsidP="00981D6D">
      <w:pPr>
        <w:spacing w:after="0" w:line="240" w:lineRule="auto"/>
        <w:ind w:firstLine="567"/>
        <w:jc w:val="both"/>
        <w:outlineLvl w:val="0"/>
        <w:rPr>
          <w:rFonts w:ascii="Arial Narrow" w:eastAsia="Times New Roman" w:hAnsi="Arial Narrow" w:cs="Times New Roman"/>
          <w:b/>
          <w:bCs/>
          <w:kern w:val="36"/>
          <w:sz w:val="24"/>
          <w:szCs w:val="24"/>
        </w:rPr>
      </w:pPr>
    </w:p>
    <w:p w:rsidR="00981D6D" w:rsidRPr="00437C5F" w:rsidRDefault="00981D6D" w:rsidP="00981D6D">
      <w:pPr>
        <w:spacing w:after="0" w:line="240" w:lineRule="auto"/>
        <w:ind w:firstLine="567"/>
        <w:jc w:val="both"/>
        <w:outlineLvl w:val="0"/>
        <w:rPr>
          <w:rFonts w:ascii="Arial Narrow" w:eastAsia="Times New Roman" w:hAnsi="Arial Narrow" w:cs="Times New Roman"/>
          <w:b/>
          <w:bCs/>
          <w:kern w:val="36"/>
          <w:sz w:val="24"/>
          <w:szCs w:val="24"/>
          <w:lang w:val="ru-RU"/>
        </w:rPr>
      </w:pPr>
      <w:r w:rsidRPr="00981D6D">
        <w:rPr>
          <w:rFonts w:ascii="Arial Narrow" w:eastAsia="Times New Roman" w:hAnsi="Arial Narrow" w:cs="Times New Roman"/>
          <w:b/>
          <w:bCs/>
          <w:kern w:val="36"/>
          <w:sz w:val="24"/>
          <w:szCs w:val="24"/>
          <w:lang w:val="ru-RU"/>
        </w:rPr>
        <w:t>Концепция</w:t>
      </w:r>
      <w:r w:rsidRPr="00437C5F">
        <w:rPr>
          <w:rFonts w:ascii="Arial Narrow" w:eastAsia="Times New Roman" w:hAnsi="Arial Narrow" w:cs="Times New Roman"/>
          <w:b/>
          <w:bCs/>
          <w:kern w:val="36"/>
          <w:sz w:val="24"/>
          <w:szCs w:val="24"/>
          <w:lang w:val="ru-RU"/>
        </w:rPr>
        <w:t xml:space="preserve"> </w:t>
      </w:r>
      <w:r w:rsidRPr="00981D6D">
        <w:rPr>
          <w:rFonts w:ascii="Arial Narrow" w:eastAsia="Times New Roman" w:hAnsi="Arial Narrow" w:cs="Times New Roman"/>
          <w:b/>
          <w:bCs/>
          <w:kern w:val="36"/>
          <w:sz w:val="24"/>
          <w:szCs w:val="24"/>
          <w:lang w:val="ru-RU"/>
        </w:rPr>
        <w:t>блокировок</w:t>
      </w:r>
      <w:r w:rsidRPr="00437C5F">
        <w:rPr>
          <w:rFonts w:ascii="Arial Narrow" w:eastAsia="Times New Roman" w:hAnsi="Arial Narrow" w:cs="Times New Roman"/>
          <w:b/>
          <w:bCs/>
          <w:kern w:val="36"/>
          <w:sz w:val="24"/>
          <w:szCs w:val="24"/>
          <w:lang w:val="ru-RU"/>
        </w:rPr>
        <w:t xml:space="preserve"> </w:t>
      </w:r>
      <w:r w:rsidRPr="00981D6D">
        <w:rPr>
          <w:rFonts w:ascii="Arial Narrow" w:eastAsia="Times New Roman" w:hAnsi="Arial Narrow" w:cs="Times New Roman"/>
          <w:b/>
          <w:bCs/>
          <w:kern w:val="36"/>
          <w:sz w:val="24"/>
          <w:szCs w:val="24"/>
          <w:lang w:val="ru-RU"/>
        </w:rPr>
        <w:t>в</w:t>
      </w:r>
      <w:r w:rsidRPr="00437C5F">
        <w:rPr>
          <w:rFonts w:ascii="Arial Narrow" w:eastAsia="Times New Roman" w:hAnsi="Arial Narrow" w:cs="Times New Roman"/>
          <w:b/>
          <w:bCs/>
          <w:kern w:val="36"/>
          <w:sz w:val="24"/>
          <w:szCs w:val="24"/>
          <w:lang w:val="ru-RU"/>
        </w:rPr>
        <w:t xml:space="preserve"> </w:t>
      </w:r>
      <w:r w:rsidRPr="00981D6D">
        <w:rPr>
          <w:rFonts w:ascii="Arial Narrow" w:eastAsia="Times New Roman" w:hAnsi="Arial Narrow" w:cs="Times New Roman"/>
          <w:b/>
          <w:bCs/>
          <w:kern w:val="36"/>
          <w:sz w:val="24"/>
          <w:szCs w:val="24"/>
        </w:rPr>
        <w:t>SAP</w:t>
      </w:r>
    </w:p>
    <w:p w:rsidR="00981D6D" w:rsidRPr="00437C5F" w:rsidRDefault="00912F9E" w:rsidP="00981D6D">
      <w:pPr>
        <w:spacing w:after="0" w:line="240" w:lineRule="auto"/>
        <w:ind w:firstLine="567"/>
        <w:jc w:val="both"/>
        <w:rPr>
          <w:rFonts w:ascii="Arial Narrow" w:hAnsi="Arial Narrow"/>
          <w:sz w:val="24"/>
          <w:szCs w:val="24"/>
          <w:lang w:val="ru-RU"/>
        </w:rPr>
      </w:pPr>
      <w:hyperlink r:id="rId9" w:history="1">
        <w:r w:rsidR="00AC6646" w:rsidRPr="00AC6646">
          <w:rPr>
            <w:rStyle w:val="a3"/>
            <w:rFonts w:ascii="Arial Narrow" w:hAnsi="Arial Narrow"/>
            <w:sz w:val="24"/>
            <w:szCs w:val="24"/>
            <w:u w:val="none"/>
          </w:rPr>
          <w:t>https</w:t>
        </w:r>
        <w:r w:rsidR="00AC6646" w:rsidRPr="00437C5F">
          <w:rPr>
            <w:rStyle w:val="a3"/>
            <w:rFonts w:ascii="Arial Narrow" w:hAnsi="Arial Narrow"/>
            <w:sz w:val="24"/>
            <w:szCs w:val="24"/>
            <w:u w:val="none"/>
            <w:lang w:val="ru-RU"/>
          </w:rPr>
          <w:t>://</w:t>
        </w:r>
        <w:r w:rsidR="00AC6646" w:rsidRPr="00AC6646">
          <w:rPr>
            <w:rStyle w:val="a3"/>
            <w:rFonts w:ascii="Arial Narrow" w:hAnsi="Arial Narrow"/>
            <w:sz w:val="24"/>
            <w:szCs w:val="24"/>
            <w:u w:val="none"/>
          </w:rPr>
          <w:t>abap</w:t>
        </w:r>
        <w:r w:rsidR="00AC6646" w:rsidRPr="00437C5F">
          <w:rPr>
            <w:rStyle w:val="a3"/>
            <w:rFonts w:ascii="Arial Narrow" w:hAnsi="Arial Narrow"/>
            <w:sz w:val="24"/>
            <w:szCs w:val="24"/>
            <w:u w:val="none"/>
            <w:lang w:val="ru-RU"/>
          </w:rPr>
          <w:t>-</w:t>
        </w:r>
        <w:r w:rsidR="00AC6646" w:rsidRPr="00AC6646">
          <w:rPr>
            <w:rStyle w:val="a3"/>
            <w:rFonts w:ascii="Arial Narrow" w:hAnsi="Arial Narrow"/>
            <w:sz w:val="24"/>
            <w:szCs w:val="24"/>
            <w:u w:val="none"/>
          </w:rPr>
          <w:t>blog</w:t>
        </w:r>
        <w:r w:rsidR="00AC6646" w:rsidRPr="00437C5F">
          <w:rPr>
            <w:rStyle w:val="a3"/>
            <w:rFonts w:ascii="Arial Narrow" w:hAnsi="Arial Narrow"/>
            <w:sz w:val="24"/>
            <w:szCs w:val="24"/>
            <w:u w:val="none"/>
            <w:lang w:val="ru-RU"/>
          </w:rPr>
          <w:t>.</w:t>
        </w:r>
        <w:r w:rsidR="00AC6646" w:rsidRPr="00AC6646">
          <w:rPr>
            <w:rStyle w:val="a3"/>
            <w:rFonts w:ascii="Arial Narrow" w:hAnsi="Arial Narrow"/>
            <w:sz w:val="24"/>
            <w:szCs w:val="24"/>
            <w:u w:val="none"/>
          </w:rPr>
          <w:t>ru</w:t>
        </w:r>
        <w:r w:rsidR="00AC6646" w:rsidRPr="00437C5F">
          <w:rPr>
            <w:rStyle w:val="a3"/>
            <w:rFonts w:ascii="Arial Narrow" w:hAnsi="Arial Narrow"/>
            <w:sz w:val="24"/>
            <w:szCs w:val="24"/>
            <w:u w:val="none"/>
            <w:lang w:val="ru-RU"/>
          </w:rPr>
          <w:t>/</w:t>
        </w:r>
        <w:r w:rsidR="00AC6646" w:rsidRPr="00AC6646">
          <w:rPr>
            <w:rStyle w:val="a3"/>
            <w:rFonts w:ascii="Arial Narrow" w:hAnsi="Arial Narrow"/>
            <w:sz w:val="24"/>
            <w:szCs w:val="24"/>
            <w:u w:val="none"/>
          </w:rPr>
          <w:t>database</w:t>
        </w:r>
        <w:r w:rsidR="00AC6646" w:rsidRPr="00437C5F">
          <w:rPr>
            <w:rStyle w:val="a3"/>
            <w:rFonts w:ascii="Arial Narrow" w:hAnsi="Arial Narrow"/>
            <w:sz w:val="24"/>
            <w:szCs w:val="24"/>
            <w:u w:val="none"/>
            <w:lang w:val="ru-RU"/>
          </w:rPr>
          <w:t>-</w:t>
        </w:r>
        <w:r w:rsidR="00AC6646" w:rsidRPr="00AC6646">
          <w:rPr>
            <w:rStyle w:val="a3"/>
            <w:rFonts w:ascii="Arial Narrow" w:hAnsi="Arial Narrow"/>
            <w:sz w:val="24"/>
            <w:szCs w:val="24"/>
            <w:u w:val="none"/>
          </w:rPr>
          <w:t>work</w:t>
        </w:r>
        <w:r w:rsidR="00AC6646" w:rsidRPr="00437C5F">
          <w:rPr>
            <w:rStyle w:val="a3"/>
            <w:rFonts w:ascii="Arial Narrow" w:hAnsi="Arial Narrow"/>
            <w:sz w:val="24"/>
            <w:szCs w:val="24"/>
            <w:u w:val="none"/>
            <w:lang w:val="ru-RU"/>
          </w:rPr>
          <w:t>/</w:t>
        </w:r>
        <w:r w:rsidR="00AC6646" w:rsidRPr="00AC6646">
          <w:rPr>
            <w:rStyle w:val="a3"/>
            <w:rFonts w:ascii="Arial Narrow" w:hAnsi="Arial Narrow"/>
            <w:sz w:val="24"/>
            <w:szCs w:val="24"/>
            <w:u w:val="none"/>
          </w:rPr>
          <w:t>koncepciya</w:t>
        </w:r>
        <w:r w:rsidR="00AC6646" w:rsidRPr="00437C5F">
          <w:rPr>
            <w:rStyle w:val="a3"/>
            <w:rFonts w:ascii="Arial Narrow" w:hAnsi="Arial Narrow"/>
            <w:sz w:val="24"/>
            <w:szCs w:val="24"/>
            <w:u w:val="none"/>
            <w:lang w:val="ru-RU"/>
          </w:rPr>
          <w:t>-</w:t>
        </w:r>
        <w:r w:rsidR="00AC6646" w:rsidRPr="00AC6646">
          <w:rPr>
            <w:rStyle w:val="a3"/>
            <w:rFonts w:ascii="Arial Narrow" w:hAnsi="Arial Narrow"/>
            <w:sz w:val="24"/>
            <w:szCs w:val="24"/>
            <w:u w:val="none"/>
          </w:rPr>
          <w:t>blokirovok</w:t>
        </w:r>
        <w:r w:rsidR="00AC6646" w:rsidRPr="00437C5F">
          <w:rPr>
            <w:rStyle w:val="a3"/>
            <w:rFonts w:ascii="Arial Narrow" w:hAnsi="Arial Narrow"/>
            <w:sz w:val="24"/>
            <w:szCs w:val="24"/>
            <w:u w:val="none"/>
            <w:lang w:val="ru-RU"/>
          </w:rPr>
          <w:t>-</w:t>
        </w:r>
        <w:r w:rsidR="00AC6646" w:rsidRPr="00AC6646">
          <w:rPr>
            <w:rStyle w:val="a3"/>
            <w:rFonts w:ascii="Arial Narrow" w:hAnsi="Arial Narrow"/>
            <w:sz w:val="24"/>
            <w:szCs w:val="24"/>
            <w:u w:val="none"/>
          </w:rPr>
          <w:t>v</w:t>
        </w:r>
        <w:r w:rsidR="00AC6646" w:rsidRPr="00437C5F">
          <w:rPr>
            <w:rStyle w:val="a3"/>
            <w:rFonts w:ascii="Arial Narrow" w:hAnsi="Arial Narrow"/>
            <w:sz w:val="24"/>
            <w:szCs w:val="24"/>
            <w:u w:val="none"/>
            <w:lang w:val="ru-RU"/>
          </w:rPr>
          <w:t>-</w:t>
        </w:r>
        <w:r w:rsidR="00AC6646" w:rsidRPr="00AC6646">
          <w:rPr>
            <w:rStyle w:val="a3"/>
            <w:rFonts w:ascii="Arial Narrow" w:hAnsi="Arial Narrow"/>
            <w:sz w:val="24"/>
            <w:szCs w:val="24"/>
            <w:u w:val="none"/>
          </w:rPr>
          <w:t>sap</w:t>
        </w:r>
        <w:r w:rsidR="00AC6646" w:rsidRPr="00437C5F">
          <w:rPr>
            <w:rStyle w:val="a3"/>
            <w:rFonts w:ascii="Arial Narrow" w:hAnsi="Arial Narrow"/>
            <w:sz w:val="24"/>
            <w:szCs w:val="24"/>
            <w:u w:val="none"/>
            <w:lang w:val="ru-RU"/>
          </w:rPr>
          <w:t>/</w:t>
        </w:r>
      </w:hyperlink>
    </w:p>
    <w:p w:rsidR="00AC6646" w:rsidRDefault="00AC6646" w:rsidP="00981D6D">
      <w:pPr>
        <w:spacing w:after="0" w:line="240" w:lineRule="auto"/>
        <w:ind w:firstLine="567"/>
        <w:jc w:val="both"/>
        <w:rPr>
          <w:rFonts w:ascii="Arial Narrow" w:hAnsi="Arial Narrow"/>
          <w:sz w:val="24"/>
          <w:szCs w:val="24"/>
          <w:lang w:val="ru-RU"/>
        </w:rPr>
      </w:pPr>
    </w:p>
    <w:p w:rsidR="00745C0B" w:rsidRPr="00745C0B" w:rsidRDefault="00745C0B" w:rsidP="00DE47FF">
      <w:pPr>
        <w:pStyle w:val="1"/>
        <w:spacing w:before="0" w:beforeAutospacing="0" w:after="0" w:afterAutospacing="0"/>
        <w:ind w:firstLine="567"/>
        <w:jc w:val="both"/>
        <w:rPr>
          <w:rFonts w:ascii="Arial Narrow" w:hAnsi="Arial Narrow"/>
          <w:b w:val="0"/>
          <w:i/>
          <w:color w:val="002060"/>
          <w:sz w:val="24"/>
          <w:szCs w:val="24"/>
        </w:rPr>
      </w:pPr>
      <w:r w:rsidRPr="00745C0B">
        <w:rPr>
          <w:rFonts w:ascii="Arial Narrow" w:hAnsi="Arial Narrow"/>
          <w:b w:val="0"/>
          <w:i/>
          <w:color w:val="002060"/>
          <w:sz w:val="24"/>
          <w:szCs w:val="24"/>
        </w:rPr>
        <w:t>from</w:t>
      </w:r>
    </w:p>
    <w:p w:rsidR="00DE47FF" w:rsidRPr="00DE47FF" w:rsidRDefault="00DE47FF" w:rsidP="00DE47FF">
      <w:pPr>
        <w:pStyle w:val="1"/>
        <w:spacing w:before="0" w:beforeAutospacing="0" w:after="0" w:afterAutospacing="0"/>
        <w:ind w:firstLine="567"/>
        <w:jc w:val="both"/>
        <w:rPr>
          <w:rFonts w:ascii="Arial Narrow" w:hAnsi="Arial Narrow"/>
          <w:sz w:val="24"/>
          <w:szCs w:val="24"/>
        </w:rPr>
      </w:pPr>
      <w:r w:rsidRPr="00DE47FF">
        <w:rPr>
          <w:rFonts w:ascii="Arial Narrow" w:hAnsi="Arial Narrow"/>
          <w:sz w:val="24"/>
          <w:szCs w:val="24"/>
        </w:rPr>
        <w:t>ABAP on SAP HANA. Part I. First Program in ABAP HANA</w:t>
      </w:r>
    </w:p>
    <w:p w:rsidR="00DE47FF" w:rsidRDefault="00912F9E" w:rsidP="00DE47FF">
      <w:pPr>
        <w:spacing w:after="0" w:line="240" w:lineRule="auto"/>
        <w:ind w:firstLine="567"/>
        <w:jc w:val="both"/>
        <w:rPr>
          <w:rFonts w:ascii="Arial Narrow" w:hAnsi="Arial Narrow"/>
          <w:sz w:val="24"/>
          <w:szCs w:val="24"/>
        </w:rPr>
      </w:pPr>
      <w:hyperlink r:id="rId10" w:history="1">
        <w:r w:rsidR="00DE47FF" w:rsidRPr="00DE47FF">
          <w:rPr>
            <w:rStyle w:val="a3"/>
            <w:rFonts w:ascii="Arial Narrow" w:hAnsi="Arial Narrow"/>
            <w:sz w:val="24"/>
            <w:szCs w:val="24"/>
            <w:u w:val="none"/>
          </w:rPr>
          <w:t>https://sapyard.com/abap-on-sap-hana-part-i/</w:t>
        </w:r>
      </w:hyperlink>
    </w:p>
    <w:p w:rsidR="00745C0B" w:rsidRPr="00DE47FF" w:rsidRDefault="00745C0B" w:rsidP="00DE47FF">
      <w:pPr>
        <w:spacing w:after="0" w:line="240" w:lineRule="auto"/>
        <w:ind w:firstLine="567"/>
        <w:jc w:val="both"/>
        <w:rPr>
          <w:rFonts w:ascii="Arial Narrow" w:hAnsi="Arial Narrow"/>
          <w:sz w:val="24"/>
          <w:szCs w:val="24"/>
        </w:rPr>
      </w:pPr>
      <w:r>
        <w:rPr>
          <w:rFonts w:ascii="Arial Narrow" w:hAnsi="Arial Narrow"/>
          <w:sz w:val="24"/>
          <w:szCs w:val="24"/>
        </w:rPr>
        <w:t>+</w:t>
      </w:r>
    </w:p>
    <w:p w:rsidR="00745C0B" w:rsidRPr="00745C0B" w:rsidRDefault="00745C0B" w:rsidP="00745C0B">
      <w:pPr>
        <w:pStyle w:val="1"/>
        <w:spacing w:before="0" w:beforeAutospacing="0" w:after="0" w:afterAutospacing="0"/>
        <w:ind w:firstLine="567"/>
        <w:jc w:val="both"/>
        <w:rPr>
          <w:rFonts w:ascii="Arial Narrow" w:hAnsi="Arial Narrow"/>
          <w:sz w:val="24"/>
          <w:szCs w:val="24"/>
        </w:rPr>
      </w:pPr>
      <w:r w:rsidRPr="00745C0B">
        <w:rPr>
          <w:rFonts w:ascii="Arial Narrow" w:hAnsi="Arial Narrow"/>
          <w:sz w:val="24"/>
          <w:szCs w:val="24"/>
        </w:rPr>
        <w:t>ABAP on SAP HANA. Part II. ADT Eclipse and HANA Studio</w:t>
      </w:r>
    </w:p>
    <w:p w:rsidR="00DE47FF" w:rsidRPr="00745C0B" w:rsidRDefault="00912F9E" w:rsidP="00745C0B">
      <w:pPr>
        <w:spacing w:after="0" w:line="240" w:lineRule="auto"/>
        <w:ind w:firstLine="567"/>
        <w:jc w:val="both"/>
        <w:rPr>
          <w:rFonts w:ascii="Arial Narrow" w:hAnsi="Arial Narrow"/>
          <w:sz w:val="24"/>
          <w:szCs w:val="24"/>
        </w:rPr>
      </w:pPr>
      <w:hyperlink r:id="rId11" w:history="1">
        <w:r w:rsidR="00745C0B" w:rsidRPr="00745C0B">
          <w:rPr>
            <w:rStyle w:val="a3"/>
            <w:rFonts w:ascii="Arial Narrow" w:hAnsi="Arial Narrow"/>
            <w:sz w:val="24"/>
            <w:szCs w:val="24"/>
            <w:u w:val="none"/>
          </w:rPr>
          <w:t>https://sapyard.com/abap-on-sap-hana-part-ii/</w:t>
        </w:r>
      </w:hyperlink>
    </w:p>
    <w:p w:rsidR="00745C0B" w:rsidRPr="00DE47FF" w:rsidRDefault="00745C0B" w:rsidP="00981D6D">
      <w:pPr>
        <w:spacing w:after="0" w:line="240" w:lineRule="auto"/>
        <w:ind w:firstLine="567"/>
        <w:jc w:val="both"/>
        <w:rPr>
          <w:rFonts w:ascii="Arial Narrow" w:hAnsi="Arial Narrow"/>
          <w:sz w:val="24"/>
          <w:szCs w:val="24"/>
        </w:rPr>
      </w:pPr>
    </w:p>
    <w:p w:rsidR="00A87A1E" w:rsidRDefault="00A87A1E" w:rsidP="002E713C">
      <w:pPr>
        <w:spacing w:after="0" w:line="240" w:lineRule="auto"/>
        <w:ind w:firstLine="567"/>
        <w:jc w:val="center"/>
        <w:rPr>
          <w:rFonts w:ascii="Arial Narrow" w:hAnsi="Arial Narrow"/>
          <w:b/>
          <w:sz w:val="24"/>
          <w:szCs w:val="24"/>
        </w:rPr>
      </w:pPr>
    </w:p>
    <w:p w:rsidR="00A87A1E" w:rsidRDefault="00A87A1E" w:rsidP="002E713C">
      <w:pPr>
        <w:spacing w:after="0" w:line="240" w:lineRule="auto"/>
        <w:ind w:firstLine="567"/>
        <w:jc w:val="center"/>
        <w:rPr>
          <w:rFonts w:ascii="Arial Narrow" w:hAnsi="Arial Narrow"/>
          <w:b/>
          <w:sz w:val="24"/>
          <w:szCs w:val="24"/>
        </w:rPr>
      </w:pPr>
    </w:p>
    <w:p w:rsidR="00A87A1E" w:rsidRPr="008538B8" w:rsidRDefault="00A87A1E" w:rsidP="00A87A1E">
      <w:pPr>
        <w:spacing w:after="0" w:line="240" w:lineRule="auto"/>
        <w:rPr>
          <w:rFonts w:ascii="Arial Narrow" w:hAnsi="Arial Narrow" w:cs="Courier New"/>
          <w:i/>
          <w:color w:val="000000" w:themeColor="text1"/>
          <w:sz w:val="24"/>
          <w:szCs w:val="24"/>
        </w:rPr>
      </w:pPr>
      <w:r w:rsidRPr="008538B8">
        <w:rPr>
          <w:rFonts w:ascii="Arial Narrow" w:hAnsi="Arial Narrow" w:cs="Courier New"/>
          <w:i/>
          <w:color w:val="000000" w:themeColor="text1"/>
          <w:sz w:val="24"/>
          <w:szCs w:val="24"/>
        </w:rPr>
        <w:t>*&amp; Report ZNP_LOG_9</w:t>
      </w:r>
    </w:p>
    <w:p w:rsidR="00A87A1E" w:rsidRPr="008538B8" w:rsidRDefault="00A87A1E" w:rsidP="00A87A1E">
      <w:pPr>
        <w:spacing w:after="0" w:line="240" w:lineRule="auto"/>
        <w:rPr>
          <w:rFonts w:ascii="Arial Narrow" w:hAnsi="Arial Narrow" w:cs="Courier New"/>
          <w:color w:val="000000" w:themeColor="text1"/>
          <w:sz w:val="24"/>
          <w:szCs w:val="24"/>
        </w:rPr>
      </w:pPr>
      <w:r w:rsidRPr="008538B8">
        <w:rPr>
          <w:rFonts w:ascii="Arial Narrow" w:hAnsi="Arial Narrow" w:cs="Courier New"/>
          <w:color w:val="000000" w:themeColor="text1"/>
          <w:sz w:val="24"/>
          <w:szCs w:val="24"/>
        </w:rPr>
        <w:t xml:space="preserve">REPORT </w:t>
      </w:r>
      <w:r w:rsidRPr="008538B8">
        <w:rPr>
          <w:rFonts w:ascii="Arial Narrow" w:hAnsi="Arial Narrow" w:cs="Courier New"/>
          <w:b/>
          <w:color w:val="000000" w:themeColor="text1"/>
          <w:sz w:val="24"/>
          <w:szCs w:val="24"/>
        </w:rPr>
        <w:t>ZNP_LOG_9</w:t>
      </w:r>
      <w:r w:rsidRPr="008538B8">
        <w:rPr>
          <w:rFonts w:ascii="Arial Narrow" w:hAnsi="Arial Narrow" w:cs="Courier New"/>
          <w:color w:val="000000" w:themeColor="text1"/>
          <w:sz w:val="24"/>
          <w:szCs w:val="24"/>
        </w:rPr>
        <w:t>.</w:t>
      </w:r>
    </w:p>
    <w:p w:rsidR="00A87A1E" w:rsidRPr="008538B8" w:rsidRDefault="00A87A1E" w:rsidP="00A87A1E">
      <w:pPr>
        <w:spacing w:after="0" w:line="240" w:lineRule="auto"/>
        <w:rPr>
          <w:rFonts w:ascii="Arial Narrow" w:hAnsi="Arial Narrow" w:cs="Courier New"/>
          <w:color w:val="000000" w:themeColor="text1"/>
          <w:sz w:val="24"/>
          <w:szCs w:val="24"/>
        </w:rPr>
      </w:pPr>
      <w:r w:rsidRPr="008538B8">
        <w:rPr>
          <w:rFonts w:ascii="Arial Narrow" w:hAnsi="Arial Narrow" w:cs="Courier New"/>
          <w:color w:val="000000" w:themeColor="text1"/>
          <w:sz w:val="24"/>
          <w:szCs w:val="24"/>
        </w:rPr>
        <w:t xml:space="preserve">DATA(lr_data) = </w:t>
      </w:r>
      <w:r w:rsidR="00970937">
        <w:rPr>
          <w:rFonts w:ascii="Arial Narrow" w:hAnsi="Arial Narrow" w:cs="Courier New"/>
          <w:color w:val="000000" w:themeColor="text1"/>
          <w:sz w:val="24"/>
          <w:szCs w:val="24"/>
        </w:rPr>
        <w:t>new</w:t>
      </w:r>
      <w:r w:rsidRPr="008538B8">
        <w:rPr>
          <w:rFonts w:ascii="Arial Narrow" w:hAnsi="Arial Narrow" w:cs="Courier New"/>
          <w:color w:val="000000" w:themeColor="text1"/>
          <w:sz w:val="24"/>
          <w:szCs w:val="24"/>
        </w:rPr>
        <w:t xml:space="preserve"> Z_AMDP_TEMPLATE( ).</w:t>
      </w:r>
    </w:p>
    <w:p w:rsidR="00A87A1E" w:rsidRPr="008538B8" w:rsidRDefault="00A87A1E" w:rsidP="00A87A1E">
      <w:pPr>
        <w:spacing w:after="0" w:line="240" w:lineRule="auto"/>
        <w:rPr>
          <w:rFonts w:ascii="Arial Narrow" w:hAnsi="Arial Narrow" w:cs="Courier New"/>
          <w:color w:val="000000" w:themeColor="text1"/>
          <w:sz w:val="24"/>
          <w:szCs w:val="24"/>
        </w:rPr>
      </w:pPr>
      <w:r w:rsidRPr="008538B8">
        <w:rPr>
          <w:rFonts w:ascii="Arial Narrow" w:hAnsi="Arial Narrow" w:cs="Courier New"/>
          <w:color w:val="000000" w:themeColor="text1"/>
          <w:sz w:val="24"/>
          <w:szCs w:val="24"/>
        </w:rPr>
        <w:t>CALL METHOD lr_data-&gt;PROCEDURE3.</w:t>
      </w:r>
    </w:p>
    <w:p w:rsidR="00A87A1E" w:rsidRDefault="00A87A1E" w:rsidP="00A87A1E">
      <w:pPr>
        <w:rPr>
          <w:rFonts w:ascii="Courier New" w:hAnsi="Courier New" w:cs="Courier New"/>
          <w:color w:val="0000FF"/>
          <w:sz w:val="20"/>
          <w:szCs w:val="20"/>
        </w:rPr>
      </w:pPr>
    </w:p>
    <w:p w:rsidR="00A87A1E" w:rsidRDefault="00A87A1E" w:rsidP="00A87A1E">
      <w:pPr>
        <w:rPr>
          <w:rFonts w:ascii="Arial Narrow" w:hAnsi="Arial Narrow"/>
        </w:rPr>
      </w:pPr>
      <w:r>
        <w:rPr>
          <w:noProof/>
        </w:rPr>
        <w:drawing>
          <wp:inline distT="0" distB="0" distL="0" distR="0" wp14:anchorId="433DFF82" wp14:editId="3C7FE509">
            <wp:extent cx="2847594" cy="38502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7594" cy="385027"/>
                    </a:xfrm>
                    <a:prstGeom prst="rect">
                      <a:avLst/>
                    </a:prstGeom>
                  </pic:spPr>
                </pic:pic>
              </a:graphicData>
            </a:graphic>
          </wp:inline>
        </w:drawing>
      </w:r>
    </w:p>
    <w:p w:rsidR="00A87A1E" w:rsidRDefault="00A87A1E" w:rsidP="00A87A1E">
      <w:pPr>
        <w:rPr>
          <w:rFonts w:ascii="Arial Narrow" w:hAnsi="Arial Narrow"/>
        </w:rPr>
      </w:pPr>
    </w:p>
    <w:p w:rsidR="00A87A1E" w:rsidRDefault="00A87A1E" w:rsidP="00A87A1E">
      <w:pPr>
        <w:rPr>
          <w:rFonts w:ascii="Arial Narrow" w:hAnsi="Arial Narrow"/>
        </w:rPr>
      </w:pPr>
      <w:r>
        <w:rPr>
          <w:noProof/>
        </w:rPr>
        <w:lastRenderedPageBreak/>
        <w:drawing>
          <wp:inline distT="0" distB="0" distL="0" distR="0" wp14:anchorId="118256B3" wp14:editId="5044CEFE">
            <wp:extent cx="1764706" cy="2382353"/>
            <wp:effectExtent l="0" t="0" r="698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64706" cy="2382353"/>
                    </a:xfrm>
                    <a:prstGeom prst="rect">
                      <a:avLst/>
                    </a:prstGeom>
                  </pic:spPr>
                </pic:pic>
              </a:graphicData>
            </a:graphic>
          </wp:inline>
        </w:drawing>
      </w:r>
    </w:p>
    <w:p w:rsidR="00A87A1E" w:rsidRDefault="00A87A1E" w:rsidP="00A87A1E">
      <w:pPr>
        <w:rPr>
          <w:rFonts w:ascii="Arial Narrow" w:hAnsi="Arial Narrow"/>
        </w:rPr>
      </w:pPr>
    </w:p>
    <w:p w:rsidR="00A87A1E" w:rsidRPr="00A87A1E" w:rsidRDefault="00A87A1E" w:rsidP="00A87A1E">
      <w:pPr>
        <w:spacing w:after="0" w:line="240" w:lineRule="auto"/>
        <w:ind w:firstLine="567"/>
        <w:jc w:val="center"/>
        <w:rPr>
          <w:rFonts w:ascii="Arial Narrow" w:hAnsi="Arial Narrow" w:cs="Arial"/>
          <w:b/>
          <w:color w:val="000000" w:themeColor="text1"/>
          <w:sz w:val="24"/>
          <w:szCs w:val="24"/>
          <w:lang w:val="ru-RU"/>
        </w:rPr>
      </w:pPr>
      <w:bookmarkStart w:id="4" w:name="Передача_параметров_по_ссылке_значению"/>
      <w:r w:rsidRPr="00A87A1E">
        <w:rPr>
          <w:rFonts w:ascii="Arial Narrow" w:hAnsi="Arial Narrow" w:cs="Arial"/>
          <w:b/>
          <w:color w:val="000000" w:themeColor="text1"/>
          <w:sz w:val="24"/>
          <w:szCs w:val="24"/>
          <w:lang w:val="ru-RU"/>
        </w:rPr>
        <w:t>Передача параметров по ссылке/значению</w:t>
      </w:r>
    </w:p>
    <w:bookmarkEnd w:id="4"/>
    <w:p w:rsidR="00A87A1E" w:rsidRDefault="00A87A1E" w:rsidP="00A87A1E">
      <w:pPr>
        <w:spacing w:after="0" w:line="240" w:lineRule="auto"/>
        <w:ind w:firstLine="567"/>
        <w:jc w:val="both"/>
        <w:outlineLvl w:val="0"/>
        <w:rPr>
          <w:rFonts w:ascii="Arial Narrow" w:eastAsia="Times New Roman" w:hAnsi="Arial Narrow" w:cs="Times New Roman"/>
          <w:bCs/>
          <w:kern w:val="36"/>
          <w:sz w:val="24"/>
          <w:szCs w:val="24"/>
          <w:lang w:val="ru-RU"/>
        </w:rPr>
      </w:pPr>
      <w:r w:rsidRPr="002E64CF">
        <w:rPr>
          <w:rFonts w:ascii="Arial Narrow" w:eastAsia="Times New Roman" w:hAnsi="Arial Narrow" w:cs="Times New Roman"/>
          <w:bCs/>
          <w:kern w:val="36"/>
          <w:sz w:val="24"/>
          <w:szCs w:val="24"/>
          <w:lang w:val="ru-RU"/>
        </w:rPr>
        <w:fldChar w:fldCharType="begin"/>
      </w:r>
      <w:r w:rsidRPr="00B602E2">
        <w:rPr>
          <w:rFonts w:ascii="Arial Narrow" w:eastAsia="Times New Roman" w:hAnsi="Arial Narrow" w:cs="Times New Roman"/>
          <w:bCs/>
          <w:kern w:val="36"/>
          <w:sz w:val="24"/>
          <w:szCs w:val="24"/>
          <w:lang w:val="ru-RU"/>
        </w:rPr>
        <w:instrText xml:space="preserve"> </w:instrText>
      </w:r>
      <w:r w:rsidRPr="00DE6285">
        <w:rPr>
          <w:rFonts w:ascii="Arial Narrow" w:eastAsia="Times New Roman" w:hAnsi="Arial Narrow" w:cs="Times New Roman"/>
          <w:bCs/>
          <w:kern w:val="36"/>
          <w:sz w:val="24"/>
          <w:szCs w:val="24"/>
        </w:rPr>
        <w:instrText>HYPERLINK</w:instrText>
      </w:r>
      <w:r w:rsidRPr="00B602E2">
        <w:rPr>
          <w:rFonts w:ascii="Arial Narrow" w:eastAsia="Times New Roman" w:hAnsi="Arial Narrow" w:cs="Times New Roman"/>
          <w:bCs/>
          <w:kern w:val="36"/>
          <w:sz w:val="24"/>
          <w:szCs w:val="24"/>
          <w:lang w:val="ru-RU"/>
        </w:rPr>
        <w:instrText xml:space="preserve">  \</w:instrText>
      </w:r>
      <w:r w:rsidRPr="00DE6285">
        <w:rPr>
          <w:rFonts w:ascii="Arial Narrow" w:eastAsia="Times New Roman" w:hAnsi="Arial Narrow" w:cs="Times New Roman"/>
          <w:bCs/>
          <w:kern w:val="36"/>
          <w:sz w:val="24"/>
          <w:szCs w:val="24"/>
        </w:rPr>
        <w:instrText>l</w:instrText>
      </w:r>
      <w:r w:rsidRPr="00B602E2">
        <w:rPr>
          <w:rFonts w:ascii="Arial Narrow" w:eastAsia="Times New Roman" w:hAnsi="Arial Narrow" w:cs="Times New Roman"/>
          <w:bCs/>
          <w:kern w:val="36"/>
          <w:sz w:val="24"/>
          <w:szCs w:val="24"/>
          <w:lang w:val="ru-RU"/>
        </w:rPr>
        <w:instrText xml:space="preserve"> "</w:instrText>
      </w:r>
      <w:r w:rsidRPr="002E64CF">
        <w:rPr>
          <w:rFonts w:ascii="Arial Narrow" w:eastAsia="Times New Roman" w:hAnsi="Arial Narrow" w:cs="Times New Roman"/>
          <w:bCs/>
          <w:kern w:val="36"/>
          <w:sz w:val="24"/>
          <w:szCs w:val="24"/>
          <w:lang w:val="ru-RU"/>
        </w:rPr>
        <w:instrText>Содержание</w:instrText>
      </w:r>
      <w:r w:rsidRPr="00B602E2">
        <w:rPr>
          <w:rFonts w:ascii="Arial Narrow" w:eastAsia="Times New Roman" w:hAnsi="Arial Narrow" w:cs="Times New Roman"/>
          <w:bCs/>
          <w:kern w:val="36"/>
          <w:sz w:val="24"/>
          <w:szCs w:val="24"/>
          <w:lang w:val="ru-RU"/>
        </w:rPr>
        <w:instrText xml:space="preserve">" </w:instrText>
      </w:r>
      <w:r w:rsidRPr="002E64CF">
        <w:rPr>
          <w:rFonts w:ascii="Arial Narrow" w:eastAsia="Times New Roman" w:hAnsi="Arial Narrow" w:cs="Times New Roman"/>
          <w:bCs/>
          <w:kern w:val="36"/>
          <w:sz w:val="24"/>
          <w:szCs w:val="24"/>
          <w:lang w:val="ru-RU"/>
        </w:rPr>
        <w:fldChar w:fldCharType="separate"/>
      </w:r>
      <w:r w:rsidRPr="002E64CF">
        <w:rPr>
          <w:rStyle w:val="a3"/>
          <w:rFonts w:ascii="Arial Narrow" w:eastAsia="Times New Roman" w:hAnsi="Arial Narrow" w:cs="Times New Roman"/>
          <w:bCs/>
          <w:kern w:val="36"/>
          <w:sz w:val="24"/>
          <w:szCs w:val="24"/>
          <w:u w:val="none"/>
          <w:lang w:val="ru-RU"/>
        </w:rPr>
        <w:t>Содержание</w:t>
      </w:r>
      <w:r w:rsidRPr="002E64CF">
        <w:rPr>
          <w:rFonts w:ascii="Arial Narrow" w:eastAsia="Times New Roman" w:hAnsi="Arial Narrow" w:cs="Times New Roman"/>
          <w:bCs/>
          <w:kern w:val="36"/>
          <w:sz w:val="24"/>
          <w:szCs w:val="24"/>
          <w:lang w:val="ru-RU"/>
        </w:rPr>
        <w:fldChar w:fldCharType="end"/>
      </w:r>
    </w:p>
    <w:p w:rsidR="00A87A1E" w:rsidRDefault="00A87A1E" w:rsidP="00A87A1E">
      <w:pPr>
        <w:spacing w:after="0" w:line="240" w:lineRule="auto"/>
        <w:ind w:firstLine="567"/>
        <w:rPr>
          <w:rFonts w:ascii="Arial Narrow" w:hAnsi="Arial Narrow" w:cs="Arial"/>
          <w:i/>
          <w:color w:val="C00000"/>
          <w:sz w:val="24"/>
          <w:szCs w:val="24"/>
          <w:lang w:val="ru-RU"/>
        </w:rPr>
      </w:pPr>
    </w:p>
    <w:p w:rsidR="00A87A1E" w:rsidRPr="008112D5" w:rsidRDefault="00A87A1E" w:rsidP="008112D5">
      <w:pPr>
        <w:spacing w:after="0" w:line="240" w:lineRule="auto"/>
        <w:ind w:firstLine="567"/>
        <w:jc w:val="both"/>
        <w:rPr>
          <w:rFonts w:ascii="Arial Narrow" w:hAnsi="Arial Narrow"/>
          <w:color w:val="000000" w:themeColor="text1"/>
          <w:sz w:val="24"/>
          <w:szCs w:val="24"/>
        </w:rPr>
      </w:pPr>
      <w:r w:rsidRPr="00654E1B">
        <w:rPr>
          <w:rFonts w:ascii="Arial Narrow" w:hAnsi="Arial Narrow"/>
          <w:i/>
          <w:color w:val="002060"/>
          <w:sz w:val="24"/>
          <w:szCs w:val="24"/>
          <w:shd w:val="clear" w:color="auto" w:fill="F2F2F2" w:themeFill="background1" w:themeFillShade="F2"/>
        </w:rPr>
        <w:t>The variable, passed by reference</w:t>
      </w:r>
      <w:r w:rsidRPr="00654E1B">
        <w:rPr>
          <w:rFonts w:ascii="Arial Narrow" w:hAnsi="Arial Narrow"/>
          <w:color w:val="002060"/>
          <w:sz w:val="24"/>
          <w:szCs w:val="24"/>
          <w:shd w:val="clear" w:color="auto" w:fill="F2F2F2" w:themeFill="background1" w:themeFillShade="F2"/>
        </w:rPr>
        <w:t xml:space="preserve"> </w:t>
      </w:r>
      <w:r w:rsidRPr="00654E1B">
        <w:rPr>
          <w:rFonts w:ascii="Arial Narrow" w:hAnsi="Arial Narrow"/>
          <w:color w:val="000000" w:themeColor="text1"/>
          <w:sz w:val="24"/>
          <w:szCs w:val="24"/>
          <w:shd w:val="clear" w:color="auto" w:fill="F2F2F2" w:themeFill="background1" w:themeFillShade="F2"/>
        </w:rPr>
        <w:t>can’t be changed inside the method</w:t>
      </w:r>
      <w:r w:rsidR="008112D5">
        <w:rPr>
          <w:rFonts w:ascii="Arial Narrow" w:hAnsi="Arial Narrow"/>
          <w:color w:val="000000" w:themeColor="text1"/>
          <w:sz w:val="24"/>
          <w:szCs w:val="24"/>
        </w:rPr>
        <w:t xml:space="preserve"> - w</w:t>
      </w:r>
      <w:r w:rsidRPr="00A87A1E">
        <w:rPr>
          <w:rFonts w:ascii="Arial Narrow" w:hAnsi="Arial Narrow"/>
          <w:color w:val="000000" w:themeColor="text1"/>
          <w:sz w:val="24"/>
          <w:szCs w:val="24"/>
        </w:rPr>
        <w:t xml:space="preserve">e only can </w:t>
      </w:r>
      <w:r w:rsidRPr="008112D5">
        <w:rPr>
          <w:rFonts w:ascii="Arial Narrow" w:hAnsi="Arial Narrow"/>
          <w:color w:val="000000" w:themeColor="text1"/>
          <w:sz w:val="24"/>
          <w:szCs w:val="24"/>
        </w:rPr>
        <w:t>change the value of variable which is passed by value.</w:t>
      </w:r>
    </w:p>
    <w:p w:rsidR="00A87A1E" w:rsidRPr="00B602E2" w:rsidRDefault="00A87A1E" w:rsidP="00A87A1E">
      <w:pPr>
        <w:spacing w:after="0" w:line="240" w:lineRule="auto"/>
        <w:ind w:firstLine="567"/>
        <w:rPr>
          <w:rFonts w:ascii="Arial Narrow" w:hAnsi="Arial Narrow"/>
          <w:color w:val="002060"/>
          <w:sz w:val="24"/>
          <w:szCs w:val="24"/>
        </w:rPr>
      </w:pPr>
    </w:p>
    <w:p w:rsidR="00A87A1E" w:rsidRPr="00B602E2" w:rsidRDefault="00A87A1E" w:rsidP="00A87A1E">
      <w:pPr>
        <w:spacing w:after="0" w:line="240" w:lineRule="auto"/>
        <w:ind w:firstLine="567"/>
        <w:rPr>
          <w:rFonts w:ascii="Arial Narrow" w:hAnsi="Arial Narrow"/>
          <w:color w:val="002060"/>
          <w:sz w:val="24"/>
          <w:szCs w:val="24"/>
        </w:rPr>
      </w:pPr>
      <w:r w:rsidRPr="00A87A1E">
        <w:rPr>
          <w:rFonts w:ascii="Arial Narrow" w:hAnsi="Arial Narrow"/>
          <w:color w:val="002060"/>
          <w:sz w:val="24"/>
          <w:szCs w:val="24"/>
          <w:lang w:val="ru-RU"/>
        </w:rPr>
        <w:t>Пример</w:t>
      </w:r>
    </w:p>
    <w:p w:rsidR="00A87A1E" w:rsidRDefault="00A87A1E" w:rsidP="00A87A1E">
      <w:pPr>
        <w:spacing w:after="0" w:line="240" w:lineRule="auto"/>
        <w:ind w:firstLine="567"/>
        <w:rPr>
          <w:rFonts w:ascii="Arial Narrow" w:hAnsi="Arial Narrow" w:cs="Courier New"/>
          <w:color w:val="000000" w:themeColor="text1"/>
          <w:sz w:val="24"/>
          <w:szCs w:val="24"/>
          <w:shd w:val="clear" w:color="auto" w:fill="FFFFFF"/>
        </w:rPr>
      </w:pPr>
    </w:p>
    <w:p w:rsidR="00A87A1E" w:rsidRDefault="00A87A1E" w:rsidP="00A87A1E">
      <w:pPr>
        <w:spacing w:after="0" w:line="240" w:lineRule="auto"/>
        <w:ind w:firstLine="567"/>
        <w:rPr>
          <w:rFonts w:ascii="Arial Narrow" w:hAnsi="Arial Narrow" w:cs="Courier New"/>
          <w:color w:val="000000" w:themeColor="text1"/>
          <w:sz w:val="24"/>
          <w:szCs w:val="24"/>
        </w:rPr>
      </w:pPr>
      <w:r w:rsidRPr="006238AE">
        <w:rPr>
          <w:rFonts w:ascii="Arial Narrow" w:hAnsi="Arial Narrow" w:cs="Courier New"/>
          <w:color w:val="000000" w:themeColor="text1"/>
          <w:sz w:val="24"/>
          <w:szCs w:val="24"/>
          <w:shd w:val="clear" w:color="auto" w:fill="FFFFFF"/>
        </w:rPr>
        <w:t>REPORT</w:t>
      </w:r>
      <w:r w:rsidRPr="006238AE">
        <w:rPr>
          <w:rFonts w:ascii="Arial Narrow" w:hAnsi="Arial Narrow" w:cs="Courier New"/>
          <w:color w:val="000000" w:themeColor="text1"/>
          <w:sz w:val="24"/>
          <w:szCs w:val="24"/>
        </w:rPr>
        <w:t xml:space="preserve"> </w:t>
      </w:r>
      <w:r w:rsidRPr="006238AE">
        <w:rPr>
          <w:rFonts w:ascii="Arial Narrow" w:hAnsi="Arial Narrow" w:cs="Courier New"/>
          <w:b/>
          <w:color w:val="000000" w:themeColor="text1"/>
          <w:sz w:val="24"/>
          <w:szCs w:val="24"/>
        </w:rPr>
        <w:t>zsr_test</w:t>
      </w:r>
      <w:r w:rsidRPr="006238AE">
        <w:rPr>
          <w:rFonts w:ascii="Arial Narrow" w:hAnsi="Arial Narrow" w:cs="Courier New"/>
          <w:color w:val="000000" w:themeColor="text1"/>
          <w:sz w:val="24"/>
          <w:szCs w:val="24"/>
        </w:rPr>
        <w:t xml:space="preserve"> </w:t>
      </w:r>
      <w:r w:rsidRPr="006238AE">
        <w:rPr>
          <w:rFonts w:ascii="Arial Narrow" w:hAnsi="Arial Narrow" w:cs="Courier New"/>
          <w:color w:val="000000" w:themeColor="text1"/>
          <w:sz w:val="24"/>
          <w:szCs w:val="24"/>
          <w:shd w:val="clear" w:color="auto" w:fill="FFFFFF"/>
        </w:rPr>
        <w:t>NO</w:t>
      </w:r>
      <w:r w:rsidRPr="006238AE">
        <w:rPr>
          <w:rFonts w:ascii="Arial Narrow" w:hAnsi="Arial Narrow" w:cs="Courier New"/>
          <w:color w:val="000000" w:themeColor="text1"/>
          <w:sz w:val="24"/>
          <w:szCs w:val="24"/>
        </w:rPr>
        <w:t xml:space="preserve"> </w:t>
      </w:r>
      <w:r w:rsidRPr="006238AE">
        <w:rPr>
          <w:rFonts w:ascii="Arial Narrow" w:hAnsi="Arial Narrow" w:cs="Courier New"/>
          <w:color w:val="000000" w:themeColor="text1"/>
          <w:sz w:val="24"/>
          <w:szCs w:val="24"/>
          <w:shd w:val="clear" w:color="auto" w:fill="FFFFFF"/>
        </w:rPr>
        <w:t>STANDARD</w:t>
      </w:r>
      <w:r w:rsidRPr="006238AE">
        <w:rPr>
          <w:rFonts w:ascii="Arial Narrow" w:hAnsi="Arial Narrow" w:cs="Courier New"/>
          <w:color w:val="000000" w:themeColor="text1"/>
          <w:sz w:val="24"/>
          <w:szCs w:val="24"/>
        </w:rPr>
        <w:t xml:space="preserve"> </w:t>
      </w:r>
      <w:r w:rsidRPr="006238AE">
        <w:rPr>
          <w:rFonts w:ascii="Arial Narrow" w:hAnsi="Arial Narrow" w:cs="Courier New"/>
          <w:color w:val="000000" w:themeColor="text1"/>
          <w:sz w:val="24"/>
          <w:szCs w:val="24"/>
          <w:shd w:val="clear" w:color="auto" w:fill="FFFFFF"/>
        </w:rPr>
        <w:t>PAGE</w:t>
      </w:r>
      <w:r w:rsidRPr="006238AE">
        <w:rPr>
          <w:rFonts w:ascii="Arial Narrow" w:hAnsi="Arial Narrow" w:cs="Courier New"/>
          <w:color w:val="000000" w:themeColor="text1"/>
          <w:sz w:val="24"/>
          <w:szCs w:val="24"/>
        </w:rPr>
        <w:t xml:space="preserve"> </w:t>
      </w:r>
      <w:r w:rsidRPr="006238AE">
        <w:rPr>
          <w:rFonts w:ascii="Arial Narrow" w:hAnsi="Arial Narrow" w:cs="Courier New"/>
          <w:color w:val="000000" w:themeColor="text1"/>
          <w:sz w:val="24"/>
          <w:szCs w:val="24"/>
          <w:shd w:val="clear" w:color="auto" w:fill="FFFFFF"/>
        </w:rPr>
        <w:t>HEADING</w:t>
      </w:r>
      <w:r w:rsidRPr="006238AE">
        <w:rPr>
          <w:rFonts w:ascii="Arial Narrow" w:hAnsi="Arial Narrow" w:cs="Courier New"/>
          <w:color w:val="000000" w:themeColor="text1"/>
          <w:sz w:val="24"/>
          <w:szCs w:val="24"/>
        </w:rPr>
        <w:t>.</w:t>
      </w:r>
    </w:p>
    <w:p w:rsidR="00A87A1E" w:rsidRDefault="00A87A1E" w:rsidP="00A87A1E">
      <w:pPr>
        <w:spacing w:after="0" w:line="240" w:lineRule="auto"/>
        <w:ind w:firstLine="567"/>
        <w:rPr>
          <w:rFonts w:ascii="Arial Narrow" w:hAnsi="Arial Narrow" w:cs="Courier New"/>
          <w:color w:val="000000" w:themeColor="text1"/>
          <w:sz w:val="24"/>
          <w:szCs w:val="24"/>
        </w:rPr>
      </w:pPr>
      <w:r w:rsidRPr="006238AE">
        <w:rPr>
          <w:rFonts w:ascii="Arial Narrow" w:hAnsi="Arial Narrow" w:cs="Courier New"/>
          <w:color w:val="000000" w:themeColor="text1"/>
          <w:sz w:val="24"/>
          <w:szCs w:val="24"/>
          <w:shd w:val="clear" w:color="auto" w:fill="FFFFFF"/>
        </w:rPr>
        <w:t>CLASS</w:t>
      </w:r>
      <w:r w:rsidRPr="006238AE">
        <w:rPr>
          <w:rFonts w:ascii="Arial Narrow" w:hAnsi="Arial Narrow" w:cs="Courier New"/>
          <w:color w:val="000000" w:themeColor="text1"/>
          <w:sz w:val="24"/>
          <w:szCs w:val="24"/>
        </w:rPr>
        <w:t xml:space="preserve"> </w:t>
      </w:r>
      <w:r w:rsidRPr="006238AE">
        <w:rPr>
          <w:rFonts w:ascii="Arial Narrow" w:hAnsi="Arial Narrow" w:cs="Courier New"/>
          <w:b/>
          <w:color w:val="000000" w:themeColor="text1"/>
          <w:sz w:val="24"/>
          <w:szCs w:val="24"/>
        </w:rPr>
        <w:t>cl_pass_para</w:t>
      </w:r>
      <w:r w:rsidRPr="006238AE">
        <w:rPr>
          <w:rFonts w:ascii="Arial Narrow" w:hAnsi="Arial Narrow" w:cs="Courier New"/>
          <w:color w:val="000000" w:themeColor="text1"/>
          <w:sz w:val="24"/>
          <w:szCs w:val="24"/>
        </w:rPr>
        <w:t xml:space="preserve"> </w:t>
      </w:r>
      <w:r w:rsidRPr="006238AE">
        <w:rPr>
          <w:rFonts w:ascii="Arial Narrow" w:hAnsi="Arial Narrow" w:cs="Courier New"/>
          <w:i/>
          <w:color w:val="002060"/>
          <w:sz w:val="24"/>
          <w:szCs w:val="24"/>
          <w:shd w:val="clear" w:color="auto" w:fill="FFFFFF"/>
        </w:rPr>
        <w:t>DEFINITION</w:t>
      </w:r>
      <w:r w:rsidRPr="006238AE">
        <w:rPr>
          <w:rFonts w:ascii="Arial Narrow" w:hAnsi="Arial Narrow" w:cs="Courier New"/>
          <w:color w:val="000000" w:themeColor="text1"/>
          <w:sz w:val="24"/>
          <w:szCs w:val="24"/>
        </w:rPr>
        <w:t>.</w:t>
      </w:r>
    </w:p>
    <w:p w:rsidR="00A87A1E" w:rsidRDefault="00A87A1E" w:rsidP="00A87A1E">
      <w:pPr>
        <w:spacing w:after="0" w:line="240" w:lineRule="auto"/>
        <w:ind w:firstLine="567"/>
        <w:rPr>
          <w:rFonts w:ascii="Arial Narrow" w:hAnsi="Arial Narrow" w:cs="Courier New"/>
          <w:color w:val="000000" w:themeColor="text1"/>
          <w:sz w:val="24"/>
          <w:szCs w:val="24"/>
        </w:rPr>
      </w:pPr>
      <w:r w:rsidRPr="006238AE">
        <w:rPr>
          <w:rFonts w:ascii="Arial Narrow" w:hAnsi="Arial Narrow" w:cs="Courier New"/>
          <w:color w:val="000000" w:themeColor="text1"/>
          <w:sz w:val="24"/>
          <w:szCs w:val="24"/>
        </w:rPr>
        <w:t xml:space="preserve">  </w:t>
      </w:r>
      <w:r w:rsidRPr="006238AE">
        <w:rPr>
          <w:rFonts w:ascii="Arial Narrow" w:hAnsi="Arial Narrow" w:cs="Courier New"/>
          <w:color w:val="000000" w:themeColor="text1"/>
          <w:sz w:val="24"/>
          <w:szCs w:val="24"/>
          <w:shd w:val="clear" w:color="auto" w:fill="FFFFFF"/>
        </w:rPr>
        <w:t>PUBLIC</w:t>
      </w:r>
      <w:r w:rsidRPr="006238AE">
        <w:rPr>
          <w:rFonts w:ascii="Arial Narrow" w:hAnsi="Arial Narrow" w:cs="Courier New"/>
          <w:color w:val="000000" w:themeColor="text1"/>
          <w:sz w:val="24"/>
          <w:szCs w:val="24"/>
        </w:rPr>
        <w:t xml:space="preserve"> </w:t>
      </w:r>
      <w:r w:rsidRPr="006238AE">
        <w:rPr>
          <w:rFonts w:ascii="Arial Narrow" w:hAnsi="Arial Narrow" w:cs="Courier New"/>
          <w:color w:val="000000" w:themeColor="text1"/>
          <w:sz w:val="24"/>
          <w:szCs w:val="24"/>
          <w:shd w:val="clear" w:color="auto" w:fill="FFFFFF"/>
        </w:rPr>
        <w:t>SECTION</w:t>
      </w:r>
      <w:r w:rsidRPr="006238AE">
        <w:rPr>
          <w:rFonts w:ascii="Arial Narrow" w:hAnsi="Arial Narrow" w:cs="Courier New"/>
          <w:color w:val="000000" w:themeColor="text1"/>
          <w:sz w:val="24"/>
          <w:szCs w:val="24"/>
        </w:rPr>
        <w:t>.</w:t>
      </w:r>
    </w:p>
    <w:p w:rsidR="008538B8" w:rsidRPr="00654E1B" w:rsidRDefault="00A87A1E" w:rsidP="00A87A1E">
      <w:pPr>
        <w:spacing w:after="0" w:line="240" w:lineRule="auto"/>
        <w:ind w:firstLine="567"/>
        <w:rPr>
          <w:rFonts w:ascii="Arial Narrow" w:hAnsi="Arial Narrow" w:cs="Courier New"/>
          <w:color w:val="323E4F" w:themeColor="text2" w:themeShade="BF"/>
          <w:sz w:val="24"/>
          <w:szCs w:val="24"/>
          <w:shd w:val="clear" w:color="auto" w:fill="E7E6E6" w:themeFill="background2"/>
        </w:rPr>
      </w:pPr>
      <w:r w:rsidRPr="006238AE">
        <w:rPr>
          <w:rFonts w:ascii="Arial Narrow" w:hAnsi="Arial Narrow" w:cs="Courier New"/>
          <w:color w:val="000000" w:themeColor="text1"/>
          <w:sz w:val="24"/>
          <w:szCs w:val="24"/>
        </w:rPr>
        <w:t xml:space="preserve">    </w:t>
      </w:r>
      <w:r w:rsidRPr="006238AE">
        <w:rPr>
          <w:rFonts w:ascii="Arial Narrow" w:hAnsi="Arial Narrow" w:cs="Courier New"/>
          <w:color w:val="000000" w:themeColor="text1"/>
          <w:sz w:val="24"/>
          <w:szCs w:val="24"/>
          <w:shd w:val="clear" w:color="auto" w:fill="FFFFFF"/>
        </w:rPr>
        <w:t>METHODS</w:t>
      </w:r>
      <w:r w:rsidRPr="006238AE">
        <w:rPr>
          <w:rFonts w:ascii="Arial Narrow" w:hAnsi="Arial Narrow" w:cs="Courier New"/>
          <w:color w:val="000000" w:themeColor="text1"/>
          <w:sz w:val="24"/>
          <w:szCs w:val="24"/>
        </w:rPr>
        <w:t xml:space="preserve"> </w:t>
      </w:r>
      <w:r w:rsidRPr="006238AE">
        <w:rPr>
          <w:rFonts w:ascii="Arial Narrow" w:hAnsi="Arial Narrow" w:cs="Courier New"/>
          <w:b/>
          <w:i/>
          <w:color w:val="000000" w:themeColor="text1"/>
          <w:sz w:val="24"/>
          <w:szCs w:val="24"/>
        </w:rPr>
        <w:t>m_pass_para</w:t>
      </w:r>
      <w:r w:rsidRPr="006238AE">
        <w:rPr>
          <w:rFonts w:ascii="Arial Narrow" w:hAnsi="Arial Narrow" w:cs="Courier New"/>
          <w:color w:val="000000" w:themeColor="text1"/>
          <w:sz w:val="24"/>
          <w:szCs w:val="24"/>
        </w:rPr>
        <w:t xml:space="preserve"> </w:t>
      </w:r>
      <w:r w:rsidRPr="008112D5">
        <w:rPr>
          <w:rFonts w:ascii="Arial Narrow" w:hAnsi="Arial Narrow" w:cs="Courier New"/>
          <w:color w:val="000000" w:themeColor="text1"/>
          <w:sz w:val="24"/>
          <w:szCs w:val="24"/>
        </w:rPr>
        <w:t xml:space="preserve">IMPORTING </w:t>
      </w:r>
      <w:r w:rsidRPr="00654E1B">
        <w:rPr>
          <w:rFonts w:ascii="Arial Narrow" w:hAnsi="Arial Narrow" w:cs="Courier New"/>
          <w:i/>
          <w:color w:val="385623" w:themeColor="accent6" w:themeShade="80"/>
          <w:sz w:val="24"/>
          <w:szCs w:val="24"/>
          <w:shd w:val="clear" w:color="auto" w:fill="F2F2F2" w:themeFill="background1" w:themeFillShade="F2"/>
        </w:rPr>
        <w:t>v_ref</w:t>
      </w:r>
      <w:r w:rsidRPr="00654E1B">
        <w:rPr>
          <w:rFonts w:ascii="Arial Narrow" w:hAnsi="Arial Narrow" w:cs="Courier New"/>
          <w:color w:val="385623" w:themeColor="accent6" w:themeShade="80"/>
          <w:sz w:val="24"/>
          <w:szCs w:val="24"/>
          <w:shd w:val="clear" w:color="auto" w:fill="F2F2F2" w:themeFill="background1" w:themeFillShade="F2"/>
        </w:rPr>
        <w:t xml:space="preserve"> </w:t>
      </w:r>
      <w:r w:rsidRPr="00654E1B">
        <w:rPr>
          <w:rFonts w:ascii="Arial Narrow" w:hAnsi="Arial Narrow" w:cs="Courier New"/>
          <w:color w:val="000000" w:themeColor="text1"/>
          <w:sz w:val="24"/>
          <w:szCs w:val="24"/>
          <w:shd w:val="clear" w:color="auto" w:fill="F2F2F2" w:themeFill="background1" w:themeFillShade="F2"/>
        </w:rPr>
        <w:t>TYPE i</w:t>
      </w:r>
      <w:r w:rsidR="008538B8" w:rsidRPr="008538B8">
        <w:rPr>
          <w:rFonts w:ascii="Arial Narrow" w:hAnsi="Arial Narrow" w:cs="Courier New"/>
          <w:color w:val="000000" w:themeColor="text1"/>
          <w:sz w:val="24"/>
          <w:szCs w:val="24"/>
        </w:rPr>
        <w:t xml:space="preserve"> </w:t>
      </w:r>
      <w:r w:rsidR="008538B8">
        <w:rPr>
          <w:rFonts w:ascii="Arial Narrow" w:hAnsi="Arial Narrow" w:cs="Courier New"/>
          <w:color w:val="000000" w:themeColor="text1"/>
          <w:sz w:val="24"/>
          <w:szCs w:val="24"/>
        </w:rPr>
        <w:tab/>
      </w:r>
      <w:r w:rsidR="008538B8">
        <w:rPr>
          <w:rFonts w:ascii="Arial Narrow" w:hAnsi="Arial Narrow" w:cs="Courier New"/>
          <w:color w:val="000000" w:themeColor="text1"/>
          <w:sz w:val="24"/>
          <w:szCs w:val="24"/>
        </w:rPr>
        <w:tab/>
      </w:r>
      <w:r w:rsidR="008538B8" w:rsidRPr="00654E1B">
        <w:rPr>
          <w:rFonts w:ascii="Arial Narrow" w:hAnsi="Arial Narrow" w:cs="Courier New"/>
          <w:i/>
          <w:color w:val="323E4F" w:themeColor="text2" w:themeShade="BF"/>
          <w:sz w:val="24"/>
          <w:szCs w:val="24"/>
        </w:rPr>
        <w:t xml:space="preserve">“ </w:t>
      </w:r>
      <w:r w:rsidR="008538B8" w:rsidRPr="00654E1B">
        <w:rPr>
          <w:rFonts w:ascii="Arial Narrow" w:hAnsi="Arial Narrow" w:cs="Courier New"/>
          <w:i/>
          <w:color w:val="323E4F" w:themeColor="text2" w:themeShade="BF"/>
          <w:sz w:val="24"/>
          <w:szCs w:val="24"/>
          <w:shd w:val="clear" w:color="auto" w:fill="FFFFFF"/>
        </w:rPr>
        <w:t>passed by reference</w:t>
      </w:r>
    </w:p>
    <w:p w:rsidR="00A87A1E" w:rsidRPr="00654E1B" w:rsidRDefault="008538B8" w:rsidP="00A87A1E">
      <w:pPr>
        <w:spacing w:after="0" w:line="240" w:lineRule="auto"/>
        <w:ind w:firstLine="567"/>
        <w:rPr>
          <w:rFonts w:ascii="Arial Narrow" w:hAnsi="Arial Narrow" w:cs="Courier New"/>
          <w:color w:val="323E4F" w:themeColor="text2" w:themeShade="BF"/>
          <w:sz w:val="24"/>
          <w:szCs w:val="24"/>
        </w:rPr>
      </w:pPr>
      <w:r w:rsidRPr="008538B8">
        <w:rPr>
          <w:rFonts w:ascii="Arial Narrow" w:hAnsi="Arial Narrow" w:cs="Courier New"/>
          <w:color w:val="000000" w:themeColor="text1"/>
          <w:sz w:val="24"/>
          <w:szCs w:val="24"/>
        </w:rPr>
        <w:t xml:space="preserve">                                                                     </w:t>
      </w:r>
      <w:r w:rsidR="00A87A1E" w:rsidRPr="00654E1B">
        <w:rPr>
          <w:rFonts w:ascii="Arial Narrow" w:hAnsi="Arial Narrow" w:cs="Courier New"/>
          <w:i/>
          <w:color w:val="385623" w:themeColor="accent6" w:themeShade="80"/>
          <w:sz w:val="24"/>
          <w:szCs w:val="24"/>
          <w:shd w:val="clear" w:color="auto" w:fill="F2F2F2" w:themeFill="background1" w:themeFillShade="F2"/>
        </w:rPr>
        <w:t>value</w:t>
      </w:r>
      <w:r w:rsidR="00A87A1E" w:rsidRPr="00654E1B">
        <w:rPr>
          <w:rFonts w:ascii="Arial Narrow" w:hAnsi="Arial Narrow" w:cs="Courier New"/>
          <w:color w:val="000000" w:themeColor="text1"/>
          <w:sz w:val="24"/>
          <w:szCs w:val="24"/>
          <w:shd w:val="clear" w:color="auto" w:fill="F2F2F2" w:themeFill="background1" w:themeFillShade="F2"/>
        </w:rPr>
        <w:t>(v_val) TYPE i</w:t>
      </w:r>
      <w:r w:rsidR="00A87A1E" w:rsidRPr="008538B8">
        <w:rPr>
          <w:rFonts w:ascii="Arial Narrow" w:hAnsi="Arial Narrow" w:cs="Courier New"/>
          <w:color w:val="000000" w:themeColor="text1"/>
          <w:sz w:val="24"/>
          <w:szCs w:val="24"/>
        </w:rPr>
        <w:t>.</w:t>
      </w:r>
      <w:r>
        <w:rPr>
          <w:rFonts w:ascii="Arial Narrow" w:hAnsi="Arial Narrow" w:cs="Courier New"/>
          <w:color w:val="000000" w:themeColor="text1"/>
          <w:sz w:val="24"/>
          <w:szCs w:val="24"/>
        </w:rPr>
        <w:tab/>
      </w:r>
      <w:r w:rsidRPr="00654E1B">
        <w:rPr>
          <w:rFonts w:ascii="Arial Narrow" w:hAnsi="Arial Narrow" w:cs="Courier New"/>
          <w:i/>
          <w:color w:val="323E4F" w:themeColor="text2" w:themeShade="BF"/>
          <w:sz w:val="24"/>
          <w:szCs w:val="24"/>
        </w:rPr>
        <w:t xml:space="preserve">” </w:t>
      </w:r>
      <w:r w:rsidRPr="00654E1B">
        <w:rPr>
          <w:rFonts w:ascii="Arial Narrow" w:hAnsi="Arial Narrow" w:cs="Courier New"/>
          <w:i/>
          <w:color w:val="323E4F" w:themeColor="text2" w:themeShade="BF"/>
          <w:sz w:val="24"/>
          <w:szCs w:val="24"/>
          <w:shd w:val="clear" w:color="auto" w:fill="FFFFFF"/>
        </w:rPr>
        <w:t>passed by value</w:t>
      </w:r>
    </w:p>
    <w:p w:rsidR="00A87A1E" w:rsidRDefault="00A87A1E" w:rsidP="00A87A1E">
      <w:pPr>
        <w:spacing w:after="0" w:line="240" w:lineRule="auto"/>
        <w:ind w:firstLine="567"/>
        <w:rPr>
          <w:rFonts w:ascii="Arial Narrow" w:hAnsi="Arial Narrow" w:cs="Courier New"/>
          <w:i/>
          <w:iCs/>
          <w:color w:val="000000" w:themeColor="text1"/>
          <w:sz w:val="24"/>
          <w:szCs w:val="24"/>
          <w:shd w:val="clear" w:color="auto" w:fill="FFFFFF"/>
        </w:rPr>
      </w:pPr>
      <w:r w:rsidRPr="006238AE">
        <w:rPr>
          <w:rFonts w:ascii="Arial Narrow" w:hAnsi="Arial Narrow" w:cs="Courier New"/>
          <w:color w:val="000000" w:themeColor="text1"/>
          <w:sz w:val="24"/>
          <w:szCs w:val="24"/>
          <w:shd w:val="clear" w:color="auto" w:fill="FFFFFF"/>
        </w:rPr>
        <w:t>ENDCLASS</w:t>
      </w:r>
      <w:r w:rsidRPr="006238AE">
        <w:rPr>
          <w:rFonts w:ascii="Arial Narrow" w:hAnsi="Arial Narrow" w:cs="Courier New"/>
          <w:color w:val="000000" w:themeColor="text1"/>
          <w:sz w:val="24"/>
          <w:szCs w:val="24"/>
        </w:rPr>
        <w:t xml:space="preserve">.                    </w:t>
      </w:r>
    </w:p>
    <w:p w:rsidR="00A87A1E" w:rsidRDefault="00A87A1E" w:rsidP="00A87A1E">
      <w:pPr>
        <w:spacing w:after="0" w:line="240" w:lineRule="auto"/>
        <w:ind w:firstLine="567"/>
        <w:rPr>
          <w:rFonts w:ascii="Arial Narrow" w:hAnsi="Arial Narrow" w:cs="Courier New"/>
          <w:i/>
          <w:iCs/>
          <w:color w:val="000000" w:themeColor="text1"/>
          <w:sz w:val="24"/>
          <w:szCs w:val="24"/>
          <w:shd w:val="clear" w:color="auto" w:fill="FFFFFF"/>
        </w:rPr>
      </w:pPr>
    </w:p>
    <w:p w:rsidR="00A87A1E" w:rsidRDefault="00A87A1E" w:rsidP="00A87A1E">
      <w:pPr>
        <w:spacing w:after="0" w:line="240" w:lineRule="auto"/>
        <w:ind w:firstLine="567"/>
        <w:rPr>
          <w:rFonts w:ascii="Arial Narrow" w:hAnsi="Arial Narrow" w:cs="Courier New"/>
          <w:color w:val="000000" w:themeColor="text1"/>
          <w:sz w:val="24"/>
          <w:szCs w:val="24"/>
        </w:rPr>
      </w:pPr>
      <w:r w:rsidRPr="006238AE">
        <w:rPr>
          <w:rFonts w:ascii="Arial Narrow" w:hAnsi="Arial Narrow" w:cs="Courier New"/>
          <w:color w:val="000000" w:themeColor="text1"/>
          <w:sz w:val="24"/>
          <w:szCs w:val="24"/>
          <w:shd w:val="clear" w:color="auto" w:fill="FFFFFF"/>
        </w:rPr>
        <w:t>CLASS</w:t>
      </w:r>
      <w:r w:rsidRPr="006238AE">
        <w:rPr>
          <w:rFonts w:ascii="Arial Narrow" w:hAnsi="Arial Narrow" w:cs="Courier New"/>
          <w:color w:val="000000" w:themeColor="text1"/>
          <w:sz w:val="24"/>
          <w:szCs w:val="24"/>
        </w:rPr>
        <w:t xml:space="preserve"> </w:t>
      </w:r>
      <w:r w:rsidRPr="006238AE">
        <w:rPr>
          <w:rFonts w:ascii="Arial Narrow" w:hAnsi="Arial Narrow" w:cs="Courier New"/>
          <w:b/>
          <w:i/>
          <w:color w:val="000000" w:themeColor="text1"/>
          <w:sz w:val="24"/>
          <w:szCs w:val="24"/>
        </w:rPr>
        <w:t>cl_pass_para</w:t>
      </w:r>
      <w:r w:rsidRPr="006238AE">
        <w:rPr>
          <w:rFonts w:ascii="Arial Narrow" w:hAnsi="Arial Narrow" w:cs="Courier New"/>
          <w:color w:val="000000" w:themeColor="text1"/>
          <w:sz w:val="24"/>
          <w:szCs w:val="24"/>
        </w:rPr>
        <w:t xml:space="preserve"> </w:t>
      </w:r>
      <w:r w:rsidRPr="006238AE">
        <w:rPr>
          <w:rFonts w:ascii="Arial Narrow" w:hAnsi="Arial Narrow" w:cs="Courier New"/>
          <w:i/>
          <w:color w:val="002060"/>
          <w:sz w:val="24"/>
          <w:szCs w:val="24"/>
          <w:shd w:val="clear" w:color="auto" w:fill="FFFFFF"/>
        </w:rPr>
        <w:t>IMPLEMENTATION</w:t>
      </w:r>
      <w:r w:rsidRPr="006238AE">
        <w:rPr>
          <w:rFonts w:ascii="Arial Narrow" w:hAnsi="Arial Narrow" w:cs="Courier New"/>
          <w:color w:val="000000" w:themeColor="text1"/>
          <w:sz w:val="24"/>
          <w:szCs w:val="24"/>
        </w:rPr>
        <w:t>.</w:t>
      </w:r>
    </w:p>
    <w:p w:rsidR="00A87A1E" w:rsidRDefault="00A87A1E" w:rsidP="00A87A1E">
      <w:pPr>
        <w:spacing w:after="0" w:line="240" w:lineRule="auto"/>
        <w:ind w:firstLine="567"/>
        <w:rPr>
          <w:rFonts w:ascii="Arial Narrow" w:hAnsi="Arial Narrow" w:cs="Courier New"/>
          <w:color w:val="000000" w:themeColor="text1"/>
          <w:sz w:val="24"/>
          <w:szCs w:val="24"/>
        </w:rPr>
      </w:pPr>
      <w:r w:rsidRPr="006238AE">
        <w:rPr>
          <w:rFonts w:ascii="Arial Narrow" w:hAnsi="Arial Narrow" w:cs="Courier New"/>
          <w:color w:val="000000" w:themeColor="text1"/>
          <w:sz w:val="24"/>
          <w:szCs w:val="24"/>
        </w:rPr>
        <w:t xml:space="preserve">  </w:t>
      </w:r>
      <w:r w:rsidRPr="006238AE">
        <w:rPr>
          <w:rFonts w:ascii="Arial Narrow" w:hAnsi="Arial Narrow" w:cs="Courier New"/>
          <w:color w:val="000000" w:themeColor="text1"/>
          <w:sz w:val="24"/>
          <w:szCs w:val="24"/>
          <w:shd w:val="clear" w:color="auto" w:fill="FFFFFF"/>
        </w:rPr>
        <w:t>METHOD</w:t>
      </w:r>
      <w:r w:rsidRPr="006238AE">
        <w:rPr>
          <w:rFonts w:ascii="Arial Narrow" w:hAnsi="Arial Narrow" w:cs="Courier New"/>
          <w:color w:val="000000" w:themeColor="text1"/>
          <w:sz w:val="24"/>
          <w:szCs w:val="24"/>
        </w:rPr>
        <w:t xml:space="preserve"> </w:t>
      </w:r>
      <w:r w:rsidRPr="006238AE">
        <w:rPr>
          <w:rFonts w:ascii="Arial Narrow" w:hAnsi="Arial Narrow" w:cs="Courier New"/>
          <w:b/>
          <w:i/>
          <w:color w:val="000000" w:themeColor="text1"/>
          <w:sz w:val="24"/>
          <w:szCs w:val="24"/>
        </w:rPr>
        <w:t>m_pass_para</w:t>
      </w:r>
      <w:r w:rsidRPr="006238AE">
        <w:rPr>
          <w:rFonts w:ascii="Arial Narrow" w:hAnsi="Arial Narrow" w:cs="Courier New"/>
          <w:color w:val="000000" w:themeColor="text1"/>
          <w:sz w:val="24"/>
          <w:szCs w:val="24"/>
        </w:rPr>
        <w:t>.</w:t>
      </w:r>
    </w:p>
    <w:p w:rsidR="008112D5" w:rsidRDefault="00A87A1E" w:rsidP="00A87A1E">
      <w:pPr>
        <w:spacing w:after="0" w:line="240" w:lineRule="auto"/>
        <w:ind w:firstLine="567"/>
        <w:rPr>
          <w:rFonts w:ascii="Arial Narrow" w:hAnsi="Arial Narrow" w:cs="Courier New"/>
          <w:color w:val="000000" w:themeColor="text1"/>
          <w:sz w:val="24"/>
          <w:szCs w:val="24"/>
        </w:rPr>
      </w:pPr>
      <w:r w:rsidRPr="006238AE">
        <w:rPr>
          <w:rFonts w:ascii="Arial Narrow" w:hAnsi="Arial Narrow" w:cs="Courier New"/>
          <w:color w:val="000000" w:themeColor="text1"/>
          <w:sz w:val="24"/>
          <w:szCs w:val="24"/>
        </w:rPr>
        <w:t xml:space="preserve">    </w:t>
      </w:r>
      <w:r w:rsidRPr="006238AE">
        <w:rPr>
          <w:rFonts w:ascii="Arial Narrow" w:hAnsi="Arial Narrow" w:cs="Courier New"/>
          <w:color w:val="000000" w:themeColor="text1"/>
          <w:sz w:val="24"/>
          <w:szCs w:val="24"/>
          <w:shd w:val="clear" w:color="auto" w:fill="FFFFFF"/>
        </w:rPr>
        <w:t>WRITE</w:t>
      </w:r>
      <w:r w:rsidRPr="006238AE">
        <w:rPr>
          <w:rFonts w:ascii="Arial Narrow" w:hAnsi="Arial Narrow" w:cs="Courier New"/>
          <w:color w:val="000000" w:themeColor="text1"/>
          <w:sz w:val="24"/>
          <w:szCs w:val="24"/>
        </w:rPr>
        <w:t xml:space="preserve">: / </w:t>
      </w:r>
      <w:r w:rsidRPr="006238AE">
        <w:rPr>
          <w:rFonts w:ascii="Arial Narrow" w:hAnsi="Arial Narrow" w:cs="Courier New"/>
          <w:color w:val="000000" w:themeColor="text1"/>
          <w:sz w:val="24"/>
          <w:szCs w:val="24"/>
          <w:shd w:val="clear" w:color="auto" w:fill="FFFFFF"/>
        </w:rPr>
        <w:t>'Parameter passed by reference'</w:t>
      </w:r>
      <w:r w:rsidRPr="006238AE">
        <w:rPr>
          <w:rFonts w:ascii="Arial Narrow" w:hAnsi="Arial Narrow" w:cs="Courier New"/>
          <w:color w:val="000000" w:themeColor="text1"/>
          <w:sz w:val="24"/>
          <w:szCs w:val="24"/>
        </w:rPr>
        <w:t xml:space="preserve">, </w:t>
      </w:r>
      <w:r w:rsidRPr="006238AE">
        <w:rPr>
          <w:rFonts w:ascii="Arial Narrow" w:hAnsi="Arial Narrow" w:cs="Courier New"/>
          <w:i/>
          <w:color w:val="002060"/>
          <w:sz w:val="24"/>
          <w:szCs w:val="24"/>
        </w:rPr>
        <w:t>v_ref</w:t>
      </w:r>
      <w:r w:rsidRPr="006238AE">
        <w:rPr>
          <w:rFonts w:ascii="Arial Narrow" w:hAnsi="Arial Narrow" w:cs="Courier New"/>
          <w:color w:val="000000" w:themeColor="text1"/>
          <w:sz w:val="24"/>
          <w:szCs w:val="24"/>
        </w:rPr>
        <w:t xml:space="preserve">, </w:t>
      </w:r>
    </w:p>
    <w:p w:rsidR="00A87A1E" w:rsidRDefault="008112D5" w:rsidP="008112D5">
      <w:pPr>
        <w:spacing w:after="0" w:line="240" w:lineRule="auto"/>
        <w:ind w:left="720" w:firstLine="720"/>
        <w:rPr>
          <w:rFonts w:ascii="Arial Narrow" w:hAnsi="Arial Narrow" w:cs="Courier New"/>
          <w:color w:val="000000" w:themeColor="text1"/>
          <w:sz w:val="24"/>
          <w:szCs w:val="24"/>
        </w:rPr>
      </w:pPr>
      <w:r>
        <w:rPr>
          <w:rFonts w:ascii="Arial Narrow" w:hAnsi="Arial Narrow" w:cs="Courier New"/>
          <w:color w:val="000000" w:themeColor="text1"/>
          <w:sz w:val="24"/>
          <w:szCs w:val="24"/>
        </w:rPr>
        <w:t xml:space="preserve">  </w:t>
      </w:r>
      <w:r w:rsidR="00A87A1E" w:rsidRPr="006238AE">
        <w:rPr>
          <w:rFonts w:ascii="Arial Narrow" w:hAnsi="Arial Narrow" w:cs="Courier New"/>
          <w:color w:val="000000" w:themeColor="text1"/>
          <w:sz w:val="24"/>
          <w:szCs w:val="24"/>
        </w:rPr>
        <w:t xml:space="preserve">/ </w:t>
      </w:r>
      <w:r w:rsidR="00A87A1E" w:rsidRPr="006238AE">
        <w:rPr>
          <w:rFonts w:ascii="Arial Narrow" w:hAnsi="Arial Narrow" w:cs="Courier New"/>
          <w:color w:val="000000" w:themeColor="text1"/>
          <w:sz w:val="24"/>
          <w:szCs w:val="24"/>
          <w:shd w:val="clear" w:color="auto" w:fill="FFFFFF"/>
        </w:rPr>
        <w:t>'Parameter passed by value'</w:t>
      </w:r>
      <w:r w:rsidR="00A87A1E" w:rsidRPr="006238AE">
        <w:rPr>
          <w:rFonts w:ascii="Arial Narrow" w:hAnsi="Arial Narrow" w:cs="Courier New"/>
          <w:color w:val="000000" w:themeColor="text1"/>
          <w:sz w:val="24"/>
          <w:szCs w:val="24"/>
        </w:rPr>
        <w:t xml:space="preserve">, </w:t>
      </w:r>
      <w:r w:rsidR="00A87A1E" w:rsidRPr="006238AE">
        <w:rPr>
          <w:rFonts w:ascii="Arial Narrow" w:hAnsi="Arial Narrow" w:cs="Courier New"/>
          <w:i/>
          <w:color w:val="002060"/>
          <w:sz w:val="24"/>
          <w:szCs w:val="24"/>
        </w:rPr>
        <w:t>v_val</w:t>
      </w:r>
      <w:r w:rsidR="00A87A1E" w:rsidRPr="006238AE">
        <w:rPr>
          <w:rFonts w:ascii="Arial Narrow" w:hAnsi="Arial Narrow" w:cs="Courier New"/>
          <w:color w:val="000000" w:themeColor="text1"/>
          <w:sz w:val="24"/>
          <w:szCs w:val="24"/>
        </w:rPr>
        <w:t>.</w:t>
      </w:r>
    </w:p>
    <w:p w:rsidR="00A87A1E" w:rsidRDefault="00A87A1E" w:rsidP="00A87A1E">
      <w:pPr>
        <w:spacing w:after="0" w:line="240" w:lineRule="auto"/>
        <w:ind w:firstLine="567"/>
        <w:rPr>
          <w:rFonts w:ascii="Arial Narrow" w:hAnsi="Arial Narrow" w:cs="Courier New"/>
          <w:color w:val="000000" w:themeColor="text1"/>
          <w:sz w:val="24"/>
          <w:szCs w:val="24"/>
        </w:rPr>
      </w:pPr>
      <w:r w:rsidRPr="006238AE">
        <w:rPr>
          <w:rFonts w:ascii="Arial Narrow" w:hAnsi="Arial Narrow" w:cs="Courier New"/>
          <w:color w:val="000000" w:themeColor="text1"/>
          <w:sz w:val="24"/>
          <w:szCs w:val="24"/>
        </w:rPr>
        <w:t xml:space="preserve">    v_val = </w:t>
      </w:r>
      <w:r w:rsidRPr="006238AE">
        <w:rPr>
          <w:rFonts w:ascii="Arial Narrow" w:hAnsi="Arial Narrow" w:cs="Courier New"/>
          <w:color w:val="000000" w:themeColor="text1"/>
          <w:sz w:val="24"/>
          <w:szCs w:val="24"/>
          <w:shd w:val="clear" w:color="auto" w:fill="FFFFFF"/>
        </w:rPr>
        <w:t>10</w:t>
      </w:r>
      <w:r w:rsidRPr="006238AE">
        <w:rPr>
          <w:rFonts w:ascii="Arial Narrow" w:hAnsi="Arial Narrow" w:cs="Courier New"/>
          <w:color w:val="000000" w:themeColor="text1"/>
          <w:sz w:val="24"/>
          <w:szCs w:val="24"/>
        </w:rPr>
        <w:t>.</w:t>
      </w:r>
    </w:p>
    <w:p w:rsidR="00A87A1E" w:rsidRDefault="00A87A1E" w:rsidP="00A87A1E">
      <w:pPr>
        <w:spacing w:after="0" w:line="240" w:lineRule="auto"/>
        <w:ind w:firstLine="567"/>
        <w:rPr>
          <w:rFonts w:ascii="Arial Narrow" w:hAnsi="Arial Narrow" w:cs="Courier New"/>
          <w:color w:val="000000" w:themeColor="text1"/>
          <w:sz w:val="24"/>
          <w:szCs w:val="24"/>
        </w:rPr>
      </w:pPr>
      <w:r w:rsidRPr="006238AE">
        <w:rPr>
          <w:rFonts w:ascii="Arial Narrow" w:hAnsi="Arial Narrow" w:cs="Courier New"/>
          <w:color w:val="000000" w:themeColor="text1"/>
          <w:sz w:val="24"/>
          <w:szCs w:val="24"/>
        </w:rPr>
        <w:t xml:space="preserve">    </w:t>
      </w:r>
      <w:r w:rsidRPr="006238AE">
        <w:rPr>
          <w:rFonts w:ascii="Arial Narrow" w:hAnsi="Arial Narrow" w:cs="Courier New"/>
          <w:color w:val="000000" w:themeColor="text1"/>
          <w:sz w:val="24"/>
          <w:szCs w:val="24"/>
          <w:shd w:val="clear" w:color="auto" w:fill="FFFFFF"/>
        </w:rPr>
        <w:t>WRITE</w:t>
      </w:r>
      <w:r w:rsidRPr="006238AE">
        <w:rPr>
          <w:rFonts w:ascii="Arial Narrow" w:hAnsi="Arial Narrow" w:cs="Courier New"/>
          <w:color w:val="000000" w:themeColor="text1"/>
          <w:sz w:val="24"/>
          <w:szCs w:val="24"/>
        </w:rPr>
        <w:t xml:space="preserve">: / </w:t>
      </w:r>
      <w:r w:rsidRPr="006238AE">
        <w:rPr>
          <w:rFonts w:ascii="Arial Narrow" w:hAnsi="Arial Narrow" w:cs="Courier New"/>
          <w:color w:val="000000" w:themeColor="text1"/>
          <w:sz w:val="24"/>
          <w:szCs w:val="24"/>
          <w:shd w:val="clear" w:color="auto" w:fill="FFFFFF"/>
        </w:rPr>
        <w:t>'Parameter passed by reference can''t be changed'</w:t>
      </w:r>
      <w:r w:rsidRPr="006238AE">
        <w:rPr>
          <w:rFonts w:ascii="Arial Narrow" w:hAnsi="Arial Narrow" w:cs="Courier New"/>
          <w:color w:val="000000" w:themeColor="text1"/>
          <w:sz w:val="24"/>
          <w:szCs w:val="24"/>
        </w:rPr>
        <w:t>, v_ref,</w:t>
      </w:r>
      <w:r w:rsidRPr="006238AE">
        <w:rPr>
          <w:rFonts w:ascii="Arial Narrow" w:hAnsi="Arial Narrow" w:cs="Courier New"/>
          <w:color w:val="000000" w:themeColor="text1"/>
          <w:sz w:val="24"/>
          <w:szCs w:val="24"/>
        </w:rPr>
        <w:br/>
      </w:r>
      <w:r w:rsidRPr="00A87A1E">
        <w:rPr>
          <w:rFonts w:ascii="Arial Narrow" w:hAnsi="Arial Narrow" w:cs="Courier New"/>
          <w:color w:val="000000" w:themeColor="text1"/>
          <w:sz w:val="24"/>
          <w:szCs w:val="24"/>
        </w:rPr>
        <w:t xml:space="preserve">          </w:t>
      </w:r>
      <w:r w:rsidRPr="006238AE">
        <w:rPr>
          <w:rFonts w:ascii="Arial Narrow" w:hAnsi="Arial Narrow" w:cs="Courier New"/>
          <w:color w:val="000000" w:themeColor="text1"/>
          <w:sz w:val="24"/>
          <w:szCs w:val="24"/>
        </w:rPr>
        <w:t xml:space="preserve">         </w:t>
      </w:r>
      <w:r w:rsidRPr="00A87A1E">
        <w:rPr>
          <w:rFonts w:ascii="Arial Narrow" w:hAnsi="Arial Narrow" w:cs="Courier New"/>
          <w:color w:val="000000" w:themeColor="text1"/>
          <w:sz w:val="24"/>
          <w:szCs w:val="24"/>
        </w:rPr>
        <w:t xml:space="preserve">       </w:t>
      </w:r>
      <w:r w:rsidRPr="006238AE">
        <w:rPr>
          <w:rFonts w:ascii="Arial Narrow" w:hAnsi="Arial Narrow" w:cs="Courier New"/>
          <w:color w:val="000000" w:themeColor="text1"/>
          <w:sz w:val="24"/>
          <w:szCs w:val="24"/>
        </w:rPr>
        <w:t xml:space="preserve">  / </w:t>
      </w:r>
      <w:r w:rsidRPr="006238AE">
        <w:rPr>
          <w:rFonts w:ascii="Arial Narrow" w:hAnsi="Arial Narrow" w:cs="Courier New"/>
          <w:color w:val="000000" w:themeColor="text1"/>
          <w:sz w:val="24"/>
          <w:szCs w:val="24"/>
          <w:shd w:val="clear" w:color="auto" w:fill="FFFFFF"/>
        </w:rPr>
        <w:t>'Parameter passed by value can be changed'</w:t>
      </w:r>
      <w:r w:rsidRPr="006238AE">
        <w:rPr>
          <w:rFonts w:ascii="Arial Narrow" w:hAnsi="Arial Narrow" w:cs="Courier New"/>
          <w:color w:val="000000" w:themeColor="text1"/>
          <w:sz w:val="24"/>
          <w:szCs w:val="24"/>
        </w:rPr>
        <w:t>, v_val.</w:t>
      </w:r>
    </w:p>
    <w:p w:rsidR="008112D5" w:rsidRDefault="00A87A1E" w:rsidP="00A87A1E">
      <w:pPr>
        <w:spacing w:after="0" w:line="240" w:lineRule="auto"/>
        <w:ind w:firstLine="567"/>
        <w:rPr>
          <w:rFonts w:ascii="Arial Narrow" w:hAnsi="Arial Narrow" w:cs="Courier New"/>
          <w:color w:val="000000" w:themeColor="text1"/>
          <w:sz w:val="24"/>
          <w:szCs w:val="24"/>
        </w:rPr>
      </w:pPr>
      <w:r w:rsidRPr="006238AE">
        <w:rPr>
          <w:rFonts w:ascii="Arial Narrow" w:hAnsi="Arial Narrow" w:cs="Courier New"/>
          <w:color w:val="000000" w:themeColor="text1"/>
          <w:sz w:val="24"/>
          <w:szCs w:val="24"/>
        </w:rPr>
        <w:t xml:space="preserve">  </w:t>
      </w:r>
      <w:r w:rsidRPr="006238AE">
        <w:rPr>
          <w:rFonts w:ascii="Arial Narrow" w:hAnsi="Arial Narrow" w:cs="Courier New"/>
          <w:color w:val="000000" w:themeColor="text1"/>
          <w:sz w:val="24"/>
          <w:szCs w:val="24"/>
          <w:shd w:val="clear" w:color="auto" w:fill="FFFFFF"/>
        </w:rPr>
        <w:t>ENDMETHOD</w:t>
      </w:r>
      <w:r w:rsidRPr="006238AE">
        <w:rPr>
          <w:rFonts w:ascii="Arial Narrow" w:hAnsi="Arial Narrow" w:cs="Courier New"/>
          <w:color w:val="000000" w:themeColor="text1"/>
          <w:sz w:val="24"/>
          <w:szCs w:val="24"/>
        </w:rPr>
        <w:t xml:space="preserve">.     </w:t>
      </w:r>
    </w:p>
    <w:p w:rsidR="00A87A1E" w:rsidRDefault="00A87A1E" w:rsidP="00A87A1E">
      <w:pPr>
        <w:spacing w:after="0" w:line="240" w:lineRule="auto"/>
        <w:ind w:firstLine="567"/>
        <w:rPr>
          <w:rFonts w:ascii="Arial Narrow" w:hAnsi="Arial Narrow" w:cs="Courier New"/>
          <w:color w:val="000000" w:themeColor="text1"/>
          <w:sz w:val="24"/>
          <w:szCs w:val="24"/>
          <w:shd w:val="clear" w:color="auto" w:fill="FFFFFF"/>
        </w:rPr>
      </w:pPr>
      <w:r w:rsidRPr="006238AE">
        <w:rPr>
          <w:rFonts w:ascii="Arial Narrow" w:hAnsi="Arial Narrow" w:cs="Courier New"/>
          <w:color w:val="000000" w:themeColor="text1"/>
          <w:sz w:val="24"/>
          <w:szCs w:val="24"/>
          <w:shd w:val="clear" w:color="auto" w:fill="FFFFFF"/>
        </w:rPr>
        <w:t>ENDCLASS</w:t>
      </w:r>
      <w:r w:rsidRPr="006238AE">
        <w:rPr>
          <w:rFonts w:ascii="Arial Narrow" w:hAnsi="Arial Narrow" w:cs="Courier New"/>
          <w:color w:val="000000" w:themeColor="text1"/>
          <w:sz w:val="24"/>
          <w:szCs w:val="24"/>
        </w:rPr>
        <w:t>.</w:t>
      </w:r>
      <w:r w:rsidR="008112D5">
        <w:rPr>
          <w:rFonts w:ascii="Arial Narrow" w:hAnsi="Arial Narrow" w:cs="Courier New"/>
          <w:color w:val="000000" w:themeColor="text1"/>
          <w:sz w:val="24"/>
          <w:szCs w:val="24"/>
          <w:shd w:val="clear" w:color="auto" w:fill="FFFFFF"/>
        </w:rPr>
        <w:t xml:space="preserve"> </w:t>
      </w:r>
    </w:p>
    <w:p w:rsidR="008112D5" w:rsidRDefault="008112D5" w:rsidP="00A87A1E">
      <w:pPr>
        <w:spacing w:after="0" w:line="240" w:lineRule="auto"/>
        <w:ind w:firstLine="567"/>
        <w:rPr>
          <w:rFonts w:ascii="Arial Narrow" w:hAnsi="Arial Narrow" w:cs="Courier New"/>
          <w:color w:val="000000" w:themeColor="text1"/>
          <w:sz w:val="24"/>
          <w:szCs w:val="24"/>
          <w:shd w:val="clear" w:color="auto" w:fill="FFFFFF"/>
        </w:rPr>
      </w:pPr>
    </w:p>
    <w:p w:rsidR="00A87A1E" w:rsidRDefault="00A87A1E" w:rsidP="00A87A1E">
      <w:pPr>
        <w:spacing w:after="0" w:line="240" w:lineRule="auto"/>
        <w:ind w:firstLine="567"/>
        <w:rPr>
          <w:rFonts w:ascii="Arial Narrow" w:hAnsi="Arial Narrow" w:cs="Courier New"/>
          <w:color w:val="000000" w:themeColor="text1"/>
          <w:sz w:val="24"/>
          <w:szCs w:val="24"/>
          <w:shd w:val="clear" w:color="auto" w:fill="FFFFFF"/>
        </w:rPr>
      </w:pPr>
      <w:r w:rsidRPr="006238AE">
        <w:rPr>
          <w:rFonts w:ascii="Arial Narrow" w:hAnsi="Arial Narrow" w:cs="Courier New"/>
          <w:color w:val="000000" w:themeColor="text1"/>
          <w:sz w:val="24"/>
          <w:szCs w:val="24"/>
          <w:shd w:val="clear" w:color="auto" w:fill="FFFFFF"/>
        </w:rPr>
        <w:t>START-OF-SELECTION.</w:t>
      </w:r>
    </w:p>
    <w:p w:rsidR="00A87A1E" w:rsidRDefault="00A87A1E" w:rsidP="00A87A1E">
      <w:pPr>
        <w:spacing w:after="0" w:line="240" w:lineRule="auto"/>
        <w:ind w:firstLine="567"/>
        <w:rPr>
          <w:rFonts w:ascii="Arial Narrow" w:hAnsi="Arial Narrow" w:cs="Courier New"/>
          <w:color w:val="000000" w:themeColor="text1"/>
          <w:sz w:val="24"/>
          <w:szCs w:val="24"/>
        </w:rPr>
      </w:pPr>
      <w:r w:rsidRPr="006238AE">
        <w:rPr>
          <w:rFonts w:ascii="Arial Narrow" w:hAnsi="Arial Narrow" w:cs="Courier New"/>
          <w:color w:val="000000" w:themeColor="text1"/>
          <w:sz w:val="24"/>
          <w:szCs w:val="24"/>
        </w:rPr>
        <w:t xml:space="preserve">  </w:t>
      </w:r>
      <w:r w:rsidRPr="006238AE">
        <w:rPr>
          <w:rFonts w:ascii="Arial Narrow" w:hAnsi="Arial Narrow" w:cs="Courier New"/>
          <w:color w:val="000000" w:themeColor="text1"/>
          <w:sz w:val="24"/>
          <w:szCs w:val="24"/>
          <w:shd w:val="clear" w:color="auto" w:fill="FFFFFF"/>
        </w:rPr>
        <w:t>DATA</w:t>
      </w:r>
      <w:r w:rsidRPr="006238AE">
        <w:rPr>
          <w:rFonts w:ascii="Arial Narrow" w:hAnsi="Arial Narrow" w:cs="Courier New"/>
          <w:color w:val="000000" w:themeColor="text1"/>
          <w:sz w:val="24"/>
          <w:szCs w:val="24"/>
        </w:rPr>
        <w:t xml:space="preserve"> </w:t>
      </w:r>
      <w:r w:rsidRPr="00654E1B">
        <w:rPr>
          <w:rFonts w:ascii="Arial Narrow" w:hAnsi="Arial Narrow" w:cs="Courier New"/>
          <w:i/>
          <w:color w:val="002060"/>
          <w:sz w:val="24"/>
          <w:szCs w:val="24"/>
        </w:rPr>
        <w:t>obj</w:t>
      </w:r>
      <w:r w:rsidRPr="006238AE">
        <w:rPr>
          <w:rFonts w:ascii="Arial Narrow" w:hAnsi="Arial Narrow" w:cs="Courier New"/>
          <w:color w:val="000000" w:themeColor="text1"/>
          <w:sz w:val="24"/>
          <w:szCs w:val="24"/>
        </w:rPr>
        <w:t xml:space="preserve"> </w:t>
      </w:r>
      <w:r w:rsidRPr="006238AE">
        <w:rPr>
          <w:rFonts w:ascii="Arial Narrow" w:hAnsi="Arial Narrow" w:cs="Courier New"/>
          <w:color w:val="000000" w:themeColor="text1"/>
          <w:sz w:val="24"/>
          <w:szCs w:val="24"/>
          <w:shd w:val="clear" w:color="auto" w:fill="FFFFFF"/>
        </w:rPr>
        <w:t>TYPE</w:t>
      </w:r>
      <w:r w:rsidRPr="006238AE">
        <w:rPr>
          <w:rFonts w:ascii="Arial Narrow" w:hAnsi="Arial Narrow" w:cs="Courier New"/>
          <w:color w:val="000000" w:themeColor="text1"/>
          <w:sz w:val="24"/>
          <w:szCs w:val="24"/>
        </w:rPr>
        <w:t xml:space="preserve"> </w:t>
      </w:r>
      <w:r w:rsidRPr="006238AE">
        <w:rPr>
          <w:rFonts w:ascii="Arial Narrow" w:hAnsi="Arial Narrow" w:cs="Courier New"/>
          <w:color w:val="000000" w:themeColor="text1"/>
          <w:sz w:val="24"/>
          <w:szCs w:val="24"/>
          <w:shd w:val="clear" w:color="auto" w:fill="FFFFFF"/>
        </w:rPr>
        <w:t>REF</w:t>
      </w:r>
      <w:r w:rsidRPr="006238AE">
        <w:rPr>
          <w:rFonts w:ascii="Arial Narrow" w:hAnsi="Arial Narrow" w:cs="Courier New"/>
          <w:color w:val="000000" w:themeColor="text1"/>
          <w:sz w:val="24"/>
          <w:szCs w:val="24"/>
        </w:rPr>
        <w:t xml:space="preserve"> </w:t>
      </w:r>
      <w:r w:rsidRPr="006238AE">
        <w:rPr>
          <w:rFonts w:ascii="Arial Narrow" w:hAnsi="Arial Narrow" w:cs="Courier New"/>
          <w:color w:val="000000" w:themeColor="text1"/>
          <w:sz w:val="24"/>
          <w:szCs w:val="24"/>
          <w:shd w:val="clear" w:color="auto" w:fill="FFFFFF"/>
        </w:rPr>
        <w:t>TO</w:t>
      </w:r>
      <w:r w:rsidRPr="006238AE">
        <w:rPr>
          <w:rFonts w:ascii="Arial Narrow" w:hAnsi="Arial Narrow" w:cs="Courier New"/>
          <w:color w:val="000000" w:themeColor="text1"/>
          <w:sz w:val="24"/>
          <w:szCs w:val="24"/>
        </w:rPr>
        <w:t xml:space="preserve"> </w:t>
      </w:r>
      <w:r w:rsidRPr="00654E1B">
        <w:rPr>
          <w:rFonts w:ascii="Arial Narrow" w:hAnsi="Arial Narrow" w:cs="Courier New"/>
          <w:i/>
          <w:color w:val="002060"/>
          <w:sz w:val="24"/>
          <w:szCs w:val="24"/>
        </w:rPr>
        <w:t>cl_pass_para</w:t>
      </w:r>
      <w:r w:rsidRPr="006238AE">
        <w:rPr>
          <w:rFonts w:ascii="Arial Narrow" w:hAnsi="Arial Narrow" w:cs="Courier New"/>
          <w:color w:val="000000" w:themeColor="text1"/>
          <w:sz w:val="24"/>
          <w:szCs w:val="24"/>
        </w:rPr>
        <w:t>.</w:t>
      </w:r>
    </w:p>
    <w:p w:rsidR="00A87A1E" w:rsidRDefault="00A87A1E" w:rsidP="00A87A1E">
      <w:pPr>
        <w:spacing w:after="0" w:line="240" w:lineRule="auto"/>
        <w:ind w:firstLine="567"/>
        <w:rPr>
          <w:rFonts w:ascii="Arial Narrow" w:hAnsi="Arial Narrow" w:cs="Courier New"/>
          <w:color w:val="000000" w:themeColor="text1"/>
          <w:sz w:val="24"/>
          <w:szCs w:val="24"/>
        </w:rPr>
      </w:pPr>
      <w:r w:rsidRPr="006238AE">
        <w:rPr>
          <w:rFonts w:ascii="Arial Narrow" w:hAnsi="Arial Narrow" w:cs="Courier New"/>
          <w:color w:val="000000" w:themeColor="text1"/>
          <w:sz w:val="24"/>
          <w:szCs w:val="24"/>
        </w:rPr>
        <w:t xml:space="preserve">  </w:t>
      </w:r>
      <w:r w:rsidRPr="006238AE">
        <w:rPr>
          <w:rFonts w:ascii="Arial Narrow" w:hAnsi="Arial Narrow" w:cs="Courier New"/>
          <w:color w:val="000000" w:themeColor="text1"/>
          <w:sz w:val="24"/>
          <w:szCs w:val="24"/>
          <w:shd w:val="clear" w:color="auto" w:fill="FFFFFF"/>
        </w:rPr>
        <w:t>CREATE</w:t>
      </w:r>
      <w:r w:rsidRPr="006238AE">
        <w:rPr>
          <w:rFonts w:ascii="Arial Narrow" w:hAnsi="Arial Narrow" w:cs="Courier New"/>
          <w:color w:val="000000" w:themeColor="text1"/>
          <w:sz w:val="24"/>
          <w:szCs w:val="24"/>
        </w:rPr>
        <w:t xml:space="preserve"> </w:t>
      </w:r>
      <w:r w:rsidRPr="006238AE">
        <w:rPr>
          <w:rFonts w:ascii="Arial Narrow" w:hAnsi="Arial Narrow" w:cs="Courier New"/>
          <w:color w:val="000000" w:themeColor="text1"/>
          <w:sz w:val="24"/>
          <w:szCs w:val="24"/>
          <w:shd w:val="clear" w:color="auto" w:fill="FFFFFF"/>
        </w:rPr>
        <w:t>OBJECT</w:t>
      </w:r>
      <w:r w:rsidRPr="006238AE">
        <w:rPr>
          <w:rFonts w:ascii="Arial Narrow" w:hAnsi="Arial Narrow" w:cs="Courier New"/>
          <w:color w:val="000000" w:themeColor="text1"/>
          <w:sz w:val="24"/>
          <w:szCs w:val="24"/>
        </w:rPr>
        <w:t xml:space="preserve"> obj.</w:t>
      </w:r>
    </w:p>
    <w:p w:rsidR="00A87A1E" w:rsidRDefault="00A87A1E" w:rsidP="00A87A1E">
      <w:pPr>
        <w:spacing w:after="0" w:line="240" w:lineRule="auto"/>
        <w:ind w:firstLine="567"/>
        <w:rPr>
          <w:rFonts w:ascii="Arial Narrow" w:hAnsi="Arial Narrow" w:cs="Courier New"/>
          <w:color w:val="000000" w:themeColor="text1"/>
          <w:sz w:val="24"/>
          <w:szCs w:val="24"/>
        </w:rPr>
      </w:pPr>
      <w:r w:rsidRPr="006238AE">
        <w:rPr>
          <w:rFonts w:ascii="Arial Narrow" w:hAnsi="Arial Narrow" w:cs="Courier New"/>
          <w:color w:val="000000" w:themeColor="text1"/>
          <w:sz w:val="24"/>
          <w:szCs w:val="24"/>
        </w:rPr>
        <w:t xml:space="preserve">  </w:t>
      </w:r>
      <w:r w:rsidRPr="008538B8">
        <w:rPr>
          <w:rFonts w:ascii="Arial Narrow" w:hAnsi="Arial Narrow" w:cs="Courier New"/>
          <w:color w:val="000000" w:themeColor="text1"/>
          <w:sz w:val="24"/>
          <w:szCs w:val="24"/>
          <w:shd w:val="clear" w:color="auto" w:fill="FFFFFF"/>
        </w:rPr>
        <w:t>CALL</w:t>
      </w:r>
      <w:r w:rsidRPr="008538B8">
        <w:rPr>
          <w:rFonts w:ascii="Arial Narrow" w:hAnsi="Arial Narrow" w:cs="Courier New"/>
          <w:color w:val="000000" w:themeColor="text1"/>
          <w:sz w:val="24"/>
          <w:szCs w:val="24"/>
        </w:rPr>
        <w:t xml:space="preserve"> </w:t>
      </w:r>
      <w:r w:rsidRPr="008538B8">
        <w:rPr>
          <w:rFonts w:ascii="Arial Narrow" w:hAnsi="Arial Narrow" w:cs="Courier New"/>
          <w:color w:val="000000" w:themeColor="text1"/>
          <w:sz w:val="24"/>
          <w:szCs w:val="24"/>
          <w:shd w:val="clear" w:color="auto" w:fill="FFFFFF"/>
        </w:rPr>
        <w:t>METHOD</w:t>
      </w:r>
      <w:r w:rsidRPr="008538B8">
        <w:rPr>
          <w:rFonts w:ascii="Arial Narrow" w:hAnsi="Arial Narrow" w:cs="Courier New"/>
          <w:color w:val="000000" w:themeColor="text1"/>
          <w:sz w:val="24"/>
          <w:szCs w:val="24"/>
        </w:rPr>
        <w:t xml:space="preserve"> </w:t>
      </w:r>
      <w:r w:rsidRPr="00654E1B">
        <w:rPr>
          <w:rFonts w:ascii="Arial Narrow" w:hAnsi="Arial Narrow" w:cs="Courier New"/>
          <w:color w:val="000000" w:themeColor="text1"/>
          <w:sz w:val="24"/>
          <w:szCs w:val="24"/>
          <w:shd w:val="clear" w:color="auto" w:fill="F2F2F2" w:themeFill="background1" w:themeFillShade="F2"/>
        </w:rPr>
        <w:t>obj-&gt;</w:t>
      </w:r>
      <w:r w:rsidRPr="00654E1B">
        <w:rPr>
          <w:rFonts w:ascii="Arial Narrow" w:hAnsi="Arial Narrow" w:cs="Courier New"/>
          <w:i/>
          <w:color w:val="002060"/>
          <w:sz w:val="24"/>
          <w:szCs w:val="24"/>
          <w:shd w:val="clear" w:color="auto" w:fill="F2F2F2" w:themeFill="background1" w:themeFillShade="F2"/>
        </w:rPr>
        <w:t>m_pass_para</w:t>
      </w:r>
      <w:r w:rsidRPr="00970937">
        <w:rPr>
          <w:rFonts w:ascii="Arial Narrow" w:hAnsi="Arial Narrow" w:cs="Courier New"/>
          <w:color w:val="002060"/>
          <w:sz w:val="24"/>
          <w:szCs w:val="24"/>
        </w:rPr>
        <w:t xml:space="preserve"> </w:t>
      </w:r>
      <w:r w:rsidRPr="008112D5">
        <w:rPr>
          <w:rFonts w:ascii="Arial Narrow" w:hAnsi="Arial Narrow" w:cs="Courier New"/>
          <w:i/>
          <w:color w:val="000000" w:themeColor="text1"/>
          <w:sz w:val="24"/>
          <w:szCs w:val="24"/>
        </w:rPr>
        <w:t>EXPORTING</w:t>
      </w:r>
      <w:r w:rsidRPr="008112D5">
        <w:rPr>
          <w:rFonts w:ascii="Arial Narrow" w:hAnsi="Arial Narrow" w:cs="Courier New"/>
          <w:i/>
          <w:color w:val="002060"/>
          <w:sz w:val="24"/>
          <w:szCs w:val="24"/>
        </w:rPr>
        <w:t xml:space="preserve"> </w:t>
      </w:r>
      <w:r w:rsidRPr="00654E1B">
        <w:rPr>
          <w:rFonts w:ascii="Arial Narrow" w:hAnsi="Arial Narrow" w:cs="Courier New"/>
          <w:i/>
          <w:color w:val="385623" w:themeColor="accent6" w:themeShade="80"/>
          <w:sz w:val="24"/>
          <w:szCs w:val="24"/>
          <w:shd w:val="clear" w:color="auto" w:fill="F2F2F2" w:themeFill="background1" w:themeFillShade="F2"/>
        </w:rPr>
        <w:t>v_ref</w:t>
      </w:r>
      <w:r w:rsidRPr="00654E1B">
        <w:rPr>
          <w:rFonts w:ascii="Arial Narrow" w:hAnsi="Arial Narrow" w:cs="Courier New"/>
          <w:color w:val="000000" w:themeColor="text1"/>
          <w:sz w:val="24"/>
          <w:szCs w:val="24"/>
          <w:shd w:val="clear" w:color="auto" w:fill="F2F2F2" w:themeFill="background1" w:themeFillShade="F2"/>
        </w:rPr>
        <w:t xml:space="preserve"> = 5 </w:t>
      </w:r>
      <w:r w:rsidRPr="00654E1B">
        <w:rPr>
          <w:rFonts w:ascii="Arial Narrow" w:hAnsi="Arial Narrow" w:cs="Courier New"/>
          <w:i/>
          <w:color w:val="385623" w:themeColor="accent6" w:themeShade="80"/>
          <w:sz w:val="24"/>
          <w:szCs w:val="24"/>
          <w:shd w:val="clear" w:color="auto" w:fill="F2F2F2" w:themeFill="background1" w:themeFillShade="F2"/>
        </w:rPr>
        <w:t>v_val</w:t>
      </w:r>
      <w:r w:rsidRPr="00654E1B">
        <w:rPr>
          <w:rFonts w:ascii="Arial Narrow" w:hAnsi="Arial Narrow" w:cs="Courier New"/>
          <w:color w:val="385623" w:themeColor="accent6" w:themeShade="80"/>
          <w:sz w:val="24"/>
          <w:szCs w:val="24"/>
          <w:shd w:val="clear" w:color="auto" w:fill="F2F2F2" w:themeFill="background1" w:themeFillShade="F2"/>
        </w:rPr>
        <w:t xml:space="preserve"> </w:t>
      </w:r>
      <w:r w:rsidRPr="00654E1B">
        <w:rPr>
          <w:rFonts w:ascii="Arial Narrow" w:hAnsi="Arial Narrow" w:cs="Courier New"/>
          <w:color w:val="000000" w:themeColor="text1"/>
          <w:sz w:val="24"/>
          <w:szCs w:val="24"/>
          <w:shd w:val="clear" w:color="auto" w:fill="F2F2F2" w:themeFill="background1" w:themeFillShade="F2"/>
        </w:rPr>
        <w:t>= 7</w:t>
      </w:r>
      <w:r w:rsidRPr="008538B8">
        <w:rPr>
          <w:rFonts w:ascii="Arial Narrow" w:hAnsi="Arial Narrow" w:cs="Courier New"/>
          <w:color w:val="000000" w:themeColor="text1"/>
          <w:sz w:val="24"/>
          <w:szCs w:val="24"/>
        </w:rPr>
        <w:t>.</w:t>
      </w:r>
    </w:p>
    <w:p w:rsidR="00A87A1E" w:rsidRDefault="00A87A1E" w:rsidP="00A87A1E">
      <w:pPr>
        <w:spacing w:after="0" w:line="240" w:lineRule="auto"/>
        <w:ind w:firstLine="567"/>
        <w:rPr>
          <w:rFonts w:ascii="Arial Narrow" w:hAnsi="Arial Narrow" w:cs="Courier New"/>
          <w:color w:val="000000" w:themeColor="text1"/>
          <w:sz w:val="24"/>
          <w:szCs w:val="24"/>
        </w:rPr>
      </w:pPr>
    </w:p>
    <w:p w:rsidR="000D559C" w:rsidRDefault="000D559C" w:rsidP="00A87A1E">
      <w:pPr>
        <w:spacing w:after="0" w:line="240" w:lineRule="auto"/>
        <w:ind w:firstLine="567"/>
        <w:rPr>
          <w:rFonts w:ascii="Arial Narrow" w:hAnsi="Arial Narrow" w:cs="Courier New"/>
          <w:color w:val="000000" w:themeColor="text1"/>
          <w:sz w:val="24"/>
          <w:szCs w:val="24"/>
        </w:rPr>
      </w:pPr>
    </w:p>
    <w:p w:rsidR="00A87A1E" w:rsidRPr="00B602E2" w:rsidRDefault="00A87A1E" w:rsidP="00A87A1E">
      <w:pPr>
        <w:spacing w:after="0" w:line="240" w:lineRule="auto"/>
        <w:ind w:firstLine="567"/>
        <w:jc w:val="center"/>
        <w:rPr>
          <w:rFonts w:ascii="Arial Narrow" w:hAnsi="Arial Narrow" w:cs="Courier New"/>
          <w:b/>
          <w:color w:val="000000" w:themeColor="text1"/>
          <w:sz w:val="24"/>
          <w:szCs w:val="24"/>
        </w:rPr>
      </w:pPr>
      <w:bookmarkStart w:id="5" w:name="Массив"/>
      <w:r w:rsidRPr="00A87A1E">
        <w:rPr>
          <w:rFonts w:ascii="Arial Narrow" w:hAnsi="Arial Narrow" w:cs="Courier New"/>
          <w:b/>
          <w:color w:val="000000" w:themeColor="text1"/>
          <w:sz w:val="24"/>
          <w:szCs w:val="24"/>
          <w:lang w:val="ru-RU"/>
        </w:rPr>
        <w:t>Массив</w:t>
      </w:r>
    </w:p>
    <w:bookmarkEnd w:id="5"/>
    <w:p w:rsidR="00A87A1E" w:rsidRPr="00B602E2" w:rsidRDefault="00A87A1E" w:rsidP="00A87A1E">
      <w:pPr>
        <w:spacing w:after="0" w:line="240" w:lineRule="auto"/>
        <w:ind w:firstLine="567"/>
        <w:jc w:val="both"/>
        <w:outlineLvl w:val="0"/>
        <w:rPr>
          <w:rFonts w:ascii="Arial Narrow" w:eastAsia="Times New Roman" w:hAnsi="Arial Narrow" w:cs="Times New Roman"/>
          <w:bCs/>
          <w:kern w:val="36"/>
          <w:sz w:val="24"/>
          <w:szCs w:val="24"/>
        </w:rPr>
      </w:pPr>
      <w:r w:rsidRPr="002E64CF">
        <w:rPr>
          <w:rFonts w:ascii="Arial Narrow" w:eastAsia="Times New Roman" w:hAnsi="Arial Narrow" w:cs="Times New Roman"/>
          <w:bCs/>
          <w:kern w:val="36"/>
          <w:sz w:val="24"/>
          <w:szCs w:val="24"/>
          <w:lang w:val="ru-RU"/>
        </w:rPr>
        <w:fldChar w:fldCharType="begin"/>
      </w:r>
      <w:r w:rsidRPr="00DE6285">
        <w:rPr>
          <w:rFonts w:ascii="Arial Narrow" w:eastAsia="Times New Roman" w:hAnsi="Arial Narrow" w:cs="Times New Roman"/>
          <w:bCs/>
          <w:kern w:val="36"/>
          <w:sz w:val="24"/>
          <w:szCs w:val="24"/>
        </w:rPr>
        <w:instrText xml:space="preserve"> HYPERLINK  \l "</w:instrText>
      </w:r>
      <w:r w:rsidRPr="002E64CF">
        <w:rPr>
          <w:rFonts w:ascii="Arial Narrow" w:eastAsia="Times New Roman" w:hAnsi="Arial Narrow" w:cs="Times New Roman"/>
          <w:bCs/>
          <w:kern w:val="36"/>
          <w:sz w:val="24"/>
          <w:szCs w:val="24"/>
          <w:lang w:val="ru-RU"/>
        </w:rPr>
        <w:instrText>Содержание</w:instrText>
      </w:r>
      <w:r w:rsidRPr="00DE6285">
        <w:rPr>
          <w:rFonts w:ascii="Arial Narrow" w:eastAsia="Times New Roman" w:hAnsi="Arial Narrow" w:cs="Times New Roman"/>
          <w:bCs/>
          <w:kern w:val="36"/>
          <w:sz w:val="24"/>
          <w:szCs w:val="24"/>
        </w:rPr>
        <w:instrText xml:space="preserve">" </w:instrText>
      </w:r>
      <w:r w:rsidRPr="002E64CF">
        <w:rPr>
          <w:rFonts w:ascii="Arial Narrow" w:eastAsia="Times New Roman" w:hAnsi="Arial Narrow" w:cs="Times New Roman"/>
          <w:bCs/>
          <w:kern w:val="36"/>
          <w:sz w:val="24"/>
          <w:szCs w:val="24"/>
          <w:lang w:val="ru-RU"/>
        </w:rPr>
        <w:fldChar w:fldCharType="separate"/>
      </w:r>
      <w:r w:rsidRPr="002E64CF">
        <w:rPr>
          <w:rStyle w:val="a3"/>
          <w:rFonts w:ascii="Arial Narrow" w:eastAsia="Times New Roman" w:hAnsi="Arial Narrow" w:cs="Times New Roman"/>
          <w:bCs/>
          <w:kern w:val="36"/>
          <w:sz w:val="24"/>
          <w:szCs w:val="24"/>
          <w:u w:val="none"/>
          <w:lang w:val="ru-RU"/>
        </w:rPr>
        <w:t>Содержание</w:t>
      </w:r>
      <w:r w:rsidRPr="002E64CF">
        <w:rPr>
          <w:rFonts w:ascii="Arial Narrow" w:eastAsia="Times New Roman" w:hAnsi="Arial Narrow" w:cs="Times New Roman"/>
          <w:bCs/>
          <w:kern w:val="36"/>
          <w:sz w:val="24"/>
          <w:szCs w:val="24"/>
          <w:lang w:val="ru-RU"/>
        </w:rPr>
        <w:fldChar w:fldCharType="end"/>
      </w:r>
    </w:p>
    <w:p w:rsidR="00A87A1E" w:rsidRDefault="00A87A1E" w:rsidP="00A87A1E">
      <w:pPr>
        <w:spacing w:after="0" w:line="240" w:lineRule="auto"/>
        <w:ind w:firstLine="567"/>
        <w:rPr>
          <w:rFonts w:ascii="Arial Narrow" w:hAnsi="Arial Narrow"/>
          <w:color w:val="000000"/>
          <w:sz w:val="24"/>
          <w:szCs w:val="24"/>
        </w:rPr>
      </w:pPr>
    </w:p>
    <w:p w:rsidR="00A87A1E" w:rsidRPr="006238AE" w:rsidRDefault="00A87A1E" w:rsidP="00A87A1E">
      <w:pPr>
        <w:spacing w:after="0" w:line="240" w:lineRule="auto"/>
        <w:ind w:firstLine="567"/>
        <w:rPr>
          <w:rFonts w:ascii="Arial Narrow" w:hAnsi="Arial Narrow"/>
          <w:color w:val="000000"/>
          <w:sz w:val="24"/>
          <w:szCs w:val="24"/>
        </w:rPr>
      </w:pPr>
      <w:r w:rsidRPr="006238AE">
        <w:rPr>
          <w:rFonts w:ascii="Arial Narrow" w:hAnsi="Arial Narrow"/>
          <w:color w:val="000000"/>
          <w:sz w:val="24"/>
          <w:szCs w:val="24"/>
        </w:rPr>
        <w:t>SELECT </w:t>
      </w:r>
      <w:r w:rsidRPr="00654E1B">
        <w:rPr>
          <w:rFonts w:ascii="Arial Narrow" w:hAnsi="Arial Narrow"/>
          <w:i/>
          <w:color w:val="002060"/>
          <w:sz w:val="24"/>
          <w:szCs w:val="24"/>
        </w:rPr>
        <w:t>mandt vbeln posnr</w:t>
      </w:r>
      <w:r w:rsidRPr="00654E1B">
        <w:rPr>
          <w:rFonts w:ascii="Arial Narrow" w:hAnsi="Arial Narrow"/>
          <w:color w:val="002060"/>
          <w:sz w:val="24"/>
          <w:szCs w:val="24"/>
        </w:rPr>
        <w:t> </w:t>
      </w:r>
      <w:r w:rsidRPr="006238AE">
        <w:rPr>
          <w:rFonts w:ascii="Arial Narrow" w:hAnsi="Arial Narrow"/>
          <w:color w:val="000000"/>
          <w:sz w:val="24"/>
          <w:szCs w:val="24"/>
        </w:rPr>
        <w:t>FROM vbap </w:t>
      </w:r>
      <w:r w:rsidRPr="008112D5">
        <w:rPr>
          <w:rFonts w:ascii="Arial Narrow" w:hAnsi="Arial Narrow"/>
          <w:color w:val="000000"/>
          <w:sz w:val="24"/>
          <w:szCs w:val="24"/>
        </w:rPr>
        <w:t>INTO TABLE </w:t>
      </w:r>
      <w:r w:rsidRPr="00654E1B">
        <w:rPr>
          <w:rFonts w:ascii="Arial Narrow" w:hAnsi="Arial Narrow"/>
          <w:i/>
          <w:color w:val="385623" w:themeColor="accent6" w:themeShade="80"/>
          <w:sz w:val="24"/>
          <w:szCs w:val="24"/>
          <w:shd w:val="clear" w:color="auto" w:fill="F2F2F2" w:themeFill="background1" w:themeFillShade="F2"/>
        </w:rPr>
        <w:t>itab</w:t>
      </w:r>
      <w:r w:rsidRPr="006238AE">
        <w:rPr>
          <w:rFonts w:ascii="Arial Narrow" w:hAnsi="Arial Narrow"/>
          <w:color w:val="000000"/>
          <w:sz w:val="24"/>
          <w:szCs w:val="24"/>
        </w:rPr>
        <w:t> WHERE </w:t>
      </w:r>
      <w:r w:rsidRPr="00654E1B">
        <w:rPr>
          <w:rFonts w:ascii="Arial Narrow" w:hAnsi="Arial Narrow"/>
          <w:color w:val="002060"/>
          <w:sz w:val="24"/>
          <w:szCs w:val="24"/>
        </w:rPr>
        <w:t>erdat</w:t>
      </w:r>
      <w:r w:rsidRPr="006238AE">
        <w:rPr>
          <w:rFonts w:ascii="Arial Narrow" w:hAnsi="Arial Narrow"/>
          <w:color w:val="000000"/>
          <w:sz w:val="24"/>
          <w:szCs w:val="24"/>
        </w:rPr>
        <w:t> in s_erdat.</w:t>
      </w:r>
    </w:p>
    <w:p w:rsidR="008112D5" w:rsidRDefault="008112D5" w:rsidP="00A87A1E">
      <w:pPr>
        <w:spacing w:after="0" w:line="240" w:lineRule="auto"/>
        <w:ind w:firstLine="567"/>
        <w:rPr>
          <w:rFonts w:ascii="Arial Narrow" w:hAnsi="Arial Narrow"/>
          <w:color w:val="000000"/>
          <w:sz w:val="24"/>
          <w:szCs w:val="24"/>
          <w:shd w:val="clear" w:color="auto" w:fill="E7E6E6" w:themeFill="background2"/>
        </w:rPr>
      </w:pPr>
    </w:p>
    <w:p w:rsidR="00A87A1E" w:rsidRDefault="00A87A1E" w:rsidP="00A87A1E">
      <w:pPr>
        <w:spacing w:after="0" w:line="240" w:lineRule="auto"/>
        <w:ind w:firstLine="567"/>
        <w:rPr>
          <w:rFonts w:ascii="Arial Narrow" w:hAnsi="Arial Narrow"/>
          <w:color w:val="000000"/>
          <w:sz w:val="24"/>
          <w:szCs w:val="24"/>
        </w:rPr>
      </w:pPr>
      <w:r w:rsidRPr="008112D5">
        <w:rPr>
          <w:rFonts w:ascii="Arial Narrow" w:hAnsi="Arial Narrow"/>
          <w:color w:val="000000"/>
          <w:sz w:val="24"/>
          <w:szCs w:val="24"/>
        </w:rPr>
        <w:t xml:space="preserve">IF </w:t>
      </w:r>
      <w:r w:rsidRPr="00654E1B">
        <w:rPr>
          <w:rFonts w:ascii="Arial Narrow" w:hAnsi="Arial Narrow"/>
          <w:i/>
          <w:color w:val="385623" w:themeColor="accent6" w:themeShade="80"/>
          <w:sz w:val="24"/>
          <w:szCs w:val="24"/>
          <w:shd w:val="clear" w:color="auto" w:fill="F2F2F2" w:themeFill="background1" w:themeFillShade="F2"/>
        </w:rPr>
        <w:t>itab[]</w:t>
      </w:r>
      <w:r w:rsidRPr="008112D5">
        <w:rPr>
          <w:rFonts w:ascii="Arial Narrow" w:hAnsi="Arial Narrow"/>
          <w:color w:val="000000"/>
          <w:sz w:val="24"/>
          <w:szCs w:val="24"/>
        </w:rPr>
        <w:t> IS NOT INITIAL.</w:t>
      </w:r>
      <w:r w:rsidRPr="008112D5">
        <w:rPr>
          <w:rFonts w:ascii="Arial Narrow" w:hAnsi="Arial Narrow"/>
          <w:color w:val="000000"/>
          <w:sz w:val="24"/>
          <w:szCs w:val="24"/>
        </w:rPr>
        <w:br/>
      </w:r>
      <w:r w:rsidRPr="006238AE">
        <w:rPr>
          <w:rFonts w:ascii="Arial Narrow" w:hAnsi="Arial Narrow"/>
          <w:color w:val="000000"/>
          <w:sz w:val="24"/>
          <w:szCs w:val="24"/>
        </w:rPr>
        <w:t>  </w:t>
      </w:r>
      <w:r>
        <w:rPr>
          <w:rFonts w:ascii="Arial Narrow" w:hAnsi="Arial Narrow"/>
          <w:color w:val="000000"/>
          <w:sz w:val="24"/>
          <w:szCs w:val="24"/>
        </w:rPr>
        <w:tab/>
      </w:r>
      <w:r w:rsidRPr="006238AE">
        <w:rPr>
          <w:rFonts w:ascii="Arial Narrow" w:hAnsi="Arial Narrow"/>
          <w:color w:val="000000"/>
          <w:sz w:val="24"/>
          <w:szCs w:val="24"/>
        </w:rPr>
        <w:t>select </w:t>
      </w:r>
      <w:r w:rsidRPr="00654E1B">
        <w:rPr>
          <w:rFonts w:ascii="Arial Narrow" w:hAnsi="Arial Narrow"/>
          <w:i/>
          <w:color w:val="002060"/>
          <w:sz w:val="24"/>
          <w:szCs w:val="24"/>
        </w:rPr>
        <w:t>mandt vbeln posnr</w:t>
      </w:r>
      <w:r w:rsidRPr="00654E1B">
        <w:rPr>
          <w:rFonts w:ascii="Arial Narrow" w:hAnsi="Arial Narrow"/>
          <w:color w:val="002060"/>
          <w:sz w:val="24"/>
          <w:szCs w:val="24"/>
        </w:rPr>
        <w:t> </w:t>
      </w:r>
      <w:r w:rsidRPr="006238AE">
        <w:rPr>
          <w:rFonts w:ascii="Arial Narrow" w:hAnsi="Arial Narrow"/>
          <w:color w:val="000000"/>
          <w:sz w:val="24"/>
          <w:szCs w:val="24"/>
        </w:rPr>
        <w:t>from vbap into table </w:t>
      </w:r>
      <w:r w:rsidRPr="00654E1B">
        <w:rPr>
          <w:rFonts w:ascii="Arial Narrow" w:hAnsi="Arial Narrow"/>
          <w:i/>
          <w:color w:val="385623" w:themeColor="accent6" w:themeShade="80"/>
          <w:sz w:val="24"/>
          <w:szCs w:val="24"/>
          <w:shd w:val="clear" w:color="auto" w:fill="F2F2F2" w:themeFill="background1" w:themeFillShade="F2"/>
        </w:rPr>
        <w:t>itab</w:t>
      </w:r>
      <w:r w:rsidRPr="006238AE">
        <w:rPr>
          <w:rFonts w:ascii="Arial Narrow" w:hAnsi="Arial Narrow"/>
          <w:color w:val="000000"/>
          <w:sz w:val="24"/>
          <w:szCs w:val="24"/>
        </w:rPr>
        <w:t> </w:t>
      </w:r>
      <w:r w:rsidRPr="00654E1B">
        <w:rPr>
          <w:rFonts w:ascii="Arial Narrow" w:hAnsi="Arial Narrow"/>
          <w:color w:val="000000"/>
          <w:sz w:val="24"/>
          <w:szCs w:val="24"/>
          <w:shd w:val="clear" w:color="auto" w:fill="F2F2F2" w:themeFill="background1" w:themeFillShade="F2"/>
        </w:rPr>
        <w:t>for ALL ENTRIES IN </w:t>
      </w:r>
      <w:r w:rsidRPr="00654E1B">
        <w:rPr>
          <w:rFonts w:ascii="Arial Narrow" w:hAnsi="Arial Narrow"/>
          <w:i/>
          <w:color w:val="385623" w:themeColor="accent6" w:themeShade="80"/>
          <w:sz w:val="24"/>
          <w:szCs w:val="24"/>
          <w:shd w:val="clear" w:color="auto" w:fill="F2F2F2" w:themeFill="background1" w:themeFillShade="F2"/>
        </w:rPr>
        <w:t>itab</w:t>
      </w:r>
    </w:p>
    <w:p w:rsidR="00A87A1E" w:rsidRDefault="00A87A1E" w:rsidP="00A87A1E">
      <w:pPr>
        <w:spacing w:after="0" w:line="240" w:lineRule="auto"/>
        <w:ind w:firstLine="567"/>
        <w:rPr>
          <w:rFonts w:ascii="Arial Narrow" w:hAnsi="Arial Narrow"/>
          <w:color w:val="000000"/>
          <w:sz w:val="24"/>
          <w:szCs w:val="24"/>
        </w:rPr>
      </w:pPr>
      <w:r w:rsidRPr="006238AE">
        <w:rPr>
          <w:rFonts w:ascii="Arial Narrow" w:hAnsi="Arial Narrow"/>
          <w:color w:val="000000"/>
          <w:sz w:val="24"/>
          <w:szCs w:val="24"/>
        </w:rPr>
        <w:t>   where vbeln = itab-vbeln and posnr = itab-posnr.</w:t>
      </w:r>
    </w:p>
    <w:p w:rsidR="00A87A1E" w:rsidRPr="006238AE" w:rsidRDefault="00A87A1E" w:rsidP="00A87A1E">
      <w:pPr>
        <w:spacing w:after="0" w:line="240" w:lineRule="auto"/>
        <w:ind w:firstLine="567"/>
        <w:rPr>
          <w:rFonts w:ascii="Arial Narrow" w:hAnsi="Arial Narrow"/>
          <w:color w:val="000000"/>
          <w:sz w:val="24"/>
          <w:szCs w:val="24"/>
        </w:rPr>
      </w:pPr>
      <w:r w:rsidRPr="006238AE">
        <w:rPr>
          <w:rFonts w:ascii="Arial Narrow" w:hAnsi="Arial Narrow"/>
          <w:color w:val="000000"/>
          <w:sz w:val="24"/>
          <w:szCs w:val="24"/>
        </w:rPr>
        <w:t>ENDIF.</w:t>
      </w:r>
    </w:p>
    <w:p w:rsidR="00A87A1E" w:rsidRPr="00B602E2" w:rsidRDefault="00A87A1E" w:rsidP="002E713C">
      <w:pPr>
        <w:spacing w:after="0" w:line="240" w:lineRule="auto"/>
        <w:ind w:firstLine="567"/>
        <w:jc w:val="center"/>
        <w:rPr>
          <w:rFonts w:ascii="Arial Narrow" w:hAnsi="Arial Narrow"/>
          <w:b/>
          <w:sz w:val="24"/>
          <w:szCs w:val="24"/>
        </w:rPr>
      </w:pPr>
    </w:p>
    <w:p w:rsidR="00A87A1E" w:rsidRDefault="00A87A1E" w:rsidP="002E713C">
      <w:pPr>
        <w:spacing w:after="0" w:line="240" w:lineRule="auto"/>
        <w:ind w:firstLine="567"/>
        <w:jc w:val="center"/>
        <w:rPr>
          <w:rFonts w:ascii="Arial Narrow" w:hAnsi="Arial Narrow"/>
          <w:b/>
          <w:sz w:val="24"/>
          <w:szCs w:val="24"/>
        </w:rPr>
      </w:pPr>
    </w:p>
    <w:p w:rsidR="002E713C" w:rsidRPr="00DE47FF" w:rsidRDefault="002E713C" w:rsidP="002E713C">
      <w:pPr>
        <w:spacing w:after="0" w:line="240" w:lineRule="auto"/>
        <w:ind w:firstLine="567"/>
        <w:jc w:val="center"/>
        <w:rPr>
          <w:rFonts w:ascii="Arial Narrow" w:hAnsi="Arial Narrow"/>
          <w:b/>
          <w:sz w:val="24"/>
          <w:szCs w:val="24"/>
        </w:rPr>
      </w:pPr>
      <w:r w:rsidRPr="00DE47FF">
        <w:rPr>
          <w:rFonts w:ascii="Arial Narrow" w:hAnsi="Arial Narrow"/>
          <w:b/>
          <w:sz w:val="24"/>
          <w:szCs w:val="24"/>
        </w:rPr>
        <w:t xml:space="preserve">NANA Studio – </w:t>
      </w:r>
      <w:r w:rsidR="00DE47FF" w:rsidRPr="00DE47FF">
        <w:rPr>
          <w:rStyle w:val="a4"/>
          <w:rFonts w:ascii="Arial Narrow" w:hAnsi="Arial Narrow"/>
          <w:sz w:val="24"/>
          <w:szCs w:val="24"/>
        </w:rPr>
        <w:t xml:space="preserve">ABAP Development Tool - </w:t>
      </w:r>
      <w:r w:rsidRPr="00DE47FF">
        <w:rPr>
          <w:rFonts w:ascii="Arial Narrow" w:hAnsi="Arial Narrow"/>
          <w:b/>
          <w:sz w:val="24"/>
          <w:szCs w:val="24"/>
        </w:rPr>
        <w:t>ADT</w:t>
      </w:r>
    </w:p>
    <w:p w:rsidR="002E713C" w:rsidRDefault="002E713C" w:rsidP="00981D6D">
      <w:pPr>
        <w:spacing w:after="0" w:line="240" w:lineRule="auto"/>
        <w:ind w:firstLine="567"/>
        <w:jc w:val="both"/>
        <w:rPr>
          <w:rStyle w:val="a4"/>
          <w:rFonts w:ascii="Arial Narrow" w:hAnsi="Arial Narrow"/>
          <w:sz w:val="24"/>
          <w:szCs w:val="24"/>
        </w:rPr>
      </w:pPr>
    </w:p>
    <w:p w:rsidR="00DE47FF" w:rsidRPr="007D4C3A" w:rsidRDefault="00DE47FF" w:rsidP="00981D6D">
      <w:pPr>
        <w:spacing w:after="0" w:line="240" w:lineRule="auto"/>
        <w:ind w:firstLine="567"/>
        <w:jc w:val="both"/>
        <w:rPr>
          <w:rStyle w:val="a4"/>
          <w:rFonts w:ascii="Arial Narrow" w:hAnsi="Arial Narrow"/>
          <w:b w:val="0"/>
          <w:sz w:val="24"/>
          <w:szCs w:val="24"/>
        </w:rPr>
      </w:pPr>
      <w:r w:rsidRPr="00DE47FF">
        <w:rPr>
          <w:rFonts w:ascii="Arial Narrow" w:hAnsi="Arial Narrow"/>
          <w:b/>
          <w:sz w:val="24"/>
          <w:szCs w:val="24"/>
        </w:rPr>
        <w:t>ADT</w:t>
      </w:r>
      <w:r w:rsidRPr="002E713C">
        <w:rPr>
          <w:rStyle w:val="a4"/>
          <w:rFonts w:ascii="Arial Narrow" w:hAnsi="Arial Narrow"/>
          <w:sz w:val="24"/>
          <w:szCs w:val="24"/>
        </w:rPr>
        <w:t xml:space="preserve"> </w:t>
      </w:r>
      <w:r w:rsidRPr="007D4C3A">
        <w:rPr>
          <w:rStyle w:val="a4"/>
          <w:rFonts w:ascii="Arial Narrow" w:hAnsi="Arial Narrow"/>
          <w:b w:val="0"/>
          <w:sz w:val="24"/>
          <w:szCs w:val="24"/>
        </w:rPr>
        <w:t xml:space="preserve">- </w:t>
      </w:r>
      <w:r w:rsidRPr="00DE47FF">
        <w:rPr>
          <w:rStyle w:val="a4"/>
          <w:rFonts w:ascii="Arial Narrow" w:hAnsi="Arial Narrow"/>
          <w:b w:val="0"/>
          <w:i/>
          <w:color w:val="002060"/>
          <w:sz w:val="24"/>
          <w:szCs w:val="24"/>
        </w:rPr>
        <w:t>ABAP Development Tool</w:t>
      </w:r>
      <w:r w:rsidRPr="007D4C3A">
        <w:rPr>
          <w:rStyle w:val="a4"/>
          <w:rFonts w:ascii="Arial Narrow" w:hAnsi="Arial Narrow"/>
          <w:b w:val="0"/>
          <w:sz w:val="24"/>
          <w:szCs w:val="24"/>
        </w:rPr>
        <w:t>.</w:t>
      </w:r>
    </w:p>
    <w:p w:rsidR="00DE47FF" w:rsidRDefault="00DE47FF" w:rsidP="00981D6D">
      <w:pPr>
        <w:spacing w:after="0" w:line="240" w:lineRule="auto"/>
        <w:ind w:firstLine="567"/>
        <w:jc w:val="both"/>
        <w:rPr>
          <w:rFonts w:ascii="Arial Narrow" w:hAnsi="Arial Narrow"/>
          <w:sz w:val="24"/>
          <w:szCs w:val="24"/>
        </w:rPr>
      </w:pPr>
      <w:r w:rsidRPr="00DE47FF">
        <w:rPr>
          <w:rFonts w:ascii="Arial Narrow" w:hAnsi="Arial Narrow"/>
          <w:sz w:val="24"/>
          <w:szCs w:val="24"/>
        </w:rPr>
        <w:t xml:space="preserve">ADT does not come by default - </w:t>
      </w:r>
      <w:r>
        <w:rPr>
          <w:rFonts w:ascii="Arial Narrow" w:hAnsi="Arial Narrow"/>
          <w:sz w:val="24"/>
          <w:szCs w:val="24"/>
        </w:rPr>
        <w:t>i</w:t>
      </w:r>
      <w:r w:rsidRPr="00DE47FF">
        <w:rPr>
          <w:rFonts w:ascii="Arial Narrow" w:hAnsi="Arial Narrow"/>
          <w:sz w:val="24"/>
          <w:szCs w:val="24"/>
        </w:rPr>
        <w:t xml:space="preserve">t has to be installed as a plugin on Eclipse </w:t>
      </w:r>
      <w:r>
        <w:rPr>
          <w:rFonts w:ascii="Arial Narrow" w:hAnsi="Arial Narrow"/>
          <w:sz w:val="24"/>
          <w:szCs w:val="24"/>
        </w:rPr>
        <w:t xml:space="preserve">/ </w:t>
      </w:r>
      <w:r w:rsidRPr="00DE47FF">
        <w:rPr>
          <w:rFonts w:ascii="Arial Narrow" w:hAnsi="Arial Narrow"/>
          <w:sz w:val="24"/>
          <w:szCs w:val="24"/>
        </w:rPr>
        <w:t xml:space="preserve">in Studio -&gt; </w:t>
      </w:r>
      <w:r w:rsidRPr="005677D5">
        <w:rPr>
          <w:rFonts w:ascii="Arial Narrow" w:hAnsi="Arial Narrow"/>
          <w:i/>
          <w:color w:val="002060"/>
          <w:sz w:val="24"/>
          <w:szCs w:val="24"/>
        </w:rPr>
        <w:t>Help -&gt; Add New Softwar</w:t>
      </w:r>
      <w:r w:rsidRPr="00DE47FF">
        <w:rPr>
          <w:rFonts w:ascii="Arial Narrow" w:hAnsi="Arial Narrow"/>
          <w:sz w:val="24"/>
          <w:szCs w:val="24"/>
        </w:rPr>
        <w:t>e</w:t>
      </w:r>
      <w:r>
        <w:rPr>
          <w:rFonts w:ascii="Arial Narrow" w:hAnsi="Arial Narrow"/>
          <w:sz w:val="24"/>
          <w:szCs w:val="24"/>
        </w:rPr>
        <w:t>/</w:t>
      </w:r>
      <w:r w:rsidRPr="00DE47FF">
        <w:rPr>
          <w:rFonts w:ascii="Arial Narrow" w:hAnsi="Arial Narrow"/>
          <w:sz w:val="24"/>
          <w:szCs w:val="24"/>
        </w:rPr>
        <w:t>.</w:t>
      </w:r>
    </w:p>
    <w:p w:rsidR="00DE47FF" w:rsidRDefault="00DE47FF" w:rsidP="00981D6D">
      <w:pPr>
        <w:spacing w:after="0" w:line="240" w:lineRule="auto"/>
        <w:ind w:firstLine="567"/>
        <w:jc w:val="both"/>
        <w:rPr>
          <w:rFonts w:ascii="Arial Narrow" w:hAnsi="Arial Narrow"/>
          <w:sz w:val="24"/>
          <w:szCs w:val="24"/>
        </w:rPr>
      </w:pPr>
      <w:r w:rsidRPr="00DE47FF">
        <w:rPr>
          <w:rFonts w:ascii="Arial Narrow" w:hAnsi="Arial Narrow"/>
          <w:sz w:val="24"/>
          <w:szCs w:val="24"/>
        </w:rPr>
        <w:t xml:space="preserve">It is easy to create a testing Environment with a hosted </w:t>
      </w:r>
      <w:hyperlink r:id="rId14" w:tgtFrame="_blank" w:history="1">
        <w:r w:rsidRPr="00DE47FF">
          <w:rPr>
            <w:rStyle w:val="a3"/>
            <w:rFonts w:ascii="Arial Narrow" w:hAnsi="Arial Narrow"/>
            <w:sz w:val="24"/>
            <w:szCs w:val="24"/>
            <w:u w:val="none"/>
          </w:rPr>
          <w:t>Citrix XenDesktop</w:t>
        </w:r>
      </w:hyperlink>
      <w:r w:rsidRPr="00DE47FF">
        <w:rPr>
          <w:rFonts w:ascii="Arial Narrow" w:hAnsi="Arial Narrow"/>
          <w:sz w:val="24"/>
          <w:szCs w:val="24"/>
        </w:rPr>
        <w:t xml:space="preserve"> from CloudDesktopOnline.com</w:t>
      </w:r>
      <w:r>
        <w:rPr>
          <w:rFonts w:ascii="Arial Narrow" w:hAnsi="Arial Narrow"/>
          <w:sz w:val="24"/>
          <w:szCs w:val="24"/>
        </w:rPr>
        <w:t>.</w:t>
      </w:r>
      <w:r w:rsidRPr="00DE47FF">
        <w:rPr>
          <w:rFonts w:ascii="Arial Narrow" w:hAnsi="Arial Narrow"/>
          <w:sz w:val="24"/>
          <w:szCs w:val="24"/>
        </w:rPr>
        <w:t xml:space="preserve"> You can also go for Integrated SharePoint with SAP HANA with the help of SharePoint experts from </w:t>
      </w:r>
      <w:hyperlink r:id="rId15" w:tgtFrame="_blank" w:history="1">
        <w:r w:rsidRPr="00DE47FF">
          <w:rPr>
            <w:rStyle w:val="a3"/>
            <w:rFonts w:ascii="Arial Narrow" w:hAnsi="Arial Narrow"/>
            <w:sz w:val="24"/>
            <w:szCs w:val="24"/>
            <w:u w:val="none"/>
          </w:rPr>
          <w:t>Apps4Rent</w:t>
        </w:r>
      </w:hyperlink>
      <w:r w:rsidRPr="00DE47FF">
        <w:rPr>
          <w:rFonts w:ascii="Arial Narrow" w:hAnsi="Arial Narrow"/>
          <w:sz w:val="24"/>
          <w:szCs w:val="24"/>
        </w:rPr>
        <w:t>.</w:t>
      </w:r>
    </w:p>
    <w:p w:rsidR="00DE47FF" w:rsidRPr="007D4C3A" w:rsidRDefault="00DE47FF" w:rsidP="00981D6D">
      <w:pPr>
        <w:spacing w:after="0" w:line="240" w:lineRule="auto"/>
        <w:ind w:firstLine="567"/>
        <w:jc w:val="both"/>
        <w:rPr>
          <w:rFonts w:ascii="Arial Narrow" w:hAnsi="Arial Narrow"/>
          <w:sz w:val="24"/>
          <w:szCs w:val="24"/>
        </w:rPr>
      </w:pPr>
    </w:p>
    <w:p w:rsidR="00DE47FF" w:rsidRPr="005677D5" w:rsidRDefault="00DE47FF" w:rsidP="005677D5">
      <w:pPr>
        <w:shd w:val="clear" w:color="auto" w:fill="F2F2F2" w:themeFill="background1" w:themeFillShade="F2"/>
        <w:spacing w:after="0" w:line="240" w:lineRule="auto"/>
        <w:ind w:firstLine="567"/>
        <w:jc w:val="both"/>
        <w:rPr>
          <w:rFonts w:ascii="Arial Narrow" w:hAnsi="Arial Narrow"/>
          <w:color w:val="002060"/>
          <w:spacing w:val="20"/>
          <w:sz w:val="24"/>
          <w:szCs w:val="24"/>
        </w:rPr>
      </w:pPr>
      <w:r w:rsidRPr="005677D5">
        <w:rPr>
          <w:rFonts w:ascii="Arial Narrow" w:hAnsi="Arial Narrow"/>
          <w:color w:val="002060"/>
          <w:spacing w:val="20"/>
          <w:sz w:val="24"/>
          <w:szCs w:val="24"/>
          <w:lang w:val="ru-RU"/>
        </w:rPr>
        <w:t>Отличия</w:t>
      </w:r>
      <w:r w:rsidRPr="005677D5">
        <w:rPr>
          <w:rFonts w:ascii="Arial Narrow" w:hAnsi="Arial Narrow"/>
          <w:color w:val="002060"/>
          <w:spacing w:val="20"/>
          <w:sz w:val="24"/>
          <w:szCs w:val="24"/>
        </w:rPr>
        <w:t xml:space="preserve"> </w:t>
      </w:r>
      <w:r w:rsidRPr="005677D5">
        <w:rPr>
          <w:rFonts w:ascii="Arial Narrow" w:hAnsi="Arial Narrow"/>
          <w:color w:val="002060"/>
          <w:spacing w:val="20"/>
          <w:sz w:val="24"/>
          <w:szCs w:val="24"/>
          <w:lang w:val="ru-RU"/>
        </w:rPr>
        <w:t>от</w:t>
      </w:r>
      <w:r w:rsidRPr="005677D5">
        <w:rPr>
          <w:rFonts w:ascii="Arial Narrow" w:hAnsi="Arial Narrow"/>
          <w:color w:val="002060"/>
          <w:spacing w:val="20"/>
          <w:sz w:val="24"/>
          <w:szCs w:val="24"/>
        </w:rPr>
        <w:t xml:space="preserve"> se80</w:t>
      </w:r>
    </w:p>
    <w:p w:rsidR="00DE47FF" w:rsidRPr="00DE47FF" w:rsidRDefault="00DE47FF" w:rsidP="00981D6D">
      <w:pPr>
        <w:spacing w:after="0" w:line="240" w:lineRule="auto"/>
        <w:ind w:firstLine="567"/>
        <w:jc w:val="both"/>
        <w:rPr>
          <w:rStyle w:val="a4"/>
          <w:rFonts w:ascii="Arial Narrow" w:hAnsi="Arial Narrow"/>
          <w:b w:val="0"/>
          <w:sz w:val="24"/>
          <w:szCs w:val="24"/>
        </w:rPr>
      </w:pPr>
      <w:r w:rsidRPr="005677D5">
        <w:rPr>
          <w:rFonts w:ascii="Arial Narrow" w:hAnsi="Arial Narrow"/>
          <w:color w:val="000000" w:themeColor="text1"/>
          <w:sz w:val="24"/>
          <w:szCs w:val="24"/>
        </w:rPr>
        <w:t xml:space="preserve">Some advanced features like </w:t>
      </w:r>
      <w:r w:rsidR="000D559C" w:rsidRPr="005677D5">
        <w:rPr>
          <w:rStyle w:val="a5"/>
          <w:rFonts w:ascii="Arial Narrow" w:hAnsi="Arial Narrow"/>
          <w:color w:val="000000" w:themeColor="text1"/>
          <w:sz w:val="24"/>
          <w:szCs w:val="24"/>
        </w:rPr>
        <w:t>creating</w:t>
      </w:r>
      <w:r w:rsidR="005677D5" w:rsidRPr="005677D5">
        <w:rPr>
          <w:rStyle w:val="a5"/>
          <w:rFonts w:ascii="Arial Narrow" w:hAnsi="Arial Narrow"/>
          <w:color w:val="000000" w:themeColor="text1"/>
          <w:sz w:val="24"/>
          <w:szCs w:val="24"/>
        </w:rPr>
        <w:t xml:space="preserve"> 1) </w:t>
      </w:r>
      <w:r w:rsidRPr="005677D5">
        <w:rPr>
          <w:rStyle w:val="a5"/>
          <w:rFonts w:ascii="Arial Narrow" w:hAnsi="Arial Narrow"/>
          <w:color w:val="002060"/>
          <w:sz w:val="24"/>
          <w:szCs w:val="24"/>
          <w:shd w:val="clear" w:color="auto" w:fill="F2F2F2" w:themeFill="background1" w:themeFillShade="F2"/>
        </w:rPr>
        <w:t>external views</w:t>
      </w:r>
      <w:r w:rsidRPr="00A423C2">
        <w:rPr>
          <w:rStyle w:val="a5"/>
          <w:rFonts w:ascii="Arial Narrow" w:hAnsi="Arial Narrow"/>
          <w:i w:val="0"/>
          <w:color w:val="000000" w:themeColor="text1"/>
          <w:sz w:val="24"/>
          <w:szCs w:val="24"/>
        </w:rPr>
        <w:t xml:space="preserve"> for exposing HANA view to ABAP DDIC*</w:t>
      </w:r>
      <w:r w:rsidRPr="00A423C2">
        <w:rPr>
          <w:rStyle w:val="a5"/>
          <w:rFonts w:ascii="Arial Narrow" w:hAnsi="Arial Narrow"/>
          <w:color w:val="000000" w:themeColor="text1"/>
          <w:sz w:val="24"/>
          <w:szCs w:val="24"/>
        </w:rPr>
        <w:t xml:space="preserve">  </w:t>
      </w:r>
      <w:r w:rsidR="005677D5" w:rsidRPr="005677D5">
        <w:rPr>
          <w:rStyle w:val="a5"/>
          <w:rFonts w:ascii="Arial Narrow" w:hAnsi="Arial Narrow"/>
          <w:i w:val="0"/>
          <w:color w:val="000000" w:themeColor="text1"/>
          <w:sz w:val="24"/>
          <w:szCs w:val="24"/>
        </w:rPr>
        <w:t>&amp;</w:t>
      </w:r>
      <w:r w:rsidR="005677D5">
        <w:rPr>
          <w:rStyle w:val="a5"/>
          <w:rFonts w:ascii="Arial Narrow" w:hAnsi="Arial Narrow"/>
          <w:color w:val="000000" w:themeColor="text1"/>
          <w:sz w:val="24"/>
          <w:szCs w:val="24"/>
        </w:rPr>
        <w:t xml:space="preserve"> </w:t>
      </w:r>
      <w:r w:rsidR="005677D5" w:rsidRPr="005677D5">
        <w:rPr>
          <w:rStyle w:val="a5"/>
          <w:rFonts w:ascii="Arial Narrow" w:hAnsi="Arial Narrow"/>
          <w:color w:val="000000" w:themeColor="text1"/>
          <w:sz w:val="24"/>
          <w:szCs w:val="24"/>
        </w:rPr>
        <w:t>2)</w:t>
      </w:r>
      <w:r w:rsidR="005677D5">
        <w:rPr>
          <w:rStyle w:val="a5"/>
          <w:rFonts w:ascii="Arial Narrow" w:hAnsi="Arial Narrow"/>
          <w:color w:val="000000" w:themeColor="text1"/>
          <w:sz w:val="24"/>
          <w:szCs w:val="24"/>
        </w:rPr>
        <w:t xml:space="preserve"> </w:t>
      </w:r>
      <w:r w:rsidR="005677D5" w:rsidRPr="005677D5">
        <w:rPr>
          <w:rStyle w:val="a5"/>
          <w:rFonts w:ascii="Arial Narrow" w:hAnsi="Arial Narrow"/>
          <w:color w:val="002060"/>
          <w:sz w:val="24"/>
          <w:szCs w:val="24"/>
          <w:shd w:val="clear" w:color="auto" w:fill="F2F2F2" w:themeFill="background1" w:themeFillShade="F2"/>
        </w:rPr>
        <w:t>d</w:t>
      </w:r>
      <w:r w:rsidRPr="005677D5">
        <w:rPr>
          <w:rStyle w:val="a5"/>
          <w:rFonts w:ascii="Arial Narrow" w:hAnsi="Arial Narrow"/>
          <w:color w:val="002060"/>
          <w:sz w:val="24"/>
          <w:szCs w:val="24"/>
          <w:shd w:val="clear" w:color="auto" w:fill="F2F2F2" w:themeFill="background1" w:themeFillShade="F2"/>
        </w:rPr>
        <w:t>atabase proxy procedures*</w:t>
      </w:r>
      <w:r w:rsidRPr="005677D5">
        <w:rPr>
          <w:rFonts w:ascii="Arial Narrow" w:hAnsi="Arial Narrow"/>
          <w:i/>
          <w:color w:val="002060"/>
          <w:sz w:val="24"/>
          <w:szCs w:val="24"/>
        </w:rPr>
        <w:t xml:space="preserve"> </w:t>
      </w:r>
      <w:r w:rsidR="005677D5" w:rsidRPr="005677D5">
        <w:rPr>
          <w:rFonts w:ascii="Arial Narrow" w:hAnsi="Arial Narrow"/>
          <w:i/>
          <w:color w:val="002060"/>
          <w:sz w:val="24"/>
          <w:szCs w:val="24"/>
        </w:rPr>
        <w:t xml:space="preserve"> - </w:t>
      </w:r>
      <w:r w:rsidRPr="00DE47FF">
        <w:rPr>
          <w:rFonts w:ascii="Arial Narrow" w:hAnsi="Arial Narrow"/>
          <w:sz w:val="24"/>
          <w:szCs w:val="24"/>
        </w:rPr>
        <w:t>are available only when using ADT.</w:t>
      </w:r>
    </w:p>
    <w:p w:rsidR="00EB7824" w:rsidRPr="007D4C3A" w:rsidRDefault="00EB7824" w:rsidP="00981D6D">
      <w:pPr>
        <w:spacing w:after="0" w:line="240" w:lineRule="auto"/>
        <w:ind w:firstLine="567"/>
        <w:jc w:val="both"/>
        <w:rPr>
          <w:rStyle w:val="a4"/>
          <w:rFonts w:ascii="Arial Narrow" w:hAnsi="Arial Narrow"/>
          <w:sz w:val="24"/>
          <w:szCs w:val="24"/>
        </w:rPr>
      </w:pPr>
    </w:p>
    <w:p w:rsidR="00EB7824" w:rsidRPr="005677D5" w:rsidRDefault="00EB7824" w:rsidP="005677D5">
      <w:pPr>
        <w:shd w:val="clear" w:color="auto" w:fill="F2F2F2" w:themeFill="background1" w:themeFillShade="F2"/>
        <w:spacing w:after="0" w:line="240" w:lineRule="auto"/>
        <w:ind w:firstLine="567"/>
        <w:jc w:val="both"/>
        <w:rPr>
          <w:rFonts w:ascii="Arial Narrow" w:eastAsia="Times New Roman" w:hAnsi="Arial Narrow" w:cs="Times New Roman"/>
          <w:color w:val="002060"/>
          <w:spacing w:val="20"/>
          <w:sz w:val="24"/>
          <w:szCs w:val="24"/>
        </w:rPr>
      </w:pPr>
      <w:r w:rsidRPr="005677D5">
        <w:rPr>
          <w:rFonts w:ascii="Arial Narrow" w:eastAsia="Times New Roman" w:hAnsi="Arial Narrow" w:cs="Times New Roman"/>
          <w:bCs/>
          <w:color w:val="002060"/>
          <w:spacing w:val="20"/>
          <w:sz w:val="24"/>
          <w:szCs w:val="24"/>
        </w:rPr>
        <w:t xml:space="preserve">Can we directly write and execute ABAP program in HANA studio? </w:t>
      </w:r>
    </w:p>
    <w:p w:rsidR="00EB7824" w:rsidRDefault="000D559C" w:rsidP="00EB7824">
      <w:pPr>
        <w:spacing w:after="0" w:line="240" w:lineRule="auto"/>
        <w:ind w:firstLine="567"/>
        <w:jc w:val="both"/>
        <w:rPr>
          <w:rFonts w:ascii="Arial Narrow" w:eastAsia="Times New Roman" w:hAnsi="Arial Narrow" w:cs="Times New Roman"/>
          <w:sz w:val="24"/>
          <w:szCs w:val="24"/>
        </w:rPr>
      </w:pPr>
      <w:r>
        <w:rPr>
          <w:rFonts w:ascii="Arial Narrow" w:eastAsia="Times New Roman" w:hAnsi="Arial Narrow" w:cs="Times New Roman"/>
          <w:bCs/>
          <w:iCs/>
          <w:sz w:val="24"/>
          <w:szCs w:val="24"/>
        </w:rPr>
        <w:sym w:font="Symbol" w:char="F02D"/>
      </w:r>
      <w:r>
        <w:rPr>
          <w:rFonts w:ascii="Arial Narrow" w:eastAsia="Times New Roman" w:hAnsi="Arial Narrow" w:cs="Times New Roman"/>
          <w:bCs/>
          <w:iCs/>
          <w:sz w:val="24"/>
          <w:szCs w:val="24"/>
        </w:rPr>
        <w:t xml:space="preserve"> </w:t>
      </w:r>
      <w:r w:rsidR="00EB7824" w:rsidRPr="005677D5">
        <w:rPr>
          <w:rFonts w:ascii="Arial Narrow" w:eastAsia="Times New Roman" w:hAnsi="Arial Narrow" w:cs="Times New Roman"/>
          <w:bCs/>
          <w:i/>
          <w:iCs/>
          <w:color w:val="002060"/>
          <w:sz w:val="24"/>
          <w:szCs w:val="24"/>
          <w:shd w:val="clear" w:color="auto" w:fill="F2F2F2" w:themeFill="background1" w:themeFillShade="F2"/>
        </w:rPr>
        <w:t>No</w:t>
      </w:r>
      <w:r w:rsidR="00EB7824" w:rsidRPr="00EB7824">
        <w:rPr>
          <w:rFonts w:ascii="Arial Narrow" w:eastAsia="Times New Roman" w:hAnsi="Arial Narrow" w:cs="Times New Roman"/>
          <w:iCs/>
          <w:sz w:val="24"/>
          <w:szCs w:val="24"/>
        </w:rPr>
        <w:t xml:space="preserve"> it has to be connected to an ABAP system first -</w:t>
      </w:r>
      <w:r w:rsidR="00EB7824" w:rsidRPr="00EB7824">
        <w:rPr>
          <w:rFonts w:ascii="Arial Narrow" w:eastAsia="Times New Roman" w:hAnsi="Arial Narrow" w:cs="Times New Roman"/>
          <w:sz w:val="24"/>
          <w:szCs w:val="24"/>
        </w:rPr>
        <w:t xml:space="preserve"> </w:t>
      </w:r>
      <w:r w:rsidR="00EB7824" w:rsidRPr="005677D5">
        <w:rPr>
          <w:rFonts w:ascii="Arial Narrow" w:eastAsia="Times New Roman" w:hAnsi="Arial Narrow" w:cs="Times New Roman"/>
          <w:bCs/>
          <w:i/>
          <w:iCs/>
          <w:color w:val="002060"/>
          <w:sz w:val="24"/>
          <w:szCs w:val="24"/>
          <w:shd w:val="clear" w:color="auto" w:fill="F2F2F2" w:themeFill="background1" w:themeFillShade="F2"/>
        </w:rPr>
        <w:t>ABAP project</w:t>
      </w:r>
      <w:r w:rsidR="00EB7824" w:rsidRPr="005677D5">
        <w:rPr>
          <w:rFonts w:ascii="Arial Narrow" w:eastAsia="Times New Roman" w:hAnsi="Arial Narrow" w:cs="Times New Roman"/>
          <w:b/>
          <w:bCs/>
          <w:i/>
          <w:iCs/>
          <w:color w:val="385623" w:themeColor="accent6" w:themeShade="80"/>
          <w:sz w:val="24"/>
          <w:szCs w:val="24"/>
        </w:rPr>
        <w:t xml:space="preserve"> </w:t>
      </w:r>
      <w:r w:rsidR="00EB7824" w:rsidRPr="005677D5">
        <w:rPr>
          <w:rFonts w:ascii="Arial Narrow" w:eastAsia="Times New Roman" w:hAnsi="Arial Narrow" w:cs="Times New Roman"/>
          <w:bCs/>
          <w:iCs/>
          <w:sz w:val="24"/>
          <w:szCs w:val="24"/>
        </w:rPr>
        <w:t>helps to connect the Eclipse base IDE to ABAP backend system</w:t>
      </w:r>
      <w:r w:rsidR="00EB7824" w:rsidRPr="000D559C">
        <w:rPr>
          <w:rFonts w:ascii="Arial Narrow" w:eastAsia="Times New Roman" w:hAnsi="Arial Narrow" w:cs="Times New Roman"/>
          <w:sz w:val="24"/>
          <w:szCs w:val="24"/>
        </w:rPr>
        <w:t>.</w:t>
      </w:r>
      <w:r w:rsidR="00EB7824" w:rsidRPr="00EB7824">
        <w:rPr>
          <w:rFonts w:ascii="Arial Narrow" w:eastAsia="Times New Roman" w:hAnsi="Arial Narrow" w:cs="Times New Roman"/>
          <w:sz w:val="24"/>
          <w:szCs w:val="24"/>
        </w:rPr>
        <w:t xml:space="preserve"> </w:t>
      </w:r>
    </w:p>
    <w:p w:rsidR="006C15BF" w:rsidRPr="00EB7824" w:rsidRDefault="006C15BF" w:rsidP="00981D6D">
      <w:pPr>
        <w:spacing w:after="0" w:line="240" w:lineRule="auto"/>
        <w:ind w:firstLine="567"/>
        <w:jc w:val="both"/>
        <w:rPr>
          <w:rFonts w:ascii="Arial Narrow" w:hAnsi="Arial Narrow"/>
          <w:sz w:val="24"/>
          <w:szCs w:val="24"/>
        </w:rPr>
      </w:pPr>
    </w:p>
    <w:p w:rsidR="00EB7824" w:rsidRPr="005677D5" w:rsidRDefault="00EB7824" w:rsidP="005677D5">
      <w:pPr>
        <w:shd w:val="clear" w:color="auto" w:fill="F2F2F2" w:themeFill="background1" w:themeFillShade="F2"/>
        <w:spacing w:after="0" w:line="240" w:lineRule="auto"/>
        <w:ind w:firstLine="567"/>
        <w:jc w:val="both"/>
        <w:rPr>
          <w:rStyle w:val="a4"/>
          <w:rFonts w:ascii="Arial Narrow" w:hAnsi="Arial Narrow"/>
          <w:b w:val="0"/>
          <w:color w:val="002060"/>
          <w:spacing w:val="20"/>
          <w:sz w:val="24"/>
          <w:szCs w:val="24"/>
        </w:rPr>
      </w:pPr>
      <w:r w:rsidRPr="005677D5">
        <w:rPr>
          <w:rStyle w:val="a4"/>
          <w:rFonts w:ascii="Arial Narrow" w:hAnsi="Arial Narrow"/>
          <w:b w:val="0"/>
          <w:color w:val="002060"/>
          <w:spacing w:val="20"/>
          <w:sz w:val="24"/>
          <w:szCs w:val="24"/>
        </w:rPr>
        <w:t>How do we view ABAP programs in HANA Studio?</w:t>
      </w:r>
    </w:p>
    <w:p w:rsidR="00EB7824" w:rsidRDefault="005677D5" w:rsidP="005677D5">
      <w:pPr>
        <w:spacing w:after="0" w:line="240" w:lineRule="auto"/>
        <w:ind w:firstLine="567"/>
        <w:jc w:val="both"/>
        <w:rPr>
          <w:rFonts w:ascii="Arial Narrow" w:hAnsi="Arial Narrow"/>
          <w:sz w:val="24"/>
          <w:szCs w:val="24"/>
        </w:rPr>
      </w:pPr>
      <w:r>
        <w:rPr>
          <w:rFonts w:ascii="Arial Narrow" w:hAnsi="Arial Narrow"/>
          <w:sz w:val="24"/>
          <w:szCs w:val="24"/>
        </w:rPr>
        <w:sym w:font="Symbol" w:char="F02D"/>
      </w:r>
      <w:r>
        <w:rPr>
          <w:rFonts w:ascii="Arial Narrow" w:hAnsi="Arial Narrow"/>
          <w:sz w:val="24"/>
          <w:szCs w:val="24"/>
        </w:rPr>
        <w:t xml:space="preserve"> </w:t>
      </w:r>
      <w:r w:rsidR="00EB7824" w:rsidRPr="00EB7824">
        <w:rPr>
          <w:rFonts w:ascii="Arial Narrow" w:hAnsi="Arial Narrow"/>
          <w:sz w:val="24"/>
          <w:szCs w:val="24"/>
        </w:rPr>
        <w:t xml:space="preserve">Expand the </w:t>
      </w:r>
      <w:r w:rsidR="00EB7824" w:rsidRPr="005677D5">
        <w:rPr>
          <w:rStyle w:val="a5"/>
          <w:rFonts w:ascii="Arial Narrow" w:hAnsi="Arial Narrow"/>
          <w:color w:val="002060"/>
          <w:sz w:val="24"/>
          <w:szCs w:val="24"/>
          <w:shd w:val="clear" w:color="auto" w:fill="F2F2F2" w:themeFill="background1" w:themeFillShade="F2"/>
        </w:rPr>
        <w:t>System Library</w:t>
      </w:r>
      <w:r w:rsidR="00EB7824" w:rsidRPr="000D559C">
        <w:rPr>
          <w:rFonts w:ascii="Arial Narrow" w:hAnsi="Arial Narrow"/>
          <w:color w:val="385623" w:themeColor="accent6" w:themeShade="80"/>
          <w:sz w:val="24"/>
          <w:szCs w:val="24"/>
        </w:rPr>
        <w:t xml:space="preserve"> </w:t>
      </w:r>
      <w:r w:rsidR="00EB7824" w:rsidRPr="00EB7824">
        <w:rPr>
          <w:rFonts w:ascii="Arial Narrow" w:hAnsi="Arial Narrow"/>
          <w:sz w:val="24"/>
          <w:szCs w:val="24"/>
        </w:rPr>
        <w:t>and go to your custom package and program</w:t>
      </w:r>
    </w:p>
    <w:p w:rsidR="00EB7824" w:rsidRPr="00EB7824" w:rsidRDefault="00EB7824" w:rsidP="00EB7824">
      <w:pPr>
        <w:spacing w:after="0" w:line="240" w:lineRule="auto"/>
        <w:ind w:firstLine="567"/>
        <w:jc w:val="both"/>
        <w:rPr>
          <w:rStyle w:val="a4"/>
          <w:rFonts w:ascii="Arial Narrow" w:hAnsi="Arial Narrow"/>
          <w:sz w:val="24"/>
          <w:szCs w:val="24"/>
        </w:rPr>
      </w:pPr>
    </w:p>
    <w:p w:rsidR="00EB7824" w:rsidRPr="00EB7824" w:rsidRDefault="00EB7824" w:rsidP="00EB7824">
      <w:pPr>
        <w:spacing w:after="0" w:line="240" w:lineRule="auto"/>
        <w:ind w:firstLine="567"/>
        <w:jc w:val="both"/>
        <w:rPr>
          <w:rStyle w:val="a4"/>
          <w:rFonts w:ascii="Arial Narrow" w:hAnsi="Arial Narrow"/>
          <w:sz w:val="24"/>
          <w:szCs w:val="24"/>
        </w:rPr>
      </w:pPr>
      <w:r w:rsidRPr="00EB7824">
        <w:rPr>
          <w:rFonts w:ascii="Arial Narrow" w:hAnsi="Arial Narrow"/>
          <w:noProof/>
          <w:sz w:val="24"/>
          <w:szCs w:val="24"/>
        </w:rPr>
        <w:drawing>
          <wp:inline distT="0" distB="0" distL="0" distR="0" wp14:anchorId="7B2271BC" wp14:editId="0E775831">
            <wp:extent cx="2810971" cy="433137"/>
            <wp:effectExtent l="0" t="0" r="889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6110" cy="435470"/>
                    </a:xfrm>
                    <a:prstGeom prst="rect">
                      <a:avLst/>
                    </a:prstGeom>
                  </pic:spPr>
                </pic:pic>
              </a:graphicData>
            </a:graphic>
          </wp:inline>
        </w:drawing>
      </w:r>
    </w:p>
    <w:p w:rsidR="00EB7824" w:rsidRDefault="00EB7824" w:rsidP="00EB7824">
      <w:pPr>
        <w:spacing w:after="0" w:line="240" w:lineRule="auto"/>
        <w:ind w:firstLine="567"/>
        <w:jc w:val="both"/>
        <w:rPr>
          <w:rStyle w:val="a4"/>
          <w:rFonts w:ascii="Arial Narrow" w:hAnsi="Arial Narrow"/>
          <w:sz w:val="24"/>
          <w:szCs w:val="24"/>
        </w:rPr>
      </w:pPr>
    </w:p>
    <w:p w:rsidR="0079371A" w:rsidRPr="00A41AD2" w:rsidRDefault="0079371A" w:rsidP="00A41AD2">
      <w:pPr>
        <w:shd w:val="clear" w:color="auto" w:fill="F2F2F2" w:themeFill="background1" w:themeFillShade="F2"/>
        <w:spacing w:after="0" w:line="240" w:lineRule="auto"/>
        <w:ind w:firstLine="567"/>
        <w:jc w:val="both"/>
        <w:rPr>
          <w:rStyle w:val="a4"/>
          <w:rFonts w:ascii="Arial Narrow" w:hAnsi="Arial Narrow"/>
          <w:b w:val="0"/>
          <w:color w:val="002060"/>
          <w:spacing w:val="20"/>
          <w:sz w:val="24"/>
          <w:szCs w:val="24"/>
        </w:rPr>
      </w:pPr>
      <w:r w:rsidRPr="00A41AD2">
        <w:rPr>
          <w:rStyle w:val="a4"/>
          <w:rFonts w:ascii="Arial Narrow" w:hAnsi="Arial Narrow"/>
          <w:b w:val="0"/>
          <w:color w:val="002060"/>
          <w:spacing w:val="20"/>
          <w:sz w:val="24"/>
          <w:szCs w:val="24"/>
        </w:rPr>
        <w:t>Can we edit the same program in GUI and in HANA Studio simultaneously?</w:t>
      </w:r>
    </w:p>
    <w:p w:rsidR="0079371A" w:rsidRPr="0079371A" w:rsidRDefault="000D559C" w:rsidP="00EB7824">
      <w:pPr>
        <w:spacing w:after="0" w:line="240" w:lineRule="auto"/>
        <w:ind w:firstLine="567"/>
        <w:jc w:val="both"/>
        <w:rPr>
          <w:rFonts w:ascii="Arial Narrow" w:hAnsi="Arial Narrow"/>
          <w:sz w:val="24"/>
          <w:szCs w:val="24"/>
        </w:rPr>
      </w:pPr>
      <w:r>
        <w:rPr>
          <w:rStyle w:val="a4"/>
          <w:rFonts w:ascii="Arial Narrow" w:hAnsi="Arial Narrow"/>
          <w:b w:val="0"/>
          <w:sz w:val="24"/>
          <w:szCs w:val="24"/>
        </w:rPr>
        <w:sym w:font="Symbol" w:char="F02D"/>
      </w:r>
      <w:r>
        <w:rPr>
          <w:rStyle w:val="a4"/>
          <w:rFonts w:ascii="Arial Narrow" w:hAnsi="Arial Narrow"/>
          <w:b w:val="0"/>
          <w:sz w:val="24"/>
          <w:szCs w:val="24"/>
        </w:rPr>
        <w:t xml:space="preserve"> </w:t>
      </w:r>
      <w:r w:rsidR="0079371A" w:rsidRPr="00A41AD2">
        <w:rPr>
          <w:rStyle w:val="a4"/>
          <w:rFonts w:ascii="Arial Narrow" w:hAnsi="Arial Narrow"/>
          <w:b w:val="0"/>
          <w:i/>
          <w:color w:val="002060"/>
          <w:sz w:val="24"/>
          <w:szCs w:val="24"/>
          <w:shd w:val="clear" w:color="auto" w:fill="F2F2F2" w:themeFill="background1" w:themeFillShade="F2"/>
        </w:rPr>
        <w:t>No</w:t>
      </w:r>
      <w:r w:rsidR="0079371A" w:rsidRPr="0079371A">
        <w:rPr>
          <w:rFonts w:ascii="Arial Narrow" w:hAnsi="Arial Narrow"/>
          <w:sz w:val="24"/>
          <w:szCs w:val="24"/>
        </w:rPr>
        <w:t xml:space="preserve"> - </w:t>
      </w:r>
      <w:r w:rsidR="0079371A" w:rsidRPr="00A41AD2">
        <w:rPr>
          <w:rFonts w:ascii="Arial Narrow" w:hAnsi="Arial Narrow"/>
          <w:color w:val="000000" w:themeColor="text1"/>
          <w:sz w:val="24"/>
          <w:szCs w:val="24"/>
        </w:rPr>
        <w:t>b</w:t>
      </w:r>
      <w:r w:rsidR="0079371A" w:rsidRPr="00A41AD2">
        <w:rPr>
          <w:rStyle w:val="a5"/>
          <w:rFonts w:ascii="Arial Narrow" w:hAnsi="Arial Narrow"/>
          <w:i w:val="0"/>
          <w:color w:val="000000" w:themeColor="text1"/>
          <w:sz w:val="24"/>
          <w:szCs w:val="24"/>
        </w:rPr>
        <w:t>oth ADT and SE80 have same source code repository and locking mechanism</w:t>
      </w:r>
      <w:r w:rsidR="0079371A" w:rsidRPr="00A41AD2">
        <w:rPr>
          <w:rFonts w:ascii="Arial Narrow" w:hAnsi="Arial Narrow"/>
          <w:i/>
          <w:color w:val="000000" w:themeColor="text1"/>
          <w:sz w:val="24"/>
          <w:szCs w:val="24"/>
        </w:rPr>
        <w:t xml:space="preserve"> </w:t>
      </w:r>
      <w:r w:rsidR="0079371A" w:rsidRPr="00A423C2">
        <w:rPr>
          <w:rFonts w:ascii="Arial Narrow" w:hAnsi="Arial Narrow"/>
          <w:i/>
          <w:sz w:val="24"/>
          <w:szCs w:val="24"/>
        </w:rPr>
        <w:sym w:font="Symbol" w:char="F0DE"/>
      </w:r>
      <w:r w:rsidR="0079371A" w:rsidRPr="00A423C2">
        <w:rPr>
          <w:rFonts w:ascii="Arial Narrow" w:hAnsi="Arial Narrow"/>
          <w:sz w:val="24"/>
          <w:szCs w:val="24"/>
        </w:rPr>
        <w:t xml:space="preserve"> we cannot interfere when other is editing it at the same time</w:t>
      </w:r>
      <w:r w:rsidR="0079371A" w:rsidRPr="0079371A">
        <w:rPr>
          <w:rFonts w:ascii="Arial Narrow" w:hAnsi="Arial Narrow"/>
          <w:sz w:val="24"/>
          <w:szCs w:val="24"/>
        </w:rPr>
        <w:t>.</w:t>
      </w:r>
    </w:p>
    <w:p w:rsidR="0079371A" w:rsidRDefault="0079371A" w:rsidP="00EB7824">
      <w:pPr>
        <w:spacing w:after="0" w:line="240" w:lineRule="auto"/>
        <w:ind w:firstLine="567"/>
        <w:jc w:val="both"/>
        <w:rPr>
          <w:rStyle w:val="a4"/>
          <w:rFonts w:ascii="Arial Narrow" w:hAnsi="Arial Narrow"/>
          <w:sz w:val="24"/>
          <w:szCs w:val="24"/>
        </w:rPr>
      </w:pPr>
    </w:p>
    <w:p w:rsidR="00745C0B" w:rsidRPr="00745C0B" w:rsidRDefault="00745C0B" w:rsidP="00EB7824">
      <w:pPr>
        <w:spacing w:after="0" w:line="240" w:lineRule="auto"/>
        <w:ind w:firstLine="567"/>
        <w:jc w:val="both"/>
        <w:rPr>
          <w:rFonts w:ascii="Arial Narrow" w:hAnsi="Arial Narrow"/>
          <w:sz w:val="24"/>
          <w:szCs w:val="24"/>
        </w:rPr>
      </w:pPr>
      <w:r w:rsidRPr="00745C0B">
        <w:rPr>
          <w:rFonts w:ascii="Arial Narrow" w:hAnsi="Arial Narrow"/>
          <w:sz w:val="24"/>
          <w:szCs w:val="24"/>
        </w:rPr>
        <w:t>Do not forget</w:t>
      </w:r>
      <w:r>
        <w:rPr>
          <w:rFonts w:ascii="Arial Narrow" w:hAnsi="Arial Narrow"/>
          <w:sz w:val="24"/>
          <w:szCs w:val="24"/>
        </w:rPr>
        <w:t xml:space="preserve"> -</w:t>
      </w:r>
      <w:r w:rsidRPr="00745C0B">
        <w:rPr>
          <w:rFonts w:ascii="Arial Narrow" w:hAnsi="Arial Narrow"/>
          <w:sz w:val="24"/>
          <w:szCs w:val="24"/>
        </w:rPr>
        <w:t xml:space="preserve"> the </w:t>
      </w:r>
      <w:r w:rsidRPr="00A41AD2">
        <w:rPr>
          <w:rFonts w:ascii="Arial Narrow" w:hAnsi="Arial Narrow"/>
          <w:i/>
          <w:color w:val="002060"/>
          <w:sz w:val="24"/>
          <w:szCs w:val="24"/>
          <w:shd w:val="clear" w:color="auto" w:fill="F2F2F2" w:themeFill="background1" w:themeFillShade="F2"/>
        </w:rPr>
        <w:t>Z*</w:t>
      </w:r>
      <w:r w:rsidRPr="00745C0B">
        <w:rPr>
          <w:rFonts w:ascii="Arial Narrow" w:hAnsi="Arial Narrow"/>
          <w:sz w:val="24"/>
          <w:szCs w:val="24"/>
        </w:rPr>
        <w:t xml:space="preserve"> or </w:t>
      </w:r>
      <w:r w:rsidRPr="00A41AD2">
        <w:rPr>
          <w:rFonts w:ascii="Arial Narrow" w:hAnsi="Arial Narrow"/>
          <w:i/>
          <w:color w:val="002060"/>
          <w:sz w:val="24"/>
          <w:szCs w:val="24"/>
          <w:shd w:val="clear" w:color="auto" w:fill="F2F2F2" w:themeFill="background1" w:themeFillShade="F2"/>
        </w:rPr>
        <w:t>Y*</w:t>
      </w:r>
      <w:r w:rsidRPr="00745C0B">
        <w:rPr>
          <w:rFonts w:ascii="Arial Narrow" w:hAnsi="Arial Narrow"/>
          <w:sz w:val="24"/>
          <w:szCs w:val="24"/>
        </w:rPr>
        <w:t xml:space="preserve"> naming convention </w:t>
      </w:r>
      <w:r w:rsidRPr="000D559C">
        <w:rPr>
          <w:rFonts w:ascii="Arial Narrow" w:hAnsi="Arial Narrow"/>
          <w:i/>
          <w:sz w:val="24"/>
          <w:szCs w:val="24"/>
        </w:rPr>
        <w:t>holds good</w:t>
      </w:r>
      <w:r w:rsidRPr="00745C0B">
        <w:rPr>
          <w:rFonts w:ascii="Arial Narrow" w:hAnsi="Arial Narrow"/>
          <w:sz w:val="24"/>
          <w:szCs w:val="24"/>
        </w:rPr>
        <w:t xml:space="preserve"> </w:t>
      </w:r>
      <w:r w:rsidR="000D559C">
        <w:rPr>
          <w:rFonts w:ascii="Arial Narrow" w:hAnsi="Arial Narrow"/>
          <w:sz w:val="24"/>
          <w:szCs w:val="24"/>
        </w:rPr>
        <w:t>/</w:t>
      </w:r>
      <w:r w:rsidRPr="00745C0B">
        <w:rPr>
          <w:rFonts w:ascii="Arial Narrow" w:hAnsi="Arial Narrow"/>
          <w:sz w:val="24"/>
          <w:szCs w:val="24"/>
        </w:rPr>
        <w:t>хорошо действует</w:t>
      </w:r>
      <w:r w:rsidR="000D559C">
        <w:rPr>
          <w:rFonts w:ascii="Arial Narrow" w:hAnsi="Arial Narrow"/>
          <w:sz w:val="24"/>
          <w:szCs w:val="24"/>
        </w:rPr>
        <w:t>/</w:t>
      </w:r>
      <w:r>
        <w:rPr>
          <w:rFonts w:ascii="Arial Narrow" w:hAnsi="Arial Narrow"/>
          <w:sz w:val="24"/>
          <w:szCs w:val="24"/>
        </w:rPr>
        <w:t xml:space="preserve"> </w:t>
      </w:r>
      <w:r w:rsidRPr="00745C0B">
        <w:rPr>
          <w:rFonts w:ascii="Arial Narrow" w:hAnsi="Arial Narrow"/>
          <w:sz w:val="24"/>
          <w:szCs w:val="24"/>
        </w:rPr>
        <w:t>even while creating custom objects from ADT.</w:t>
      </w:r>
    </w:p>
    <w:p w:rsidR="00745C0B" w:rsidRPr="00EB7824" w:rsidRDefault="00745C0B" w:rsidP="00EB7824">
      <w:pPr>
        <w:spacing w:after="0" w:line="240" w:lineRule="auto"/>
        <w:ind w:firstLine="567"/>
        <w:jc w:val="both"/>
        <w:rPr>
          <w:rStyle w:val="a4"/>
          <w:rFonts w:ascii="Arial Narrow" w:hAnsi="Arial Narrow"/>
          <w:sz w:val="24"/>
          <w:szCs w:val="24"/>
        </w:rPr>
      </w:pPr>
    </w:p>
    <w:p w:rsidR="00EB7824" w:rsidRPr="00A41AD2" w:rsidRDefault="00EB7824" w:rsidP="00A41AD2">
      <w:pPr>
        <w:shd w:val="clear" w:color="auto" w:fill="F2F2F2" w:themeFill="background1" w:themeFillShade="F2"/>
        <w:spacing w:after="0" w:line="240" w:lineRule="auto"/>
        <w:ind w:firstLine="567"/>
        <w:jc w:val="both"/>
        <w:rPr>
          <w:rStyle w:val="a4"/>
          <w:rFonts w:ascii="Arial Narrow" w:hAnsi="Arial Narrow"/>
          <w:b w:val="0"/>
          <w:color w:val="002060"/>
          <w:spacing w:val="20"/>
          <w:sz w:val="24"/>
          <w:szCs w:val="24"/>
        </w:rPr>
      </w:pPr>
      <w:r w:rsidRPr="00A41AD2">
        <w:rPr>
          <w:rStyle w:val="a4"/>
          <w:rFonts w:ascii="Arial Narrow" w:hAnsi="Arial Narrow"/>
          <w:b w:val="0"/>
          <w:color w:val="002060"/>
          <w:spacing w:val="20"/>
          <w:sz w:val="24"/>
          <w:szCs w:val="24"/>
          <w:lang w:val="ru-RU"/>
        </w:rPr>
        <w:t>Полезные</w:t>
      </w:r>
      <w:r w:rsidRPr="00A41AD2">
        <w:rPr>
          <w:rStyle w:val="a4"/>
          <w:rFonts w:ascii="Arial Narrow" w:hAnsi="Arial Narrow"/>
          <w:b w:val="0"/>
          <w:color w:val="002060"/>
          <w:spacing w:val="20"/>
          <w:sz w:val="24"/>
          <w:szCs w:val="24"/>
        </w:rPr>
        <w:t xml:space="preserve"> </w:t>
      </w:r>
      <w:r w:rsidRPr="00A41AD2">
        <w:rPr>
          <w:rStyle w:val="a4"/>
          <w:rFonts w:ascii="Arial Narrow" w:hAnsi="Arial Narrow"/>
          <w:b w:val="0"/>
          <w:color w:val="002060"/>
          <w:spacing w:val="20"/>
          <w:sz w:val="24"/>
          <w:szCs w:val="24"/>
          <w:lang w:val="ru-RU"/>
        </w:rPr>
        <w:t>сочетания</w:t>
      </w:r>
      <w:r w:rsidRPr="00A41AD2">
        <w:rPr>
          <w:rStyle w:val="a4"/>
          <w:rFonts w:ascii="Arial Narrow" w:hAnsi="Arial Narrow"/>
          <w:b w:val="0"/>
          <w:color w:val="002060"/>
          <w:spacing w:val="20"/>
          <w:sz w:val="24"/>
          <w:szCs w:val="24"/>
        </w:rPr>
        <w:t xml:space="preserve"> </w:t>
      </w:r>
      <w:r w:rsidRPr="00A41AD2">
        <w:rPr>
          <w:rStyle w:val="a4"/>
          <w:rFonts w:ascii="Arial Narrow" w:hAnsi="Arial Narrow"/>
          <w:b w:val="0"/>
          <w:color w:val="002060"/>
          <w:spacing w:val="20"/>
          <w:sz w:val="24"/>
          <w:szCs w:val="24"/>
          <w:lang w:val="ru-RU"/>
        </w:rPr>
        <w:t>клавиш</w:t>
      </w:r>
      <w:r w:rsidRPr="00A41AD2">
        <w:rPr>
          <w:rStyle w:val="a4"/>
          <w:rFonts w:ascii="Arial Narrow" w:hAnsi="Arial Narrow"/>
          <w:b w:val="0"/>
          <w:color w:val="002060"/>
          <w:spacing w:val="20"/>
          <w:sz w:val="24"/>
          <w:szCs w:val="24"/>
        </w:rPr>
        <w:t xml:space="preserve"> </w:t>
      </w:r>
    </w:p>
    <w:p w:rsidR="00EB7824" w:rsidRPr="00A41AD2" w:rsidRDefault="00EB7824" w:rsidP="005D6E43">
      <w:pPr>
        <w:pStyle w:val="a6"/>
        <w:numPr>
          <w:ilvl w:val="0"/>
          <w:numId w:val="44"/>
        </w:numPr>
        <w:spacing w:after="0" w:line="240" w:lineRule="auto"/>
        <w:ind w:left="1134"/>
        <w:jc w:val="both"/>
        <w:rPr>
          <w:rFonts w:ascii="Arial Narrow" w:hAnsi="Arial Narrow"/>
          <w:sz w:val="24"/>
          <w:szCs w:val="24"/>
        </w:rPr>
      </w:pPr>
      <w:r w:rsidRPr="00A41AD2">
        <w:rPr>
          <w:rStyle w:val="a4"/>
          <w:rFonts w:ascii="Arial Narrow" w:hAnsi="Arial Narrow"/>
          <w:b w:val="0"/>
          <w:i/>
          <w:color w:val="002060"/>
          <w:sz w:val="24"/>
          <w:szCs w:val="24"/>
          <w:shd w:val="clear" w:color="auto" w:fill="F2F2F2" w:themeFill="background1" w:themeFillShade="F2"/>
        </w:rPr>
        <w:t>Ctrl</w:t>
      </w:r>
      <w:r w:rsidR="000D559C" w:rsidRPr="00A41AD2">
        <w:rPr>
          <w:rStyle w:val="a4"/>
          <w:rFonts w:ascii="Arial Narrow" w:hAnsi="Arial Narrow"/>
          <w:b w:val="0"/>
          <w:i/>
          <w:color w:val="002060"/>
          <w:sz w:val="24"/>
          <w:szCs w:val="24"/>
          <w:shd w:val="clear" w:color="auto" w:fill="F2F2F2" w:themeFill="background1" w:themeFillShade="F2"/>
        </w:rPr>
        <w:t xml:space="preserve"> </w:t>
      </w:r>
      <w:r w:rsidRPr="00A41AD2">
        <w:rPr>
          <w:rStyle w:val="a4"/>
          <w:rFonts w:ascii="Arial Narrow" w:hAnsi="Arial Narrow"/>
          <w:b w:val="0"/>
          <w:i/>
          <w:color w:val="002060"/>
          <w:sz w:val="24"/>
          <w:szCs w:val="24"/>
          <w:shd w:val="clear" w:color="auto" w:fill="F2F2F2" w:themeFill="background1" w:themeFillShade="F2"/>
        </w:rPr>
        <w:t>+</w:t>
      </w:r>
      <w:r w:rsidR="000D559C" w:rsidRPr="00A41AD2">
        <w:rPr>
          <w:rStyle w:val="a4"/>
          <w:rFonts w:ascii="Arial Narrow" w:hAnsi="Arial Narrow"/>
          <w:b w:val="0"/>
          <w:i/>
          <w:color w:val="002060"/>
          <w:sz w:val="24"/>
          <w:szCs w:val="24"/>
          <w:shd w:val="clear" w:color="auto" w:fill="F2F2F2" w:themeFill="background1" w:themeFillShade="F2"/>
        </w:rPr>
        <w:t xml:space="preserve"> </w:t>
      </w:r>
      <w:r w:rsidRPr="00A41AD2">
        <w:rPr>
          <w:rStyle w:val="a4"/>
          <w:rFonts w:ascii="Arial Narrow" w:hAnsi="Arial Narrow"/>
          <w:b w:val="0"/>
          <w:i/>
          <w:color w:val="002060"/>
          <w:sz w:val="24"/>
          <w:szCs w:val="24"/>
          <w:shd w:val="clear" w:color="auto" w:fill="F2F2F2" w:themeFill="background1" w:themeFillShade="F2"/>
        </w:rPr>
        <w:t>1</w:t>
      </w:r>
      <w:r w:rsidRPr="00A41AD2">
        <w:rPr>
          <w:rFonts w:ascii="Arial Narrow" w:hAnsi="Arial Narrow"/>
          <w:sz w:val="24"/>
          <w:szCs w:val="24"/>
        </w:rPr>
        <w:t xml:space="preserve"> - open the </w:t>
      </w:r>
      <w:r w:rsidRPr="00A41AD2">
        <w:rPr>
          <w:rFonts w:ascii="Arial Narrow" w:hAnsi="Arial Narrow"/>
          <w:i/>
          <w:color w:val="002060"/>
          <w:sz w:val="24"/>
          <w:szCs w:val="24"/>
        </w:rPr>
        <w:t>Quick Fix menu</w:t>
      </w:r>
      <w:r w:rsidRPr="00A41AD2">
        <w:rPr>
          <w:rFonts w:ascii="Arial Narrow" w:hAnsi="Arial Narrow"/>
          <w:sz w:val="24"/>
          <w:szCs w:val="24"/>
        </w:rPr>
        <w:t>.</w:t>
      </w:r>
    </w:p>
    <w:p w:rsidR="00EB7824" w:rsidRPr="00A41AD2" w:rsidRDefault="00EB7824" w:rsidP="005D6E43">
      <w:pPr>
        <w:pStyle w:val="a6"/>
        <w:numPr>
          <w:ilvl w:val="0"/>
          <w:numId w:val="44"/>
        </w:numPr>
        <w:spacing w:after="0" w:line="240" w:lineRule="auto"/>
        <w:ind w:left="1134"/>
        <w:jc w:val="both"/>
        <w:rPr>
          <w:rFonts w:ascii="Arial Narrow" w:hAnsi="Arial Narrow"/>
          <w:sz w:val="24"/>
          <w:szCs w:val="24"/>
          <w:lang w:val="ru-RU"/>
        </w:rPr>
      </w:pPr>
      <w:r w:rsidRPr="00A41AD2">
        <w:rPr>
          <w:rFonts w:ascii="Arial Narrow" w:hAnsi="Arial Narrow"/>
          <w:i/>
          <w:color w:val="002060"/>
          <w:sz w:val="24"/>
          <w:szCs w:val="24"/>
          <w:shd w:val="clear" w:color="auto" w:fill="F2F2F2" w:themeFill="background1" w:themeFillShade="F2"/>
        </w:rPr>
        <w:t>Ctrl</w:t>
      </w:r>
      <w:r w:rsidRPr="00A41AD2">
        <w:rPr>
          <w:rFonts w:ascii="Arial Narrow" w:hAnsi="Arial Narrow"/>
          <w:i/>
          <w:color w:val="002060"/>
          <w:sz w:val="24"/>
          <w:szCs w:val="24"/>
          <w:shd w:val="clear" w:color="auto" w:fill="F2F2F2" w:themeFill="background1" w:themeFillShade="F2"/>
          <w:lang w:val="ru-RU"/>
        </w:rPr>
        <w:t xml:space="preserve"> + </w:t>
      </w:r>
      <w:r w:rsidRPr="00A41AD2">
        <w:rPr>
          <w:rFonts w:ascii="Arial Narrow" w:hAnsi="Arial Narrow"/>
          <w:i/>
          <w:color w:val="002060"/>
          <w:sz w:val="24"/>
          <w:szCs w:val="24"/>
          <w:shd w:val="clear" w:color="auto" w:fill="F2F2F2" w:themeFill="background1" w:themeFillShade="F2"/>
        </w:rPr>
        <w:t>space</w:t>
      </w:r>
      <w:r w:rsidRPr="00A41AD2">
        <w:rPr>
          <w:rFonts w:ascii="Arial Narrow" w:hAnsi="Arial Narrow"/>
          <w:sz w:val="24"/>
          <w:szCs w:val="24"/>
          <w:lang w:val="ru-RU"/>
        </w:rPr>
        <w:t xml:space="preserve"> – </w:t>
      </w:r>
      <w:r w:rsidRPr="00A41AD2">
        <w:rPr>
          <w:rFonts w:ascii="Arial Narrow" w:hAnsi="Arial Narrow"/>
          <w:i/>
          <w:color w:val="002060"/>
          <w:sz w:val="24"/>
          <w:szCs w:val="24"/>
          <w:lang w:val="ru-RU"/>
        </w:rPr>
        <w:t>автозавершение кода | список полей</w:t>
      </w:r>
      <w:r w:rsidRPr="00A41AD2">
        <w:rPr>
          <w:rFonts w:ascii="Arial Narrow" w:hAnsi="Arial Narrow"/>
          <w:color w:val="002060"/>
          <w:sz w:val="24"/>
          <w:szCs w:val="24"/>
          <w:lang w:val="ru-RU"/>
        </w:rPr>
        <w:t xml:space="preserve"> </w:t>
      </w:r>
      <w:r w:rsidRPr="00A41AD2">
        <w:rPr>
          <w:rFonts w:ascii="Arial Narrow" w:hAnsi="Arial Narrow"/>
          <w:sz w:val="24"/>
          <w:szCs w:val="24"/>
          <w:lang w:val="ru-RU"/>
        </w:rPr>
        <w:t xml:space="preserve">– если курсор находится в выбранных полях  данного </w:t>
      </w:r>
      <w:r w:rsidRPr="00A41AD2">
        <w:rPr>
          <w:rFonts w:ascii="Arial Narrow" w:hAnsi="Arial Narrow"/>
          <w:sz w:val="24"/>
          <w:szCs w:val="24"/>
        </w:rPr>
        <w:t>data</w:t>
      </w:r>
      <w:r w:rsidRPr="00A41AD2">
        <w:rPr>
          <w:rFonts w:ascii="Arial Narrow" w:hAnsi="Arial Narrow"/>
          <w:sz w:val="24"/>
          <w:szCs w:val="24"/>
          <w:lang w:val="ru-RU"/>
        </w:rPr>
        <w:t xml:space="preserve"> </w:t>
      </w:r>
      <w:r w:rsidRPr="00A41AD2">
        <w:rPr>
          <w:rFonts w:ascii="Arial Narrow" w:hAnsi="Arial Narrow"/>
          <w:sz w:val="24"/>
          <w:szCs w:val="24"/>
        </w:rPr>
        <w:t>source</w:t>
      </w:r>
      <w:r w:rsidRPr="00A41AD2">
        <w:rPr>
          <w:rFonts w:ascii="Arial Narrow" w:hAnsi="Arial Narrow"/>
          <w:sz w:val="24"/>
          <w:szCs w:val="24"/>
          <w:lang w:val="ru-RU"/>
        </w:rPr>
        <w:t>.</w:t>
      </w:r>
    </w:p>
    <w:p w:rsidR="008854E1" w:rsidRPr="00A41AD2" w:rsidRDefault="008854E1" w:rsidP="00A41AD2">
      <w:pPr>
        <w:pStyle w:val="a6"/>
        <w:spacing w:after="0" w:line="240" w:lineRule="auto"/>
        <w:ind w:left="1134"/>
        <w:jc w:val="both"/>
        <w:rPr>
          <w:rFonts w:ascii="Arial Narrow" w:hAnsi="Arial Narrow"/>
          <w:sz w:val="24"/>
          <w:szCs w:val="24"/>
        </w:rPr>
      </w:pPr>
      <w:r w:rsidRPr="00A41AD2">
        <w:rPr>
          <w:rFonts w:ascii="Arial Narrow" w:hAnsi="Arial Narrow"/>
          <w:sz w:val="24"/>
          <w:szCs w:val="24"/>
        </w:rPr>
        <w:t xml:space="preserve">Type initial letters of the syntax you want to use and then use </w:t>
      </w:r>
      <w:r w:rsidRPr="00A41AD2">
        <w:rPr>
          <w:rStyle w:val="a4"/>
          <w:rFonts w:ascii="Arial Narrow" w:hAnsi="Arial Narrow"/>
          <w:b w:val="0"/>
          <w:i/>
          <w:iCs/>
          <w:color w:val="002060"/>
          <w:sz w:val="24"/>
          <w:szCs w:val="24"/>
          <w:shd w:val="clear" w:color="auto" w:fill="F2F2F2" w:themeFill="background1" w:themeFillShade="F2"/>
        </w:rPr>
        <w:t>Ctrl + Space</w:t>
      </w:r>
      <w:r w:rsidRPr="00A41AD2">
        <w:rPr>
          <w:rFonts w:ascii="Arial Narrow" w:hAnsi="Arial Narrow"/>
          <w:sz w:val="24"/>
          <w:szCs w:val="24"/>
        </w:rPr>
        <w:t xml:space="preserve"> and </w:t>
      </w:r>
      <w:r w:rsidRPr="00A41AD2">
        <w:rPr>
          <w:rStyle w:val="a4"/>
          <w:rFonts w:ascii="Arial Narrow" w:hAnsi="Arial Narrow"/>
          <w:b w:val="0"/>
          <w:i/>
          <w:iCs/>
          <w:color w:val="002060"/>
          <w:sz w:val="24"/>
          <w:szCs w:val="24"/>
          <w:shd w:val="clear" w:color="auto" w:fill="F2F2F2" w:themeFill="background1" w:themeFillShade="F2"/>
        </w:rPr>
        <w:t>Shift + Enter</w:t>
      </w:r>
      <w:r w:rsidRPr="00A41AD2">
        <w:rPr>
          <w:rFonts w:ascii="Arial Narrow" w:hAnsi="Arial Narrow"/>
          <w:sz w:val="24"/>
          <w:szCs w:val="24"/>
        </w:rPr>
        <w:t xml:space="preserve"> </w:t>
      </w:r>
      <w:r w:rsidRPr="00A41AD2">
        <w:rPr>
          <w:rStyle w:val="a5"/>
          <w:rFonts w:ascii="Arial Narrow" w:hAnsi="Arial Narrow"/>
          <w:i w:val="0"/>
          <w:sz w:val="24"/>
          <w:szCs w:val="24"/>
        </w:rPr>
        <w:t xml:space="preserve">to insert the </w:t>
      </w:r>
      <w:r w:rsidRPr="00A41AD2">
        <w:rPr>
          <w:rStyle w:val="a5"/>
          <w:rFonts w:ascii="Arial Narrow" w:hAnsi="Arial Narrow"/>
          <w:color w:val="002060"/>
          <w:sz w:val="24"/>
          <w:szCs w:val="24"/>
        </w:rPr>
        <w:t>full signature</w:t>
      </w:r>
      <w:r w:rsidRPr="00A41AD2">
        <w:rPr>
          <w:rFonts w:ascii="Arial Narrow" w:hAnsi="Arial Narrow"/>
          <w:color w:val="002060"/>
          <w:sz w:val="24"/>
          <w:szCs w:val="24"/>
        </w:rPr>
        <w:t xml:space="preserve"> </w:t>
      </w:r>
      <w:r w:rsidRPr="00A41AD2">
        <w:rPr>
          <w:rFonts w:ascii="Arial Narrow" w:hAnsi="Arial Narrow"/>
          <w:sz w:val="24"/>
          <w:szCs w:val="24"/>
        </w:rPr>
        <w:t>- e.g. for function module / method selected.</w:t>
      </w:r>
    </w:p>
    <w:p w:rsidR="00EB7824" w:rsidRPr="00A41AD2" w:rsidRDefault="00EB7824" w:rsidP="005D6E43">
      <w:pPr>
        <w:pStyle w:val="a6"/>
        <w:numPr>
          <w:ilvl w:val="0"/>
          <w:numId w:val="44"/>
        </w:numPr>
        <w:spacing w:after="0" w:line="240" w:lineRule="auto"/>
        <w:ind w:left="1134"/>
        <w:jc w:val="both"/>
        <w:rPr>
          <w:rFonts w:ascii="Arial Narrow" w:hAnsi="Arial Narrow"/>
          <w:sz w:val="24"/>
          <w:szCs w:val="24"/>
          <w:lang w:val="ru-RU"/>
        </w:rPr>
      </w:pPr>
      <w:r w:rsidRPr="00A41AD2">
        <w:rPr>
          <w:rFonts w:ascii="Arial Narrow" w:hAnsi="Arial Narrow"/>
          <w:i/>
          <w:color w:val="002060"/>
          <w:sz w:val="24"/>
          <w:szCs w:val="24"/>
          <w:shd w:val="clear" w:color="auto" w:fill="F2F2F2" w:themeFill="background1" w:themeFillShade="F2"/>
        </w:rPr>
        <w:t>F</w:t>
      </w:r>
      <w:r w:rsidRPr="00A41AD2">
        <w:rPr>
          <w:rFonts w:ascii="Arial Narrow" w:hAnsi="Arial Narrow"/>
          <w:i/>
          <w:color w:val="002060"/>
          <w:sz w:val="24"/>
          <w:szCs w:val="24"/>
          <w:shd w:val="clear" w:color="auto" w:fill="F2F2F2" w:themeFill="background1" w:themeFillShade="F2"/>
          <w:lang w:val="ru-RU"/>
        </w:rPr>
        <w:t>2</w:t>
      </w:r>
      <w:r w:rsidRPr="00A41AD2">
        <w:rPr>
          <w:rFonts w:ascii="Arial Narrow" w:hAnsi="Arial Narrow"/>
          <w:b/>
          <w:i/>
          <w:sz w:val="24"/>
          <w:szCs w:val="24"/>
          <w:lang w:val="ru-RU"/>
        </w:rPr>
        <w:t xml:space="preserve"> </w:t>
      </w:r>
      <w:r w:rsidRPr="00A41AD2">
        <w:rPr>
          <w:rFonts w:ascii="Arial Narrow" w:hAnsi="Arial Narrow"/>
          <w:sz w:val="24"/>
          <w:szCs w:val="24"/>
          <w:lang w:val="ru-RU"/>
        </w:rPr>
        <w:t xml:space="preserve">- </w:t>
      </w:r>
      <w:r w:rsidRPr="00A41AD2">
        <w:rPr>
          <w:rFonts w:ascii="Arial Narrow" w:hAnsi="Arial Narrow"/>
          <w:i/>
          <w:color w:val="002060"/>
          <w:sz w:val="24"/>
          <w:szCs w:val="24"/>
          <w:lang w:val="ru-RU"/>
        </w:rPr>
        <w:t>список полей</w:t>
      </w:r>
      <w:r w:rsidRPr="00A41AD2">
        <w:rPr>
          <w:rFonts w:ascii="Arial Narrow" w:hAnsi="Arial Narrow"/>
          <w:color w:val="002060"/>
          <w:sz w:val="24"/>
          <w:szCs w:val="24"/>
          <w:lang w:val="ru-RU"/>
        </w:rPr>
        <w:t xml:space="preserve"> </w:t>
      </w:r>
      <w:r w:rsidRPr="00A41AD2">
        <w:rPr>
          <w:rFonts w:ascii="Arial Narrow" w:hAnsi="Arial Narrow"/>
          <w:sz w:val="24"/>
          <w:szCs w:val="24"/>
          <w:lang w:val="ru-RU"/>
        </w:rPr>
        <w:t xml:space="preserve">– если курсор находится на данном </w:t>
      </w:r>
      <w:r w:rsidRPr="00A41AD2">
        <w:rPr>
          <w:rFonts w:ascii="Arial Narrow" w:hAnsi="Arial Narrow"/>
          <w:sz w:val="24"/>
          <w:szCs w:val="24"/>
        </w:rPr>
        <w:t>data</w:t>
      </w:r>
      <w:r w:rsidRPr="00A41AD2">
        <w:rPr>
          <w:rFonts w:ascii="Arial Narrow" w:hAnsi="Arial Narrow"/>
          <w:sz w:val="24"/>
          <w:szCs w:val="24"/>
          <w:lang w:val="ru-RU"/>
        </w:rPr>
        <w:t xml:space="preserve"> </w:t>
      </w:r>
      <w:r w:rsidRPr="00A41AD2">
        <w:rPr>
          <w:rFonts w:ascii="Arial Narrow" w:hAnsi="Arial Narrow"/>
          <w:sz w:val="24"/>
          <w:szCs w:val="24"/>
        </w:rPr>
        <w:t>source</w:t>
      </w:r>
      <w:r w:rsidRPr="00A41AD2">
        <w:rPr>
          <w:rFonts w:ascii="Arial Narrow" w:hAnsi="Arial Narrow"/>
          <w:sz w:val="24"/>
          <w:szCs w:val="24"/>
          <w:lang w:val="ru-RU"/>
        </w:rPr>
        <w:t>.</w:t>
      </w:r>
    </w:p>
    <w:p w:rsidR="002E713C" w:rsidRDefault="002E713C" w:rsidP="00981D6D">
      <w:pPr>
        <w:spacing w:after="0" w:line="240" w:lineRule="auto"/>
        <w:ind w:firstLine="567"/>
        <w:jc w:val="both"/>
        <w:rPr>
          <w:rFonts w:ascii="Arial Narrow" w:hAnsi="Arial Narrow"/>
          <w:sz w:val="24"/>
          <w:szCs w:val="24"/>
          <w:lang w:val="ru-RU"/>
        </w:rPr>
      </w:pPr>
    </w:p>
    <w:p w:rsidR="008854E1" w:rsidRPr="00A41AD2" w:rsidRDefault="008854E1" w:rsidP="00A41AD2">
      <w:pPr>
        <w:shd w:val="clear" w:color="auto" w:fill="F2F2F2" w:themeFill="background1" w:themeFillShade="F2"/>
        <w:spacing w:after="0" w:line="240" w:lineRule="auto"/>
        <w:ind w:firstLine="567"/>
        <w:jc w:val="both"/>
        <w:rPr>
          <w:rStyle w:val="a4"/>
          <w:rFonts w:ascii="Arial Narrow" w:hAnsi="Arial Narrow"/>
          <w:b w:val="0"/>
          <w:iCs/>
          <w:color w:val="002060"/>
          <w:spacing w:val="20"/>
          <w:sz w:val="24"/>
          <w:szCs w:val="24"/>
        </w:rPr>
      </w:pPr>
      <w:r w:rsidRPr="00A41AD2">
        <w:rPr>
          <w:rStyle w:val="a4"/>
          <w:rFonts w:ascii="Arial Narrow" w:hAnsi="Arial Narrow"/>
          <w:b w:val="0"/>
          <w:iCs/>
          <w:color w:val="002060"/>
          <w:spacing w:val="20"/>
          <w:sz w:val="24"/>
          <w:szCs w:val="24"/>
        </w:rPr>
        <w:t>Pretty Printer</w:t>
      </w:r>
    </w:p>
    <w:p w:rsidR="008854E1" w:rsidRDefault="008854E1" w:rsidP="00981D6D">
      <w:pPr>
        <w:spacing w:after="0" w:line="240" w:lineRule="auto"/>
        <w:ind w:firstLine="567"/>
        <w:jc w:val="both"/>
        <w:rPr>
          <w:rFonts w:ascii="Arial Narrow" w:hAnsi="Arial Narrow"/>
          <w:sz w:val="24"/>
          <w:szCs w:val="24"/>
        </w:rPr>
      </w:pPr>
      <w:r w:rsidRPr="008854E1">
        <w:rPr>
          <w:rFonts w:ascii="Arial Narrow" w:hAnsi="Arial Narrow"/>
          <w:sz w:val="24"/>
          <w:szCs w:val="24"/>
        </w:rPr>
        <w:lastRenderedPageBreak/>
        <w:t xml:space="preserve">Go to </w:t>
      </w:r>
      <w:r w:rsidRPr="001C32AF">
        <w:rPr>
          <w:rStyle w:val="a4"/>
          <w:rFonts w:ascii="Arial Narrow" w:hAnsi="Arial Narrow"/>
          <w:b w:val="0"/>
          <w:i/>
          <w:iCs/>
          <w:color w:val="002060"/>
          <w:sz w:val="24"/>
          <w:szCs w:val="24"/>
        </w:rPr>
        <w:t>Windows -&gt; Preference -&gt; ABAP Development -&gt; Source Code Editor -&gt; Formatter</w:t>
      </w:r>
      <w:r w:rsidRPr="001C32AF">
        <w:rPr>
          <w:rFonts w:ascii="Arial Narrow" w:hAnsi="Arial Narrow"/>
          <w:b/>
          <w:color w:val="002060"/>
          <w:sz w:val="24"/>
          <w:szCs w:val="24"/>
        </w:rPr>
        <w:t xml:space="preserve"> </w:t>
      </w:r>
      <w:r w:rsidRPr="00126701">
        <w:rPr>
          <w:rFonts w:ascii="Arial Narrow" w:hAnsi="Arial Narrow"/>
          <w:b/>
          <w:i/>
          <w:sz w:val="24"/>
          <w:szCs w:val="24"/>
        </w:rPr>
        <w:t>to set up the formatting</w:t>
      </w:r>
      <w:r w:rsidRPr="008854E1">
        <w:rPr>
          <w:rFonts w:ascii="Arial Narrow" w:hAnsi="Arial Narrow"/>
          <w:sz w:val="24"/>
          <w:szCs w:val="24"/>
        </w:rPr>
        <w:t xml:space="preserve"> needs.</w:t>
      </w:r>
    </w:p>
    <w:p w:rsidR="008854E1" w:rsidRDefault="008854E1" w:rsidP="00981D6D">
      <w:pPr>
        <w:spacing w:after="0" w:line="240" w:lineRule="auto"/>
        <w:ind w:firstLine="567"/>
        <w:jc w:val="both"/>
        <w:rPr>
          <w:rFonts w:ascii="Arial Narrow" w:hAnsi="Arial Narrow"/>
          <w:sz w:val="24"/>
          <w:szCs w:val="24"/>
        </w:rPr>
      </w:pPr>
    </w:p>
    <w:p w:rsidR="008854E1" w:rsidRPr="00A41AD2" w:rsidRDefault="008854E1" w:rsidP="00A41AD2">
      <w:pPr>
        <w:shd w:val="clear" w:color="auto" w:fill="F2F2F2" w:themeFill="background1" w:themeFillShade="F2"/>
        <w:spacing w:after="0" w:line="240" w:lineRule="auto"/>
        <w:ind w:firstLine="567"/>
        <w:jc w:val="both"/>
        <w:rPr>
          <w:rStyle w:val="a4"/>
          <w:rFonts w:ascii="Arial Narrow" w:hAnsi="Arial Narrow"/>
          <w:b w:val="0"/>
          <w:iCs/>
          <w:color w:val="002060"/>
          <w:spacing w:val="20"/>
          <w:sz w:val="24"/>
          <w:szCs w:val="24"/>
        </w:rPr>
      </w:pPr>
      <w:r w:rsidRPr="00A41AD2">
        <w:rPr>
          <w:rStyle w:val="a4"/>
          <w:rFonts w:ascii="Arial Narrow" w:hAnsi="Arial Narrow"/>
          <w:b w:val="0"/>
          <w:iCs/>
          <w:color w:val="002060"/>
          <w:spacing w:val="20"/>
          <w:sz w:val="24"/>
          <w:szCs w:val="24"/>
        </w:rPr>
        <w:t>Revision History</w:t>
      </w:r>
    </w:p>
    <w:p w:rsidR="008854E1" w:rsidRDefault="008854E1" w:rsidP="00981D6D">
      <w:pPr>
        <w:spacing w:after="0" w:line="240" w:lineRule="auto"/>
        <w:ind w:firstLine="567"/>
        <w:jc w:val="both"/>
        <w:rPr>
          <w:rFonts w:ascii="Arial Narrow" w:hAnsi="Arial Narrow"/>
          <w:sz w:val="24"/>
          <w:szCs w:val="24"/>
        </w:rPr>
      </w:pPr>
      <w:r w:rsidRPr="00A41AD2">
        <w:rPr>
          <w:rFonts w:ascii="Arial Narrow" w:hAnsi="Arial Narrow"/>
          <w:sz w:val="24"/>
          <w:szCs w:val="24"/>
        </w:rPr>
        <w:t xml:space="preserve">We can </w:t>
      </w:r>
      <w:r w:rsidRPr="00A41AD2">
        <w:rPr>
          <w:rStyle w:val="a5"/>
          <w:rFonts w:ascii="Arial Narrow" w:hAnsi="Arial Narrow"/>
          <w:color w:val="002060"/>
          <w:sz w:val="24"/>
          <w:szCs w:val="24"/>
          <w:shd w:val="clear" w:color="auto" w:fill="F2F2F2" w:themeFill="background1" w:themeFillShade="F2"/>
        </w:rPr>
        <w:t>compare changes</w:t>
      </w:r>
      <w:r w:rsidRPr="00A41AD2">
        <w:rPr>
          <w:rStyle w:val="a5"/>
          <w:rFonts w:ascii="Arial Narrow" w:hAnsi="Arial Narrow"/>
          <w:color w:val="385623" w:themeColor="accent6" w:themeShade="80"/>
          <w:sz w:val="24"/>
          <w:szCs w:val="24"/>
        </w:rPr>
        <w:t xml:space="preserve"> </w:t>
      </w:r>
      <w:r w:rsidRPr="00A41AD2">
        <w:rPr>
          <w:rStyle w:val="a5"/>
          <w:rFonts w:ascii="Arial Narrow" w:hAnsi="Arial Narrow"/>
          <w:i w:val="0"/>
          <w:sz w:val="24"/>
          <w:szCs w:val="24"/>
        </w:rPr>
        <w:t>from one transport of source code to another</w:t>
      </w:r>
      <w:r w:rsidRPr="00A41AD2">
        <w:rPr>
          <w:rFonts w:ascii="Arial Narrow" w:hAnsi="Arial Narrow"/>
          <w:sz w:val="24"/>
          <w:szCs w:val="24"/>
        </w:rPr>
        <w:t xml:space="preserve"> in ADT</w:t>
      </w:r>
      <w:r>
        <w:rPr>
          <w:rFonts w:ascii="Arial Narrow" w:hAnsi="Arial Narrow"/>
          <w:sz w:val="24"/>
          <w:szCs w:val="24"/>
        </w:rPr>
        <w:t xml:space="preserve"> - r</w:t>
      </w:r>
      <w:r w:rsidRPr="008854E1">
        <w:rPr>
          <w:rFonts w:ascii="Arial Narrow" w:hAnsi="Arial Narrow"/>
          <w:sz w:val="24"/>
          <w:szCs w:val="24"/>
        </w:rPr>
        <w:t xml:space="preserve">ight click on the source code area of the program and choose </w:t>
      </w:r>
      <w:r w:rsidRPr="00A41AD2">
        <w:rPr>
          <w:rStyle w:val="a4"/>
          <w:rFonts w:ascii="Arial Narrow" w:hAnsi="Arial Narrow"/>
          <w:b w:val="0"/>
          <w:i/>
          <w:iCs/>
          <w:color w:val="002060"/>
          <w:sz w:val="24"/>
          <w:szCs w:val="24"/>
        </w:rPr>
        <w:t>Compare with -&gt; Revision History</w:t>
      </w:r>
      <w:r w:rsidRPr="008854E1">
        <w:rPr>
          <w:rFonts w:ascii="Arial Narrow" w:hAnsi="Arial Narrow"/>
          <w:sz w:val="24"/>
          <w:szCs w:val="24"/>
        </w:rPr>
        <w:t>.</w:t>
      </w:r>
    </w:p>
    <w:p w:rsidR="008854E1" w:rsidRPr="008854E1" w:rsidRDefault="008854E1" w:rsidP="00981D6D">
      <w:pPr>
        <w:spacing w:after="0" w:line="240" w:lineRule="auto"/>
        <w:ind w:firstLine="567"/>
        <w:jc w:val="both"/>
        <w:rPr>
          <w:rFonts w:ascii="Arial Narrow" w:hAnsi="Arial Narrow"/>
          <w:sz w:val="24"/>
          <w:szCs w:val="24"/>
        </w:rPr>
      </w:pPr>
    </w:p>
    <w:p w:rsidR="00C2587B" w:rsidRPr="00C2587B" w:rsidRDefault="00C2587B" w:rsidP="00C2587B">
      <w:pPr>
        <w:pStyle w:val="1"/>
        <w:spacing w:before="0" w:beforeAutospacing="0" w:after="0" w:afterAutospacing="0"/>
        <w:ind w:firstLine="567"/>
        <w:jc w:val="center"/>
        <w:rPr>
          <w:rFonts w:ascii="Arial Narrow" w:hAnsi="Arial Narrow"/>
          <w:sz w:val="24"/>
          <w:szCs w:val="24"/>
        </w:rPr>
      </w:pPr>
      <w:r w:rsidRPr="00C2587B">
        <w:rPr>
          <w:rFonts w:ascii="Arial Narrow" w:hAnsi="Arial Narrow"/>
          <w:sz w:val="24"/>
          <w:szCs w:val="24"/>
        </w:rPr>
        <w:t>SAP ABAP Tutorial</w:t>
      </w:r>
    </w:p>
    <w:p w:rsidR="00C2587B" w:rsidRPr="00C2587B" w:rsidRDefault="00912F9E" w:rsidP="00C2587B">
      <w:pPr>
        <w:spacing w:after="0" w:line="240" w:lineRule="auto"/>
        <w:ind w:firstLine="567"/>
        <w:jc w:val="center"/>
        <w:rPr>
          <w:rFonts w:ascii="Arial Narrow" w:hAnsi="Arial Narrow"/>
          <w:sz w:val="24"/>
          <w:szCs w:val="24"/>
        </w:rPr>
      </w:pPr>
      <w:hyperlink r:id="rId17" w:history="1">
        <w:r w:rsidR="00C2587B" w:rsidRPr="00C2587B">
          <w:rPr>
            <w:rStyle w:val="a3"/>
            <w:rFonts w:ascii="Arial Narrow" w:hAnsi="Arial Narrow"/>
            <w:sz w:val="24"/>
            <w:szCs w:val="24"/>
            <w:u w:val="none"/>
          </w:rPr>
          <w:t>https://www.tutorialspoint.com/sap_abap/index.htm</w:t>
        </w:r>
      </w:hyperlink>
    </w:p>
    <w:p w:rsidR="00C2587B" w:rsidRDefault="00C2587B" w:rsidP="00981D6D">
      <w:pPr>
        <w:spacing w:after="0" w:line="240" w:lineRule="auto"/>
        <w:ind w:firstLine="567"/>
        <w:jc w:val="both"/>
        <w:rPr>
          <w:rFonts w:ascii="Arial Narrow" w:hAnsi="Arial Narrow"/>
          <w:sz w:val="24"/>
          <w:szCs w:val="24"/>
        </w:rPr>
      </w:pPr>
    </w:p>
    <w:p w:rsidR="00C44F82" w:rsidRDefault="00C44F82" w:rsidP="00EA2351">
      <w:pPr>
        <w:spacing w:after="0" w:line="240" w:lineRule="auto"/>
        <w:ind w:firstLine="567"/>
        <w:jc w:val="both"/>
        <w:rPr>
          <w:rFonts w:ascii="Arial Narrow" w:hAnsi="Arial Narrow"/>
          <w:sz w:val="24"/>
          <w:szCs w:val="24"/>
        </w:rPr>
      </w:pPr>
      <w:r w:rsidRPr="00C44F82">
        <w:rPr>
          <w:rFonts w:ascii="Arial Narrow" w:hAnsi="Arial Narrow"/>
          <w:b/>
          <w:sz w:val="24"/>
          <w:szCs w:val="24"/>
        </w:rPr>
        <w:t>ABAP 4</w:t>
      </w:r>
      <w:r w:rsidRPr="00C44F82">
        <w:rPr>
          <w:rFonts w:ascii="Arial Narrow" w:hAnsi="Arial Narrow"/>
          <w:sz w:val="24"/>
          <w:szCs w:val="24"/>
        </w:rPr>
        <w:t xml:space="preserve"> </w:t>
      </w:r>
      <w:r w:rsidRPr="001C32AF">
        <w:rPr>
          <w:rFonts w:ascii="Arial Narrow" w:hAnsi="Arial Narrow"/>
          <w:sz w:val="24"/>
          <w:szCs w:val="24"/>
        </w:rPr>
        <w:t xml:space="preserve">- </w:t>
      </w:r>
      <w:r w:rsidRPr="001C32AF">
        <w:rPr>
          <w:rFonts w:ascii="Arial Narrow" w:hAnsi="Arial Narrow"/>
          <w:i/>
          <w:color w:val="002060"/>
          <w:sz w:val="24"/>
          <w:szCs w:val="24"/>
        </w:rPr>
        <w:t>Advanced Business Application Programming</w:t>
      </w:r>
      <w:r w:rsidRPr="001C32AF">
        <w:rPr>
          <w:rFonts w:ascii="Arial Narrow" w:hAnsi="Arial Narrow"/>
          <w:color w:val="002060"/>
          <w:sz w:val="24"/>
          <w:szCs w:val="24"/>
        </w:rPr>
        <w:t xml:space="preserve"> </w:t>
      </w:r>
      <w:r w:rsidRPr="001C32AF">
        <w:rPr>
          <w:rFonts w:ascii="Arial Narrow" w:hAnsi="Arial Narrow"/>
          <w:sz w:val="24"/>
          <w:szCs w:val="24"/>
        </w:rPr>
        <w:t>- a 4GL</w:t>
      </w:r>
      <w:r w:rsidRPr="00C44F82">
        <w:rPr>
          <w:rFonts w:ascii="Arial Narrow" w:hAnsi="Arial Narrow"/>
          <w:sz w:val="24"/>
          <w:szCs w:val="24"/>
        </w:rPr>
        <w:t xml:space="preserve"> - 4th generation language. </w:t>
      </w:r>
    </w:p>
    <w:p w:rsidR="00C44F82" w:rsidRPr="00C44F82" w:rsidRDefault="00C44F82" w:rsidP="001C32AF">
      <w:pPr>
        <w:pStyle w:val="a7"/>
        <w:spacing w:before="0" w:beforeAutospacing="0" w:after="0" w:afterAutospacing="0"/>
        <w:ind w:firstLine="567"/>
        <w:jc w:val="both"/>
        <w:rPr>
          <w:rFonts w:ascii="Arial Narrow" w:hAnsi="Arial Narrow"/>
        </w:rPr>
      </w:pPr>
      <w:r>
        <w:rPr>
          <w:rFonts w:ascii="Arial Narrow" w:hAnsi="Arial Narrow"/>
        </w:rPr>
        <w:t>U</w:t>
      </w:r>
      <w:r w:rsidRPr="00C44F82">
        <w:rPr>
          <w:rFonts w:ascii="Arial Narrow" w:hAnsi="Arial Narrow"/>
        </w:rPr>
        <w:t xml:space="preserve">nlike C++ and Java </w:t>
      </w:r>
      <w:r w:rsidRPr="00A41AD2">
        <w:rPr>
          <w:rFonts w:ascii="Arial Narrow" w:hAnsi="Arial Narrow"/>
          <w:i/>
          <w:color w:val="002060"/>
          <w:shd w:val="clear" w:color="auto" w:fill="F2F2F2" w:themeFill="background1" w:themeFillShade="F2"/>
        </w:rPr>
        <w:t>ABAP programs</w:t>
      </w:r>
      <w:r w:rsidRPr="00A41AD2">
        <w:rPr>
          <w:rFonts w:ascii="Arial Narrow" w:hAnsi="Arial Narrow"/>
          <w:color w:val="385623" w:themeColor="accent6" w:themeShade="80"/>
          <w:shd w:val="clear" w:color="auto" w:fill="F2F2F2" w:themeFill="background1" w:themeFillShade="F2"/>
        </w:rPr>
        <w:t xml:space="preserve"> </w:t>
      </w:r>
      <w:r w:rsidRPr="00A41AD2">
        <w:rPr>
          <w:rFonts w:ascii="Arial Narrow" w:hAnsi="Arial Narrow"/>
          <w:color w:val="000000" w:themeColor="text1"/>
          <w:shd w:val="clear" w:color="auto" w:fill="F2F2F2" w:themeFill="background1" w:themeFillShade="F2"/>
        </w:rPr>
        <w:t>are not stored in separate external files</w:t>
      </w:r>
      <w:r w:rsidRPr="00C44F82">
        <w:rPr>
          <w:rFonts w:ascii="Arial Narrow" w:hAnsi="Arial Narrow"/>
        </w:rPr>
        <w:t xml:space="preserve">. </w:t>
      </w:r>
      <w:r w:rsidRPr="001C32AF">
        <w:rPr>
          <w:rFonts w:ascii="Arial Narrow" w:hAnsi="Arial Narrow"/>
        </w:rPr>
        <w:t xml:space="preserve">Inside the database ABAP code exists in two forms </w:t>
      </w:r>
      <w:r w:rsidR="001C32AF">
        <w:rPr>
          <w:rFonts w:ascii="Arial Narrow" w:hAnsi="Arial Narrow"/>
        </w:rPr>
        <w:t xml:space="preserve">– 1) </w:t>
      </w:r>
      <w:r w:rsidR="001C32AF" w:rsidRPr="001C32AF">
        <w:rPr>
          <w:rFonts w:ascii="Arial Narrow" w:hAnsi="Arial Narrow"/>
          <w:i/>
          <w:color w:val="002060"/>
        </w:rPr>
        <w:t>s</w:t>
      </w:r>
      <w:r w:rsidRPr="001C32AF">
        <w:rPr>
          <w:rFonts w:ascii="Arial Narrow" w:hAnsi="Arial Narrow"/>
          <w:bCs/>
          <w:i/>
          <w:color w:val="002060"/>
        </w:rPr>
        <w:t>ource</w:t>
      </w:r>
      <w:r w:rsidRPr="001C32AF">
        <w:rPr>
          <w:rFonts w:ascii="Arial Narrow" w:hAnsi="Arial Narrow"/>
          <w:i/>
          <w:color w:val="002060"/>
        </w:rPr>
        <w:t xml:space="preserve"> code</w:t>
      </w:r>
      <w:r w:rsidR="001C32AF" w:rsidRPr="001C32AF">
        <w:rPr>
          <w:rFonts w:ascii="Arial Narrow" w:hAnsi="Arial Narrow"/>
        </w:rPr>
        <w:t xml:space="preserve">; 2) </w:t>
      </w:r>
      <w:r w:rsidR="001C32AF" w:rsidRPr="001C32AF">
        <w:rPr>
          <w:rFonts w:ascii="Arial Narrow" w:hAnsi="Arial Narrow"/>
          <w:i/>
          <w:color w:val="002060"/>
        </w:rPr>
        <w:t>g</w:t>
      </w:r>
      <w:r w:rsidRPr="001C32AF">
        <w:rPr>
          <w:rFonts w:ascii="Arial Narrow" w:hAnsi="Arial Narrow"/>
          <w:bCs/>
          <w:i/>
          <w:color w:val="002060"/>
        </w:rPr>
        <w:t>enerated code</w:t>
      </w:r>
      <w:r w:rsidRPr="001C32AF">
        <w:rPr>
          <w:rFonts w:ascii="Arial Narrow" w:hAnsi="Arial Narrow"/>
          <w:color w:val="002060"/>
        </w:rPr>
        <w:t xml:space="preserve"> </w:t>
      </w:r>
      <w:r w:rsidRPr="00C44F82">
        <w:rPr>
          <w:rFonts w:ascii="Arial Narrow" w:hAnsi="Arial Narrow"/>
        </w:rPr>
        <w:t xml:space="preserve">which is a binary representation </w:t>
      </w:r>
      <w:r>
        <w:rPr>
          <w:rFonts w:ascii="Arial Narrow" w:hAnsi="Arial Narrow"/>
        </w:rPr>
        <w:t>- it’</w:t>
      </w:r>
      <w:r w:rsidRPr="00C44F82">
        <w:rPr>
          <w:rFonts w:ascii="Arial Narrow" w:hAnsi="Arial Narrow"/>
        </w:rPr>
        <w:t>s somewhat comparable with Java byte code.</w:t>
      </w:r>
    </w:p>
    <w:p w:rsidR="00C44F82" w:rsidRPr="00C44F82" w:rsidRDefault="00C44F82" w:rsidP="00EA2351">
      <w:pPr>
        <w:spacing w:after="0" w:line="240" w:lineRule="auto"/>
        <w:ind w:firstLine="567"/>
        <w:jc w:val="both"/>
        <w:rPr>
          <w:rFonts w:ascii="Arial Narrow" w:hAnsi="Arial Narrow"/>
          <w:sz w:val="24"/>
          <w:szCs w:val="24"/>
        </w:rPr>
      </w:pPr>
    </w:p>
    <w:p w:rsidR="00592368" w:rsidRPr="001C32AF" w:rsidRDefault="00592368" w:rsidP="00EA2351">
      <w:pPr>
        <w:spacing w:after="0" w:line="240" w:lineRule="auto"/>
        <w:ind w:firstLine="567"/>
        <w:jc w:val="both"/>
        <w:rPr>
          <w:rFonts w:ascii="Arial Narrow" w:hAnsi="Arial Narrow"/>
          <w:color w:val="000000" w:themeColor="text1"/>
          <w:sz w:val="24"/>
          <w:szCs w:val="24"/>
        </w:rPr>
      </w:pPr>
      <w:r w:rsidRPr="00592368">
        <w:rPr>
          <w:rFonts w:ascii="Arial Narrow" w:hAnsi="Arial Narrow"/>
          <w:sz w:val="24"/>
          <w:szCs w:val="24"/>
        </w:rPr>
        <w:t xml:space="preserve">A key component of the ABAP run-time system is </w:t>
      </w:r>
      <w:r w:rsidRPr="00A41AD2">
        <w:rPr>
          <w:rFonts w:ascii="Arial Narrow" w:hAnsi="Arial Narrow"/>
          <w:i/>
          <w:color w:val="002060"/>
          <w:sz w:val="24"/>
          <w:szCs w:val="24"/>
          <w:shd w:val="clear" w:color="auto" w:fill="F2F2F2" w:themeFill="background1" w:themeFillShade="F2"/>
        </w:rPr>
        <w:t>the database interface</w:t>
      </w:r>
      <w:r w:rsidRPr="00A41AD2">
        <w:rPr>
          <w:rFonts w:ascii="Arial Narrow" w:hAnsi="Arial Narrow"/>
          <w:color w:val="385623" w:themeColor="accent6" w:themeShade="80"/>
          <w:sz w:val="24"/>
          <w:szCs w:val="24"/>
        </w:rPr>
        <w:t xml:space="preserve"> </w:t>
      </w:r>
      <w:r w:rsidRPr="00A41AD2">
        <w:rPr>
          <w:rFonts w:ascii="Arial Narrow" w:hAnsi="Arial Narrow"/>
          <w:color w:val="000000" w:themeColor="text1"/>
          <w:sz w:val="24"/>
          <w:szCs w:val="24"/>
        </w:rPr>
        <w:t>that turns database independent statements - Open SQL into the statements understood by the underlying database - Native SQL</w:t>
      </w:r>
      <w:r w:rsidRPr="001C32AF">
        <w:rPr>
          <w:rFonts w:ascii="Arial Narrow" w:hAnsi="Arial Narrow"/>
          <w:color w:val="000000" w:themeColor="text1"/>
          <w:sz w:val="24"/>
          <w:szCs w:val="24"/>
        </w:rPr>
        <w:t>.</w:t>
      </w:r>
    </w:p>
    <w:p w:rsidR="00592368" w:rsidRDefault="00592368" w:rsidP="00EA2351">
      <w:pPr>
        <w:spacing w:after="0" w:line="240" w:lineRule="auto"/>
        <w:ind w:firstLine="567"/>
        <w:jc w:val="both"/>
        <w:rPr>
          <w:rFonts w:ascii="Arial Narrow" w:hAnsi="Arial Narrow"/>
          <w:sz w:val="24"/>
          <w:szCs w:val="24"/>
        </w:rPr>
      </w:pPr>
    </w:p>
    <w:p w:rsidR="00592368" w:rsidRDefault="00592368" w:rsidP="00EA2351">
      <w:pPr>
        <w:spacing w:after="0" w:line="240" w:lineRule="auto"/>
        <w:ind w:firstLine="567"/>
        <w:jc w:val="both"/>
        <w:rPr>
          <w:rFonts w:ascii="Arial Narrow" w:hAnsi="Arial Narrow"/>
          <w:sz w:val="24"/>
          <w:szCs w:val="24"/>
        </w:rPr>
      </w:pPr>
      <w:r w:rsidRPr="00126701">
        <w:rPr>
          <w:rFonts w:ascii="Arial Narrow" w:hAnsi="Arial Narrow"/>
          <w:b/>
          <w:i/>
          <w:color w:val="000000" w:themeColor="text1"/>
          <w:sz w:val="24"/>
          <w:szCs w:val="24"/>
        </w:rPr>
        <w:t>AS</w:t>
      </w:r>
      <w:r w:rsidRPr="00126701">
        <w:rPr>
          <w:rFonts w:ascii="Arial Narrow" w:hAnsi="Arial Narrow"/>
          <w:b/>
          <w:sz w:val="24"/>
          <w:szCs w:val="24"/>
        </w:rPr>
        <w:t xml:space="preserve"> </w:t>
      </w:r>
      <w:r w:rsidRPr="00126701">
        <w:rPr>
          <w:rFonts w:ascii="Arial Narrow" w:hAnsi="Arial Narrow"/>
          <w:sz w:val="24"/>
          <w:szCs w:val="24"/>
        </w:rPr>
        <w:t xml:space="preserve">is an </w:t>
      </w:r>
      <w:r w:rsidRPr="00126701">
        <w:rPr>
          <w:rFonts w:ascii="Arial Narrow" w:hAnsi="Arial Narrow"/>
          <w:i/>
          <w:color w:val="002060"/>
          <w:sz w:val="24"/>
          <w:szCs w:val="24"/>
        </w:rPr>
        <w:t>application server</w:t>
      </w:r>
      <w:r w:rsidRPr="001C32AF">
        <w:rPr>
          <w:rFonts w:ascii="Arial Narrow" w:hAnsi="Arial Narrow"/>
          <w:i/>
          <w:color w:val="002060"/>
          <w:sz w:val="24"/>
          <w:szCs w:val="24"/>
        </w:rPr>
        <w:t xml:space="preserve"> </w:t>
      </w:r>
      <w:r w:rsidRPr="00592368">
        <w:rPr>
          <w:rFonts w:ascii="Arial Narrow" w:hAnsi="Arial Narrow"/>
          <w:sz w:val="24"/>
          <w:szCs w:val="24"/>
        </w:rPr>
        <w:t xml:space="preserve">with its own </w:t>
      </w:r>
      <w:r>
        <w:rPr>
          <w:rFonts w:ascii="Arial Narrow" w:hAnsi="Arial Narrow"/>
          <w:sz w:val="24"/>
          <w:szCs w:val="24"/>
        </w:rPr>
        <w:t xml:space="preserve">– </w:t>
      </w:r>
      <w:r w:rsidR="001C32AF">
        <w:rPr>
          <w:rFonts w:ascii="Arial Narrow" w:hAnsi="Arial Narrow"/>
          <w:sz w:val="24"/>
          <w:szCs w:val="24"/>
        </w:rPr>
        <w:t xml:space="preserve">1) </w:t>
      </w:r>
      <w:r w:rsidRPr="00592368">
        <w:rPr>
          <w:rFonts w:ascii="Arial Narrow" w:hAnsi="Arial Narrow"/>
          <w:sz w:val="24"/>
          <w:szCs w:val="24"/>
        </w:rPr>
        <w:t>database;</w:t>
      </w:r>
      <w:r w:rsidR="001C32AF">
        <w:rPr>
          <w:rFonts w:ascii="Arial Narrow" w:hAnsi="Arial Narrow"/>
          <w:sz w:val="24"/>
          <w:szCs w:val="24"/>
        </w:rPr>
        <w:t xml:space="preserve"> 2) </w:t>
      </w:r>
      <w:r w:rsidRPr="00592368">
        <w:rPr>
          <w:rFonts w:ascii="Arial Narrow" w:hAnsi="Arial Narrow"/>
          <w:sz w:val="24"/>
          <w:szCs w:val="24"/>
        </w:rPr>
        <w:t>run-time environment;</w:t>
      </w:r>
      <w:r w:rsidR="001C32AF">
        <w:rPr>
          <w:rFonts w:ascii="Arial Narrow" w:hAnsi="Arial Narrow"/>
          <w:sz w:val="24"/>
          <w:szCs w:val="24"/>
        </w:rPr>
        <w:t xml:space="preserve"> 3) </w:t>
      </w:r>
      <w:r w:rsidRPr="00126701">
        <w:rPr>
          <w:rFonts w:ascii="Arial Narrow" w:hAnsi="Arial Narrow"/>
          <w:sz w:val="24"/>
          <w:szCs w:val="24"/>
        </w:rPr>
        <w:t xml:space="preserve">development tools - </w:t>
      </w:r>
      <w:r w:rsidRPr="00126701">
        <w:rPr>
          <w:rFonts w:ascii="Arial Narrow" w:hAnsi="Arial Narrow"/>
          <w:i/>
          <w:color w:val="002060"/>
          <w:sz w:val="24"/>
          <w:szCs w:val="24"/>
        </w:rPr>
        <w:t>ABAP Editor</w:t>
      </w:r>
      <w:r w:rsidR="00A06DB9" w:rsidRPr="00126701">
        <w:rPr>
          <w:rFonts w:ascii="Arial Narrow" w:hAnsi="Arial Narrow"/>
          <w:i/>
          <w:color w:val="002060"/>
          <w:sz w:val="24"/>
          <w:szCs w:val="24"/>
        </w:rPr>
        <w:t xml:space="preserve"> – </w:t>
      </w:r>
      <w:r w:rsidR="00A06DB9" w:rsidRPr="00126701">
        <w:rPr>
          <w:rFonts w:ascii="Arial Narrow" w:hAnsi="Arial Narrow"/>
          <w:b/>
          <w:i/>
          <w:color w:val="000000" w:themeColor="text1"/>
          <w:sz w:val="24"/>
          <w:szCs w:val="24"/>
        </w:rPr>
        <w:t>se38</w:t>
      </w:r>
      <w:r w:rsidRPr="00592368">
        <w:rPr>
          <w:rFonts w:ascii="Arial Narrow" w:hAnsi="Arial Narrow"/>
          <w:sz w:val="24"/>
          <w:szCs w:val="24"/>
        </w:rPr>
        <w:t>. The AS offers a development platform that is independent of hardware</w:t>
      </w:r>
      <w:r>
        <w:rPr>
          <w:rFonts w:ascii="Arial Narrow" w:hAnsi="Arial Narrow"/>
          <w:sz w:val="24"/>
          <w:szCs w:val="24"/>
        </w:rPr>
        <w:t xml:space="preserve"> |</w:t>
      </w:r>
      <w:r w:rsidRPr="00592368">
        <w:rPr>
          <w:rFonts w:ascii="Arial Narrow" w:hAnsi="Arial Narrow"/>
          <w:sz w:val="24"/>
          <w:szCs w:val="24"/>
        </w:rPr>
        <w:t xml:space="preserve"> operating system</w:t>
      </w:r>
      <w:r>
        <w:rPr>
          <w:rFonts w:ascii="Arial Narrow" w:hAnsi="Arial Narrow"/>
          <w:sz w:val="24"/>
          <w:szCs w:val="24"/>
        </w:rPr>
        <w:t xml:space="preserve"> |</w:t>
      </w:r>
      <w:r w:rsidRPr="00592368">
        <w:rPr>
          <w:rFonts w:ascii="Arial Narrow" w:hAnsi="Arial Narrow"/>
          <w:sz w:val="24"/>
          <w:szCs w:val="24"/>
        </w:rPr>
        <w:t xml:space="preserve"> database.</w:t>
      </w:r>
    </w:p>
    <w:p w:rsidR="00592368" w:rsidRDefault="00592368" w:rsidP="00EA2351">
      <w:pPr>
        <w:spacing w:after="0" w:line="240" w:lineRule="auto"/>
        <w:ind w:firstLine="567"/>
        <w:jc w:val="both"/>
        <w:rPr>
          <w:rFonts w:ascii="Arial Narrow" w:hAnsi="Arial Narrow"/>
          <w:sz w:val="24"/>
          <w:szCs w:val="24"/>
        </w:rPr>
      </w:pPr>
    </w:p>
    <w:p w:rsidR="000844D4" w:rsidRPr="000844D4" w:rsidRDefault="000844D4" w:rsidP="00EA2351">
      <w:pPr>
        <w:spacing w:after="0" w:line="240" w:lineRule="auto"/>
        <w:ind w:firstLine="567"/>
        <w:jc w:val="both"/>
        <w:rPr>
          <w:rFonts w:ascii="Arial Narrow" w:hAnsi="Arial Narrow"/>
          <w:sz w:val="24"/>
          <w:szCs w:val="24"/>
        </w:rPr>
      </w:pPr>
      <w:r w:rsidRPr="008E7A83">
        <w:rPr>
          <w:rFonts w:ascii="Arial Narrow" w:hAnsi="Arial Narrow"/>
          <w:color w:val="000000" w:themeColor="text1"/>
          <w:sz w:val="24"/>
          <w:szCs w:val="24"/>
        </w:rPr>
        <w:t>The</w:t>
      </w:r>
      <w:r w:rsidRPr="008E7A83">
        <w:rPr>
          <w:rFonts w:ascii="Arial Narrow" w:hAnsi="Arial Narrow"/>
          <w:i/>
          <w:color w:val="002060"/>
          <w:sz w:val="24"/>
          <w:szCs w:val="24"/>
        </w:rPr>
        <w:t xml:space="preserve"> </w:t>
      </w:r>
      <w:r w:rsidRPr="008E7A83">
        <w:rPr>
          <w:rFonts w:ascii="Arial Narrow" w:hAnsi="Arial Narrow"/>
          <w:b/>
          <w:i/>
          <w:color w:val="000000" w:themeColor="text1"/>
          <w:sz w:val="24"/>
          <w:szCs w:val="24"/>
        </w:rPr>
        <w:t>customer namespace</w:t>
      </w:r>
      <w:r w:rsidRPr="000844D4">
        <w:rPr>
          <w:rFonts w:ascii="Arial Narrow" w:hAnsi="Arial Narrow"/>
          <w:sz w:val="24"/>
          <w:szCs w:val="24"/>
        </w:rPr>
        <w:t xml:space="preserve"> includes all objects with the prefix </w:t>
      </w:r>
      <w:r w:rsidRPr="00A41AD2">
        <w:rPr>
          <w:rFonts w:ascii="Arial Narrow" w:hAnsi="Arial Narrow"/>
          <w:i/>
          <w:color w:val="002060"/>
          <w:sz w:val="24"/>
          <w:szCs w:val="24"/>
          <w:shd w:val="clear" w:color="auto" w:fill="F2F2F2" w:themeFill="background1" w:themeFillShade="F2"/>
        </w:rPr>
        <w:t>Y</w:t>
      </w:r>
      <w:r w:rsidRPr="000844D4">
        <w:rPr>
          <w:rFonts w:ascii="Arial Narrow" w:hAnsi="Arial Narrow"/>
          <w:sz w:val="24"/>
          <w:szCs w:val="24"/>
        </w:rPr>
        <w:t xml:space="preserve"> or </w:t>
      </w:r>
      <w:r w:rsidRPr="00A41AD2">
        <w:rPr>
          <w:rFonts w:ascii="Arial Narrow" w:hAnsi="Arial Narrow"/>
          <w:i/>
          <w:color w:val="002060"/>
          <w:sz w:val="24"/>
          <w:szCs w:val="24"/>
          <w:shd w:val="clear" w:color="auto" w:fill="F2F2F2" w:themeFill="background1" w:themeFillShade="F2"/>
        </w:rPr>
        <w:t>Z</w:t>
      </w:r>
      <w:r w:rsidRPr="000844D4">
        <w:rPr>
          <w:rFonts w:ascii="Arial Narrow" w:hAnsi="Arial Narrow"/>
          <w:sz w:val="24"/>
          <w:szCs w:val="24"/>
        </w:rPr>
        <w:t>.</w:t>
      </w:r>
    </w:p>
    <w:p w:rsidR="000844D4" w:rsidRPr="00592368" w:rsidRDefault="000844D4" w:rsidP="00EA2351">
      <w:pPr>
        <w:spacing w:after="0" w:line="240" w:lineRule="auto"/>
        <w:ind w:firstLine="567"/>
        <w:jc w:val="both"/>
        <w:rPr>
          <w:rFonts w:ascii="Arial Narrow" w:hAnsi="Arial Narrow"/>
          <w:sz w:val="24"/>
          <w:szCs w:val="24"/>
        </w:rPr>
      </w:pPr>
    </w:p>
    <w:p w:rsidR="00EA2351" w:rsidRDefault="00EA2351" w:rsidP="00EA2351">
      <w:pPr>
        <w:spacing w:after="0" w:line="240" w:lineRule="auto"/>
        <w:ind w:firstLine="567"/>
        <w:jc w:val="both"/>
        <w:rPr>
          <w:rFonts w:ascii="Arial Narrow" w:hAnsi="Arial Narrow"/>
          <w:sz w:val="24"/>
          <w:szCs w:val="24"/>
        </w:rPr>
      </w:pPr>
      <w:r w:rsidRPr="008E7A83">
        <w:rPr>
          <w:rFonts w:ascii="Arial Narrow" w:hAnsi="Arial Narrow"/>
          <w:sz w:val="24"/>
          <w:szCs w:val="24"/>
        </w:rPr>
        <w:t>T</w:t>
      </w:r>
      <w:r w:rsidR="00C2587B" w:rsidRPr="008E7A83">
        <w:rPr>
          <w:rFonts w:ascii="Arial Narrow" w:hAnsi="Arial Narrow"/>
          <w:sz w:val="24"/>
          <w:szCs w:val="24"/>
        </w:rPr>
        <w:t xml:space="preserve">he </w:t>
      </w:r>
      <w:r w:rsidR="00C2587B" w:rsidRPr="008E7A83">
        <w:rPr>
          <w:rFonts w:ascii="Arial Narrow" w:hAnsi="Arial Narrow"/>
          <w:b/>
          <w:i/>
          <w:color w:val="000000" w:themeColor="text1"/>
          <w:sz w:val="24"/>
          <w:szCs w:val="24"/>
        </w:rPr>
        <w:t>names of ABAP objects</w:t>
      </w:r>
      <w:r w:rsidR="00C2587B" w:rsidRPr="008E7A83">
        <w:rPr>
          <w:rFonts w:ascii="Arial Narrow" w:hAnsi="Arial Narrow"/>
          <w:color w:val="000000" w:themeColor="text1"/>
          <w:sz w:val="24"/>
          <w:szCs w:val="24"/>
        </w:rPr>
        <w:t xml:space="preserve"> </w:t>
      </w:r>
      <w:r w:rsidR="00C2587B" w:rsidRPr="008E7A83">
        <w:rPr>
          <w:rFonts w:ascii="Arial Narrow" w:hAnsi="Arial Narrow"/>
          <w:sz w:val="24"/>
          <w:szCs w:val="24"/>
        </w:rPr>
        <w:t xml:space="preserve">are </w:t>
      </w:r>
      <w:r w:rsidRPr="00126701">
        <w:rPr>
          <w:rFonts w:ascii="Arial Narrow" w:hAnsi="Arial Narrow"/>
          <w:i/>
          <w:color w:val="002060"/>
          <w:sz w:val="24"/>
          <w:szCs w:val="24"/>
        </w:rPr>
        <w:t>n</w:t>
      </w:r>
      <w:r w:rsidR="00C2587B" w:rsidRPr="00126701">
        <w:rPr>
          <w:rFonts w:ascii="Arial Narrow" w:hAnsi="Arial Narrow"/>
          <w:i/>
          <w:color w:val="002060"/>
          <w:sz w:val="24"/>
          <w:szCs w:val="24"/>
        </w:rPr>
        <w:t>ot case sensitive</w:t>
      </w:r>
      <w:r w:rsidR="00C2587B" w:rsidRPr="008E7A83">
        <w:rPr>
          <w:rFonts w:ascii="Arial Narrow" w:hAnsi="Arial Narrow"/>
          <w:sz w:val="24"/>
          <w:szCs w:val="24"/>
        </w:rPr>
        <w:t>.</w:t>
      </w:r>
    </w:p>
    <w:p w:rsidR="00EA2351" w:rsidRDefault="00EA2351" w:rsidP="00EA2351">
      <w:pPr>
        <w:spacing w:after="0" w:line="240" w:lineRule="auto"/>
        <w:ind w:firstLine="567"/>
        <w:jc w:val="both"/>
        <w:rPr>
          <w:rFonts w:ascii="Arial Narrow" w:hAnsi="Arial Narrow"/>
          <w:sz w:val="24"/>
          <w:szCs w:val="24"/>
        </w:rPr>
      </w:pPr>
    </w:p>
    <w:p w:rsidR="000844D4" w:rsidRPr="00EA2351" w:rsidRDefault="000844D4" w:rsidP="00EA2351">
      <w:pPr>
        <w:spacing w:after="0" w:line="240" w:lineRule="auto"/>
        <w:ind w:firstLine="567"/>
        <w:jc w:val="both"/>
        <w:rPr>
          <w:rFonts w:ascii="Arial Narrow" w:hAnsi="Arial Narrow"/>
          <w:sz w:val="24"/>
          <w:szCs w:val="24"/>
        </w:rPr>
      </w:pPr>
      <w:r>
        <w:rPr>
          <w:noProof/>
        </w:rPr>
        <w:drawing>
          <wp:inline distT="0" distB="0" distL="0" distR="0" wp14:anchorId="5F36A1C7" wp14:editId="5BD16F07">
            <wp:extent cx="5237747" cy="933209"/>
            <wp:effectExtent l="0" t="0" r="127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7114" cy="975857"/>
                    </a:xfrm>
                    <a:prstGeom prst="rect">
                      <a:avLst/>
                    </a:prstGeom>
                  </pic:spPr>
                </pic:pic>
              </a:graphicData>
            </a:graphic>
          </wp:inline>
        </w:drawing>
      </w:r>
    </w:p>
    <w:p w:rsidR="00EA2351" w:rsidRDefault="00EA2351" w:rsidP="00EA2351">
      <w:pPr>
        <w:spacing w:after="0" w:line="240" w:lineRule="auto"/>
        <w:ind w:firstLine="567"/>
        <w:jc w:val="both"/>
        <w:rPr>
          <w:rFonts w:ascii="Arial Narrow" w:hAnsi="Arial Narrow"/>
          <w:sz w:val="24"/>
          <w:szCs w:val="24"/>
        </w:rPr>
      </w:pPr>
    </w:p>
    <w:p w:rsidR="000844D4" w:rsidRPr="00885AB6" w:rsidRDefault="000844D4" w:rsidP="000844D4">
      <w:pPr>
        <w:spacing w:after="0" w:line="240" w:lineRule="auto"/>
        <w:ind w:firstLine="567"/>
        <w:jc w:val="both"/>
        <w:rPr>
          <w:rFonts w:ascii="Arial Narrow" w:hAnsi="Arial Narrow"/>
          <w:sz w:val="24"/>
          <w:szCs w:val="24"/>
        </w:rPr>
      </w:pPr>
      <w:r w:rsidRPr="008E7A83">
        <w:rPr>
          <w:rFonts w:ascii="Arial Narrow" w:hAnsi="Arial Narrow"/>
          <w:b/>
          <w:bCs/>
          <w:i/>
          <w:sz w:val="24"/>
          <w:szCs w:val="24"/>
        </w:rPr>
        <w:t>Title Bar</w:t>
      </w:r>
      <w:r w:rsidRPr="00EA2351">
        <w:rPr>
          <w:rFonts w:ascii="Arial Narrow" w:hAnsi="Arial Narrow"/>
          <w:sz w:val="24"/>
          <w:szCs w:val="24"/>
        </w:rPr>
        <w:t xml:space="preserve"> − displays </w:t>
      </w:r>
      <w:r w:rsidRPr="00885AB6">
        <w:rPr>
          <w:rFonts w:ascii="Arial Narrow" w:hAnsi="Arial Narrow"/>
          <w:i/>
          <w:color w:val="002060"/>
          <w:sz w:val="24"/>
          <w:szCs w:val="24"/>
        </w:rPr>
        <w:t>the name of the application/business process</w:t>
      </w:r>
      <w:r w:rsidRPr="00885AB6">
        <w:rPr>
          <w:rFonts w:ascii="Arial Narrow" w:hAnsi="Arial Narrow"/>
          <w:color w:val="002060"/>
          <w:sz w:val="24"/>
          <w:szCs w:val="24"/>
        </w:rPr>
        <w:t xml:space="preserve"> </w:t>
      </w:r>
      <w:r w:rsidRPr="008E7A83">
        <w:rPr>
          <w:rFonts w:ascii="Arial Narrow" w:hAnsi="Arial Narrow"/>
          <w:color w:val="000000" w:themeColor="text1"/>
          <w:sz w:val="24"/>
          <w:szCs w:val="24"/>
        </w:rPr>
        <w:t>you are currently in</w:t>
      </w:r>
      <w:r w:rsidRPr="00885AB6">
        <w:rPr>
          <w:rFonts w:ascii="Arial Narrow" w:hAnsi="Arial Narrow"/>
          <w:sz w:val="24"/>
          <w:szCs w:val="24"/>
        </w:rPr>
        <w:t>.</w:t>
      </w:r>
    </w:p>
    <w:p w:rsidR="000844D4" w:rsidRPr="00885AB6" w:rsidRDefault="000844D4" w:rsidP="000844D4">
      <w:pPr>
        <w:spacing w:after="0" w:line="240" w:lineRule="auto"/>
        <w:ind w:firstLine="567"/>
        <w:jc w:val="both"/>
        <w:rPr>
          <w:rFonts w:ascii="Arial Narrow" w:hAnsi="Arial Narrow"/>
          <w:sz w:val="24"/>
          <w:szCs w:val="24"/>
        </w:rPr>
      </w:pPr>
      <w:r w:rsidRPr="008E7A83">
        <w:rPr>
          <w:rFonts w:ascii="Arial Narrow" w:hAnsi="Arial Narrow"/>
          <w:b/>
          <w:bCs/>
          <w:i/>
          <w:sz w:val="24"/>
          <w:szCs w:val="24"/>
        </w:rPr>
        <w:t>Application Toolbar</w:t>
      </w:r>
      <w:r w:rsidRPr="00EA2351">
        <w:rPr>
          <w:rFonts w:ascii="Arial Narrow" w:hAnsi="Arial Narrow"/>
          <w:sz w:val="24"/>
          <w:szCs w:val="24"/>
        </w:rPr>
        <w:t xml:space="preserve"> − </w:t>
      </w:r>
      <w:r w:rsidRPr="00885AB6">
        <w:rPr>
          <w:rFonts w:ascii="Arial Narrow" w:hAnsi="Arial Narrow"/>
          <w:i/>
          <w:color w:val="002060"/>
          <w:sz w:val="24"/>
          <w:szCs w:val="24"/>
        </w:rPr>
        <w:t>application specific menu options</w:t>
      </w:r>
      <w:r w:rsidRPr="00885AB6">
        <w:rPr>
          <w:rFonts w:ascii="Arial Narrow" w:hAnsi="Arial Narrow"/>
          <w:sz w:val="24"/>
          <w:szCs w:val="24"/>
        </w:rPr>
        <w:t>.</w:t>
      </w:r>
    </w:p>
    <w:p w:rsidR="000844D4" w:rsidRDefault="000844D4" w:rsidP="00EA2351">
      <w:pPr>
        <w:spacing w:after="0" w:line="240" w:lineRule="auto"/>
        <w:ind w:firstLine="567"/>
        <w:jc w:val="both"/>
        <w:rPr>
          <w:rFonts w:ascii="Arial Narrow" w:hAnsi="Arial Narrow"/>
          <w:sz w:val="24"/>
          <w:szCs w:val="24"/>
        </w:rPr>
      </w:pPr>
    </w:p>
    <w:p w:rsidR="00C2587B" w:rsidRDefault="00E260BE" w:rsidP="00EA2351">
      <w:pPr>
        <w:spacing w:after="0" w:line="240" w:lineRule="auto"/>
        <w:ind w:firstLine="567"/>
        <w:jc w:val="both"/>
        <w:rPr>
          <w:rFonts w:ascii="Arial Narrow" w:hAnsi="Arial Narrow"/>
          <w:sz w:val="24"/>
          <w:szCs w:val="24"/>
        </w:rPr>
      </w:pPr>
      <w:r w:rsidRPr="00A423C2">
        <w:rPr>
          <w:rFonts w:ascii="Arial Narrow" w:hAnsi="Arial Narrow"/>
          <w:sz w:val="24"/>
          <w:szCs w:val="24"/>
        </w:rPr>
        <w:t xml:space="preserve">The </w:t>
      </w:r>
      <w:r w:rsidRPr="00126701">
        <w:rPr>
          <w:rFonts w:ascii="Arial Narrow" w:hAnsi="Arial Narrow"/>
          <w:b/>
          <w:i/>
          <w:color w:val="000000" w:themeColor="text1"/>
          <w:sz w:val="24"/>
          <w:szCs w:val="24"/>
        </w:rPr>
        <w:t>Report</w:t>
      </w:r>
      <w:r w:rsidRPr="008E7A83">
        <w:rPr>
          <w:rFonts w:ascii="Arial Narrow" w:hAnsi="Arial Narrow"/>
          <w:i/>
          <w:color w:val="002060"/>
          <w:sz w:val="24"/>
          <w:szCs w:val="24"/>
        </w:rPr>
        <w:t xml:space="preserve"> </w:t>
      </w:r>
      <w:r w:rsidRPr="00A423C2">
        <w:rPr>
          <w:rFonts w:ascii="Arial Narrow" w:hAnsi="Arial Narrow"/>
          <w:sz w:val="24"/>
          <w:szCs w:val="24"/>
        </w:rPr>
        <w:t xml:space="preserve">will always be </w:t>
      </w:r>
      <w:r w:rsidRPr="008E7A83">
        <w:rPr>
          <w:rFonts w:ascii="Arial Narrow" w:hAnsi="Arial Narrow"/>
          <w:color w:val="000000" w:themeColor="text1"/>
          <w:sz w:val="24"/>
          <w:szCs w:val="24"/>
          <w:shd w:val="clear" w:color="auto" w:fill="F2F2F2" w:themeFill="background1" w:themeFillShade="F2"/>
        </w:rPr>
        <w:t xml:space="preserve">the </w:t>
      </w:r>
      <w:r w:rsidRPr="00126701">
        <w:rPr>
          <w:rFonts w:ascii="Arial Narrow" w:hAnsi="Arial Narrow"/>
          <w:i/>
          <w:color w:val="002060"/>
          <w:sz w:val="24"/>
          <w:szCs w:val="24"/>
          <w:shd w:val="clear" w:color="auto" w:fill="F2F2F2" w:themeFill="background1" w:themeFillShade="F2"/>
        </w:rPr>
        <w:t>first line</w:t>
      </w:r>
      <w:r w:rsidRPr="00126701">
        <w:rPr>
          <w:rFonts w:ascii="Arial Narrow" w:hAnsi="Arial Narrow"/>
          <w:color w:val="002060"/>
          <w:sz w:val="24"/>
          <w:szCs w:val="24"/>
          <w:shd w:val="clear" w:color="auto" w:fill="F2F2F2" w:themeFill="background1" w:themeFillShade="F2"/>
        </w:rPr>
        <w:t xml:space="preserve"> </w:t>
      </w:r>
      <w:r w:rsidRPr="008E7A83">
        <w:rPr>
          <w:rFonts w:ascii="Arial Narrow" w:hAnsi="Arial Narrow"/>
          <w:color w:val="000000" w:themeColor="text1"/>
          <w:sz w:val="24"/>
          <w:szCs w:val="24"/>
          <w:shd w:val="clear" w:color="auto" w:fill="F2F2F2" w:themeFill="background1" w:themeFillShade="F2"/>
        </w:rPr>
        <w:t>of any executable program</w:t>
      </w:r>
      <w:r w:rsidRPr="00A423C2">
        <w:rPr>
          <w:rFonts w:ascii="Arial Narrow" w:hAnsi="Arial Narrow"/>
          <w:sz w:val="24"/>
          <w:szCs w:val="24"/>
        </w:rPr>
        <w:t>.</w:t>
      </w:r>
    </w:p>
    <w:p w:rsidR="00CD0EB9" w:rsidRDefault="00CD0EB9" w:rsidP="00EA2351">
      <w:pPr>
        <w:spacing w:after="0" w:line="240" w:lineRule="auto"/>
        <w:ind w:firstLine="567"/>
        <w:jc w:val="both"/>
        <w:rPr>
          <w:rFonts w:ascii="Arial Narrow" w:hAnsi="Arial Narrow"/>
          <w:sz w:val="24"/>
          <w:szCs w:val="24"/>
        </w:rPr>
      </w:pPr>
    </w:p>
    <w:p w:rsidR="00CD0EB9" w:rsidRDefault="00CD0EB9" w:rsidP="00EA2351">
      <w:pPr>
        <w:spacing w:after="0" w:line="240" w:lineRule="auto"/>
        <w:ind w:firstLine="567"/>
        <w:jc w:val="both"/>
        <w:rPr>
          <w:rFonts w:ascii="Arial Narrow" w:hAnsi="Arial Narrow"/>
          <w:sz w:val="24"/>
          <w:szCs w:val="24"/>
        </w:rPr>
      </w:pPr>
      <w:r w:rsidRPr="00126701">
        <w:rPr>
          <w:rFonts w:ascii="Arial Narrow" w:hAnsi="Arial Narrow"/>
          <w:i/>
          <w:color w:val="002060"/>
          <w:sz w:val="24"/>
          <w:szCs w:val="24"/>
        </w:rPr>
        <w:t>The ABAP editor</w:t>
      </w:r>
      <w:r w:rsidRPr="00126701">
        <w:rPr>
          <w:rFonts w:ascii="Arial Narrow" w:hAnsi="Arial Narrow"/>
          <w:color w:val="002060"/>
          <w:sz w:val="24"/>
          <w:szCs w:val="24"/>
        </w:rPr>
        <w:t xml:space="preserve"> </w:t>
      </w:r>
      <w:r w:rsidRPr="00126701">
        <w:rPr>
          <w:rFonts w:ascii="Arial Narrow" w:hAnsi="Arial Narrow"/>
          <w:color w:val="000000" w:themeColor="text1"/>
          <w:sz w:val="24"/>
          <w:szCs w:val="24"/>
        </w:rPr>
        <w:t xml:space="preserve">converts </w:t>
      </w:r>
      <w:r w:rsidRPr="00126701">
        <w:rPr>
          <w:rFonts w:ascii="Arial Narrow" w:hAnsi="Arial Narrow"/>
          <w:i/>
          <w:color w:val="385623" w:themeColor="accent6" w:themeShade="80"/>
          <w:sz w:val="24"/>
          <w:szCs w:val="24"/>
          <w:shd w:val="clear" w:color="auto" w:fill="F2F2F2" w:themeFill="background1" w:themeFillShade="F2"/>
        </w:rPr>
        <w:t>all text to uppercase</w:t>
      </w:r>
      <w:r w:rsidRPr="00126701">
        <w:rPr>
          <w:rFonts w:ascii="Arial Narrow" w:hAnsi="Arial Narrow"/>
          <w:i/>
          <w:color w:val="385623" w:themeColor="accent6" w:themeShade="80"/>
          <w:sz w:val="24"/>
          <w:szCs w:val="24"/>
        </w:rPr>
        <w:t xml:space="preserve"> </w:t>
      </w:r>
      <w:r w:rsidRPr="00126701">
        <w:rPr>
          <w:rFonts w:ascii="Arial Narrow" w:hAnsi="Arial Narrow"/>
          <w:sz w:val="24"/>
          <w:szCs w:val="24"/>
        </w:rPr>
        <w:t xml:space="preserve">except text </w:t>
      </w:r>
      <w:r w:rsidRPr="00126701">
        <w:rPr>
          <w:rFonts w:ascii="Arial Narrow" w:hAnsi="Arial Narrow"/>
          <w:i/>
          <w:color w:val="002060"/>
          <w:sz w:val="24"/>
          <w:szCs w:val="24"/>
        </w:rPr>
        <w:t>strings</w:t>
      </w:r>
      <w:r w:rsidRPr="00CD0EB9">
        <w:rPr>
          <w:rFonts w:ascii="Arial Narrow" w:hAnsi="Arial Narrow"/>
          <w:sz w:val="24"/>
          <w:szCs w:val="24"/>
        </w:rPr>
        <w:t xml:space="preserve"> which are surrounded by single quotation marks.</w:t>
      </w:r>
    </w:p>
    <w:p w:rsidR="00EA2351" w:rsidRDefault="00EA2351" w:rsidP="00EA2351">
      <w:pPr>
        <w:spacing w:after="0" w:line="240" w:lineRule="auto"/>
        <w:ind w:firstLine="567"/>
        <w:jc w:val="both"/>
        <w:rPr>
          <w:rFonts w:ascii="Arial Narrow" w:hAnsi="Arial Narrow"/>
          <w:sz w:val="24"/>
          <w:szCs w:val="24"/>
        </w:rPr>
      </w:pPr>
    </w:p>
    <w:p w:rsidR="00EA2351" w:rsidRPr="008E7A83" w:rsidRDefault="00EA2351" w:rsidP="008E7A83">
      <w:pPr>
        <w:pStyle w:val="2"/>
        <w:shd w:val="clear" w:color="auto" w:fill="F2F2F2" w:themeFill="background1" w:themeFillShade="F2"/>
        <w:ind w:firstLine="567"/>
        <w:jc w:val="both"/>
        <w:rPr>
          <w:rFonts w:ascii="Arial Narrow" w:hAnsi="Arial Narrow"/>
          <w:color w:val="002060"/>
          <w:spacing w:val="20"/>
          <w:sz w:val="24"/>
          <w:szCs w:val="24"/>
        </w:rPr>
      </w:pPr>
      <w:r w:rsidRPr="008E7A83">
        <w:rPr>
          <w:rFonts w:ascii="Arial Narrow" w:hAnsi="Arial Narrow"/>
          <w:color w:val="002060"/>
          <w:spacing w:val="20"/>
          <w:sz w:val="24"/>
          <w:szCs w:val="24"/>
        </w:rPr>
        <w:t>Comments</w:t>
      </w:r>
    </w:p>
    <w:p w:rsidR="00E260BE" w:rsidRPr="00EA2351" w:rsidRDefault="00E260BE" w:rsidP="00EA2351">
      <w:pPr>
        <w:pStyle w:val="a6"/>
        <w:numPr>
          <w:ilvl w:val="0"/>
          <w:numId w:val="2"/>
        </w:numPr>
        <w:spacing w:after="0" w:line="240" w:lineRule="auto"/>
        <w:ind w:left="1134"/>
        <w:jc w:val="both"/>
        <w:rPr>
          <w:rFonts w:ascii="Arial Narrow" w:hAnsi="Arial Narrow"/>
          <w:sz w:val="24"/>
          <w:szCs w:val="24"/>
        </w:rPr>
      </w:pPr>
      <w:r w:rsidRPr="008E7A83">
        <w:rPr>
          <w:rFonts w:ascii="Arial Narrow" w:hAnsi="Arial Narrow"/>
          <w:i/>
          <w:color w:val="002060"/>
          <w:sz w:val="24"/>
          <w:szCs w:val="24"/>
          <w:shd w:val="clear" w:color="auto" w:fill="F2F2F2" w:themeFill="background1" w:themeFillShade="F2"/>
        </w:rPr>
        <w:t>Full line comments</w:t>
      </w:r>
      <w:r w:rsidRPr="00EA2351">
        <w:rPr>
          <w:rFonts w:ascii="Arial Narrow" w:hAnsi="Arial Narrow"/>
          <w:color w:val="002060"/>
          <w:sz w:val="24"/>
          <w:szCs w:val="24"/>
        </w:rPr>
        <w:t xml:space="preserve"> </w:t>
      </w:r>
      <w:r w:rsidR="00EA2351" w:rsidRPr="00EA2351">
        <w:rPr>
          <w:rFonts w:ascii="Arial Narrow" w:hAnsi="Arial Narrow"/>
          <w:sz w:val="24"/>
          <w:szCs w:val="24"/>
        </w:rPr>
        <w:t xml:space="preserve">- </w:t>
      </w:r>
      <w:r w:rsidRPr="008E7A83">
        <w:rPr>
          <w:rFonts w:ascii="Arial Narrow" w:hAnsi="Arial Narrow"/>
          <w:i/>
          <w:color w:val="002060"/>
          <w:sz w:val="24"/>
          <w:szCs w:val="24"/>
          <w:shd w:val="clear" w:color="auto" w:fill="F2F2F2" w:themeFill="background1" w:themeFillShade="F2"/>
        </w:rPr>
        <w:t>*</w:t>
      </w:r>
      <w:r w:rsidRPr="00EA2351">
        <w:rPr>
          <w:rFonts w:ascii="Arial Narrow" w:hAnsi="Arial Narrow"/>
          <w:sz w:val="24"/>
          <w:szCs w:val="24"/>
        </w:rPr>
        <w:t xml:space="preserve"> in the first position of the line.</w:t>
      </w:r>
    </w:p>
    <w:p w:rsidR="00E260BE" w:rsidRPr="00EA2351" w:rsidRDefault="00E260BE" w:rsidP="00EA2351">
      <w:pPr>
        <w:pStyle w:val="a6"/>
        <w:numPr>
          <w:ilvl w:val="0"/>
          <w:numId w:val="2"/>
        </w:numPr>
        <w:spacing w:after="0" w:line="240" w:lineRule="auto"/>
        <w:ind w:left="1134"/>
        <w:jc w:val="both"/>
        <w:rPr>
          <w:rFonts w:ascii="Arial Narrow" w:hAnsi="Arial Narrow"/>
          <w:sz w:val="24"/>
          <w:szCs w:val="24"/>
        </w:rPr>
      </w:pPr>
      <w:r w:rsidRPr="008E7A83">
        <w:rPr>
          <w:rFonts w:ascii="Arial Narrow" w:hAnsi="Arial Narrow"/>
          <w:i/>
          <w:color w:val="002060"/>
          <w:sz w:val="24"/>
          <w:szCs w:val="24"/>
          <w:shd w:val="clear" w:color="auto" w:fill="F2F2F2" w:themeFill="background1" w:themeFillShade="F2"/>
        </w:rPr>
        <w:t>Partial line comments</w:t>
      </w:r>
      <w:r w:rsidRPr="00EA2351">
        <w:rPr>
          <w:rFonts w:ascii="Arial Narrow" w:hAnsi="Arial Narrow"/>
          <w:color w:val="002060"/>
          <w:sz w:val="24"/>
          <w:szCs w:val="24"/>
        </w:rPr>
        <w:t xml:space="preserve"> </w:t>
      </w:r>
      <w:r w:rsidR="00EA2351" w:rsidRPr="00EA2351">
        <w:rPr>
          <w:rFonts w:ascii="Arial Narrow" w:hAnsi="Arial Narrow"/>
          <w:sz w:val="24"/>
          <w:szCs w:val="24"/>
        </w:rPr>
        <w:t xml:space="preserve">- </w:t>
      </w:r>
      <w:r w:rsidRPr="008E7A83">
        <w:rPr>
          <w:rFonts w:ascii="Arial Narrow" w:hAnsi="Arial Narrow"/>
          <w:i/>
          <w:color w:val="002060"/>
          <w:sz w:val="24"/>
          <w:szCs w:val="24"/>
          <w:shd w:val="clear" w:color="auto" w:fill="F2F2F2" w:themeFill="background1" w:themeFillShade="F2"/>
        </w:rPr>
        <w:t>"</w:t>
      </w:r>
      <w:r w:rsidRPr="00EA2351">
        <w:rPr>
          <w:rFonts w:ascii="Arial Narrow" w:hAnsi="Arial Narrow"/>
          <w:sz w:val="24"/>
          <w:szCs w:val="24"/>
        </w:rPr>
        <w:t xml:space="preserve"> after a statement.</w:t>
      </w:r>
    </w:p>
    <w:p w:rsidR="00E260BE" w:rsidRDefault="00E260BE" w:rsidP="00EA2351">
      <w:pPr>
        <w:spacing w:after="0" w:line="240" w:lineRule="auto"/>
        <w:ind w:firstLine="567"/>
        <w:jc w:val="both"/>
        <w:rPr>
          <w:rFonts w:ascii="Arial Narrow" w:hAnsi="Arial Narrow"/>
          <w:sz w:val="24"/>
          <w:szCs w:val="24"/>
        </w:rPr>
      </w:pPr>
    </w:p>
    <w:p w:rsidR="00326DF1" w:rsidRDefault="00326DF1" w:rsidP="00326DF1">
      <w:pPr>
        <w:spacing w:after="0" w:line="240" w:lineRule="auto"/>
        <w:ind w:firstLine="567"/>
        <w:jc w:val="center"/>
        <w:rPr>
          <w:rFonts w:ascii="Arial Narrow" w:hAnsi="Arial Narrow"/>
          <w:sz w:val="24"/>
          <w:szCs w:val="24"/>
        </w:rPr>
      </w:pPr>
      <w:bookmarkStart w:id="6" w:name="NO_ZERO_SKIP_ULINE"/>
      <w:r w:rsidRPr="00950510">
        <w:rPr>
          <w:rFonts w:ascii="Arial Narrow" w:hAnsi="Arial Narrow"/>
          <w:b/>
          <w:sz w:val="24"/>
          <w:szCs w:val="24"/>
        </w:rPr>
        <w:t>NO-ZERO</w:t>
      </w:r>
      <w:r>
        <w:rPr>
          <w:rFonts w:ascii="Arial Narrow" w:hAnsi="Arial Narrow"/>
          <w:b/>
          <w:sz w:val="24"/>
          <w:szCs w:val="24"/>
        </w:rPr>
        <w:t xml:space="preserve"> | </w:t>
      </w:r>
      <w:r w:rsidRPr="00EA2351">
        <w:rPr>
          <w:rFonts w:ascii="Arial Narrow" w:hAnsi="Arial Narrow"/>
          <w:b/>
          <w:sz w:val="24"/>
          <w:szCs w:val="24"/>
        </w:rPr>
        <w:t>SKIP</w:t>
      </w:r>
      <w:r>
        <w:rPr>
          <w:rFonts w:ascii="Arial Narrow" w:hAnsi="Arial Narrow"/>
          <w:b/>
          <w:sz w:val="24"/>
          <w:szCs w:val="24"/>
        </w:rPr>
        <w:t xml:space="preserve"> | </w:t>
      </w:r>
      <w:r w:rsidRPr="00EA2351">
        <w:rPr>
          <w:rFonts w:ascii="Arial Narrow" w:hAnsi="Arial Narrow"/>
          <w:b/>
          <w:sz w:val="24"/>
          <w:szCs w:val="24"/>
        </w:rPr>
        <w:t>ULINE</w:t>
      </w:r>
      <w:r>
        <w:rPr>
          <w:rFonts w:ascii="Arial Narrow" w:hAnsi="Arial Narrow"/>
          <w:b/>
          <w:sz w:val="24"/>
          <w:szCs w:val="24"/>
        </w:rPr>
        <w:t xml:space="preserve"> commands</w:t>
      </w:r>
    </w:p>
    <w:bookmarkEnd w:id="6"/>
    <w:p w:rsidR="00326DF1" w:rsidRPr="00DE6285" w:rsidRDefault="00326DF1" w:rsidP="00326DF1">
      <w:pPr>
        <w:spacing w:after="0" w:line="240" w:lineRule="auto"/>
        <w:ind w:firstLine="567"/>
        <w:jc w:val="both"/>
        <w:outlineLvl w:val="0"/>
        <w:rPr>
          <w:rFonts w:ascii="Arial Narrow" w:eastAsia="Times New Roman" w:hAnsi="Arial Narrow" w:cs="Times New Roman"/>
          <w:bCs/>
          <w:kern w:val="36"/>
          <w:sz w:val="24"/>
          <w:szCs w:val="24"/>
        </w:rPr>
      </w:pPr>
      <w:r w:rsidRPr="002E64CF">
        <w:rPr>
          <w:rFonts w:ascii="Arial Narrow" w:eastAsia="Times New Roman" w:hAnsi="Arial Narrow" w:cs="Times New Roman"/>
          <w:bCs/>
          <w:kern w:val="36"/>
          <w:sz w:val="24"/>
          <w:szCs w:val="24"/>
          <w:lang w:val="ru-RU"/>
        </w:rPr>
        <w:fldChar w:fldCharType="begin"/>
      </w:r>
      <w:r w:rsidRPr="00DE6285">
        <w:rPr>
          <w:rFonts w:ascii="Arial Narrow" w:eastAsia="Times New Roman" w:hAnsi="Arial Narrow" w:cs="Times New Roman"/>
          <w:bCs/>
          <w:kern w:val="36"/>
          <w:sz w:val="24"/>
          <w:szCs w:val="24"/>
        </w:rPr>
        <w:instrText xml:space="preserve"> HYPERLINK  \l "</w:instrText>
      </w:r>
      <w:r w:rsidRPr="002E64CF">
        <w:rPr>
          <w:rFonts w:ascii="Arial Narrow" w:eastAsia="Times New Roman" w:hAnsi="Arial Narrow" w:cs="Times New Roman"/>
          <w:bCs/>
          <w:kern w:val="36"/>
          <w:sz w:val="24"/>
          <w:szCs w:val="24"/>
          <w:lang w:val="ru-RU"/>
        </w:rPr>
        <w:instrText>Содержание</w:instrText>
      </w:r>
      <w:r w:rsidRPr="00DE6285">
        <w:rPr>
          <w:rFonts w:ascii="Arial Narrow" w:eastAsia="Times New Roman" w:hAnsi="Arial Narrow" w:cs="Times New Roman"/>
          <w:bCs/>
          <w:kern w:val="36"/>
          <w:sz w:val="24"/>
          <w:szCs w:val="24"/>
        </w:rPr>
        <w:instrText xml:space="preserve">" </w:instrText>
      </w:r>
      <w:r w:rsidRPr="002E64CF">
        <w:rPr>
          <w:rFonts w:ascii="Arial Narrow" w:eastAsia="Times New Roman" w:hAnsi="Arial Narrow" w:cs="Times New Roman"/>
          <w:bCs/>
          <w:kern w:val="36"/>
          <w:sz w:val="24"/>
          <w:szCs w:val="24"/>
          <w:lang w:val="ru-RU"/>
        </w:rPr>
        <w:fldChar w:fldCharType="separate"/>
      </w:r>
      <w:r w:rsidRPr="002E64CF">
        <w:rPr>
          <w:rStyle w:val="a3"/>
          <w:rFonts w:ascii="Arial Narrow" w:eastAsia="Times New Roman" w:hAnsi="Arial Narrow" w:cs="Times New Roman"/>
          <w:bCs/>
          <w:kern w:val="36"/>
          <w:sz w:val="24"/>
          <w:szCs w:val="24"/>
          <w:u w:val="none"/>
          <w:lang w:val="ru-RU"/>
        </w:rPr>
        <w:t>Содержание</w:t>
      </w:r>
      <w:r w:rsidRPr="002E64CF">
        <w:rPr>
          <w:rFonts w:ascii="Arial Narrow" w:eastAsia="Times New Roman" w:hAnsi="Arial Narrow" w:cs="Times New Roman"/>
          <w:bCs/>
          <w:kern w:val="36"/>
          <w:sz w:val="24"/>
          <w:szCs w:val="24"/>
          <w:lang w:val="ru-RU"/>
        </w:rPr>
        <w:fldChar w:fldCharType="end"/>
      </w:r>
    </w:p>
    <w:p w:rsidR="00326DF1" w:rsidRPr="00EA2351" w:rsidRDefault="00326DF1" w:rsidP="00EA2351">
      <w:pPr>
        <w:spacing w:after="0" w:line="240" w:lineRule="auto"/>
        <w:ind w:firstLine="567"/>
        <w:jc w:val="both"/>
        <w:rPr>
          <w:rFonts w:ascii="Arial Narrow" w:hAnsi="Arial Narrow"/>
          <w:sz w:val="24"/>
          <w:szCs w:val="24"/>
        </w:rPr>
      </w:pPr>
    </w:p>
    <w:p w:rsidR="00950510" w:rsidRPr="00950510" w:rsidRDefault="00950510" w:rsidP="00EA2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hAnsi="Arial Narrow"/>
          <w:sz w:val="24"/>
          <w:szCs w:val="24"/>
        </w:rPr>
      </w:pPr>
      <w:r w:rsidRPr="00D97615">
        <w:rPr>
          <w:rFonts w:ascii="Arial Narrow" w:hAnsi="Arial Narrow"/>
          <w:b/>
          <w:i/>
          <w:color w:val="000000" w:themeColor="text1"/>
          <w:sz w:val="24"/>
          <w:szCs w:val="24"/>
        </w:rPr>
        <w:t>NO-ZERO</w:t>
      </w:r>
      <w:r w:rsidRPr="00950510">
        <w:rPr>
          <w:rFonts w:ascii="Arial Narrow" w:hAnsi="Arial Narrow"/>
          <w:b/>
          <w:sz w:val="24"/>
          <w:szCs w:val="24"/>
        </w:rPr>
        <w:t xml:space="preserve"> </w:t>
      </w:r>
      <w:r w:rsidRPr="00EA2351">
        <w:rPr>
          <w:rFonts w:ascii="Arial Narrow" w:hAnsi="Arial Narrow"/>
          <w:sz w:val="24"/>
          <w:szCs w:val="24"/>
        </w:rPr>
        <w:t>command</w:t>
      </w:r>
      <w:r w:rsidRPr="00950510">
        <w:rPr>
          <w:rFonts w:ascii="Arial Narrow" w:hAnsi="Arial Narrow"/>
          <w:i/>
          <w:color w:val="002060"/>
          <w:spacing w:val="20"/>
          <w:sz w:val="24"/>
          <w:szCs w:val="24"/>
        </w:rPr>
        <w:t xml:space="preserve"> </w:t>
      </w:r>
      <w:r w:rsidRPr="00885AB6">
        <w:rPr>
          <w:rFonts w:ascii="Arial Narrow" w:hAnsi="Arial Narrow"/>
          <w:i/>
          <w:color w:val="002060"/>
          <w:sz w:val="24"/>
          <w:szCs w:val="24"/>
        </w:rPr>
        <w:t>suppresses all leading zeros of a number field</w:t>
      </w:r>
      <w:r w:rsidRPr="00885AB6">
        <w:rPr>
          <w:rFonts w:ascii="Arial Narrow" w:hAnsi="Arial Narrow"/>
          <w:color w:val="002060"/>
          <w:sz w:val="24"/>
          <w:szCs w:val="24"/>
        </w:rPr>
        <w:t xml:space="preserve"> </w:t>
      </w:r>
      <w:r w:rsidRPr="00950510">
        <w:rPr>
          <w:rFonts w:ascii="Arial Narrow" w:hAnsi="Arial Narrow"/>
          <w:sz w:val="24"/>
          <w:szCs w:val="24"/>
        </w:rPr>
        <w:t>containing blanks.</w:t>
      </w:r>
    </w:p>
    <w:p w:rsidR="00950510" w:rsidRDefault="00950510" w:rsidP="00EA2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p>
    <w:p w:rsidR="00885AB6" w:rsidRDefault="00E260BE" w:rsidP="00EA2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EA2351">
        <w:rPr>
          <w:rFonts w:ascii="Arial Narrow" w:eastAsia="Times New Roman" w:hAnsi="Arial Narrow" w:cs="Courier New"/>
          <w:sz w:val="24"/>
          <w:szCs w:val="24"/>
        </w:rPr>
        <w:lastRenderedPageBreak/>
        <w:t xml:space="preserve">DATA: </w:t>
      </w:r>
    </w:p>
    <w:p w:rsidR="00E260BE" w:rsidRPr="00EA2351" w:rsidRDefault="00885AB6" w:rsidP="00EA2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Pr>
          <w:rFonts w:ascii="Arial Narrow" w:eastAsia="Times New Roman" w:hAnsi="Arial Narrow" w:cs="Courier New"/>
          <w:sz w:val="24"/>
          <w:szCs w:val="24"/>
        </w:rPr>
        <w:tab/>
      </w:r>
      <w:r w:rsidR="00E260BE" w:rsidRPr="00EA2351">
        <w:rPr>
          <w:rFonts w:ascii="Arial Narrow" w:eastAsia="Times New Roman" w:hAnsi="Arial Narrow" w:cs="Courier New"/>
          <w:sz w:val="24"/>
          <w:szCs w:val="24"/>
        </w:rPr>
        <w:t>W_NUR(10) TYPE N.</w:t>
      </w:r>
    </w:p>
    <w:p w:rsidR="00E260BE" w:rsidRPr="00EA2351" w:rsidRDefault="00E260BE" w:rsidP="00EA2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EA2351">
        <w:rPr>
          <w:rFonts w:ascii="Arial Narrow" w:eastAsia="Times New Roman" w:hAnsi="Arial Narrow" w:cs="Courier New"/>
          <w:sz w:val="24"/>
          <w:szCs w:val="24"/>
        </w:rPr>
        <w:t>MOVE 50 TO W_NUR.</w:t>
      </w:r>
    </w:p>
    <w:p w:rsidR="00885AB6" w:rsidRPr="00B676D2" w:rsidRDefault="00E260BE" w:rsidP="00950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hAnsi="Arial Narrow"/>
          <w:i/>
          <w:color w:val="323E4F" w:themeColor="text2" w:themeShade="BF"/>
          <w:sz w:val="24"/>
          <w:szCs w:val="24"/>
        </w:rPr>
      </w:pPr>
      <w:r w:rsidRPr="00B676D2">
        <w:rPr>
          <w:rFonts w:ascii="Arial Narrow" w:eastAsia="Times New Roman" w:hAnsi="Arial Narrow" w:cs="Courier New"/>
          <w:sz w:val="24"/>
          <w:szCs w:val="24"/>
        </w:rPr>
        <w:t xml:space="preserve">WRITE W_NUR </w:t>
      </w:r>
      <w:r w:rsidRPr="00B676D2">
        <w:rPr>
          <w:rFonts w:ascii="Arial Narrow" w:eastAsia="Times New Roman" w:hAnsi="Arial Narrow" w:cs="Courier New"/>
          <w:i/>
          <w:color w:val="385623" w:themeColor="accent6" w:themeShade="80"/>
          <w:sz w:val="24"/>
          <w:szCs w:val="24"/>
          <w:shd w:val="clear" w:color="auto" w:fill="F2F2F2" w:themeFill="background1" w:themeFillShade="F2"/>
        </w:rPr>
        <w:t>NO-ZERO</w:t>
      </w:r>
      <w:r w:rsidRPr="00B676D2">
        <w:rPr>
          <w:rFonts w:ascii="Arial Narrow" w:eastAsia="Times New Roman" w:hAnsi="Arial Narrow" w:cs="Courier New"/>
          <w:sz w:val="24"/>
          <w:szCs w:val="24"/>
        </w:rPr>
        <w:t>.</w:t>
      </w:r>
      <w:r w:rsidRPr="00EA2351">
        <w:rPr>
          <w:rFonts w:ascii="Arial Narrow" w:eastAsia="Times New Roman" w:hAnsi="Arial Narrow" w:cs="Courier New"/>
          <w:sz w:val="24"/>
          <w:szCs w:val="24"/>
        </w:rPr>
        <w:t xml:space="preserve"> </w:t>
      </w:r>
      <w:r w:rsidR="00EA2351" w:rsidRPr="00B676D2">
        <w:rPr>
          <w:rFonts w:ascii="Arial Narrow" w:hAnsi="Arial Narrow"/>
          <w:i/>
          <w:color w:val="323E4F" w:themeColor="text2" w:themeShade="BF"/>
          <w:sz w:val="24"/>
          <w:szCs w:val="24"/>
        </w:rPr>
        <w:t>"</w:t>
      </w:r>
      <w:r w:rsidR="00EA2351" w:rsidRPr="00B676D2">
        <w:rPr>
          <w:rFonts w:ascii="Arial Narrow" w:eastAsia="Times New Roman" w:hAnsi="Arial Narrow" w:cs="Courier New"/>
          <w:i/>
          <w:color w:val="323E4F" w:themeColor="text2" w:themeShade="BF"/>
          <w:sz w:val="24"/>
          <w:szCs w:val="24"/>
        </w:rPr>
        <w:t xml:space="preserve"> </w:t>
      </w:r>
      <w:r w:rsidRPr="00B676D2">
        <w:rPr>
          <w:rFonts w:ascii="Arial Narrow" w:hAnsi="Arial Narrow"/>
          <w:i/>
          <w:color w:val="323E4F" w:themeColor="text2" w:themeShade="BF"/>
          <w:sz w:val="24"/>
          <w:szCs w:val="24"/>
        </w:rPr>
        <w:t>50</w:t>
      </w:r>
    </w:p>
    <w:p w:rsidR="00885AB6" w:rsidRDefault="00885AB6" w:rsidP="00950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hAnsi="Arial Narrow"/>
          <w:i/>
          <w:sz w:val="24"/>
          <w:szCs w:val="24"/>
        </w:rPr>
      </w:pPr>
    </w:p>
    <w:p w:rsidR="00885AB6" w:rsidRDefault="00885AB6" w:rsidP="00950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hAnsi="Arial Narrow"/>
          <w:i/>
          <w:sz w:val="24"/>
          <w:szCs w:val="24"/>
        </w:rPr>
      </w:pPr>
      <w:r w:rsidRPr="00885AB6">
        <w:rPr>
          <w:rFonts w:ascii="Arial Narrow" w:hAnsi="Arial Narrow"/>
          <w:i/>
          <w:color w:val="002060"/>
          <w:sz w:val="24"/>
          <w:szCs w:val="24"/>
        </w:rPr>
        <w:t>Rem</w:t>
      </w:r>
      <w:r>
        <w:rPr>
          <w:rFonts w:ascii="Arial Narrow" w:hAnsi="Arial Narrow"/>
          <w:i/>
          <w:sz w:val="24"/>
          <w:szCs w:val="24"/>
        </w:rPr>
        <w:t xml:space="preserve">  </w:t>
      </w:r>
    </w:p>
    <w:p w:rsidR="00950510" w:rsidRPr="00885AB6" w:rsidRDefault="00885AB6" w:rsidP="00950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hAnsi="Arial Narrow"/>
          <w:sz w:val="24"/>
          <w:szCs w:val="24"/>
        </w:rPr>
      </w:pPr>
      <w:r w:rsidRPr="00885AB6">
        <w:rPr>
          <w:rFonts w:ascii="Arial Narrow" w:hAnsi="Arial Narrow"/>
          <w:sz w:val="24"/>
          <w:szCs w:val="24"/>
        </w:rPr>
        <w:t>W</w:t>
      </w:r>
      <w:r w:rsidR="00950510" w:rsidRPr="00885AB6">
        <w:rPr>
          <w:rFonts w:ascii="Arial Narrow" w:hAnsi="Arial Narrow"/>
          <w:sz w:val="24"/>
          <w:szCs w:val="24"/>
        </w:rPr>
        <w:t xml:space="preserve">ithout NO-ZERO command the output </w:t>
      </w:r>
      <w:r w:rsidRPr="00885AB6">
        <w:rPr>
          <w:rFonts w:ascii="Arial Narrow" w:hAnsi="Arial Narrow"/>
          <w:sz w:val="24"/>
          <w:szCs w:val="24"/>
        </w:rPr>
        <w:t>would be</w:t>
      </w:r>
      <w:r w:rsidR="00950510" w:rsidRPr="00885AB6">
        <w:rPr>
          <w:rFonts w:ascii="Arial Narrow" w:hAnsi="Arial Narrow"/>
          <w:sz w:val="24"/>
          <w:szCs w:val="24"/>
        </w:rPr>
        <w:t xml:space="preserve"> 0000000050.</w:t>
      </w:r>
    </w:p>
    <w:p w:rsidR="00E260BE" w:rsidRPr="00950510" w:rsidRDefault="00E260BE" w:rsidP="00EA2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hAnsi="Arial Narrow"/>
          <w:i/>
          <w:sz w:val="24"/>
          <w:szCs w:val="24"/>
        </w:rPr>
      </w:pPr>
    </w:p>
    <w:p w:rsidR="00EA2351" w:rsidRDefault="00E260BE" w:rsidP="00EA2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hAnsi="Arial Narrow"/>
          <w:sz w:val="24"/>
          <w:szCs w:val="24"/>
        </w:rPr>
      </w:pPr>
      <w:r w:rsidRPr="00EA2351">
        <w:rPr>
          <w:rFonts w:ascii="Arial Narrow" w:hAnsi="Arial Narrow"/>
          <w:sz w:val="24"/>
          <w:szCs w:val="24"/>
        </w:rPr>
        <w:t xml:space="preserve">The </w:t>
      </w:r>
      <w:r w:rsidRPr="00D97615">
        <w:rPr>
          <w:rFonts w:ascii="Arial Narrow" w:hAnsi="Arial Narrow"/>
          <w:b/>
          <w:i/>
          <w:color w:val="000000" w:themeColor="text1"/>
          <w:sz w:val="24"/>
          <w:szCs w:val="24"/>
        </w:rPr>
        <w:t>SKIP</w:t>
      </w:r>
      <w:r w:rsidRPr="00EA2351">
        <w:rPr>
          <w:rFonts w:ascii="Arial Narrow" w:hAnsi="Arial Narrow"/>
          <w:b/>
          <w:sz w:val="24"/>
          <w:szCs w:val="24"/>
        </w:rPr>
        <w:t xml:space="preserve"> </w:t>
      </w:r>
      <w:r w:rsidRPr="00EA2351">
        <w:rPr>
          <w:rFonts w:ascii="Arial Narrow" w:hAnsi="Arial Narrow"/>
          <w:sz w:val="24"/>
          <w:szCs w:val="24"/>
        </w:rPr>
        <w:t xml:space="preserve">command helps in </w:t>
      </w:r>
      <w:r w:rsidRPr="00885AB6">
        <w:rPr>
          <w:rFonts w:ascii="Arial Narrow" w:hAnsi="Arial Narrow"/>
          <w:i/>
          <w:color w:val="002060"/>
          <w:sz w:val="24"/>
          <w:szCs w:val="24"/>
        </w:rPr>
        <w:t>inserting blank lines on the page</w:t>
      </w:r>
      <w:r w:rsidRPr="00EA2351">
        <w:rPr>
          <w:rFonts w:ascii="Arial Narrow" w:hAnsi="Arial Narrow"/>
          <w:sz w:val="24"/>
          <w:szCs w:val="24"/>
        </w:rPr>
        <w:t>. We may use the SKIP command to insert multiple blank lines</w:t>
      </w:r>
    </w:p>
    <w:p w:rsidR="00EA2351" w:rsidRDefault="00EA2351" w:rsidP="00EA2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hAnsi="Arial Narrow"/>
          <w:sz w:val="24"/>
          <w:szCs w:val="24"/>
        </w:rPr>
      </w:pPr>
    </w:p>
    <w:p w:rsidR="00EA2351" w:rsidRDefault="00E260BE" w:rsidP="00B67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Style w:val="pun"/>
          <w:rFonts w:ascii="Arial Narrow" w:hAnsi="Arial Narrow"/>
          <w:sz w:val="24"/>
          <w:szCs w:val="24"/>
        </w:rPr>
      </w:pPr>
      <w:r w:rsidRPr="00B676D2">
        <w:rPr>
          <w:rStyle w:val="pln"/>
          <w:rFonts w:ascii="Arial Narrow" w:hAnsi="Arial Narrow"/>
          <w:i/>
          <w:color w:val="385623" w:themeColor="accent6" w:themeShade="80"/>
          <w:sz w:val="24"/>
          <w:szCs w:val="24"/>
          <w:shd w:val="clear" w:color="auto" w:fill="F2F2F2" w:themeFill="background1" w:themeFillShade="F2"/>
        </w:rPr>
        <w:t>SKIP</w:t>
      </w:r>
      <w:r w:rsidRPr="00D97615">
        <w:rPr>
          <w:rStyle w:val="pln"/>
          <w:rFonts w:ascii="Arial Narrow" w:hAnsi="Arial Narrow"/>
          <w:color w:val="000000" w:themeColor="text1"/>
          <w:sz w:val="24"/>
          <w:szCs w:val="24"/>
        </w:rPr>
        <w:t xml:space="preserve"> TO LINE</w:t>
      </w:r>
      <w:r w:rsidRPr="00885AB6">
        <w:rPr>
          <w:rStyle w:val="pln"/>
          <w:rFonts w:ascii="Arial Narrow" w:hAnsi="Arial Narrow"/>
          <w:i/>
          <w:color w:val="385623" w:themeColor="accent6" w:themeShade="80"/>
          <w:sz w:val="24"/>
          <w:szCs w:val="24"/>
        </w:rPr>
        <w:t xml:space="preserve"> </w:t>
      </w:r>
      <w:r w:rsidRPr="00EA2351">
        <w:rPr>
          <w:rStyle w:val="pln"/>
          <w:rFonts w:ascii="Arial Narrow" w:hAnsi="Arial Narrow"/>
          <w:sz w:val="24"/>
          <w:szCs w:val="24"/>
        </w:rPr>
        <w:t>line_number</w:t>
      </w:r>
      <w:r w:rsidRPr="00EA2351">
        <w:rPr>
          <w:rStyle w:val="pun"/>
          <w:rFonts w:ascii="Arial Narrow" w:hAnsi="Arial Narrow"/>
          <w:sz w:val="24"/>
          <w:szCs w:val="24"/>
        </w:rPr>
        <w:t>.</w:t>
      </w:r>
    </w:p>
    <w:p w:rsidR="00EA2351" w:rsidRDefault="00EA2351" w:rsidP="00EA2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Style w:val="pun"/>
          <w:rFonts w:ascii="Arial Narrow" w:hAnsi="Arial Narrow"/>
          <w:sz w:val="24"/>
          <w:szCs w:val="24"/>
        </w:rPr>
      </w:pPr>
    </w:p>
    <w:p w:rsidR="00EA2351" w:rsidRDefault="00E260BE" w:rsidP="00EA2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hAnsi="Arial Narrow"/>
          <w:sz w:val="24"/>
          <w:szCs w:val="24"/>
        </w:rPr>
      </w:pPr>
      <w:r w:rsidRPr="00EA2351">
        <w:rPr>
          <w:rFonts w:ascii="Arial Narrow" w:hAnsi="Arial Narrow"/>
          <w:sz w:val="24"/>
          <w:szCs w:val="24"/>
        </w:rPr>
        <w:t xml:space="preserve">The </w:t>
      </w:r>
      <w:r w:rsidRPr="00D97615">
        <w:rPr>
          <w:rFonts w:ascii="Arial Narrow" w:hAnsi="Arial Narrow"/>
          <w:b/>
          <w:i/>
          <w:sz w:val="24"/>
          <w:szCs w:val="24"/>
        </w:rPr>
        <w:t>ULINE</w:t>
      </w:r>
      <w:r w:rsidRPr="00EA2351">
        <w:rPr>
          <w:rFonts w:ascii="Arial Narrow" w:hAnsi="Arial Narrow"/>
          <w:sz w:val="24"/>
          <w:szCs w:val="24"/>
        </w:rPr>
        <w:t xml:space="preserve"> command automatically </w:t>
      </w:r>
      <w:r w:rsidRPr="00885AB6">
        <w:rPr>
          <w:rFonts w:ascii="Arial Narrow" w:hAnsi="Arial Narrow"/>
          <w:i/>
          <w:color w:val="002060"/>
          <w:sz w:val="24"/>
          <w:szCs w:val="24"/>
        </w:rPr>
        <w:t>inserts a horizontal line</w:t>
      </w:r>
      <w:r w:rsidRPr="00950510">
        <w:rPr>
          <w:rFonts w:ascii="Arial Narrow" w:hAnsi="Arial Narrow"/>
          <w:i/>
          <w:color w:val="002060"/>
          <w:spacing w:val="20"/>
          <w:sz w:val="24"/>
          <w:szCs w:val="24"/>
        </w:rPr>
        <w:t xml:space="preserve"> </w:t>
      </w:r>
      <w:r w:rsidRPr="00EA2351">
        <w:rPr>
          <w:rFonts w:ascii="Arial Narrow" w:hAnsi="Arial Narrow"/>
          <w:sz w:val="24"/>
          <w:szCs w:val="24"/>
        </w:rPr>
        <w:t>acr</w:t>
      </w:r>
      <w:r w:rsidRPr="00885AB6">
        <w:rPr>
          <w:rFonts w:ascii="Arial Narrow" w:hAnsi="Arial Narrow"/>
          <w:sz w:val="24"/>
          <w:szCs w:val="24"/>
        </w:rPr>
        <w:t>o</w:t>
      </w:r>
      <w:r w:rsidRPr="00EA2351">
        <w:rPr>
          <w:rFonts w:ascii="Arial Narrow" w:hAnsi="Arial Narrow"/>
          <w:sz w:val="24"/>
          <w:szCs w:val="24"/>
        </w:rPr>
        <w:t xml:space="preserve">ss </w:t>
      </w:r>
      <w:r w:rsidR="00885AB6">
        <w:rPr>
          <w:rFonts w:ascii="Arial Narrow" w:hAnsi="Arial Narrow"/>
          <w:sz w:val="24"/>
          <w:szCs w:val="24"/>
        </w:rPr>
        <w:t>/</w:t>
      </w:r>
      <w:r w:rsidR="006C722A">
        <w:rPr>
          <w:rStyle w:val="2enci"/>
        </w:rPr>
        <w:t>ə'krɔs</w:t>
      </w:r>
      <w:r w:rsidR="006C722A" w:rsidRPr="006C722A">
        <w:rPr>
          <w:rFonts w:ascii="Arial Narrow" w:hAnsi="Arial Narrow"/>
          <w:sz w:val="24"/>
          <w:szCs w:val="24"/>
        </w:rPr>
        <w:t xml:space="preserve"> </w:t>
      </w:r>
      <w:r w:rsidR="006C722A">
        <w:rPr>
          <w:rFonts w:ascii="Arial Narrow" w:hAnsi="Arial Narrow"/>
          <w:sz w:val="24"/>
          <w:szCs w:val="24"/>
          <w:lang w:val="ru-RU"/>
        </w:rPr>
        <w:t>через</w:t>
      </w:r>
      <w:r w:rsidR="006C722A" w:rsidRPr="006C722A">
        <w:rPr>
          <w:rFonts w:ascii="Arial Narrow" w:hAnsi="Arial Narrow"/>
          <w:sz w:val="24"/>
          <w:szCs w:val="24"/>
        </w:rPr>
        <w:t xml:space="preserve"> </w:t>
      </w:r>
      <w:r w:rsidR="006C722A">
        <w:rPr>
          <w:rFonts w:ascii="Arial Narrow" w:hAnsi="Arial Narrow"/>
          <w:sz w:val="24"/>
          <w:szCs w:val="24"/>
        </w:rPr>
        <w:t>–</w:t>
      </w:r>
      <w:r w:rsidR="006C722A" w:rsidRPr="006C722A">
        <w:rPr>
          <w:rFonts w:ascii="Arial Narrow" w:hAnsi="Arial Narrow"/>
          <w:sz w:val="24"/>
          <w:szCs w:val="24"/>
        </w:rPr>
        <w:t xml:space="preserve"> </w:t>
      </w:r>
      <w:r w:rsidR="006C722A">
        <w:rPr>
          <w:rFonts w:ascii="Arial Narrow" w:hAnsi="Arial Narrow"/>
          <w:sz w:val="24"/>
          <w:szCs w:val="24"/>
          <w:lang w:val="ru-RU"/>
        </w:rPr>
        <w:t>от</w:t>
      </w:r>
      <w:r w:rsidR="006C722A" w:rsidRPr="006C722A">
        <w:rPr>
          <w:rFonts w:ascii="Arial Narrow" w:hAnsi="Arial Narrow"/>
          <w:sz w:val="24"/>
          <w:szCs w:val="24"/>
        </w:rPr>
        <w:t xml:space="preserve"> </w:t>
      </w:r>
      <w:r w:rsidR="006C722A">
        <w:rPr>
          <w:rFonts w:ascii="Arial Narrow" w:hAnsi="Arial Narrow"/>
          <w:sz w:val="24"/>
          <w:szCs w:val="24"/>
          <w:lang w:val="ru-RU"/>
        </w:rPr>
        <w:t>края</w:t>
      </w:r>
      <w:r w:rsidR="006C722A" w:rsidRPr="006C722A">
        <w:rPr>
          <w:rFonts w:ascii="Arial Narrow" w:hAnsi="Arial Narrow"/>
          <w:sz w:val="24"/>
          <w:szCs w:val="24"/>
        </w:rPr>
        <w:t xml:space="preserve"> </w:t>
      </w:r>
      <w:r w:rsidR="006C722A">
        <w:rPr>
          <w:rFonts w:ascii="Arial Narrow" w:hAnsi="Arial Narrow"/>
          <w:sz w:val="24"/>
          <w:szCs w:val="24"/>
          <w:lang w:val="ru-RU"/>
        </w:rPr>
        <w:t>до</w:t>
      </w:r>
      <w:r w:rsidR="006C722A" w:rsidRPr="006C722A">
        <w:rPr>
          <w:rFonts w:ascii="Arial Narrow" w:hAnsi="Arial Narrow"/>
          <w:sz w:val="24"/>
          <w:szCs w:val="24"/>
        </w:rPr>
        <w:t xml:space="preserve"> </w:t>
      </w:r>
      <w:r w:rsidR="006C722A">
        <w:rPr>
          <w:rFonts w:ascii="Arial Narrow" w:hAnsi="Arial Narrow"/>
          <w:sz w:val="24"/>
          <w:szCs w:val="24"/>
          <w:lang w:val="ru-RU"/>
        </w:rPr>
        <w:t>края</w:t>
      </w:r>
      <w:r w:rsidR="00885AB6">
        <w:rPr>
          <w:rFonts w:ascii="Arial Narrow" w:hAnsi="Arial Narrow"/>
          <w:sz w:val="24"/>
          <w:szCs w:val="24"/>
        </w:rPr>
        <w:t>/</w:t>
      </w:r>
      <w:r w:rsidR="006C722A" w:rsidRPr="006C722A">
        <w:rPr>
          <w:rFonts w:ascii="Arial Narrow" w:hAnsi="Arial Narrow"/>
          <w:sz w:val="24"/>
          <w:szCs w:val="24"/>
        </w:rPr>
        <w:t xml:space="preserve"> </w:t>
      </w:r>
      <w:r w:rsidRPr="00EA2351">
        <w:rPr>
          <w:rFonts w:ascii="Arial Narrow" w:hAnsi="Arial Narrow"/>
          <w:sz w:val="24"/>
          <w:szCs w:val="24"/>
        </w:rPr>
        <w:t>the output</w:t>
      </w:r>
    </w:p>
    <w:p w:rsidR="00EA2351" w:rsidRDefault="00EA2351" w:rsidP="00EA2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hAnsi="Arial Narrow"/>
          <w:sz w:val="24"/>
          <w:szCs w:val="24"/>
        </w:rPr>
      </w:pPr>
    </w:p>
    <w:p w:rsidR="00EA2351" w:rsidRDefault="00E260BE" w:rsidP="00EA2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Style w:val="pun"/>
          <w:rFonts w:ascii="Arial Narrow" w:hAnsi="Arial Narrow"/>
          <w:sz w:val="24"/>
          <w:szCs w:val="24"/>
        </w:rPr>
      </w:pPr>
      <w:r w:rsidRPr="00EA2351">
        <w:rPr>
          <w:rStyle w:val="pln"/>
          <w:rFonts w:ascii="Arial Narrow" w:hAnsi="Arial Narrow"/>
          <w:sz w:val="24"/>
          <w:szCs w:val="24"/>
        </w:rPr>
        <w:t xml:space="preserve">WRITE </w:t>
      </w:r>
      <w:r w:rsidRPr="00EA2351">
        <w:rPr>
          <w:rStyle w:val="str"/>
          <w:rFonts w:ascii="Arial Narrow" w:hAnsi="Arial Narrow"/>
          <w:sz w:val="24"/>
          <w:szCs w:val="24"/>
        </w:rPr>
        <w:t>'This is Underlined'</w:t>
      </w:r>
      <w:r w:rsidRPr="00EA2351">
        <w:rPr>
          <w:rStyle w:val="pun"/>
          <w:rFonts w:ascii="Arial Narrow" w:hAnsi="Arial Narrow"/>
          <w:sz w:val="24"/>
          <w:szCs w:val="24"/>
        </w:rPr>
        <w:t>.</w:t>
      </w:r>
    </w:p>
    <w:p w:rsidR="00EA2351" w:rsidRDefault="00E260BE" w:rsidP="00D97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Style w:val="pun"/>
          <w:rFonts w:ascii="Arial Narrow" w:hAnsi="Arial Narrow"/>
          <w:sz w:val="24"/>
          <w:szCs w:val="24"/>
        </w:rPr>
      </w:pPr>
      <w:r w:rsidRPr="00D97615">
        <w:rPr>
          <w:rStyle w:val="pln"/>
          <w:rFonts w:ascii="Arial Narrow" w:hAnsi="Arial Narrow"/>
          <w:i/>
          <w:color w:val="385623" w:themeColor="accent6" w:themeShade="80"/>
          <w:sz w:val="24"/>
          <w:szCs w:val="24"/>
          <w:shd w:val="clear" w:color="auto" w:fill="F2F2F2" w:themeFill="background1" w:themeFillShade="F2"/>
        </w:rPr>
        <w:t>ULINE</w:t>
      </w:r>
      <w:r w:rsidRPr="00950510">
        <w:rPr>
          <w:rStyle w:val="pun"/>
          <w:rFonts w:ascii="Arial Narrow" w:hAnsi="Arial Narrow"/>
          <w:sz w:val="24"/>
          <w:szCs w:val="24"/>
        </w:rPr>
        <w:t>.</w:t>
      </w:r>
    </w:p>
    <w:p w:rsidR="00EA2351" w:rsidRDefault="00EA2351" w:rsidP="00EA2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Style w:val="pun"/>
          <w:rFonts w:ascii="Arial Narrow" w:hAnsi="Arial Narrow"/>
          <w:sz w:val="24"/>
          <w:szCs w:val="24"/>
        </w:rPr>
      </w:pPr>
    </w:p>
    <w:p w:rsidR="00E260BE" w:rsidRPr="00EA2351" w:rsidRDefault="00EA2351" w:rsidP="00EA2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hAnsi="Arial Narrow"/>
          <w:sz w:val="24"/>
          <w:szCs w:val="24"/>
        </w:rPr>
      </w:pPr>
      <w:r w:rsidRPr="00EA2351">
        <w:rPr>
          <w:rFonts w:ascii="Arial Narrow" w:hAnsi="Arial Narrow"/>
          <w:noProof/>
          <w:sz w:val="24"/>
          <w:szCs w:val="24"/>
        </w:rPr>
        <w:drawing>
          <wp:inline distT="0" distB="0" distL="0" distR="0" wp14:anchorId="20244417" wp14:editId="176E8CF0">
            <wp:extent cx="2534759" cy="21657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4759" cy="216578"/>
                    </a:xfrm>
                    <a:prstGeom prst="rect">
                      <a:avLst/>
                    </a:prstGeom>
                  </pic:spPr>
                </pic:pic>
              </a:graphicData>
            </a:graphic>
          </wp:inline>
        </w:drawing>
      </w:r>
    </w:p>
    <w:p w:rsidR="00EA2351" w:rsidRPr="00EA2351" w:rsidRDefault="00EA2351" w:rsidP="00EA2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Narrow" w:hAnsi="Arial Narrow"/>
          <w:sz w:val="24"/>
          <w:szCs w:val="24"/>
        </w:rPr>
      </w:pPr>
    </w:p>
    <w:p w:rsidR="00E260BE" w:rsidRPr="00EA2351" w:rsidRDefault="00E260BE" w:rsidP="00EA2351">
      <w:pPr>
        <w:spacing w:after="0" w:line="240" w:lineRule="auto"/>
        <w:ind w:firstLine="567"/>
        <w:jc w:val="both"/>
        <w:rPr>
          <w:rFonts w:ascii="Arial Narrow" w:hAnsi="Arial Narrow"/>
          <w:sz w:val="24"/>
          <w:szCs w:val="24"/>
        </w:rPr>
      </w:pPr>
    </w:p>
    <w:p w:rsidR="00EA2351" w:rsidRPr="00EA2351" w:rsidRDefault="00EA2351" w:rsidP="00910130">
      <w:pPr>
        <w:pStyle w:val="2"/>
        <w:spacing w:before="0" w:line="240" w:lineRule="auto"/>
        <w:ind w:firstLine="567"/>
        <w:jc w:val="center"/>
        <w:rPr>
          <w:rFonts w:ascii="Arial Narrow" w:hAnsi="Arial Narrow"/>
          <w:b/>
          <w:color w:val="000000" w:themeColor="text1"/>
          <w:sz w:val="24"/>
          <w:szCs w:val="24"/>
        </w:rPr>
      </w:pPr>
      <w:bookmarkStart w:id="7" w:name="Messages"/>
      <w:r w:rsidRPr="00EA2351">
        <w:rPr>
          <w:rFonts w:ascii="Arial Narrow" w:hAnsi="Arial Narrow"/>
          <w:b/>
          <w:color w:val="000000" w:themeColor="text1"/>
          <w:sz w:val="24"/>
          <w:szCs w:val="24"/>
        </w:rPr>
        <w:t>Messages</w:t>
      </w:r>
    </w:p>
    <w:bookmarkEnd w:id="7"/>
    <w:p w:rsidR="00326DF1" w:rsidRPr="00DE6285" w:rsidRDefault="00326DF1" w:rsidP="00326DF1">
      <w:pPr>
        <w:spacing w:after="0" w:line="240" w:lineRule="auto"/>
        <w:ind w:firstLine="567"/>
        <w:jc w:val="both"/>
        <w:outlineLvl w:val="0"/>
        <w:rPr>
          <w:rFonts w:ascii="Arial Narrow" w:eastAsia="Times New Roman" w:hAnsi="Arial Narrow" w:cs="Times New Roman"/>
          <w:bCs/>
          <w:kern w:val="36"/>
          <w:sz w:val="24"/>
          <w:szCs w:val="24"/>
        </w:rPr>
      </w:pPr>
      <w:r w:rsidRPr="002E64CF">
        <w:rPr>
          <w:rFonts w:ascii="Arial Narrow" w:eastAsia="Times New Roman" w:hAnsi="Arial Narrow" w:cs="Times New Roman"/>
          <w:bCs/>
          <w:kern w:val="36"/>
          <w:sz w:val="24"/>
          <w:szCs w:val="24"/>
          <w:lang w:val="ru-RU"/>
        </w:rPr>
        <w:fldChar w:fldCharType="begin"/>
      </w:r>
      <w:r w:rsidRPr="00DE6285">
        <w:rPr>
          <w:rFonts w:ascii="Arial Narrow" w:eastAsia="Times New Roman" w:hAnsi="Arial Narrow" w:cs="Times New Roman"/>
          <w:bCs/>
          <w:kern w:val="36"/>
          <w:sz w:val="24"/>
          <w:szCs w:val="24"/>
        </w:rPr>
        <w:instrText xml:space="preserve"> HYPERLINK  \l "</w:instrText>
      </w:r>
      <w:r w:rsidRPr="002E64CF">
        <w:rPr>
          <w:rFonts w:ascii="Arial Narrow" w:eastAsia="Times New Roman" w:hAnsi="Arial Narrow" w:cs="Times New Roman"/>
          <w:bCs/>
          <w:kern w:val="36"/>
          <w:sz w:val="24"/>
          <w:szCs w:val="24"/>
          <w:lang w:val="ru-RU"/>
        </w:rPr>
        <w:instrText>Содержание</w:instrText>
      </w:r>
      <w:r w:rsidRPr="00DE6285">
        <w:rPr>
          <w:rFonts w:ascii="Arial Narrow" w:eastAsia="Times New Roman" w:hAnsi="Arial Narrow" w:cs="Times New Roman"/>
          <w:bCs/>
          <w:kern w:val="36"/>
          <w:sz w:val="24"/>
          <w:szCs w:val="24"/>
        </w:rPr>
        <w:instrText xml:space="preserve">" </w:instrText>
      </w:r>
      <w:r w:rsidRPr="002E64CF">
        <w:rPr>
          <w:rFonts w:ascii="Arial Narrow" w:eastAsia="Times New Roman" w:hAnsi="Arial Narrow" w:cs="Times New Roman"/>
          <w:bCs/>
          <w:kern w:val="36"/>
          <w:sz w:val="24"/>
          <w:szCs w:val="24"/>
          <w:lang w:val="ru-RU"/>
        </w:rPr>
        <w:fldChar w:fldCharType="separate"/>
      </w:r>
      <w:r w:rsidRPr="002E64CF">
        <w:rPr>
          <w:rStyle w:val="a3"/>
          <w:rFonts w:ascii="Arial Narrow" w:eastAsia="Times New Roman" w:hAnsi="Arial Narrow" w:cs="Times New Roman"/>
          <w:bCs/>
          <w:kern w:val="36"/>
          <w:sz w:val="24"/>
          <w:szCs w:val="24"/>
          <w:u w:val="none"/>
          <w:lang w:val="ru-RU"/>
        </w:rPr>
        <w:t>Содержание</w:t>
      </w:r>
      <w:r w:rsidRPr="002E64CF">
        <w:rPr>
          <w:rFonts w:ascii="Arial Narrow" w:eastAsia="Times New Roman" w:hAnsi="Arial Narrow" w:cs="Times New Roman"/>
          <w:bCs/>
          <w:kern w:val="36"/>
          <w:sz w:val="24"/>
          <w:szCs w:val="24"/>
          <w:lang w:val="ru-RU"/>
        </w:rPr>
        <w:fldChar w:fldCharType="end"/>
      </w:r>
    </w:p>
    <w:p w:rsidR="00910130" w:rsidRDefault="00910130" w:rsidP="00EA2351">
      <w:pPr>
        <w:spacing w:after="0" w:line="240" w:lineRule="auto"/>
        <w:ind w:firstLine="567"/>
        <w:jc w:val="both"/>
        <w:rPr>
          <w:rFonts w:ascii="Arial Narrow" w:eastAsia="Times New Roman" w:hAnsi="Arial Narrow" w:cs="Times New Roman"/>
          <w:color w:val="000000" w:themeColor="text1"/>
          <w:sz w:val="24"/>
          <w:szCs w:val="24"/>
        </w:rPr>
      </w:pPr>
    </w:p>
    <w:p w:rsidR="00EA2351" w:rsidRDefault="00EA2351" w:rsidP="00EA2351">
      <w:pPr>
        <w:spacing w:after="0" w:line="240" w:lineRule="auto"/>
        <w:ind w:firstLine="567"/>
        <w:jc w:val="both"/>
        <w:rPr>
          <w:rFonts w:ascii="Arial Narrow" w:eastAsia="Times New Roman" w:hAnsi="Arial Narrow" w:cs="Times New Roman"/>
          <w:sz w:val="24"/>
          <w:szCs w:val="24"/>
        </w:rPr>
      </w:pPr>
      <w:r w:rsidRPr="00126701">
        <w:rPr>
          <w:rFonts w:ascii="Arial Narrow" w:eastAsia="Times New Roman" w:hAnsi="Arial Narrow" w:cs="Times New Roman"/>
          <w:color w:val="000000" w:themeColor="text1"/>
          <w:sz w:val="24"/>
          <w:szCs w:val="24"/>
        </w:rPr>
        <w:t xml:space="preserve">The </w:t>
      </w:r>
      <w:r w:rsidRPr="00126701">
        <w:rPr>
          <w:rFonts w:ascii="Arial Narrow" w:eastAsia="Times New Roman" w:hAnsi="Arial Narrow" w:cs="Times New Roman"/>
          <w:b/>
          <w:i/>
          <w:color w:val="000000" w:themeColor="text1"/>
          <w:sz w:val="24"/>
          <w:szCs w:val="24"/>
        </w:rPr>
        <w:t>messages</w:t>
      </w:r>
      <w:r w:rsidRPr="00EA2351">
        <w:rPr>
          <w:rFonts w:ascii="Arial Narrow" w:eastAsia="Times New Roman" w:hAnsi="Arial Narrow" w:cs="Times New Roman"/>
          <w:color w:val="000000" w:themeColor="text1"/>
          <w:sz w:val="24"/>
          <w:szCs w:val="24"/>
        </w:rPr>
        <w:t xml:space="preserve"> </w:t>
      </w:r>
      <w:r w:rsidRPr="00126701">
        <w:rPr>
          <w:rFonts w:ascii="Arial Narrow" w:eastAsia="Times New Roman" w:hAnsi="Arial Narrow" w:cs="Times New Roman"/>
          <w:sz w:val="24"/>
          <w:szCs w:val="24"/>
        </w:rPr>
        <w:t xml:space="preserve">are numbered </w:t>
      </w:r>
      <w:r w:rsidRPr="00126701">
        <w:rPr>
          <w:rFonts w:ascii="Arial Narrow" w:eastAsia="Times New Roman" w:hAnsi="Arial Narrow" w:cs="Times New Roman"/>
          <w:i/>
          <w:color w:val="002060"/>
          <w:sz w:val="24"/>
          <w:szCs w:val="24"/>
        </w:rPr>
        <w:t>from 000 to 999</w:t>
      </w:r>
      <w:r w:rsidRPr="00EA2351">
        <w:rPr>
          <w:rFonts w:ascii="Arial Narrow" w:eastAsia="Times New Roman" w:hAnsi="Arial Narrow" w:cs="Times New Roman"/>
          <w:sz w:val="24"/>
          <w:szCs w:val="24"/>
        </w:rPr>
        <w:t xml:space="preserve">. Associated with each </w:t>
      </w:r>
      <w:r w:rsidRPr="001674DF">
        <w:rPr>
          <w:rFonts w:ascii="Arial Narrow" w:eastAsia="Times New Roman" w:hAnsi="Arial Narrow" w:cs="Times New Roman"/>
          <w:i/>
          <w:color w:val="002060"/>
          <w:sz w:val="24"/>
          <w:szCs w:val="24"/>
        </w:rPr>
        <w:t>number</w:t>
      </w:r>
      <w:r w:rsidRPr="00EA2351">
        <w:rPr>
          <w:rFonts w:ascii="Arial Narrow" w:eastAsia="Times New Roman" w:hAnsi="Arial Narrow" w:cs="Times New Roman"/>
          <w:sz w:val="24"/>
          <w:szCs w:val="24"/>
        </w:rPr>
        <w:t xml:space="preserve"> is </w:t>
      </w:r>
      <w:r w:rsidRPr="001674DF">
        <w:rPr>
          <w:rFonts w:ascii="Arial Narrow" w:eastAsia="Times New Roman" w:hAnsi="Arial Narrow" w:cs="Times New Roman"/>
          <w:sz w:val="24"/>
          <w:szCs w:val="24"/>
        </w:rPr>
        <w:t xml:space="preserve">a message </w:t>
      </w:r>
      <w:r w:rsidRPr="001674DF">
        <w:rPr>
          <w:rFonts w:ascii="Arial Narrow" w:eastAsia="Times New Roman" w:hAnsi="Arial Narrow" w:cs="Times New Roman"/>
          <w:i/>
          <w:color w:val="002060"/>
          <w:sz w:val="24"/>
          <w:szCs w:val="24"/>
        </w:rPr>
        <w:t>text</w:t>
      </w:r>
      <w:r w:rsidRPr="001674DF">
        <w:rPr>
          <w:rFonts w:ascii="Arial Narrow" w:eastAsia="Times New Roman" w:hAnsi="Arial Narrow" w:cs="Times New Roman"/>
          <w:sz w:val="24"/>
          <w:szCs w:val="24"/>
        </w:rPr>
        <w:t xml:space="preserve"> up to a maximum of 80 characters - when message number is called the corresponding text is displayed</w:t>
      </w:r>
      <w:r w:rsidRPr="00EA2351">
        <w:rPr>
          <w:rFonts w:ascii="Arial Narrow" w:eastAsia="Times New Roman" w:hAnsi="Arial Narrow" w:cs="Times New Roman"/>
          <w:sz w:val="24"/>
          <w:szCs w:val="24"/>
        </w:rPr>
        <w:t>.</w:t>
      </w:r>
    </w:p>
    <w:p w:rsidR="00CB3640" w:rsidRDefault="00CB3640" w:rsidP="00EA2351">
      <w:pPr>
        <w:spacing w:after="0" w:line="240" w:lineRule="auto"/>
        <w:ind w:firstLine="567"/>
        <w:jc w:val="both"/>
        <w:rPr>
          <w:rFonts w:ascii="Arial Narrow" w:eastAsia="Times New Roman" w:hAnsi="Arial Narrow" w:cs="Times New Roman"/>
          <w:sz w:val="24"/>
          <w:szCs w:val="24"/>
        </w:rPr>
      </w:pPr>
    </w:p>
    <w:tbl>
      <w:tblPr>
        <w:tblW w:w="0" w:type="auto"/>
        <w:tblCellSpacing w:w="1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1276"/>
        <w:gridCol w:w="6990"/>
      </w:tblGrid>
      <w:tr w:rsidR="00EA2351" w:rsidRPr="00EA2351" w:rsidTr="00CB3640">
        <w:trPr>
          <w:tblCellSpacing w:w="15" w:type="dxa"/>
        </w:trPr>
        <w:tc>
          <w:tcPr>
            <w:tcW w:w="1089" w:type="dxa"/>
            <w:vAlign w:val="center"/>
            <w:hideMark/>
          </w:tcPr>
          <w:p w:rsidR="00EA2351" w:rsidRPr="00EA2351" w:rsidRDefault="00EA2351" w:rsidP="00EA2351">
            <w:pPr>
              <w:spacing w:after="0" w:line="240" w:lineRule="auto"/>
              <w:jc w:val="both"/>
              <w:rPr>
                <w:rFonts w:ascii="Arial Narrow" w:eastAsia="Times New Roman" w:hAnsi="Arial Narrow" w:cs="Times New Roman"/>
                <w:b/>
                <w:bCs/>
                <w:sz w:val="24"/>
                <w:szCs w:val="24"/>
              </w:rPr>
            </w:pPr>
            <w:r w:rsidRPr="00EA2351">
              <w:rPr>
                <w:rFonts w:ascii="Arial Narrow" w:eastAsia="Times New Roman" w:hAnsi="Arial Narrow" w:cs="Times New Roman"/>
                <w:b/>
                <w:bCs/>
                <w:sz w:val="24"/>
                <w:szCs w:val="24"/>
              </w:rPr>
              <w:t>Message</w:t>
            </w:r>
          </w:p>
        </w:tc>
        <w:tc>
          <w:tcPr>
            <w:tcW w:w="1246" w:type="dxa"/>
            <w:vAlign w:val="center"/>
            <w:hideMark/>
          </w:tcPr>
          <w:p w:rsidR="00EA2351" w:rsidRPr="00EA2351" w:rsidRDefault="00EA2351" w:rsidP="00EA2351">
            <w:pPr>
              <w:spacing w:after="0" w:line="240" w:lineRule="auto"/>
              <w:jc w:val="both"/>
              <w:rPr>
                <w:rFonts w:ascii="Arial Narrow" w:eastAsia="Times New Roman" w:hAnsi="Arial Narrow" w:cs="Times New Roman"/>
                <w:b/>
                <w:bCs/>
                <w:sz w:val="24"/>
                <w:szCs w:val="24"/>
              </w:rPr>
            </w:pPr>
            <w:r w:rsidRPr="00EA2351">
              <w:rPr>
                <w:rFonts w:ascii="Arial Narrow" w:eastAsia="Times New Roman" w:hAnsi="Arial Narrow" w:cs="Times New Roman"/>
                <w:b/>
                <w:bCs/>
                <w:sz w:val="24"/>
                <w:szCs w:val="24"/>
              </w:rPr>
              <w:t>Type</w:t>
            </w:r>
          </w:p>
        </w:tc>
        <w:tc>
          <w:tcPr>
            <w:tcW w:w="6945" w:type="dxa"/>
            <w:vAlign w:val="center"/>
            <w:hideMark/>
          </w:tcPr>
          <w:p w:rsidR="00EA2351" w:rsidRPr="00EA2351" w:rsidRDefault="00EA2351" w:rsidP="00EA2351">
            <w:pPr>
              <w:spacing w:after="0" w:line="240" w:lineRule="auto"/>
              <w:jc w:val="both"/>
              <w:rPr>
                <w:rFonts w:ascii="Arial Narrow" w:eastAsia="Times New Roman" w:hAnsi="Arial Narrow" w:cs="Times New Roman"/>
                <w:b/>
                <w:bCs/>
                <w:sz w:val="24"/>
                <w:szCs w:val="24"/>
              </w:rPr>
            </w:pPr>
            <w:r w:rsidRPr="00EA2351">
              <w:rPr>
                <w:rFonts w:ascii="Arial Narrow" w:eastAsia="Times New Roman" w:hAnsi="Arial Narrow" w:cs="Times New Roman"/>
                <w:b/>
                <w:bCs/>
                <w:sz w:val="24"/>
                <w:szCs w:val="24"/>
              </w:rPr>
              <w:t>Consequences</w:t>
            </w:r>
          </w:p>
        </w:tc>
      </w:tr>
      <w:tr w:rsidR="00EA2351" w:rsidRPr="00EA2351" w:rsidTr="00CB3640">
        <w:trPr>
          <w:tblCellSpacing w:w="15" w:type="dxa"/>
        </w:trPr>
        <w:tc>
          <w:tcPr>
            <w:tcW w:w="1089" w:type="dxa"/>
            <w:vAlign w:val="center"/>
            <w:hideMark/>
          </w:tcPr>
          <w:p w:rsidR="00EA2351" w:rsidRPr="00BE1695" w:rsidRDefault="00EA2351" w:rsidP="00EA2351">
            <w:pPr>
              <w:spacing w:after="0" w:line="240" w:lineRule="auto"/>
              <w:jc w:val="both"/>
              <w:rPr>
                <w:rFonts w:ascii="Arial Narrow" w:eastAsia="Times New Roman" w:hAnsi="Arial Narrow" w:cs="Times New Roman"/>
                <w:b/>
                <w:sz w:val="24"/>
                <w:szCs w:val="24"/>
              </w:rPr>
            </w:pPr>
            <w:r w:rsidRPr="00BE1695">
              <w:rPr>
                <w:rFonts w:ascii="Arial Narrow" w:eastAsia="Times New Roman" w:hAnsi="Arial Narrow" w:cs="Times New Roman"/>
                <w:b/>
                <w:sz w:val="24"/>
                <w:szCs w:val="24"/>
              </w:rPr>
              <w:t>E</w:t>
            </w:r>
          </w:p>
        </w:tc>
        <w:tc>
          <w:tcPr>
            <w:tcW w:w="1246" w:type="dxa"/>
            <w:vAlign w:val="center"/>
            <w:hideMark/>
          </w:tcPr>
          <w:p w:rsidR="00EA2351" w:rsidRPr="00EA2351" w:rsidRDefault="00EA2351" w:rsidP="00EA2351">
            <w:pPr>
              <w:spacing w:after="0" w:line="240" w:lineRule="auto"/>
              <w:jc w:val="both"/>
              <w:rPr>
                <w:rFonts w:ascii="Arial Narrow" w:eastAsia="Times New Roman" w:hAnsi="Arial Narrow" w:cs="Times New Roman"/>
                <w:sz w:val="24"/>
                <w:szCs w:val="24"/>
              </w:rPr>
            </w:pPr>
            <w:r w:rsidRPr="00EA2351">
              <w:rPr>
                <w:rFonts w:ascii="Arial Narrow" w:eastAsia="Times New Roman" w:hAnsi="Arial Narrow" w:cs="Times New Roman"/>
                <w:sz w:val="24"/>
                <w:szCs w:val="24"/>
              </w:rPr>
              <w:t>Error</w:t>
            </w:r>
          </w:p>
        </w:tc>
        <w:tc>
          <w:tcPr>
            <w:tcW w:w="6945" w:type="dxa"/>
            <w:vAlign w:val="center"/>
            <w:hideMark/>
          </w:tcPr>
          <w:p w:rsidR="00EA2351" w:rsidRPr="00EA2351" w:rsidRDefault="00EA2351" w:rsidP="006C722A">
            <w:pPr>
              <w:spacing w:after="0" w:line="240" w:lineRule="auto"/>
              <w:jc w:val="both"/>
              <w:rPr>
                <w:rFonts w:ascii="Arial Narrow" w:eastAsia="Times New Roman" w:hAnsi="Arial Narrow" w:cs="Times New Roman"/>
                <w:sz w:val="24"/>
                <w:szCs w:val="24"/>
              </w:rPr>
            </w:pPr>
            <w:r w:rsidRPr="00EA2351">
              <w:rPr>
                <w:rFonts w:ascii="Arial Narrow" w:eastAsia="Times New Roman" w:hAnsi="Arial Narrow" w:cs="Times New Roman"/>
                <w:sz w:val="24"/>
                <w:szCs w:val="24"/>
              </w:rPr>
              <w:t xml:space="preserve">The message appears and the application halts at its current point. </w:t>
            </w:r>
            <w:r w:rsidRPr="001674DF">
              <w:rPr>
                <w:rFonts w:ascii="Arial Narrow" w:eastAsia="Times New Roman" w:hAnsi="Arial Narrow" w:cs="Times New Roman"/>
                <w:sz w:val="24"/>
                <w:szCs w:val="24"/>
              </w:rPr>
              <w:t xml:space="preserve">If the program is running </w:t>
            </w:r>
            <w:r w:rsidRPr="001674DF">
              <w:rPr>
                <w:rFonts w:ascii="Arial Narrow" w:eastAsia="Times New Roman" w:hAnsi="Arial Narrow" w:cs="Times New Roman"/>
                <w:i/>
                <w:color w:val="002060"/>
                <w:sz w:val="24"/>
                <w:szCs w:val="24"/>
              </w:rPr>
              <w:t>in background mode</w:t>
            </w:r>
            <w:r w:rsidR="006C722A" w:rsidRPr="001674DF">
              <w:rPr>
                <w:rFonts w:ascii="Arial Narrow" w:eastAsia="Times New Roman" w:hAnsi="Arial Narrow" w:cs="Times New Roman"/>
                <w:color w:val="002060"/>
                <w:sz w:val="24"/>
                <w:szCs w:val="24"/>
              </w:rPr>
              <w:t xml:space="preserve"> </w:t>
            </w:r>
            <w:r w:rsidR="006C722A" w:rsidRPr="001674DF">
              <w:rPr>
                <w:rFonts w:ascii="Arial Narrow" w:eastAsia="Times New Roman" w:hAnsi="Arial Narrow" w:cs="Times New Roman"/>
                <w:sz w:val="24"/>
                <w:szCs w:val="24"/>
              </w:rPr>
              <w:t>-</w:t>
            </w:r>
            <w:r w:rsidRPr="001674DF">
              <w:rPr>
                <w:rFonts w:ascii="Arial Narrow" w:eastAsia="Times New Roman" w:hAnsi="Arial Narrow" w:cs="Times New Roman"/>
                <w:sz w:val="24"/>
                <w:szCs w:val="24"/>
              </w:rPr>
              <w:t xml:space="preserve"> the job is canceled and the message is recorded in the job log.</w:t>
            </w:r>
          </w:p>
        </w:tc>
      </w:tr>
      <w:tr w:rsidR="00EA2351" w:rsidRPr="00EA2351" w:rsidTr="00CB3640">
        <w:trPr>
          <w:tblCellSpacing w:w="15" w:type="dxa"/>
        </w:trPr>
        <w:tc>
          <w:tcPr>
            <w:tcW w:w="1089" w:type="dxa"/>
            <w:vAlign w:val="center"/>
            <w:hideMark/>
          </w:tcPr>
          <w:p w:rsidR="00EA2351" w:rsidRPr="00BE1695" w:rsidRDefault="00EA2351" w:rsidP="00EA2351">
            <w:pPr>
              <w:spacing w:after="0" w:line="240" w:lineRule="auto"/>
              <w:jc w:val="both"/>
              <w:rPr>
                <w:rFonts w:ascii="Arial Narrow" w:eastAsia="Times New Roman" w:hAnsi="Arial Narrow" w:cs="Times New Roman"/>
                <w:b/>
                <w:sz w:val="24"/>
                <w:szCs w:val="24"/>
              </w:rPr>
            </w:pPr>
            <w:r w:rsidRPr="00BE1695">
              <w:rPr>
                <w:rFonts w:ascii="Arial Narrow" w:eastAsia="Times New Roman" w:hAnsi="Arial Narrow" w:cs="Times New Roman"/>
                <w:b/>
                <w:sz w:val="24"/>
                <w:szCs w:val="24"/>
              </w:rPr>
              <w:t>W</w:t>
            </w:r>
            <w:r w:rsidR="00BE1695" w:rsidRPr="00BE1695">
              <w:rPr>
                <w:rFonts w:ascii="Arial Narrow" w:eastAsia="Times New Roman" w:hAnsi="Arial Narrow" w:cs="Times New Roman"/>
                <w:b/>
                <w:sz w:val="24"/>
                <w:szCs w:val="24"/>
              </w:rPr>
              <w:t>*</w:t>
            </w:r>
          </w:p>
        </w:tc>
        <w:tc>
          <w:tcPr>
            <w:tcW w:w="1246" w:type="dxa"/>
            <w:vAlign w:val="center"/>
            <w:hideMark/>
          </w:tcPr>
          <w:p w:rsidR="00EA2351" w:rsidRPr="00EA2351" w:rsidRDefault="00EA2351" w:rsidP="00EA2351">
            <w:pPr>
              <w:spacing w:after="0" w:line="240" w:lineRule="auto"/>
              <w:jc w:val="both"/>
              <w:rPr>
                <w:rFonts w:ascii="Arial Narrow" w:eastAsia="Times New Roman" w:hAnsi="Arial Narrow" w:cs="Times New Roman"/>
                <w:sz w:val="24"/>
                <w:szCs w:val="24"/>
              </w:rPr>
            </w:pPr>
            <w:r w:rsidRPr="00EA2351">
              <w:rPr>
                <w:rFonts w:ascii="Arial Narrow" w:eastAsia="Times New Roman" w:hAnsi="Arial Narrow" w:cs="Times New Roman"/>
                <w:sz w:val="24"/>
                <w:szCs w:val="24"/>
              </w:rPr>
              <w:t>Warning</w:t>
            </w:r>
          </w:p>
        </w:tc>
        <w:tc>
          <w:tcPr>
            <w:tcW w:w="6945" w:type="dxa"/>
            <w:vAlign w:val="center"/>
            <w:hideMark/>
          </w:tcPr>
          <w:p w:rsidR="00EA2351" w:rsidRPr="00EA2351" w:rsidRDefault="00EA2351" w:rsidP="00BE1695">
            <w:pPr>
              <w:spacing w:after="0" w:line="240" w:lineRule="auto"/>
              <w:jc w:val="both"/>
              <w:rPr>
                <w:rFonts w:ascii="Arial Narrow" w:eastAsia="Times New Roman" w:hAnsi="Arial Narrow" w:cs="Times New Roman"/>
                <w:sz w:val="24"/>
                <w:szCs w:val="24"/>
              </w:rPr>
            </w:pPr>
            <w:r w:rsidRPr="00EA2351">
              <w:rPr>
                <w:rFonts w:ascii="Arial Narrow" w:eastAsia="Times New Roman" w:hAnsi="Arial Narrow" w:cs="Times New Roman"/>
                <w:sz w:val="24"/>
                <w:szCs w:val="24"/>
              </w:rPr>
              <w:t xml:space="preserve">The message appears and the user must press </w:t>
            </w:r>
            <w:r w:rsidRPr="001674DF">
              <w:rPr>
                <w:rFonts w:ascii="Arial Narrow" w:eastAsia="Times New Roman" w:hAnsi="Arial Narrow" w:cs="Times New Roman"/>
                <w:i/>
                <w:color w:val="002060"/>
                <w:sz w:val="24"/>
                <w:szCs w:val="24"/>
              </w:rPr>
              <w:t>Enter</w:t>
            </w:r>
            <w:r w:rsidRPr="00EA2351">
              <w:rPr>
                <w:rFonts w:ascii="Arial Narrow" w:eastAsia="Times New Roman" w:hAnsi="Arial Narrow" w:cs="Times New Roman"/>
                <w:sz w:val="24"/>
                <w:szCs w:val="24"/>
              </w:rPr>
              <w:t xml:space="preserve"> for the application to continue.</w:t>
            </w:r>
          </w:p>
        </w:tc>
      </w:tr>
      <w:tr w:rsidR="00EA2351" w:rsidRPr="00EA2351" w:rsidTr="00CB3640">
        <w:trPr>
          <w:tblCellSpacing w:w="15" w:type="dxa"/>
        </w:trPr>
        <w:tc>
          <w:tcPr>
            <w:tcW w:w="1089" w:type="dxa"/>
            <w:vAlign w:val="center"/>
            <w:hideMark/>
          </w:tcPr>
          <w:p w:rsidR="00EA2351" w:rsidRPr="00BE1695" w:rsidRDefault="00EA2351" w:rsidP="00EA2351">
            <w:pPr>
              <w:spacing w:after="0" w:line="240" w:lineRule="auto"/>
              <w:jc w:val="both"/>
              <w:rPr>
                <w:rFonts w:ascii="Arial Narrow" w:eastAsia="Times New Roman" w:hAnsi="Arial Narrow" w:cs="Times New Roman"/>
                <w:b/>
                <w:sz w:val="24"/>
                <w:szCs w:val="24"/>
              </w:rPr>
            </w:pPr>
            <w:r w:rsidRPr="00BE1695">
              <w:rPr>
                <w:rFonts w:ascii="Arial Narrow" w:eastAsia="Times New Roman" w:hAnsi="Arial Narrow" w:cs="Times New Roman"/>
                <w:b/>
                <w:sz w:val="24"/>
                <w:szCs w:val="24"/>
              </w:rPr>
              <w:t>I</w:t>
            </w:r>
            <w:r w:rsidR="00BE1695" w:rsidRPr="00BE1695">
              <w:rPr>
                <w:rFonts w:ascii="Arial Narrow" w:eastAsia="Times New Roman" w:hAnsi="Arial Narrow" w:cs="Times New Roman"/>
                <w:b/>
                <w:sz w:val="24"/>
                <w:szCs w:val="24"/>
              </w:rPr>
              <w:t>*</w:t>
            </w:r>
          </w:p>
        </w:tc>
        <w:tc>
          <w:tcPr>
            <w:tcW w:w="1246" w:type="dxa"/>
            <w:vAlign w:val="center"/>
            <w:hideMark/>
          </w:tcPr>
          <w:p w:rsidR="00EA2351" w:rsidRPr="00EA2351" w:rsidRDefault="00EA2351" w:rsidP="00EA2351">
            <w:pPr>
              <w:spacing w:after="0" w:line="240" w:lineRule="auto"/>
              <w:jc w:val="both"/>
              <w:rPr>
                <w:rFonts w:ascii="Arial Narrow" w:eastAsia="Times New Roman" w:hAnsi="Arial Narrow" w:cs="Times New Roman"/>
                <w:sz w:val="24"/>
                <w:szCs w:val="24"/>
              </w:rPr>
            </w:pPr>
            <w:r w:rsidRPr="00EA2351">
              <w:rPr>
                <w:rFonts w:ascii="Arial Narrow" w:eastAsia="Times New Roman" w:hAnsi="Arial Narrow" w:cs="Times New Roman"/>
                <w:sz w:val="24"/>
                <w:szCs w:val="24"/>
              </w:rPr>
              <w:t>Information</w:t>
            </w:r>
          </w:p>
        </w:tc>
        <w:tc>
          <w:tcPr>
            <w:tcW w:w="6945" w:type="dxa"/>
            <w:vAlign w:val="center"/>
            <w:hideMark/>
          </w:tcPr>
          <w:p w:rsidR="00EA2351" w:rsidRPr="00EA2351" w:rsidRDefault="00EA2351" w:rsidP="00BE1695">
            <w:pPr>
              <w:spacing w:after="0" w:line="240" w:lineRule="auto"/>
              <w:jc w:val="both"/>
              <w:rPr>
                <w:rFonts w:ascii="Arial Narrow" w:eastAsia="Times New Roman" w:hAnsi="Arial Narrow" w:cs="Times New Roman"/>
                <w:sz w:val="24"/>
                <w:szCs w:val="24"/>
              </w:rPr>
            </w:pPr>
            <w:r w:rsidRPr="00EA2351">
              <w:rPr>
                <w:rFonts w:ascii="Arial Narrow" w:eastAsia="Times New Roman" w:hAnsi="Arial Narrow" w:cs="Times New Roman"/>
                <w:sz w:val="24"/>
                <w:szCs w:val="24"/>
              </w:rPr>
              <w:t xml:space="preserve">A pop-up window opens with the message text and the user must press </w:t>
            </w:r>
            <w:r w:rsidRPr="001674DF">
              <w:rPr>
                <w:rFonts w:ascii="Arial Narrow" w:eastAsia="Times New Roman" w:hAnsi="Arial Narrow" w:cs="Times New Roman"/>
                <w:i/>
                <w:color w:val="002060"/>
                <w:sz w:val="24"/>
                <w:szCs w:val="24"/>
              </w:rPr>
              <w:t>Enter</w:t>
            </w:r>
            <w:r w:rsidRPr="00EA2351">
              <w:rPr>
                <w:rFonts w:ascii="Arial Narrow" w:eastAsia="Times New Roman" w:hAnsi="Arial Narrow" w:cs="Times New Roman"/>
                <w:sz w:val="24"/>
                <w:szCs w:val="24"/>
              </w:rPr>
              <w:t xml:space="preserve"> to continue.</w:t>
            </w:r>
          </w:p>
        </w:tc>
      </w:tr>
      <w:tr w:rsidR="00EA2351" w:rsidRPr="00EA2351" w:rsidTr="00CB3640">
        <w:trPr>
          <w:tblCellSpacing w:w="15" w:type="dxa"/>
        </w:trPr>
        <w:tc>
          <w:tcPr>
            <w:tcW w:w="1089" w:type="dxa"/>
            <w:vAlign w:val="center"/>
            <w:hideMark/>
          </w:tcPr>
          <w:p w:rsidR="00EA2351" w:rsidRPr="00BE1695" w:rsidRDefault="00EA2351" w:rsidP="00BE1695">
            <w:pPr>
              <w:spacing w:after="0" w:line="240" w:lineRule="auto"/>
              <w:jc w:val="both"/>
              <w:rPr>
                <w:rFonts w:ascii="Arial Narrow" w:eastAsia="Times New Roman" w:hAnsi="Arial Narrow" w:cs="Times New Roman"/>
                <w:b/>
                <w:sz w:val="24"/>
                <w:szCs w:val="24"/>
              </w:rPr>
            </w:pPr>
            <w:r w:rsidRPr="00BE1695">
              <w:rPr>
                <w:rFonts w:ascii="Arial Narrow" w:eastAsia="Times New Roman" w:hAnsi="Arial Narrow" w:cs="Times New Roman"/>
                <w:b/>
                <w:sz w:val="24"/>
                <w:szCs w:val="24"/>
              </w:rPr>
              <w:t>A</w:t>
            </w:r>
          </w:p>
        </w:tc>
        <w:tc>
          <w:tcPr>
            <w:tcW w:w="1246" w:type="dxa"/>
            <w:vAlign w:val="center"/>
            <w:hideMark/>
          </w:tcPr>
          <w:p w:rsidR="00EA2351" w:rsidRPr="00EA2351" w:rsidRDefault="00EA2351" w:rsidP="00EA2351">
            <w:pPr>
              <w:spacing w:after="0" w:line="240" w:lineRule="auto"/>
              <w:jc w:val="both"/>
              <w:rPr>
                <w:rFonts w:ascii="Arial Narrow" w:eastAsia="Times New Roman" w:hAnsi="Arial Narrow" w:cs="Times New Roman"/>
                <w:sz w:val="24"/>
                <w:szCs w:val="24"/>
              </w:rPr>
            </w:pPr>
            <w:r w:rsidRPr="00EA2351">
              <w:rPr>
                <w:rFonts w:ascii="Arial Narrow" w:eastAsia="Times New Roman" w:hAnsi="Arial Narrow" w:cs="Times New Roman"/>
                <w:sz w:val="24"/>
                <w:szCs w:val="24"/>
              </w:rPr>
              <w:t>Abend</w:t>
            </w:r>
          </w:p>
        </w:tc>
        <w:tc>
          <w:tcPr>
            <w:tcW w:w="6945" w:type="dxa"/>
            <w:vAlign w:val="center"/>
            <w:hideMark/>
          </w:tcPr>
          <w:p w:rsidR="00EA2351" w:rsidRPr="00EA2351" w:rsidRDefault="00BE1695" w:rsidP="00326DF1">
            <w:pPr>
              <w:pStyle w:val="a7"/>
              <w:spacing w:before="0" w:beforeAutospacing="0" w:after="0" w:afterAutospacing="0"/>
              <w:jc w:val="both"/>
              <w:rPr>
                <w:rFonts w:ascii="Arial Narrow" w:hAnsi="Arial Narrow"/>
              </w:rPr>
            </w:pPr>
            <w:r w:rsidRPr="001674DF">
              <w:rPr>
                <w:rStyle w:val="24ccn"/>
                <w:rFonts w:ascii="Arial Narrow" w:hAnsi="Arial Narrow"/>
                <w:lang w:val="ru-RU"/>
              </w:rPr>
              <w:t>С</w:t>
            </w:r>
            <w:r w:rsidRPr="001674DF">
              <w:rPr>
                <w:rStyle w:val="24ccn"/>
                <w:rFonts w:ascii="Arial Narrow" w:hAnsi="Arial Narrow"/>
              </w:rPr>
              <w:t>окр. от</w:t>
            </w:r>
            <w:r w:rsidRPr="001674DF">
              <w:rPr>
                <w:rStyle w:val="3zjig"/>
                <w:rFonts w:ascii="Arial Narrow" w:hAnsi="Arial Narrow"/>
              </w:rPr>
              <w:t xml:space="preserve"> </w:t>
            </w:r>
            <w:r w:rsidRPr="001674DF">
              <w:rPr>
                <w:rStyle w:val="3zjig"/>
                <w:rFonts w:ascii="Arial Narrow" w:hAnsi="Arial Narrow"/>
                <w:i/>
                <w:color w:val="002060"/>
              </w:rPr>
              <w:t>ABnormal END</w:t>
            </w:r>
            <w:r w:rsidRPr="00885AB6">
              <w:rPr>
                <w:rStyle w:val="3zjig"/>
                <w:rFonts w:ascii="Arial Narrow" w:hAnsi="Arial Narrow"/>
              </w:rPr>
              <w:t>.</w:t>
            </w:r>
            <w:r w:rsidRPr="00EA2351">
              <w:rPr>
                <w:rFonts w:ascii="Arial Narrow" w:hAnsi="Arial Narrow"/>
              </w:rPr>
              <w:t xml:space="preserve"> </w:t>
            </w:r>
            <w:r w:rsidR="00EA2351" w:rsidRPr="00EA2351">
              <w:rPr>
                <w:rFonts w:ascii="Arial Narrow" w:hAnsi="Arial Narrow"/>
              </w:rPr>
              <w:t xml:space="preserve">This message class </w:t>
            </w:r>
            <w:r w:rsidR="00EA2351" w:rsidRPr="001674DF">
              <w:rPr>
                <w:rFonts w:ascii="Arial Narrow" w:hAnsi="Arial Narrow"/>
                <w:i/>
                <w:color w:val="002060"/>
              </w:rPr>
              <w:t>cancels the transaction</w:t>
            </w:r>
            <w:r w:rsidR="00EA2351" w:rsidRPr="001674DF">
              <w:rPr>
                <w:rFonts w:ascii="Arial Narrow" w:hAnsi="Arial Narrow"/>
                <w:color w:val="002060"/>
              </w:rPr>
              <w:t xml:space="preserve"> </w:t>
            </w:r>
            <w:r w:rsidR="00EA2351" w:rsidRPr="00EA2351">
              <w:rPr>
                <w:rFonts w:ascii="Arial Narrow" w:hAnsi="Arial Narrow"/>
              </w:rPr>
              <w:t>that the user is currently using.</w:t>
            </w:r>
          </w:p>
        </w:tc>
      </w:tr>
      <w:tr w:rsidR="00EA2351" w:rsidRPr="00EA2351" w:rsidTr="00CB3640">
        <w:trPr>
          <w:tblCellSpacing w:w="15" w:type="dxa"/>
        </w:trPr>
        <w:tc>
          <w:tcPr>
            <w:tcW w:w="1089" w:type="dxa"/>
            <w:vAlign w:val="center"/>
            <w:hideMark/>
          </w:tcPr>
          <w:p w:rsidR="00EA2351" w:rsidRPr="00BE1695" w:rsidRDefault="00EA2351" w:rsidP="00BE1695">
            <w:pPr>
              <w:spacing w:after="0" w:line="240" w:lineRule="auto"/>
              <w:jc w:val="both"/>
              <w:rPr>
                <w:rFonts w:ascii="Arial Narrow" w:eastAsia="Times New Roman" w:hAnsi="Arial Narrow" w:cs="Times New Roman"/>
                <w:b/>
                <w:sz w:val="24"/>
                <w:szCs w:val="24"/>
              </w:rPr>
            </w:pPr>
            <w:r w:rsidRPr="00BE1695">
              <w:rPr>
                <w:rFonts w:ascii="Arial Narrow" w:eastAsia="Times New Roman" w:hAnsi="Arial Narrow" w:cs="Times New Roman"/>
                <w:b/>
                <w:sz w:val="24"/>
                <w:szCs w:val="24"/>
              </w:rPr>
              <w:t>S</w:t>
            </w:r>
          </w:p>
        </w:tc>
        <w:tc>
          <w:tcPr>
            <w:tcW w:w="1246" w:type="dxa"/>
            <w:vAlign w:val="center"/>
            <w:hideMark/>
          </w:tcPr>
          <w:p w:rsidR="00EA2351" w:rsidRPr="00EA2351" w:rsidRDefault="00EA2351" w:rsidP="00EA2351">
            <w:pPr>
              <w:spacing w:after="0" w:line="240" w:lineRule="auto"/>
              <w:jc w:val="both"/>
              <w:rPr>
                <w:rFonts w:ascii="Arial Narrow" w:eastAsia="Times New Roman" w:hAnsi="Arial Narrow" w:cs="Times New Roman"/>
                <w:sz w:val="24"/>
                <w:szCs w:val="24"/>
              </w:rPr>
            </w:pPr>
            <w:r w:rsidRPr="00EA2351">
              <w:rPr>
                <w:rFonts w:ascii="Arial Narrow" w:eastAsia="Times New Roman" w:hAnsi="Arial Narrow" w:cs="Times New Roman"/>
                <w:sz w:val="24"/>
                <w:szCs w:val="24"/>
              </w:rPr>
              <w:t>Success</w:t>
            </w:r>
          </w:p>
        </w:tc>
        <w:tc>
          <w:tcPr>
            <w:tcW w:w="6945" w:type="dxa"/>
            <w:vAlign w:val="center"/>
            <w:hideMark/>
          </w:tcPr>
          <w:p w:rsidR="00EA2351" w:rsidRPr="00EA2351" w:rsidRDefault="00EA2351" w:rsidP="00BE1695">
            <w:pPr>
              <w:spacing w:after="0" w:line="240" w:lineRule="auto"/>
              <w:jc w:val="both"/>
              <w:rPr>
                <w:rFonts w:ascii="Arial Narrow" w:eastAsia="Times New Roman" w:hAnsi="Arial Narrow" w:cs="Times New Roman"/>
                <w:sz w:val="24"/>
                <w:szCs w:val="24"/>
              </w:rPr>
            </w:pPr>
            <w:r w:rsidRPr="00EA2351">
              <w:rPr>
                <w:rFonts w:ascii="Arial Narrow" w:eastAsia="Times New Roman" w:hAnsi="Arial Narrow" w:cs="Times New Roman"/>
                <w:sz w:val="24"/>
                <w:szCs w:val="24"/>
              </w:rPr>
              <w:t xml:space="preserve">This provides an </w:t>
            </w:r>
            <w:r w:rsidRPr="001674DF">
              <w:rPr>
                <w:rFonts w:ascii="Arial Narrow" w:eastAsia="Times New Roman" w:hAnsi="Arial Narrow" w:cs="Times New Roman"/>
                <w:i/>
                <w:color w:val="002060"/>
                <w:sz w:val="24"/>
                <w:szCs w:val="24"/>
              </w:rPr>
              <w:t>informational message</w:t>
            </w:r>
            <w:r w:rsidRPr="001674DF">
              <w:rPr>
                <w:rFonts w:ascii="Arial Narrow" w:eastAsia="Times New Roman" w:hAnsi="Arial Narrow" w:cs="Times New Roman"/>
                <w:color w:val="002060"/>
                <w:sz w:val="24"/>
                <w:szCs w:val="24"/>
              </w:rPr>
              <w:t xml:space="preserve"> </w:t>
            </w:r>
            <w:r w:rsidRPr="00EA2351">
              <w:rPr>
                <w:rFonts w:ascii="Arial Narrow" w:eastAsia="Times New Roman" w:hAnsi="Arial Narrow" w:cs="Times New Roman"/>
                <w:sz w:val="24"/>
                <w:szCs w:val="24"/>
              </w:rPr>
              <w:t xml:space="preserve">at the bottom of the screen. </w:t>
            </w:r>
          </w:p>
        </w:tc>
      </w:tr>
      <w:tr w:rsidR="00EA2351" w:rsidRPr="00EA2351" w:rsidTr="00CB3640">
        <w:trPr>
          <w:tblCellSpacing w:w="15" w:type="dxa"/>
        </w:trPr>
        <w:tc>
          <w:tcPr>
            <w:tcW w:w="1089" w:type="dxa"/>
            <w:vAlign w:val="center"/>
            <w:hideMark/>
          </w:tcPr>
          <w:p w:rsidR="00EA2351" w:rsidRPr="00BE1695" w:rsidRDefault="00EA2351" w:rsidP="00EA2351">
            <w:pPr>
              <w:spacing w:after="0" w:line="240" w:lineRule="auto"/>
              <w:jc w:val="both"/>
              <w:rPr>
                <w:rFonts w:ascii="Arial Narrow" w:eastAsia="Times New Roman" w:hAnsi="Arial Narrow" w:cs="Times New Roman"/>
                <w:b/>
                <w:sz w:val="24"/>
                <w:szCs w:val="24"/>
              </w:rPr>
            </w:pPr>
            <w:r w:rsidRPr="00BE1695">
              <w:rPr>
                <w:rFonts w:ascii="Arial Narrow" w:eastAsia="Times New Roman" w:hAnsi="Arial Narrow" w:cs="Times New Roman"/>
                <w:b/>
                <w:sz w:val="24"/>
                <w:szCs w:val="24"/>
              </w:rPr>
              <w:t>X</w:t>
            </w:r>
          </w:p>
        </w:tc>
        <w:tc>
          <w:tcPr>
            <w:tcW w:w="1246" w:type="dxa"/>
            <w:vAlign w:val="center"/>
            <w:hideMark/>
          </w:tcPr>
          <w:p w:rsidR="00EA2351" w:rsidRPr="00EA2351" w:rsidRDefault="00EA2351" w:rsidP="00EA2351">
            <w:pPr>
              <w:spacing w:after="0" w:line="240" w:lineRule="auto"/>
              <w:jc w:val="both"/>
              <w:rPr>
                <w:rFonts w:ascii="Arial Narrow" w:eastAsia="Times New Roman" w:hAnsi="Arial Narrow" w:cs="Times New Roman"/>
                <w:sz w:val="24"/>
                <w:szCs w:val="24"/>
              </w:rPr>
            </w:pPr>
            <w:r w:rsidRPr="00EA2351">
              <w:rPr>
                <w:rFonts w:ascii="Arial Narrow" w:eastAsia="Times New Roman" w:hAnsi="Arial Narrow" w:cs="Times New Roman"/>
                <w:sz w:val="24"/>
                <w:szCs w:val="24"/>
              </w:rPr>
              <w:t>Abort</w:t>
            </w:r>
          </w:p>
        </w:tc>
        <w:tc>
          <w:tcPr>
            <w:tcW w:w="6945" w:type="dxa"/>
            <w:vAlign w:val="center"/>
            <w:hideMark/>
          </w:tcPr>
          <w:p w:rsidR="00EA2351" w:rsidRPr="00EA2351" w:rsidRDefault="00EA2351" w:rsidP="00EA2351">
            <w:pPr>
              <w:spacing w:after="0" w:line="240" w:lineRule="auto"/>
              <w:jc w:val="both"/>
              <w:rPr>
                <w:rFonts w:ascii="Arial Narrow" w:eastAsia="Times New Roman" w:hAnsi="Arial Narrow" w:cs="Times New Roman"/>
                <w:sz w:val="24"/>
                <w:szCs w:val="24"/>
              </w:rPr>
            </w:pPr>
            <w:r w:rsidRPr="00EA2351">
              <w:rPr>
                <w:rFonts w:ascii="Arial Narrow" w:eastAsia="Times New Roman" w:hAnsi="Arial Narrow" w:cs="Times New Roman"/>
                <w:sz w:val="24"/>
                <w:szCs w:val="24"/>
              </w:rPr>
              <w:t xml:space="preserve">This message </w:t>
            </w:r>
            <w:r w:rsidRPr="001674DF">
              <w:rPr>
                <w:rFonts w:ascii="Arial Narrow" w:eastAsia="Times New Roman" w:hAnsi="Arial Narrow" w:cs="Times New Roman"/>
                <w:i/>
                <w:color w:val="002060"/>
                <w:sz w:val="24"/>
                <w:szCs w:val="24"/>
              </w:rPr>
              <w:t>aborts the program</w:t>
            </w:r>
            <w:r w:rsidRPr="001674DF">
              <w:rPr>
                <w:rFonts w:ascii="Arial Narrow" w:eastAsia="Times New Roman" w:hAnsi="Arial Narrow" w:cs="Times New Roman"/>
                <w:color w:val="002060"/>
                <w:sz w:val="24"/>
                <w:szCs w:val="24"/>
              </w:rPr>
              <w:t xml:space="preserve"> </w:t>
            </w:r>
            <w:r w:rsidRPr="00EA2351">
              <w:rPr>
                <w:rFonts w:ascii="Arial Narrow" w:eastAsia="Times New Roman" w:hAnsi="Arial Narrow" w:cs="Times New Roman"/>
                <w:sz w:val="24"/>
                <w:szCs w:val="24"/>
              </w:rPr>
              <w:t>and generates an ABAP short dump.</w:t>
            </w:r>
          </w:p>
        </w:tc>
      </w:tr>
    </w:tbl>
    <w:p w:rsidR="00C2587B" w:rsidRPr="00BE1695" w:rsidRDefault="00BE1695" w:rsidP="00EA2351">
      <w:pPr>
        <w:spacing w:after="0" w:line="240" w:lineRule="auto"/>
        <w:ind w:firstLine="567"/>
        <w:jc w:val="both"/>
        <w:rPr>
          <w:rFonts w:ascii="Arial Narrow" w:hAnsi="Arial Narrow"/>
          <w:sz w:val="24"/>
          <w:szCs w:val="24"/>
        </w:rPr>
      </w:pPr>
      <w:r>
        <w:rPr>
          <w:rFonts w:ascii="Arial Narrow" w:hAnsi="Arial Narrow"/>
          <w:sz w:val="24"/>
          <w:szCs w:val="24"/>
          <w:lang w:val="ru-RU"/>
        </w:rPr>
        <w:t>Примечание</w:t>
      </w:r>
    </w:p>
    <w:p w:rsidR="00BE1695" w:rsidRPr="00BE1695" w:rsidRDefault="00BE1695" w:rsidP="00EA2351">
      <w:pPr>
        <w:spacing w:after="0" w:line="240" w:lineRule="auto"/>
        <w:ind w:firstLine="567"/>
        <w:jc w:val="both"/>
        <w:rPr>
          <w:rFonts w:ascii="Arial Narrow" w:hAnsi="Arial Narrow"/>
          <w:sz w:val="24"/>
          <w:szCs w:val="24"/>
        </w:rPr>
      </w:pPr>
      <w:r w:rsidRPr="00BE1695">
        <w:rPr>
          <w:rFonts w:ascii="Arial Narrow" w:hAnsi="Arial Narrow"/>
          <w:sz w:val="24"/>
          <w:szCs w:val="24"/>
        </w:rPr>
        <w:t xml:space="preserve">* - </w:t>
      </w:r>
      <w:r w:rsidR="00326DF1" w:rsidRPr="00326DF1">
        <w:rPr>
          <w:rFonts w:ascii="Arial Narrow" w:hAnsi="Arial Narrow"/>
          <w:i/>
          <w:color w:val="002060"/>
          <w:sz w:val="24"/>
          <w:szCs w:val="24"/>
        </w:rPr>
        <w:t>i</w:t>
      </w:r>
      <w:r w:rsidRPr="00326DF1">
        <w:rPr>
          <w:rFonts w:ascii="Arial Narrow" w:eastAsia="Times New Roman" w:hAnsi="Arial Narrow" w:cs="Times New Roman"/>
          <w:i/>
          <w:color w:val="002060"/>
          <w:sz w:val="24"/>
          <w:szCs w:val="24"/>
        </w:rPr>
        <w:t>n background mode</w:t>
      </w:r>
      <w:r w:rsidRPr="00326DF1">
        <w:rPr>
          <w:rFonts w:ascii="Arial Narrow" w:eastAsia="Times New Roman" w:hAnsi="Arial Narrow" w:cs="Times New Roman"/>
          <w:color w:val="002060"/>
          <w:sz w:val="24"/>
          <w:szCs w:val="24"/>
        </w:rPr>
        <w:t xml:space="preserve"> </w:t>
      </w:r>
      <w:r>
        <w:rPr>
          <w:rFonts w:ascii="Arial Narrow" w:eastAsia="Times New Roman" w:hAnsi="Arial Narrow" w:cs="Times New Roman"/>
          <w:sz w:val="24"/>
          <w:szCs w:val="24"/>
        </w:rPr>
        <w:t xml:space="preserve">- </w:t>
      </w:r>
      <w:r w:rsidRPr="00EA2351">
        <w:rPr>
          <w:rFonts w:ascii="Arial Narrow" w:eastAsia="Times New Roman" w:hAnsi="Arial Narrow" w:cs="Times New Roman"/>
          <w:sz w:val="24"/>
          <w:szCs w:val="24"/>
        </w:rPr>
        <w:t>the message is recorded in the job log.</w:t>
      </w:r>
    </w:p>
    <w:p w:rsidR="00BE1695" w:rsidRDefault="00BE1695" w:rsidP="00EA2351">
      <w:pPr>
        <w:pStyle w:val="3"/>
        <w:spacing w:before="0" w:line="240" w:lineRule="auto"/>
        <w:ind w:firstLine="567"/>
        <w:jc w:val="both"/>
        <w:rPr>
          <w:rFonts w:ascii="Arial Narrow" w:hAnsi="Arial Narrow"/>
          <w:color w:val="002060"/>
          <w:spacing w:val="20"/>
        </w:rPr>
      </w:pPr>
    </w:p>
    <w:p w:rsidR="00EA2351" w:rsidRPr="00326DF1" w:rsidRDefault="00EA2351" w:rsidP="00EA2351">
      <w:pPr>
        <w:pStyle w:val="3"/>
        <w:spacing w:before="0" w:line="240" w:lineRule="auto"/>
        <w:ind w:firstLine="567"/>
        <w:jc w:val="both"/>
        <w:rPr>
          <w:rFonts w:ascii="Arial Narrow" w:hAnsi="Arial Narrow"/>
          <w:color w:val="002060"/>
        </w:rPr>
      </w:pPr>
      <w:r w:rsidRPr="00326DF1">
        <w:rPr>
          <w:rFonts w:ascii="Arial Narrow" w:hAnsi="Arial Narrow"/>
          <w:color w:val="002060"/>
        </w:rPr>
        <w:t>Example</w:t>
      </w:r>
    </w:p>
    <w:p w:rsidR="00950510" w:rsidRDefault="00EA2351" w:rsidP="00CB3640">
      <w:pPr>
        <w:pStyle w:val="a7"/>
        <w:spacing w:before="0" w:beforeAutospacing="0" w:after="0" w:afterAutospacing="0"/>
        <w:ind w:firstLine="567"/>
        <w:jc w:val="both"/>
        <w:rPr>
          <w:rFonts w:ascii="Arial Narrow" w:hAnsi="Arial Narrow"/>
        </w:rPr>
      </w:pPr>
      <w:r w:rsidRPr="00EA2351">
        <w:rPr>
          <w:rFonts w:ascii="Arial Narrow" w:hAnsi="Arial Narrow"/>
        </w:rPr>
        <w:t xml:space="preserve">When we create a message </w:t>
      </w:r>
      <w:r w:rsidRPr="00950510">
        <w:rPr>
          <w:rFonts w:ascii="Arial Narrow" w:hAnsi="Arial Narrow"/>
        </w:rPr>
        <w:t xml:space="preserve">for message the </w:t>
      </w:r>
      <w:r w:rsidR="001674DF">
        <w:rPr>
          <w:rFonts w:ascii="Arial Narrow" w:hAnsi="Arial Narrow"/>
        </w:rPr>
        <w:t>id</w:t>
      </w:r>
      <w:r w:rsidRPr="00326DF1">
        <w:rPr>
          <w:rFonts w:ascii="Arial Narrow" w:hAnsi="Arial Narrow"/>
          <w:i/>
          <w:color w:val="002060"/>
        </w:rPr>
        <w:t xml:space="preserve"> AB</w:t>
      </w:r>
      <w:r w:rsidRPr="00326DF1">
        <w:rPr>
          <w:rFonts w:ascii="Arial Narrow" w:hAnsi="Arial Narrow"/>
          <w:color w:val="002060"/>
        </w:rPr>
        <w:t xml:space="preserve"> </w:t>
      </w:r>
      <w:r w:rsidR="00CB3640">
        <w:rPr>
          <w:rFonts w:ascii="Arial Narrow" w:hAnsi="Arial Narrow"/>
        </w:rPr>
        <w:t xml:space="preserve">- </w:t>
      </w:r>
      <w:r w:rsidRPr="00EA2351">
        <w:rPr>
          <w:rFonts w:ascii="Arial Narrow" w:hAnsi="Arial Narrow"/>
        </w:rPr>
        <w:t xml:space="preserve">the MESSAGE command </w:t>
      </w:r>
      <w:r w:rsidRPr="001674DF">
        <w:rPr>
          <w:rFonts w:ascii="Arial Narrow" w:hAnsi="Arial Narrow"/>
          <w:shd w:val="clear" w:color="auto" w:fill="F2F2F2" w:themeFill="background1" w:themeFillShade="F2"/>
        </w:rPr>
        <w:t xml:space="preserve">MESSAGE </w:t>
      </w:r>
      <w:r w:rsidRPr="001674DF">
        <w:rPr>
          <w:rFonts w:ascii="Arial Narrow" w:hAnsi="Arial Narrow"/>
          <w:i/>
          <w:color w:val="002060"/>
          <w:shd w:val="clear" w:color="auto" w:fill="F2F2F2" w:themeFill="background1" w:themeFillShade="F2"/>
        </w:rPr>
        <w:t>E011</w:t>
      </w:r>
      <w:r w:rsidRPr="00EA2351">
        <w:rPr>
          <w:rFonts w:ascii="Arial Narrow" w:hAnsi="Arial Narrow"/>
        </w:rPr>
        <w:t xml:space="preserve"> </w:t>
      </w:r>
      <w:r w:rsidR="00CB3640">
        <w:rPr>
          <w:rFonts w:ascii="Arial Narrow" w:hAnsi="Arial Narrow"/>
        </w:rPr>
        <w:t xml:space="preserve">- </w:t>
      </w:r>
      <w:r w:rsidRPr="00EA2351">
        <w:rPr>
          <w:rFonts w:ascii="Arial Narrow" w:hAnsi="Arial Narrow"/>
        </w:rPr>
        <w:t xml:space="preserve">gives the following output </w:t>
      </w:r>
      <w:r w:rsidR="00950510">
        <w:rPr>
          <w:rFonts w:ascii="Arial Narrow" w:hAnsi="Arial Narrow"/>
        </w:rPr>
        <w:t>–</w:t>
      </w:r>
      <w:r w:rsidR="00CB3640">
        <w:rPr>
          <w:rFonts w:ascii="Arial Narrow" w:hAnsi="Arial Narrow"/>
        </w:rPr>
        <w:t xml:space="preserve"> </w:t>
      </w:r>
    </w:p>
    <w:p w:rsidR="00EA2351" w:rsidRPr="00EA2351" w:rsidRDefault="00EA2351" w:rsidP="001674DF">
      <w:pPr>
        <w:pStyle w:val="a7"/>
        <w:shd w:val="clear" w:color="auto" w:fill="F2F2F2" w:themeFill="background1" w:themeFillShade="F2"/>
        <w:spacing w:before="0" w:beforeAutospacing="0" w:after="0" w:afterAutospacing="0"/>
        <w:ind w:firstLine="567"/>
        <w:jc w:val="both"/>
        <w:rPr>
          <w:rFonts w:ascii="Arial Narrow" w:hAnsi="Arial Narrow"/>
        </w:rPr>
      </w:pPr>
      <w:r w:rsidRPr="001674DF">
        <w:rPr>
          <w:rFonts w:ascii="Arial Narrow" w:hAnsi="Arial Narrow"/>
          <w:i/>
          <w:color w:val="002060"/>
          <w:shd w:val="clear" w:color="auto" w:fill="F2F2F2" w:themeFill="background1" w:themeFillShade="F2"/>
        </w:rPr>
        <w:lastRenderedPageBreak/>
        <w:t>EAB011</w:t>
      </w:r>
      <w:r w:rsidRPr="001674DF">
        <w:rPr>
          <w:rFonts w:ascii="Arial Narrow" w:hAnsi="Arial Narrow"/>
          <w:i/>
          <w:shd w:val="clear" w:color="auto" w:fill="F2F2F2" w:themeFill="background1" w:themeFillShade="F2"/>
        </w:rPr>
        <w:t xml:space="preserve"> </w:t>
      </w:r>
      <w:r w:rsidRPr="001674DF">
        <w:rPr>
          <w:rFonts w:ascii="Arial Narrow" w:hAnsi="Arial Narrow"/>
          <w:shd w:val="clear" w:color="auto" w:fill="F2F2F2" w:themeFill="background1" w:themeFillShade="F2"/>
        </w:rPr>
        <w:t>This report</w:t>
      </w:r>
      <w:r w:rsidRPr="001674DF">
        <w:rPr>
          <w:rFonts w:ascii="Arial Narrow" w:hAnsi="Arial Narrow"/>
        </w:rPr>
        <w:t xml:space="preserve"> does not support sub-number summarization.</w:t>
      </w:r>
    </w:p>
    <w:p w:rsidR="00EA2351" w:rsidRDefault="00EA2351" w:rsidP="00192A65">
      <w:pPr>
        <w:spacing w:after="0" w:line="240" w:lineRule="auto"/>
        <w:ind w:firstLine="567"/>
        <w:jc w:val="both"/>
        <w:rPr>
          <w:rFonts w:ascii="Arial Narrow" w:hAnsi="Arial Narrow"/>
          <w:sz w:val="24"/>
          <w:szCs w:val="24"/>
        </w:rPr>
      </w:pPr>
    </w:p>
    <w:p w:rsidR="00950510" w:rsidRPr="00497D8B" w:rsidRDefault="00950510" w:rsidP="00192A65">
      <w:pPr>
        <w:pStyle w:val="1"/>
        <w:spacing w:before="0" w:beforeAutospacing="0" w:after="0" w:afterAutospacing="0"/>
        <w:ind w:firstLine="567"/>
        <w:jc w:val="center"/>
        <w:rPr>
          <w:rFonts w:ascii="Arial Narrow" w:hAnsi="Arial Narrow"/>
          <w:caps/>
          <w:sz w:val="24"/>
          <w:szCs w:val="24"/>
          <w:lang w:val="ru-RU"/>
        </w:rPr>
      </w:pPr>
      <w:bookmarkStart w:id="8" w:name="DATA_TYPES"/>
      <w:r w:rsidRPr="00950510">
        <w:rPr>
          <w:rFonts w:ascii="Arial Narrow" w:hAnsi="Arial Narrow"/>
          <w:caps/>
          <w:sz w:val="24"/>
          <w:szCs w:val="24"/>
        </w:rPr>
        <w:t>Data</w:t>
      </w:r>
      <w:r w:rsidRPr="00497D8B">
        <w:rPr>
          <w:rFonts w:ascii="Arial Narrow" w:hAnsi="Arial Narrow"/>
          <w:caps/>
          <w:sz w:val="24"/>
          <w:szCs w:val="24"/>
          <w:lang w:val="ru-RU"/>
        </w:rPr>
        <w:t xml:space="preserve"> </w:t>
      </w:r>
      <w:r w:rsidRPr="00950510">
        <w:rPr>
          <w:rFonts w:ascii="Arial Narrow" w:hAnsi="Arial Narrow"/>
          <w:caps/>
          <w:sz w:val="24"/>
          <w:szCs w:val="24"/>
        </w:rPr>
        <w:t>Types</w:t>
      </w:r>
    </w:p>
    <w:bookmarkEnd w:id="8"/>
    <w:p w:rsidR="00192A65" w:rsidRPr="00497D8B" w:rsidRDefault="00192A65" w:rsidP="00192A65">
      <w:pPr>
        <w:spacing w:after="0" w:line="240" w:lineRule="auto"/>
        <w:ind w:firstLine="567"/>
        <w:jc w:val="both"/>
        <w:outlineLvl w:val="0"/>
        <w:rPr>
          <w:rFonts w:ascii="Arial Narrow" w:eastAsia="Times New Roman" w:hAnsi="Arial Narrow" w:cs="Times New Roman"/>
          <w:bCs/>
          <w:kern w:val="36"/>
          <w:sz w:val="24"/>
          <w:szCs w:val="24"/>
          <w:lang w:val="ru-RU"/>
        </w:rPr>
      </w:pPr>
      <w:r w:rsidRPr="002E64CF">
        <w:rPr>
          <w:rFonts w:ascii="Arial Narrow" w:eastAsia="Times New Roman" w:hAnsi="Arial Narrow" w:cs="Times New Roman"/>
          <w:bCs/>
          <w:kern w:val="36"/>
          <w:sz w:val="24"/>
          <w:szCs w:val="24"/>
          <w:lang w:val="ru-RU"/>
        </w:rPr>
        <w:fldChar w:fldCharType="begin"/>
      </w:r>
      <w:r w:rsidRPr="00497D8B">
        <w:rPr>
          <w:rFonts w:ascii="Arial Narrow" w:eastAsia="Times New Roman" w:hAnsi="Arial Narrow" w:cs="Times New Roman"/>
          <w:bCs/>
          <w:kern w:val="36"/>
          <w:sz w:val="24"/>
          <w:szCs w:val="24"/>
          <w:lang w:val="ru-RU"/>
        </w:rPr>
        <w:instrText xml:space="preserve"> </w:instrText>
      </w:r>
      <w:r w:rsidRPr="00DE6285">
        <w:rPr>
          <w:rFonts w:ascii="Arial Narrow" w:eastAsia="Times New Roman" w:hAnsi="Arial Narrow" w:cs="Times New Roman"/>
          <w:bCs/>
          <w:kern w:val="36"/>
          <w:sz w:val="24"/>
          <w:szCs w:val="24"/>
        </w:rPr>
        <w:instrText>HYPERLINK</w:instrText>
      </w:r>
      <w:r w:rsidRPr="00497D8B">
        <w:rPr>
          <w:rFonts w:ascii="Arial Narrow" w:eastAsia="Times New Roman" w:hAnsi="Arial Narrow" w:cs="Times New Roman"/>
          <w:bCs/>
          <w:kern w:val="36"/>
          <w:sz w:val="24"/>
          <w:szCs w:val="24"/>
          <w:lang w:val="ru-RU"/>
        </w:rPr>
        <w:instrText xml:space="preserve">  \</w:instrText>
      </w:r>
      <w:r w:rsidRPr="00DE6285">
        <w:rPr>
          <w:rFonts w:ascii="Arial Narrow" w:eastAsia="Times New Roman" w:hAnsi="Arial Narrow" w:cs="Times New Roman"/>
          <w:bCs/>
          <w:kern w:val="36"/>
          <w:sz w:val="24"/>
          <w:szCs w:val="24"/>
        </w:rPr>
        <w:instrText>l</w:instrText>
      </w:r>
      <w:r w:rsidRPr="00497D8B">
        <w:rPr>
          <w:rFonts w:ascii="Arial Narrow" w:eastAsia="Times New Roman" w:hAnsi="Arial Narrow" w:cs="Times New Roman"/>
          <w:bCs/>
          <w:kern w:val="36"/>
          <w:sz w:val="24"/>
          <w:szCs w:val="24"/>
          <w:lang w:val="ru-RU"/>
        </w:rPr>
        <w:instrText xml:space="preserve"> "</w:instrText>
      </w:r>
      <w:r w:rsidRPr="002E64CF">
        <w:rPr>
          <w:rFonts w:ascii="Arial Narrow" w:eastAsia="Times New Roman" w:hAnsi="Arial Narrow" w:cs="Times New Roman"/>
          <w:bCs/>
          <w:kern w:val="36"/>
          <w:sz w:val="24"/>
          <w:szCs w:val="24"/>
          <w:lang w:val="ru-RU"/>
        </w:rPr>
        <w:instrText>Содержание</w:instrText>
      </w:r>
      <w:r w:rsidRPr="00497D8B">
        <w:rPr>
          <w:rFonts w:ascii="Arial Narrow" w:eastAsia="Times New Roman" w:hAnsi="Arial Narrow" w:cs="Times New Roman"/>
          <w:bCs/>
          <w:kern w:val="36"/>
          <w:sz w:val="24"/>
          <w:szCs w:val="24"/>
          <w:lang w:val="ru-RU"/>
        </w:rPr>
        <w:instrText xml:space="preserve">" </w:instrText>
      </w:r>
      <w:r w:rsidRPr="002E64CF">
        <w:rPr>
          <w:rFonts w:ascii="Arial Narrow" w:eastAsia="Times New Roman" w:hAnsi="Arial Narrow" w:cs="Times New Roman"/>
          <w:bCs/>
          <w:kern w:val="36"/>
          <w:sz w:val="24"/>
          <w:szCs w:val="24"/>
          <w:lang w:val="ru-RU"/>
        </w:rPr>
        <w:fldChar w:fldCharType="separate"/>
      </w:r>
      <w:r w:rsidRPr="002E64CF">
        <w:rPr>
          <w:rStyle w:val="a3"/>
          <w:rFonts w:ascii="Arial Narrow" w:eastAsia="Times New Roman" w:hAnsi="Arial Narrow" w:cs="Times New Roman"/>
          <w:bCs/>
          <w:kern w:val="36"/>
          <w:sz w:val="24"/>
          <w:szCs w:val="24"/>
          <w:u w:val="none"/>
          <w:lang w:val="ru-RU"/>
        </w:rPr>
        <w:t>Содержание</w:t>
      </w:r>
      <w:r w:rsidRPr="002E64CF">
        <w:rPr>
          <w:rFonts w:ascii="Arial Narrow" w:eastAsia="Times New Roman" w:hAnsi="Arial Narrow" w:cs="Times New Roman"/>
          <w:bCs/>
          <w:kern w:val="36"/>
          <w:sz w:val="24"/>
          <w:szCs w:val="24"/>
          <w:lang w:val="ru-RU"/>
        </w:rPr>
        <w:fldChar w:fldCharType="end"/>
      </w:r>
    </w:p>
    <w:p w:rsidR="00192A65" w:rsidRPr="00497D8B" w:rsidRDefault="00192A65" w:rsidP="00192A65">
      <w:pPr>
        <w:pStyle w:val="2"/>
        <w:spacing w:before="0" w:line="240" w:lineRule="auto"/>
        <w:ind w:firstLine="567"/>
        <w:jc w:val="center"/>
        <w:rPr>
          <w:rFonts w:ascii="Arial Narrow" w:hAnsi="Arial Narrow"/>
          <w:b/>
          <w:color w:val="000000" w:themeColor="text1"/>
          <w:sz w:val="24"/>
          <w:szCs w:val="24"/>
          <w:lang w:val="ru-RU"/>
        </w:rPr>
      </w:pPr>
    </w:p>
    <w:p w:rsidR="00276D27" w:rsidRPr="00497D8B" w:rsidRDefault="00276D27" w:rsidP="00276D27">
      <w:pPr>
        <w:shd w:val="clear" w:color="auto" w:fill="F2F2F2" w:themeFill="background1" w:themeFillShade="F2"/>
        <w:spacing w:after="0" w:line="240" w:lineRule="auto"/>
        <w:ind w:firstLine="567"/>
        <w:rPr>
          <w:rFonts w:ascii="Arial Narrow" w:hAnsi="Arial Narrow"/>
          <w:color w:val="002060"/>
          <w:spacing w:val="20"/>
          <w:sz w:val="24"/>
          <w:szCs w:val="24"/>
          <w:lang w:val="ru-RU"/>
        </w:rPr>
      </w:pPr>
      <w:r w:rsidRPr="00276D27">
        <w:rPr>
          <w:rFonts w:ascii="Arial Narrow" w:hAnsi="Arial Narrow"/>
          <w:color w:val="002060"/>
          <w:spacing w:val="20"/>
          <w:sz w:val="24"/>
          <w:szCs w:val="24"/>
          <w:lang w:val="ru-RU"/>
        </w:rPr>
        <w:t xml:space="preserve">Поиск типов данных </w:t>
      </w:r>
      <w:r w:rsidRPr="00276D27">
        <w:rPr>
          <w:rFonts w:ascii="Arial Narrow" w:hAnsi="Arial Narrow"/>
          <w:color w:val="002060"/>
          <w:spacing w:val="20"/>
          <w:sz w:val="24"/>
          <w:szCs w:val="24"/>
        </w:rPr>
        <w:t>SAP</w:t>
      </w:r>
      <w:r w:rsidRPr="00276D27">
        <w:rPr>
          <w:rFonts w:ascii="Arial Narrow" w:hAnsi="Arial Narrow"/>
          <w:color w:val="002060"/>
          <w:spacing w:val="20"/>
          <w:sz w:val="24"/>
          <w:szCs w:val="24"/>
          <w:lang w:val="ru-RU"/>
        </w:rPr>
        <w:t xml:space="preserve"> </w:t>
      </w:r>
      <w:r w:rsidRPr="00276D27">
        <w:rPr>
          <w:rFonts w:ascii="Arial Narrow" w:hAnsi="Arial Narrow"/>
          <w:color w:val="002060"/>
          <w:spacing w:val="20"/>
          <w:sz w:val="24"/>
          <w:szCs w:val="24"/>
        </w:rPr>
        <w:t>BW</w:t>
      </w:r>
      <w:r w:rsidRPr="00276D27">
        <w:rPr>
          <w:rFonts w:ascii="Arial Narrow" w:hAnsi="Arial Narrow"/>
          <w:color w:val="002060"/>
          <w:spacing w:val="20"/>
          <w:sz w:val="24"/>
          <w:szCs w:val="24"/>
          <w:lang w:val="ru-RU"/>
        </w:rPr>
        <w:t xml:space="preserve"> в </w:t>
      </w:r>
      <w:r w:rsidRPr="00276D27">
        <w:rPr>
          <w:rFonts w:ascii="Arial Narrow" w:hAnsi="Arial Narrow"/>
          <w:color w:val="002060"/>
          <w:spacing w:val="20"/>
          <w:sz w:val="24"/>
          <w:szCs w:val="24"/>
        </w:rPr>
        <w:t>ABAP</w:t>
      </w:r>
      <w:r w:rsidRPr="00276D27">
        <w:rPr>
          <w:rFonts w:ascii="Arial Narrow" w:hAnsi="Arial Narrow"/>
          <w:color w:val="002060"/>
          <w:spacing w:val="20"/>
          <w:sz w:val="24"/>
          <w:szCs w:val="24"/>
          <w:lang w:val="ru-RU"/>
        </w:rPr>
        <w:t xml:space="preserve"> </w:t>
      </w:r>
      <w:r w:rsidRPr="00276D27">
        <w:rPr>
          <w:rFonts w:ascii="Arial Narrow" w:hAnsi="Arial Narrow"/>
          <w:color w:val="002060"/>
          <w:spacing w:val="20"/>
          <w:sz w:val="24"/>
          <w:szCs w:val="24"/>
        </w:rPr>
        <w:t>Dictionary</w:t>
      </w:r>
    </w:p>
    <w:p w:rsidR="00276D27" w:rsidRPr="00497D8B" w:rsidRDefault="00276D27" w:rsidP="00276D27">
      <w:pPr>
        <w:spacing w:after="0" w:line="240" w:lineRule="auto"/>
        <w:ind w:firstLine="567"/>
        <w:rPr>
          <w:rFonts w:ascii="Arial Narrow" w:hAnsi="Arial Narrow"/>
          <w:b/>
          <w:sz w:val="24"/>
          <w:szCs w:val="24"/>
          <w:lang w:val="ru-RU"/>
        </w:rPr>
      </w:pPr>
    </w:p>
    <w:p w:rsidR="00497D8B" w:rsidRPr="00497D8B" w:rsidRDefault="00497D8B" w:rsidP="00276D27">
      <w:pPr>
        <w:spacing w:after="0" w:line="240" w:lineRule="auto"/>
        <w:ind w:firstLine="567"/>
        <w:rPr>
          <w:rFonts w:ascii="Arial Narrow" w:hAnsi="Arial Narrow"/>
          <w:b/>
          <w:i/>
          <w:sz w:val="24"/>
          <w:szCs w:val="24"/>
        </w:rPr>
      </w:pPr>
      <w:r w:rsidRPr="00497D8B">
        <w:rPr>
          <w:rFonts w:ascii="Arial Narrow" w:hAnsi="Arial Narrow"/>
          <w:sz w:val="24"/>
          <w:szCs w:val="24"/>
          <w:lang w:val="ru-RU"/>
        </w:rPr>
        <w:t>Тр.</w:t>
      </w:r>
      <w:r w:rsidRPr="00497D8B">
        <w:rPr>
          <w:rFonts w:ascii="Arial Narrow" w:hAnsi="Arial Narrow"/>
          <w:b/>
          <w:i/>
          <w:sz w:val="24"/>
          <w:szCs w:val="24"/>
          <w:lang w:val="ru-RU"/>
        </w:rPr>
        <w:t xml:space="preserve"> </w:t>
      </w:r>
      <w:r w:rsidRPr="00497D8B">
        <w:rPr>
          <w:rFonts w:ascii="Arial Narrow" w:hAnsi="Arial Narrow"/>
          <w:b/>
          <w:i/>
          <w:sz w:val="24"/>
          <w:szCs w:val="24"/>
        </w:rPr>
        <w:t>se1</w:t>
      </w:r>
      <w:bookmarkStart w:id="9" w:name="_GoBack"/>
      <w:r w:rsidRPr="00497D8B">
        <w:rPr>
          <w:rFonts w:ascii="Arial Narrow" w:hAnsi="Arial Narrow"/>
          <w:b/>
          <w:i/>
          <w:sz w:val="24"/>
          <w:szCs w:val="24"/>
        </w:rPr>
        <w:t>1</w:t>
      </w:r>
      <w:bookmarkEnd w:id="9"/>
    </w:p>
    <w:p w:rsidR="00276D27" w:rsidRDefault="00276D27" w:rsidP="00276D27">
      <w:pPr>
        <w:spacing w:after="0" w:line="240" w:lineRule="auto"/>
        <w:ind w:firstLine="567"/>
        <w:rPr>
          <w:rFonts w:ascii="Arial Narrow" w:hAnsi="Arial Narrow"/>
          <w:b/>
          <w:sz w:val="24"/>
          <w:szCs w:val="24"/>
        </w:rPr>
      </w:pPr>
      <w:r>
        <w:rPr>
          <w:noProof/>
        </w:rPr>
        <w:drawing>
          <wp:inline distT="0" distB="0" distL="0" distR="0" wp14:anchorId="735B4153" wp14:editId="419C49AB">
            <wp:extent cx="3232620" cy="1852941"/>
            <wp:effectExtent l="0" t="0" r="635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2620" cy="1852941"/>
                    </a:xfrm>
                    <a:prstGeom prst="rect">
                      <a:avLst/>
                    </a:prstGeom>
                  </pic:spPr>
                </pic:pic>
              </a:graphicData>
            </a:graphic>
          </wp:inline>
        </w:drawing>
      </w:r>
      <w:r>
        <w:rPr>
          <w:rFonts w:ascii="Arial Narrow" w:hAnsi="Arial Narrow"/>
          <w:b/>
          <w:sz w:val="24"/>
          <w:szCs w:val="24"/>
        </w:rPr>
        <w:t xml:space="preserve"> </w:t>
      </w:r>
      <w:r>
        <w:rPr>
          <w:noProof/>
        </w:rPr>
        <w:drawing>
          <wp:inline distT="0" distB="0" distL="0" distR="0" wp14:anchorId="6BAE83A2" wp14:editId="1F4457D2">
            <wp:extent cx="2061497" cy="2005348"/>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1497" cy="2005348"/>
                    </a:xfrm>
                    <a:prstGeom prst="rect">
                      <a:avLst/>
                    </a:prstGeom>
                  </pic:spPr>
                </pic:pic>
              </a:graphicData>
            </a:graphic>
          </wp:inline>
        </w:drawing>
      </w:r>
    </w:p>
    <w:p w:rsidR="00276D27" w:rsidRDefault="00276D27" w:rsidP="00276D27">
      <w:pPr>
        <w:spacing w:after="0" w:line="240" w:lineRule="auto"/>
        <w:ind w:firstLine="567"/>
        <w:rPr>
          <w:rFonts w:ascii="Arial Narrow" w:hAnsi="Arial Narrow"/>
          <w:b/>
          <w:sz w:val="24"/>
          <w:szCs w:val="24"/>
        </w:rPr>
      </w:pPr>
    </w:p>
    <w:p w:rsidR="00276D27" w:rsidRDefault="00276D27" w:rsidP="00276D27">
      <w:pPr>
        <w:spacing w:after="0" w:line="240" w:lineRule="auto"/>
        <w:ind w:firstLine="567"/>
        <w:rPr>
          <w:rFonts w:ascii="Arial Narrow" w:hAnsi="Arial Narrow"/>
          <w:b/>
          <w:sz w:val="24"/>
          <w:szCs w:val="24"/>
        </w:rPr>
      </w:pPr>
      <w:r>
        <w:rPr>
          <w:noProof/>
        </w:rPr>
        <w:drawing>
          <wp:inline distT="0" distB="0" distL="0" distR="0" wp14:anchorId="743B80CE" wp14:editId="74541C20">
            <wp:extent cx="5029412" cy="1732620"/>
            <wp:effectExtent l="0" t="0" r="0" b="127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412" cy="1732620"/>
                    </a:xfrm>
                    <a:prstGeom prst="rect">
                      <a:avLst/>
                    </a:prstGeom>
                  </pic:spPr>
                </pic:pic>
              </a:graphicData>
            </a:graphic>
          </wp:inline>
        </w:drawing>
      </w:r>
    </w:p>
    <w:p w:rsidR="00276D27" w:rsidRPr="00276D27" w:rsidRDefault="00276D27" w:rsidP="00276D27">
      <w:pPr>
        <w:rPr>
          <w:lang w:val="ru-RU"/>
        </w:rPr>
      </w:pPr>
    </w:p>
    <w:p w:rsidR="00CB3640" w:rsidRDefault="00CB3640" w:rsidP="00192A65">
      <w:pPr>
        <w:pStyle w:val="2"/>
        <w:spacing w:before="0" w:line="240" w:lineRule="auto"/>
        <w:ind w:firstLine="567"/>
        <w:jc w:val="center"/>
        <w:rPr>
          <w:rFonts w:ascii="Arial Narrow" w:hAnsi="Arial Narrow"/>
          <w:b/>
          <w:color w:val="000000" w:themeColor="text1"/>
          <w:sz w:val="24"/>
          <w:szCs w:val="24"/>
        </w:rPr>
      </w:pPr>
      <w:r w:rsidRPr="00CB3640">
        <w:rPr>
          <w:rFonts w:ascii="Arial Narrow" w:hAnsi="Arial Narrow"/>
          <w:b/>
          <w:color w:val="000000" w:themeColor="text1"/>
          <w:sz w:val="24"/>
          <w:szCs w:val="24"/>
        </w:rPr>
        <w:t>Elementary Data Types</w:t>
      </w:r>
    </w:p>
    <w:p w:rsidR="00910130" w:rsidRPr="00910130" w:rsidRDefault="00910130" w:rsidP="00910130"/>
    <w:tbl>
      <w:tblPr>
        <w:tblW w:w="4718" w:type="pct"/>
        <w:tblCellSpacing w:w="15"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10"/>
        <w:gridCol w:w="1702"/>
        <w:gridCol w:w="5288"/>
      </w:tblGrid>
      <w:tr w:rsidR="00CB3640" w:rsidRPr="00CB3640" w:rsidTr="00CB3640">
        <w:trPr>
          <w:tblCellSpacing w:w="15" w:type="dxa"/>
        </w:trPr>
        <w:tc>
          <w:tcPr>
            <w:tcW w:w="1258" w:type="pct"/>
            <w:vAlign w:val="center"/>
            <w:hideMark/>
          </w:tcPr>
          <w:p w:rsidR="00CB3640" w:rsidRPr="00CB3640" w:rsidRDefault="00CB3640" w:rsidP="00CB3640">
            <w:pPr>
              <w:spacing w:after="0" w:line="240" w:lineRule="auto"/>
              <w:jc w:val="both"/>
              <w:rPr>
                <w:rFonts w:ascii="Arial Narrow" w:eastAsia="Times New Roman" w:hAnsi="Arial Narrow" w:cs="Times New Roman"/>
                <w:b/>
                <w:bCs/>
                <w:color w:val="000000" w:themeColor="text1"/>
                <w:sz w:val="24"/>
                <w:szCs w:val="24"/>
              </w:rPr>
            </w:pPr>
            <w:r w:rsidRPr="00CB3640">
              <w:rPr>
                <w:rFonts w:ascii="Arial Narrow" w:eastAsia="Times New Roman" w:hAnsi="Arial Narrow" w:cs="Times New Roman"/>
                <w:b/>
                <w:bCs/>
                <w:color w:val="000000" w:themeColor="text1"/>
                <w:sz w:val="24"/>
                <w:szCs w:val="24"/>
              </w:rPr>
              <w:t>Type</w:t>
            </w:r>
          </w:p>
        </w:tc>
        <w:tc>
          <w:tcPr>
            <w:tcW w:w="889" w:type="pct"/>
            <w:vAlign w:val="center"/>
            <w:hideMark/>
          </w:tcPr>
          <w:p w:rsidR="00CB3640" w:rsidRPr="00CB3640" w:rsidRDefault="00CB3640" w:rsidP="00CB3640">
            <w:pPr>
              <w:spacing w:after="0" w:line="240" w:lineRule="auto"/>
              <w:jc w:val="both"/>
              <w:rPr>
                <w:rFonts w:ascii="Arial Narrow" w:eastAsia="Times New Roman" w:hAnsi="Arial Narrow" w:cs="Times New Roman"/>
                <w:b/>
                <w:bCs/>
                <w:color w:val="000000" w:themeColor="text1"/>
                <w:sz w:val="24"/>
                <w:szCs w:val="24"/>
              </w:rPr>
            </w:pPr>
            <w:r w:rsidRPr="00CB3640">
              <w:rPr>
                <w:rFonts w:ascii="Arial Narrow" w:eastAsia="Times New Roman" w:hAnsi="Arial Narrow" w:cs="Times New Roman"/>
                <w:b/>
                <w:bCs/>
                <w:color w:val="000000" w:themeColor="text1"/>
                <w:sz w:val="24"/>
                <w:szCs w:val="24"/>
              </w:rPr>
              <w:t>Typical Length</w:t>
            </w:r>
          </w:p>
        </w:tc>
        <w:tc>
          <w:tcPr>
            <w:tcW w:w="2789" w:type="pct"/>
            <w:vAlign w:val="center"/>
            <w:hideMark/>
          </w:tcPr>
          <w:p w:rsidR="00CB3640" w:rsidRPr="00CB3640" w:rsidRDefault="00CB3640" w:rsidP="00CB3640">
            <w:pPr>
              <w:spacing w:after="0" w:line="240" w:lineRule="auto"/>
              <w:jc w:val="both"/>
              <w:rPr>
                <w:rFonts w:ascii="Arial Narrow" w:eastAsia="Times New Roman" w:hAnsi="Arial Narrow" w:cs="Times New Roman"/>
                <w:b/>
                <w:bCs/>
                <w:color w:val="000000" w:themeColor="text1"/>
                <w:sz w:val="24"/>
                <w:szCs w:val="24"/>
              </w:rPr>
            </w:pPr>
            <w:r w:rsidRPr="00CB3640">
              <w:rPr>
                <w:rFonts w:ascii="Arial Narrow" w:eastAsia="Times New Roman" w:hAnsi="Arial Narrow" w:cs="Times New Roman"/>
                <w:b/>
                <w:bCs/>
                <w:color w:val="000000" w:themeColor="text1"/>
                <w:sz w:val="24"/>
                <w:szCs w:val="24"/>
              </w:rPr>
              <w:t>Typical Range</w:t>
            </w:r>
          </w:p>
        </w:tc>
      </w:tr>
      <w:tr w:rsidR="00CB3640" w:rsidRPr="00CB3640" w:rsidTr="00CB3640">
        <w:trPr>
          <w:tblCellSpacing w:w="15" w:type="dxa"/>
        </w:trPr>
        <w:tc>
          <w:tcPr>
            <w:tcW w:w="1258" w:type="pct"/>
            <w:vAlign w:val="center"/>
            <w:hideMark/>
          </w:tcPr>
          <w:p w:rsidR="00CB3640" w:rsidRPr="00192A65" w:rsidRDefault="00CB3640" w:rsidP="00192A65">
            <w:pPr>
              <w:spacing w:after="0" w:line="240" w:lineRule="auto"/>
              <w:jc w:val="both"/>
              <w:rPr>
                <w:rFonts w:ascii="Arial Narrow" w:eastAsia="Times New Roman" w:hAnsi="Arial Narrow" w:cs="Times New Roman"/>
                <w:color w:val="000000" w:themeColor="text1"/>
                <w:sz w:val="24"/>
                <w:szCs w:val="24"/>
              </w:rPr>
            </w:pPr>
            <w:r w:rsidRPr="00192A65">
              <w:rPr>
                <w:rFonts w:ascii="Arial Narrow" w:eastAsia="Times New Roman" w:hAnsi="Arial Narrow" w:cs="Times New Roman"/>
                <w:color w:val="000000" w:themeColor="text1"/>
                <w:sz w:val="24"/>
                <w:szCs w:val="24"/>
              </w:rPr>
              <w:t>X</w:t>
            </w:r>
            <w:r w:rsidR="00192A65" w:rsidRPr="00192A65">
              <w:rPr>
                <w:rFonts w:ascii="Arial Narrow" w:eastAsia="Times New Roman" w:hAnsi="Arial Narrow" w:cs="Times New Roman"/>
                <w:color w:val="000000" w:themeColor="text1"/>
                <w:sz w:val="24"/>
                <w:szCs w:val="24"/>
              </w:rPr>
              <w:t xml:space="preserve"> - </w:t>
            </w:r>
            <w:r w:rsidR="00192A65">
              <w:rPr>
                <w:rFonts w:ascii="Arial Narrow" w:eastAsia="Times New Roman" w:hAnsi="Arial Narrow" w:cs="Times New Roman"/>
                <w:color w:val="000000" w:themeColor="text1"/>
                <w:sz w:val="24"/>
                <w:szCs w:val="24"/>
              </w:rPr>
              <w:t>b</w:t>
            </w:r>
            <w:r w:rsidR="00192A65" w:rsidRPr="00192A65">
              <w:rPr>
                <w:rFonts w:ascii="Arial Narrow" w:hAnsi="Arial Narrow"/>
                <w:sz w:val="24"/>
                <w:szCs w:val="24"/>
              </w:rPr>
              <w:t>yte field</w:t>
            </w:r>
          </w:p>
        </w:tc>
        <w:tc>
          <w:tcPr>
            <w:tcW w:w="889" w:type="pct"/>
            <w:vAlign w:val="center"/>
            <w:hideMark/>
          </w:tcPr>
          <w:p w:rsidR="00CB3640" w:rsidRPr="00CB3640" w:rsidRDefault="00CB3640" w:rsidP="00CB3640">
            <w:pPr>
              <w:spacing w:after="0" w:line="240" w:lineRule="auto"/>
              <w:jc w:val="both"/>
              <w:rPr>
                <w:rFonts w:ascii="Arial Narrow" w:eastAsia="Times New Roman" w:hAnsi="Arial Narrow" w:cs="Times New Roman"/>
                <w:color w:val="000000" w:themeColor="text1"/>
                <w:sz w:val="24"/>
                <w:szCs w:val="24"/>
              </w:rPr>
            </w:pPr>
            <w:r w:rsidRPr="00CB3640">
              <w:rPr>
                <w:rFonts w:ascii="Arial Narrow" w:eastAsia="Times New Roman" w:hAnsi="Arial Narrow" w:cs="Times New Roman"/>
                <w:color w:val="000000" w:themeColor="text1"/>
                <w:sz w:val="24"/>
                <w:szCs w:val="24"/>
              </w:rPr>
              <w:t>1 byte</w:t>
            </w:r>
          </w:p>
        </w:tc>
        <w:tc>
          <w:tcPr>
            <w:tcW w:w="2789" w:type="pct"/>
            <w:vAlign w:val="center"/>
            <w:hideMark/>
          </w:tcPr>
          <w:p w:rsidR="00CB3640" w:rsidRPr="00CB3640" w:rsidRDefault="00CB3640" w:rsidP="00BE1695">
            <w:pPr>
              <w:spacing w:after="0" w:line="240" w:lineRule="auto"/>
              <w:jc w:val="both"/>
              <w:rPr>
                <w:rFonts w:ascii="Arial Narrow" w:eastAsia="Times New Roman" w:hAnsi="Arial Narrow" w:cs="Times New Roman"/>
                <w:color w:val="000000" w:themeColor="text1"/>
                <w:sz w:val="24"/>
                <w:szCs w:val="24"/>
              </w:rPr>
            </w:pPr>
            <w:r w:rsidRPr="00CB3640">
              <w:rPr>
                <w:rFonts w:ascii="Arial Narrow" w:eastAsia="Times New Roman" w:hAnsi="Arial Narrow" w:cs="Times New Roman"/>
                <w:color w:val="000000" w:themeColor="text1"/>
                <w:sz w:val="24"/>
                <w:szCs w:val="24"/>
              </w:rPr>
              <w:t xml:space="preserve">Any byte values </w:t>
            </w:r>
            <w:r w:rsidR="00BE1695" w:rsidRPr="00BE1695">
              <w:rPr>
                <w:rFonts w:ascii="Arial Narrow" w:eastAsia="Times New Roman" w:hAnsi="Arial Narrow" w:cs="Times New Roman"/>
                <w:color w:val="000000" w:themeColor="text1"/>
                <w:sz w:val="24"/>
                <w:szCs w:val="24"/>
              </w:rPr>
              <w:t xml:space="preserve">– </w:t>
            </w:r>
            <w:r w:rsidRPr="00CB3640">
              <w:rPr>
                <w:rFonts w:ascii="Arial Narrow" w:eastAsia="Times New Roman" w:hAnsi="Arial Narrow" w:cs="Times New Roman"/>
                <w:color w:val="000000" w:themeColor="text1"/>
                <w:sz w:val="24"/>
                <w:szCs w:val="24"/>
              </w:rPr>
              <w:t>00</w:t>
            </w:r>
            <w:r w:rsidR="00BE1695" w:rsidRPr="00BE1695">
              <w:rPr>
                <w:rFonts w:ascii="Arial Narrow" w:eastAsia="Times New Roman" w:hAnsi="Arial Narrow" w:cs="Times New Roman"/>
                <w:color w:val="000000" w:themeColor="text1"/>
                <w:sz w:val="24"/>
                <w:szCs w:val="24"/>
              </w:rPr>
              <w:t>..</w:t>
            </w:r>
            <w:r w:rsidRPr="00CB3640">
              <w:rPr>
                <w:rFonts w:ascii="Arial Narrow" w:eastAsia="Times New Roman" w:hAnsi="Arial Narrow" w:cs="Times New Roman"/>
                <w:color w:val="000000" w:themeColor="text1"/>
                <w:sz w:val="24"/>
                <w:szCs w:val="24"/>
              </w:rPr>
              <w:t>FF</w:t>
            </w:r>
          </w:p>
        </w:tc>
      </w:tr>
      <w:tr w:rsidR="00CB3640" w:rsidRPr="00CB3640" w:rsidTr="00CB3640">
        <w:trPr>
          <w:tblCellSpacing w:w="15" w:type="dxa"/>
        </w:trPr>
        <w:tc>
          <w:tcPr>
            <w:tcW w:w="1258" w:type="pct"/>
            <w:vAlign w:val="center"/>
            <w:hideMark/>
          </w:tcPr>
          <w:p w:rsidR="00CB3640" w:rsidRPr="00CB3640" w:rsidRDefault="00CB3640" w:rsidP="00CB3640">
            <w:pPr>
              <w:spacing w:after="0" w:line="240" w:lineRule="auto"/>
              <w:jc w:val="both"/>
              <w:rPr>
                <w:rFonts w:ascii="Arial Narrow" w:eastAsia="Times New Roman" w:hAnsi="Arial Narrow" w:cs="Times New Roman"/>
                <w:color w:val="000000" w:themeColor="text1"/>
                <w:sz w:val="24"/>
                <w:szCs w:val="24"/>
              </w:rPr>
            </w:pPr>
            <w:r w:rsidRPr="00CB3640">
              <w:rPr>
                <w:rFonts w:ascii="Arial Narrow" w:eastAsia="Times New Roman" w:hAnsi="Arial Narrow" w:cs="Times New Roman"/>
                <w:color w:val="000000" w:themeColor="text1"/>
                <w:sz w:val="24"/>
                <w:szCs w:val="24"/>
              </w:rPr>
              <w:t>C</w:t>
            </w:r>
          </w:p>
        </w:tc>
        <w:tc>
          <w:tcPr>
            <w:tcW w:w="889" w:type="pct"/>
            <w:vAlign w:val="center"/>
            <w:hideMark/>
          </w:tcPr>
          <w:p w:rsidR="00CB3640" w:rsidRPr="00CB3640" w:rsidRDefault="00CB3640" w:rsidP="00CB3640">
            <w:pPr>
              <w:spacing w:after="0" w:line="240" w:lineRule="auto"/>
              <w:jc w:val="both"/>
              <w:rPr>
                <w:rFonts w:ascii="Arial Narrow" w:eastAsia="Times New Roman" w:hAnsi="Arial Narrow" w:cs="Times New Roman"/>
                <w:color w:val="000000" w:themeColor="text1"/>
                <w:sz w:val="24"/>
                <w:szCs w:val="24"/>
              </w:rPr>
            </w:pPr>
            <w:r w:rsidRPr="00CB3640">
              <w:rPr>
                <w:rFonts w:ascii="Arial Narrow" w:eastAsia="Times New Roman" w:hAnsi="Arial Narrow" w:cs="Times New Roman"/>
                <w:color w:val="000000" w:themeColor="text1"/>
                <w:sz w:val="24"/>
                <w:szCs w:val="24"/>
              </w:rPr>
              <w:t>1 character</w:t>
            </w:r>
          </w:p>
        </w:tc>
        <w:tc>
          <w:tcPr>
            <w:tcW w:w="2789" w:type="pct"/>
            <w:vAlign w:val="center"/>
            <w:hideMark/>
          </w:tcPr>
          <w:p w:rsidR="00CB3640" w:rsidRPr="00CB3640" w:rsidRDefault="00CB3640" w:rsidP="00BE1695">
            <w:pPr>
              <w:spacing w:after="0" w:line="240" w:lineRule="auto"/>
              <w:jc w:val="both"/>
              <w:rPr>
                <w:rFonts w:ascii="Arial Narrow" w:eastAsia="Times New Roman" w:hAnsi="Arial Narrow" w:cs="Times New Roman"/>
                <w:color w:val="000000" w:themeColor="text1"/>
                <w:sz w:val="24"/>
                <w:szCs w:val="24"/>
              </w:rPr>
            </w:pPr>
            <w:r w:rsidRPr="00CB3640">
              <w:rPr>
                <w:rFonts w:ascii="Arial Narrow" w:eastAsia="Times New Roman" w:hAnsi="Arial Narrow" w:cs="Times New Roman"/>
                <w:color w:val="000000" w:themeColor="text1"/>
                <w:sz w:val="24"/>
                <w:szCs w:val="24"/>
              </w:rPr>
              <w:t>1</w:t>
            </w:r>
            <w:r w:rsidR="00BE1695">
              <w:rPr>
                <w:rFonts w:ascii="Arial Narrow" w:eastAsia="Times New Roman" w:hAnsi="Arial Narrow" w:cs="Times New Roman"/>
                <w:color w:val="000000" w:themeColor="text1"/>
                <w:sz w:val="24"/>
                <w:szCs w:val="24"/>
                <w:lang w:val="ru-RU"/>
              </w:rPr>
              <w:t>..</w:t>
            </w:r>
            <w:r w:rsidRPr="00CB3640">
              <w:rPr>
                <w:rFonts w:ascii="Arial Narrow" w:eastAsia="Times New Roman" w:hAnsi="Arial Narrow" w:cs="Times New Roman"/>
                <w:color w:val="000000" w:themeColor="text1"/>
                <w:sz w:val="24"/>
                <w:szCs w:val="24"/>
              </w:rPr>
              <w:t>65535</w:t>
            </w:r>
          </w:p>
        </w:tc>
      </w:tr>
      <w:tr w:rsidR="00CB3640" w:rsidRPr="00CB3640" w:rsidTr="00CB3640">
        <w:trPr>
          <w:tblCellSpacing w:w="15" w:type="dxa"/>
        </w:trPr>
        <w:tc>
          <w:tcPr>
            <w:tcW w:w="1258" w:type="pct"/>
            <w:vAlign w:val="center"/>
            <w:hideMark/>
          </w:tcPr>
          <w:p w:rsidR="00CB3640" w:rsidRPr="00CB3640" w:rsidRDefault="00CB3640" w:rsidP="00BE1695">
            <w:pPr>
              <w:spacing w:after="0" w:line="240" w:lineRule="auto"/>
              <w:jc w:val="both"/>
              <w:rPr>
                <w:rFonts w:ascii="Arial Narrow" w:eastAsia="Times New Roman" w:hAnsi="Arial Narrow" w:cs="Times New Roman"/>
                <w:color w:val="000000" w:themeColor="text1"/>
                <w:sz w:val="24"/>
                <w:szCs w:val="24"/>
              </w:rPr>
            </w:pPr>
            <w:r w:rsidRPr="00CB3640">
              <w:rPr>
                <w:rFonts w:ascii="Arial Narrow" w:eastAsia="Times New Roman" w:hAnsi="Arial Narrow" w:cs="Times New Roman"/>
                <w:color w:val="000000" w:themeColor="text1"/>
                <w:sz w:val="24"/>
                <w:szCs w:val="24"/>
              </w:rPr>
              <w:t xml:space="preserve">N </w:t>
            </w:r>
            <w:r w:rsidR="00BE1695">
              <w:rPr>
                <w:rFonts w:ascii="Arial Narrow" w:eastAsia="Times New Roman" w:hAnsi="Arial Narrow" w:cs="Times New Roman"/>
                <w:color w:val="000000" w:themeColor="text1"/>
                <w:sz w:val="24"/>
                <w:szCs w:val="24"/>
                <w:lang w:val="ru-RU"/>
              </w:rPr>
              <w:t xml:space="preserve">- </w:t>
            </w:r>
            <w:r w:rsidRPr="00CB3640">
              <w:rPr>
                <w:rFonts w:ascii="Arial Narrow" w:eastAsia="Times New Roman" w:hAnsi="Arial Narrow" w:cs="Times New Roman"/>
                <w:color w:val="000000" w:themeColor="text1"/>
                <w:sz w:val="24"/>
                <w:szCs w:val="24"/>
              </w:rPr>
              <w:t>numeric text filed</w:t>
            </w:r>
          </w:p>
        </w:tc>
        <w:tc>
          <w:tcPr>
            <w:tcW w:w="889" w:type="pct"/>
            <w:vAlign w:val="center"/>
            <w:hideMark/>
          </w:tcPr>
          <w:p w:rsidR="00CB3640" w:rsidRPr="00CB3640" w:rsidRDefault="00CB3640" w:rsidP="00CB3640">
            <w:pPr>
              <w:spacing w:after="0" w:line="240" w:lineRule="auto"/>
              <w:jc w:val="both"/>
              <w:rPr>
                <w:rFonts w:ascii="Arial Narrow" w:eastAsia="Times New Roman" w:hAnsi="Arial Narrow" w:cs="Times New Roman"/>
                <w:color w:val="000000" w:themeColor="text1"/>
                <w:sz w:val="24"/>
                <w:szCs w:val="24"/>
              </w:rPr>
            </w:pPr>
            <w:r w:rsidRPr="00CB3640">
              <w:rPr>
                <w:rFonts w:ascii="Arial Narrow" w:eastAsia="Times New Roman" w:hAnsi="Arial Narrow" w:cs="Times New Roman"/>
                <w:color w:val="000000" w:themeColor="text1"/>
                <w:sz w:val="24"/>
                <w:szCs w:val="24"/>
              </w:rPr>
              <w:t>1 character</w:t>
            </w:r>
          </w:p>
        </w:tc>
        <w:tc>
          <w:tcPr>
            <w:tcW w:w="2789" w:type="pct"/>
            <w:vAlign w:val="center"/>
            <w:hideMark/>
          </w:tcPr>
          <w:p w:rsidR="00CB3640" w:rsidRPr="00CB3640" w:rsidRDefault="00CB3640" w:rsidP="00BE1695">
            <w:pPr>
              <w:spacing w:after="0" w:line="240" w:lineRule="auto"/>
              <w:jc w:val="both"/>
              <w:rPr>
                <w:rFonts w:ascii="Arial Narrow" w:eastAsia="Times New Roman" w:hAnsi="Arial Narrow" w:cs="Times New Roman"/>
                <w:color w:val="000000" w:themeColor="text1"/>
                <w:sz w:val="24"/>
                <w:szCs w:val="24"/>
              </w:rPr>
            </w:pPr>
            <w:r w:rsidRPr="00CB3640">
              <w:rPr>
                <w:rFonts w:ascii="Arial Narrow" w:eastAsia="Times New Roman" w:hAnsi="Arial Narrow" w:cs="Times New Roman"/>
                <w:color w:val="000000" w:themeColor="text1"/>
                <w:sz w:val="24"/>
                <w:szCs w:val="24"/>
              </w:rPr>
              <w:t>1</w:t>
            </w:r>
            <w:r w:rsidR="00BE1695">
              <w:rPr>
                <w:rFonts w:ascii="Arial Narrow" w:eastAsia="Times New Roman" w:hAnsi="Arial Narrow" w:cs="Times New Roman"/>
                <w:color w:val="000000" w:themeColor="text1"/>
                <w:sz w:val="24"/>
                <w:szCs w:val="24"/>
                <w:lang w:val="ru-RU"/>
              </w:rPr>
              <w:t>..</w:t>
            </w:r>
            <w:r w:rsidRPr="00CB3640">
              <w:rPr>
                <w:rFonts w:ascii="Arial Narrow" w:eastAsia="Times New Roman" w:hAnsi="Arial Narrow" w:cs="Times New Roman"/>
                <w:color w:val="000000" w:themeColor="text1"/>
                <w:sz w:val="24"/>
                <w:szCs w:val="24"/>
              </w:rPr>
              <w:t>65535</w:t>
            </w:r>
          </w:p>
        </w:tc>
      </w:tr>
      <w:tr w:rsidR="00CB3640" w:rsidRPr="00CB3640" w:rsidTr="00CB3640">
        <w:trPr>
          <w:tblCellSpacing w:w="15" w:type="dxa"/>
        </w:trPr>
        <w:tc>
          <w:tcPr>
            <w:tcW w:w="1258" w:type="pct"/>
            <w:vAlign w:val="center"/>
            <w:hideMark/>
          </w:tcPr>
          <w:p w:rsidR="00CB3640" w:rsidRPr="00CB3640" w:rsidRDefault="00CB3640" w:rsidP="00BE1695">
            <w:pPr>
              <w:spacing w:after="0" w:line="240" w:lineRule="auto"/>
              <w:jc w:val="both"/>
              <w:rPr>
                <w:rFonts w:ascii="Arial Narrow" w:eastAsia="Times New Roman" w:hAnsi="Arial Narrow" w:cs="Times New Roman"/>
                <w:color w:val="000000" w:themeColor="text1"/>
                <w:sz w:val="24"/>
                <w:szCs w:val="24"/>
              </w:rPr>
            </w:pPr>
            <w:r w:rsidRPr="00CB3640">
              <w:rPr>
                <w:rFonts w:ascii="Arial Narrow" w:eastAsia="Times New Roman" w:hAnsi="Arial Narrow" w:cs="Times New Roman"/>
                <w:color w:val="000000" w:themeColor="text1"/>
                <w:sz w:val="24"/>
                <w:szCs w:val="24"/>
              </w:rPr>
              <w:t xml:space="preserve">D </w:t>
            </w:r>
            <w:r w:rsidR="00BE1695">
              <w:rPr>
                <w:rFonts w:ascii="Arial Narrow" w:eastAsia="Times New Roman" w:hAnsi="Arial Narrow" w:cs="Times New Roman"/>
                <w:color w:val="000000" w:themeColor="text1"/>
                <w:sz w:val="24"/>
                <w:szCs w:val="24"/>
                <w:lang w:val="ru-RU"/>
              </w:rPr>
              <w:t xml:space="preserve">- </w:t>
            </w:r>
            <w:r w:rsidRPr="00CB3640">
              <w:rPr>
                <w:rFonts w:ascii="Arial Narrow" w:eastAsia="Times New Roman" w:hAnsi="Arial Narrow" w:cs="Times New Roman"/>
                <w:color w:val="000000" w:themeColor="text1"/>
                <w:sz w:val="24"/>
                <w:szCs w:val="24"/>
              </w:rPr>
              <w:t>character-like date</w:t>
            </w:r>
          </w:p>
        </w:tc>
        <w:tc>
          <w:tcPr>
            <w:tcW w:w="889" w:type="pct"/>
            <w:vAlign w:val="center"/>
            <w:hideMark/>
          </w:tcPr>
          <w:p w:rsidR="00CB3640" w:rsidRPr="00CB3640" w:rsidRDefault="00CB3640" w:rsidP="00CB3640">
            <w:pPr>
              <w:spacing w:after="0" w:line="240" w:lineRule="auto"/>
              <w:jc w:val="both"/>
              <w:rPr>
                <w:rFonts w:ascii="Arial Narrow" w:eastAsia="Times New Roman" w:hAnsi="Arial Narrow" w:cs="Times New Roman"/>
                <w:color w:val="000000" w:themeColor="text1"/>
                <w:sz w:val="24"/>
                <w:szCs w:val="24"/>
              </w:rPr>
            </w:pPr>
            <w:r w:rsidRPr="00CB3640">
              <w:rPr>
                <w:rFonts w:ascii="Arial Narrow" w:eastAsia="Times New Roman" w:hAnsi="Arial Narrow" w:cs="Times New Roman"/>
                <w:color w:val="000000" w:themeColor="text1"/>
                <w:sz w:val="24"/>
                <w:szCs w:val="24"/>
              </w:rPr>
              <w:t>8 characters</w:t>
            </w:r>
          </w:p>
        </w:tc>
        <w:tc>
          <w:tcPr>
            <w:tcW w:w="2789" w:type="pct"/>
            <w:vAlign w:val="center"/>
            <w:hideMark/>
          </w:tcPr>
          <w:p w:rsidR="00CB3640" w:rsidRPr="00CB3640" w:rsidRDefault="00CB3640" w:rsidP="00CB3640">
            <w:pPr>
              <w:spacing w:after="0" w:line="240" w:lineRule="auto"/>
              <w:jc w:val="both"/>
              <w:rPr>
                <w:rFonts w:ascii="Arial Narrow" w:eastAsia="Times New Roman" w:hAnsi="Arial Narrow" w:cs="Times New Roman"/>
                <w:color w:val="000000" w:themeColor="text1"/>
                <w:sz w:val="24"/>
                <w:szCs w:val="24"/>
              </w:rPr>
            </w:pPr>
            <w:r w:rsidRPr="00CB3640">
              <w:rPr>
                <w:rFonts w:ascii="Arial Narrow" w:eastAsia="Times New Roman" w:hAnsi="Arial Narrow" w:cs="Times New Roman"/>
                <w:color w:val="000000" w:themeColor="text1"/>
                <w:sz w:val="24"/>
                <w:szCs w:val="24"/>
              </w:rPr>
              <w:t>8 characters</w:t>
            </w:r>
          </w:p>
        </w:tc>
      </w:tr>
      <w:tr w:rsidR="00CB3640" w:rsidRPr="00CB3640" w:rsidTr="00CB3640">
        <w:trPr>
          <w:tblCellSpacing w:w="15" w:type="dxa"/>
        </w:trPr>
        <w:tc>
          <w:tcPr>
            <w:tcW w:w="1258" w:type="pct"/>
            <w:vAlign w:val="center"/>
            <w:hideMark/>
          </w:tcPr>
          <w:p w:rsidR="00CB3640" w:rsidRPr="00CB3640" w:rsidRDefault="00CB3640" w:rsidP="00BE1695">
            <w:pPr>
              <w:spacing w:after="0" w:line="240" w:lineRule="auto"/>
              <w:jc w:val="both"/>
              <w:rPr>
                <w:rFonts w:ascii="Arial Narrow" w:eastAsia="Times New Roman" w:hAnsi="Arial Narrow" w:cs="Times New Roman"/>
                <w:color w:val="000000" w:themeColor="text1"/>
                <w:sz w:val="24"/>
                <w:szCs w:val="24"/>
              </w:rPr>
            </w:pPr>
            <w:r w:rsidRPr="00CB3640">
              <w:rPr>
                <w:rFonts w:ascii="Arial Narrow" w:eastAsia="Times New Roman" w:hAnsi="Arial Narrow" w:cs="Times New Roman"/>
                <w:color w:val="000000" w:themeColor="text1"/>
                <w:sz w:val="24"/>
                <w:szCs w:val="24"/>
              </w:rPr>
              <w:t xml:space="preserve">T </w:t>
            </w:r>
            <w:r w:rsidR="00BE1695">
              <w:rPr>
                <w:rFonts w:ascii="Arial Narrow" w:eastAsia="Times New Roman" w:hAnsi="Arial Narrow" w:cs="Times New Roman"/>
                <w:color w:val="000000" w:themeColor="text1"/>
                <w:sz w:val="24"/>
                <w:szCs w:val="24"/>
                <w:lang w:val="ru-RU"/>
              </w:rPr>
              <w:t xml:space="preserve">- </w:t>
            </w:r>
            <w:r w:rsidRPr="00CB3640">
              <w:rPr>
                <w:rFonts w:ascii="Arial Narrow" w:eastAsia="Times New Roman" w:hAnsi="Arial Narrow" w:cs="Times New Roman"/>
                <w:color w:val="000000" w:themeColor="text1"/>
                <w:sz w:val="24"/>
                <w:szCs w:val="24"/>
              </w:rPr>
              <w:t>character-like time</w:t>
            </w:r>
          </w:p>
        </w:tc>
        <w:tc>
          <w:tcPr>
            <w:tcW w:w="889" w:type="pct"/>
            <w:vAlign w:val="center"/>
            <w:hideMark/>
          </w:tcPr>
          <w:p w:rsidR="00CB3640" w:rsidRPr="00CB3640" w:rsidRDefault="00CB3640" w:rsidP="00CB3640">
            <w:pPr>
              <w:spacing w:after="0" w:line="240" w:lineRule="auto"/>
              <w:jc w:val="both"/>
              <w:rPr>
                <w:rFonts w:ascii="Arial Narrow" w:eastAsia="Times New Roman" w:hAnsi="Arial Narrow" w:cs="Times New Roman"/>
                <w:color w:val="000000" w:themeColor="text1"/>
                <w:sz w:val="24"/>
                <w:szCs w:val="24"/>
              </w:rPr>
            </w:pPr>
            <w:r w:rsidRPr="00CB3640">
              <w:rPr>
                <w:rFonts w:ascii="Arial Narrow" w:eastAsia="Times New Roman" w:hAnsi="Arial Narrow" w:cs="Times New Roman"/>
                <w:color w:val="000000" w:themeColor="text1"/>
                <w:sz w:val="24"/>
                <w:szCs w:val="24"/>
              </w:rPr>
              <w:t>6 characters</w:t>
            </w:r>
          </w:p>
        </w:tc>
        <w:tc>
          <w:tcPr>
            <w:tcW w:w="2789" w:type="pct"/>
            <w:vAlign w:val="center"/>
            <w:hideMark/>
          </w:tcPr>
          <w:p w:rsidR="00CB3640" w:rsidRPr="00CB3640" w:rsidRDefault="00CB3640" w:rsidP="00CB3640">
            <w:pPr>
              <w:spacing w:after="0" w:line="240" w:lineRule="auto"/>
              <w:jc w:val="both"/>
              <w:rPr>
                <w:rFonts w:ascii="Arial Narrow" w:eastAsia="Times New Roman" w:hAnsi="Arial Narrow" w:cs="Times New Roman"/>
                <w:color w:val="000000" w:themeColor="text1"/>
                <w:sz w:val="24"/>
                <w:szCs w:val="24"/>
              </w:rPr>
            </w:pPr>
            <w:r w:rsidRPr="00CB3640">
              <w:rPr>
                <w:rFonts w:ascii="Arial Narrow" w:eastAsia="Times New Roman" w:hAnsi="Arial Narrow" w:cs="Times New Roman"/>
                <w:color w:val="000000" w:themeColor="text1"/>
                <w:sz w:val="24"/>
                <w:szCs w:val="24"/>
              </w:rPr>
              <w:t>6 characters</w:t>
            </w:r>
          </w:p>
        </w:tc>
      </w:tr>
      <w:tr w:rsidR="00CB3640" w:rsidRPr="00CB3640" w:rsidTr="00CB3640">
        <w:trPr>
          <w:tblCellSpacing w:w="15" w:type="dxa"/>
        </w:trPr>
        <w:tc>
          <w:tcPr>
            <w:tcW w:w="1258" w:type="pct"/>
            <w:vAlign w:val="center"/>
            <w:hideMark/>
          </w:tcPr>
          <w:p w:rsidR="00CB3640" w:rsidRPr="00CB3640" w:rsidRDefault="00CB3640" w:rsidP="00CB3640">
            <w:pPr>
              <w:spacing w:after="0" w:line="240" w:lineRule="auto"/>
              <w:jc w:val="both"/>
              <w:rPr>
                <w:rFonts w:ascii="Arial Narrow" w:eastAsia="Times New Roman" w:hAnsi="Arial Narrow" w:cs="Times New Roman"/>
                <w:color w:val="000000" w:themeColor="text1"/>
                <w:sz w:val="24"/>
                <w:szCs w:val="24"/>
              </w:rPr>
            </w:pPr>
            <w:r w:rsidRPr="00CB3640">
              <w:rPr>
                <w:rFonts w:ascii="Arial Narrow" w:eastAsia="Times New Roman" w:hAnsi="Arial Narrow" w:cs="Times New Roman"/>
                <w:color w:val="000000" w:themeColor="text1"/>
                <w:sz w:val="24"/>
                <w:szCs w:val="24"/>
              </w:rPr>
              <w:t>I</w:t>
            </w:r>
          </w:p>
        </w:tc>
        <w:tc>
          <w:tcPr>
            <w:tcW w:w="889" w:type="pct"/>
            <w:vAlign w:val="center"/>
            <w:hideMark/>
          </w:tcPr>
          <w:p w:rsidR="00CB3640" w:rsidRPr="00CB3640" w:rsidRDefault="00CB3640" w:rsidP="00CB3640">
            <w:pPr>
              <w:spacing w:after="0" w:line="240" w:lineRule="auto"/>
              <w:jc w:val="both"/>
              <w:rPr>
                <w:rFonts w:ascii="Arial Narrow" w:eastAsia="Times New Roman" w:hAnsi="Arial Narrow" w:cs="Times New Roman"/>
                <w:color w:val="000000" w:themeColor="text1"/>
                <w:sz w:val="24"/>
                <w:szCs w:val="24"/>
              </w:rPr>
            </w:pPr>
            <w:r w:rsidRPr="00CB3640">
              <w:rPr>
                <w:rFonts w:ascii="Arial Narrow" w:eastAsia="Times New Roman" w:hAnsi="Arial Narrow" w:cs="Times New Roman"/>
                <w:color w:val="000000" w:themeColor="text1"/>
                <w:sz w:val="24"/>
                <w:szCs w:val="24"/>
              </w:rPr>
              <w:t>4 bytes</w:t>
            </w:r>
          </w:p>
        </w:tc>
        <w:tc>
          <w:tcPr>
            <w:tcW w:w="2789" w:type="pct"/>
            <w:vAlign w:val="center"/>
            <w:hideMark/>
          </w:tcPr>
          <w:p w:rsidR="00CB3640" w:rsidRPr="00CB3640" w:rsidRDefault="00CB3640" w:rsidP="00BE1695">
            <w:pPr>
              <w:spacing w:after="0" w:line="240" w:lineRule="auto"/>
              <w:jc w:val="both"/>
              <w:rPr>
                <w:rFonts w:ascii="Arial Narrow" w:eastAsia="Times New Roman" w:hAnsi="Arial Narrow" w:cs="Times New Roman"/>
                <w:color w:val="000000" w:themeColor="text1"/>
                <w:sz w:val="24"/>
                <w:szCs w:val="24"/>
              </w:rPr>
            </w:pPr>
            <w:r w:rsidRPr="00CB3640">
              <w:rPr>
                <w:rFonts w:ascii="Arial Narrow" w:eastAsia="Times New Roman" w:hAnsi="Arial Narrow" w:cs="Times New Roman"/>
                <w:color w:val="000000" w:themeColor="text1"/>
                <w:sz w:val="24"/>
                <w:szCs w:val="24"/>
              </w:rPr>
              <w:t>-2147483648</w:t>
            </w:r>
            <w:r w:rsidR="00BE1695" w:rsidRPr="00BE1695">
              <w:rPr>
                <w:rFonts w:ascii="Arial Narrow" w:eastAsia="Times New Roman" w:hAnsi="Arial Narrow" w:cs="Times New Roman"/>
                <w:color w:val="000000" w:themeColor="text1"/>
                <w:sz w:val="24"/>
                <w:szCs w:val="24"/>
              </w:rPr>
              <w:t>..</w:t>
            </w:r>
            <w:r w:rsidRPr="00CB3640">
              <w:rPr>
                <w:rFonts w:ascii="Arial Narrow" w:eastAsia="Times New Roman" w:hAnsi="Arial Narrow" w:cs="Times New Roman"/>
                <w:color w:val="000000" w:themeColor="text1"/>
                <w:sz w:val="24"/>
                <w:szCs w:val="24"/>
              </w:rPr>
              <w:t>2147483647</w:t>
            </w:r>
          </w:p>
        </w:tc>
      </w:tr>
      <w:tr w:rsidR="00CB3640" w:rsidRPr="00CB3640" w:rsidTr="00CB3640">
        <w:trPr>
          <w:tblCellSpacing w:w="15" w:type="dxa"/>
        </w:trPr>
        <w:tc>
          <w:tcPr>
            <w:tcW w:w="1258" w:type="pct"/>
            <w:vAlign w:val="center"/>
            <w:hideMark/>
          </w:tcPr>
          <w:p w:rsidR="00CB3640" w:rsidRPr="00CB3640" w:rsidRDefault="00CB3640" w:rsidP="00CB3640">
            <w:pPr>
              <w:spacing w:after="0" w:line="240" w:lineRule="auto"/>
              <w:jc w:val="both"/>
              <w:rPr>
                <w:rFonts w:ascii="Arial Narrow" w:eastAsia="Times New Roman" w:hAnsi="Arial Narrow" w:cs="Times New Roman"/>
                <w:color w:val="000000" w:themeColor="text1"/>
                <w:sz w:val="24"/>
                <w:szCs w:val="24"/>
              </w:rPr>
            </w:pPr>
            <w:r w:rsidRPr="00CB3640">
              <w:rPr>
                <w:rFonts w:ascii="Arial Narrow" w:eastAsia="Times New Roman" w:hAnsi="Arial Narrow" w:cs="Times New Roman"/>
                <w:color w:val="000000" w:themeColor="text1"/>
                <w:sz w:val="24"/>
                <w:szCs w:val="24"/>
              </w:rPr>
              <w:t>F</w:t>
            </w:r>
          </w:p>
        </w:tc>
        <w:tc>
          <w:tcPr>
            <w:tcW w:w="889" w:type="pct"/>
            <w:vAlign w:val="center"/>
            <w:hideMark/>
          </w:tcPr>
          <w:p w:rsidR="00CB3640" w:rsidRPr="00CB3640" w:rsidRDefault="00CB3640" w:rsidP="00CB3640">
            <w:pPr>
              <w:spacing w:after="0" w:line="240" w:lineRule="auto"/>
              <w:jc w:val="both"/>
              <w:rPr>
                <w:rFonts w:ascii="Arial Narrow" w:eastAsia="Times New Roman" w:hAnsi="Arial Narrow" w:cs="Times New Roman"/>
                <w:color w:val="000000" w:themeColor="text1"/>
                <w:sz w:val="24"/>
                <w:szCs w:val="24"/>
              </w:rPr>
            </w:pPr>
            <w:r w:rsidRPr="00CB3640">
              <w:rPr>
                <w:rFonts w:ascii="Arial Narrow" w:eastAsia="Times New Roman" w:hAnsi="Arial Narrow" w:cs="Times New Roman"/>
                <w:color w:val="000000" w:themeColor="text1"/>
                <w:sz w:val="24"/>
                <w:szCs w:val="24"/>
              </w:rPr>
              <w:t>8 bytes</w:t>
            </w:r>
          </w:p>
        </w:tc>
        <w:tc>
          <w:tcPr>
            <w:tcW w:w="2789" w:type="pct"/>
            <w:vAlign w:val="center"/>
            <w:hideMark/>
          </w:tcPr>
          <w:p w:rsidR="00CB3640" w:rsidRPr="00CB3640" w:rsidRDefault="00CB3640" w:rsidP="00BE1695">
            <w:pPr>
              <w:spacing w:after="0" w:line="240" w:lineRule="auto"/>
              <w:jc w:val="both"/>
              <w:rPr>
                <w:rFonts w:ascii="Arial Narrow" w:eastAsia="Times New Roman" w:hAnsi="Arial Narrow" w:cs="Times New Roman"/>
                <w:color w:val="000000" w:themeColor="text1"/>
                <w:sz w:val="24"/>
                <w:szCs w:val="24"/>
              </w:rPr>
            </w:pPr>
            <w:r w:rsidRPr="00CB3640">
              <w:rPr>
                <w:rFonts w:ascii="Arial Narrow" w:eastAsia="Times New Roman" w:hAnsi="Arial Narrow" w:cs="Times New Roman"/>
                <w:color w:val="000000" w:themeColor="text1"/>
                <w:sz w:val="24"/>
                <w:szCs w:val="24"/>
              </w:rPr>
              <w:t>2.2250738585072014E-308</w:t>
            </w:r>
            <w:r w:rsidR="00BE1695" w:rsidRPr="00BE1695">
              <w:rPr>
                <w:rFonts w:ascii="Arial Narrow" w:eastAsia="Times New Roman" w:hAnsi="Arial Narrow" w:cs="Times New Roman"/>
                <w:color w:val="000000" w:themeColor="text1"/>
                <w:sz w:val="24"/>
                <w:szCs w:val="24"/>
              </w:rPr>
              <w:t>..</w:t>
            </w:r>
            <w:r w:rsidRPr="00CB3640">
              <w:rPr>
                <w:rFonts w:ascii="Arial Narrow" w:eastAsia="Times New Roman" w:hAnsi="Arial Narrow" w:cs="Times New Roman"/>
                <w:color w:val="000000" w:themeColor="text1"/>
                <w:sz w:val="24"/>
                <w:szCs w:val="24"/>
              </w:rPr>
              <w:t>1.7976931348623157E+308 positive or negative</w:t>
            </w:r>
          </w:p>
        </w:tc>
      </w:tr>
      <w:tr w:rsidR="00CB3640" w:rsidRPr="00CB3640" w:rsidTr="00CB3640">
        <w:trPr>
          <w:tblCellSpacing w:w="15" w:type="dxa"/>
        </w:trPr>
        <w:tc>
          <w:tcPr>
            <w:tcW w:w="1258" w:type="pct"/>
            <w:vAlign w:val="center"/>
            <w:hideMark/>
          </w:tcPr>
          <w:p w:rsidR="00CB3640" w:rsidRPr="00192A65" w:rsidRDefault="00CB3640" w:rsidP="00192A65">
            <w:pPr>
              <w:spacing w:after="0" w:line="240" w:lineRule="auto"/>
              <w:jc w:val="both"/>
              <w:rPr>
                <w:rFonts w:ascii="Arial Narrow" w:eastAsia="Times New Roman" w:hAnsi="Arial Narrow" w:cs="Times New Roman"/>
                <w:color w:val="000000" w:themeColor="text1"/>
                <w:sz w:val="24"/>
                <w:szCs w:val="24"/>
              </w:rPr>
            </w:pPr>
            <w:r w:rsidRPr="00192A65">
              <w:rPr>
                <w:rFonts w:ascii="Arial Narrow" w:eastAsia="Times New Roman" w:hAnsi="Arial Narrow" w:cs="Times New Roman"/>
                <w:color w:val="000000" w:themeColor="text1"/>
                <w:sz w:val="24"/>
                <w:szCs w:val="24"/>
              </w:rPr>
              <w:t>P</w:t>
            </w:r>
            <w:r w:rsidR="00192A65" w:rsidRPr="00192A65">
              <w:rPr>
                <w:rFonts w:ascii="Arial Narrow" w:eastAsia="Times New Roman" w:hAnsi="Arial Narrow" w:cs="Times New Roman"/>
                <w:color w:val="000000" w:themeColor="text1"/>
                <w:sz w:val="24"/>
                <w:szCs w:val="24"/>
              </w:rPr>
              <w:t xml:space="preserve"> - </w:t>
            </w:r>
            <w:r w:rsidR="00192A65">
              <w:rPr>
                <w:rFonts w:ascii="Arial Narrow" w:eastAsia="Times New Roman" w:hAnsi="Arial Narrow" w:cs="Times New Roman"/>
                <w:color w:val="000000" w:themeColor="text1"/>
                <w:sz w:val="24"/>
                <w:szCs w:val="24"/>
              </w:rPr>
              <w:t>p</w:t>
            </w:r>
            <w:r w:rsidR="00192A65" w:rsidRPr="00192A65">
              <w:rPr>
                <w:rFonts w:ascii="Arial Narrow" w:hAnsi="Arial Narrow"/>
                <w:sz w:val="24"/>
                <w:szCs w:val="24"/>
              </w:rPr>
              <w:t>acked number</w:t>
            </w:r>
          </w:p>
        </w:tc>
        <w:tc>
          <w:tcPr>
            <w:tcW w:w="889" w:type="pct"/>
            <w:vAlign w:val="center"/>
            <w:hideMark/>
          </w:tcPr>
          <w:p w:rsidR="00CB3640" w:rsidRPr="00CB3640" w:rsidRDefault="00CB3640" w:rsidP="00CB3640">
            <w:pPr>
              <w:spacing w:after="0" w:line="240" w:lineRule="auto"/>
              <w:jc w:val="both"/>
              <w:rPr>
                <w:rFonts w:ascii="Arial Narrow" w:eastAsia="Times New Roman" w:hAnsi="Arial Narrow" w:cs="Times New Roman"/>
                <w:color w:val="000000" w:themeColor="text1"/>
                <w:sz w:val="24"/>
                <w:szCs w:val="24"/>
              </w:rPr>
            </w:pPr>
            <w:r w:rsidRPr="00CB3640">
              <w:rPr>
                <w:rFonts w:ascii="Arial Narrow" w:eastAsia="Times New Roman" w:hAnsi="Arial Narrow" w:cs="Times New Roman"/>
                <w:color w:val="000000" w:themeColor="text1"/>
                <w:sz w:val="24"/>
                <w:szCs w:val="24"/>
              </w:rPr>
              <w:t>8 bytes</w:t>
            </w:r>
          </w:p>
        </w:tc>
        <w:tc>
          <w:tcPr>
            <w:tcW w:w="2789" w:type="pct"/>
            <w:vAlign w:val="center"/>
            <w:hideMark/>
          </w:tcPr>
          <w:p w:rsidR="00CB3640" w:rsidRPr="00CB3640" w:rsidRDefault="00CB3640" w:rsidP="00BE1695">
            <w:pPr>
              <w:spacing w:after="0" w:line="240" w:lineRule="auto"/>
              <w:jc w:val="both"/>
              <w:rPr>
                <w:rFonts w:ascii="Arial Narrow" w:eastAsia="Times New Roman" w:hAnsi="Arial Narrow" w:cs="Times New Roman"/>
                <w:color w:val="000000" w:themeColor="text1"/>
                <w:sz w:val="24"/>
                <w:szCs w:val="24"/>
              </w:rPr>
            </w:pPr>
            <w:r w:rsidRPr="00CB3640">
              <w:rPr>
                <w:rFonts w:ascii="Arial Narrow" w:eastAsia="Times New Roman" w:hAnsi="Arial Narrow" w:cs="Times New Roman"/>
                <w:color w:val="000000" w:themeColor="text1"/>
                <w:sz w:val="24"/>
                <w:szCs w:val="24"/>
              </w:rPr>
              <w:t xml:space="preserve">[-10^(2len -1) +1] to [+10^(2len -1) 1] </w:t>
            </w:r>
            <w:r w:rsidR="00BE1695" w:rsidRPr="00BE1695">
              <w:rPr>
                <w:rFonts w:ascii="Arial Narrow" w:eastAsia="Times New Roman" w:hAnsi="Arial Narrow" w:cs="Times New Roman"/>
                <w:color w:val="000000" w:themeColor="text1"/>
                <w:sz w:val="24"/>
                <w:szCs w:val="24"/>
              </w:rPr>
              <w:t xml:space="preserve">- </w:t>
            </w:r>
            <w:r w:rsidRPr="00CB3640">
              <w:rPr>
                <w:rFonts w:ascii="Arial Narrow" w:eastAsia="Times New Roman" w:hAnsi="Arial Narrow" w:cs="Times New Roman"/>
                <w:color w:val="000000" w:themeColor="text1"/>
                <w:sz w:val="24"/>
                <w:szCs w:val="24"/>
              </w:rPr>
              <w:t>where len = fixed length</w:t>
            </w:r>
          </w:p>
        </w:tc>
      </w:tr>
      <w:tr w:rsidR="00CB3640" w:rsidRPr="00CB3640" w:rsidTr="00CB3640">
        <w:trPr>
          <w:tblCellSpacing w:w="15" w:type="dxa"/>
        </w:trPr>
        <w:tc>
          <w:tcPr>
            <w:tcW w:w="1258" w:type="pct"/>
            <w:vAlign w:val="center"/>
            <w:hideMark/>
          </w:tcPr>
          <w:p w:rsidR="00CB3640" w:rsidRPr="00CB3640" w:rsidRDefault="00CB3640" w:rsidP="00CB3640">
            <w:pPr>
              <w:spacing w:after="0" w:line="240" w:lineRule="auto"/>
              <w:jc w:val="both"/>
              <w:rPr>
                <w:rFonts w:ascii="Arial Narrow" w:eastAsia="Times New Roman" w:hAnsi="Arial Narrow" w:cs="Times New Roman"/>
                <w:color w:val="000000" w:themeColor="text1"/>
                <w:sz w:val="24"/>
                <w:szCs w:val="24"/>
              </w:rPr>
            </w:pPr>
            <w:r w:rsidRPr="00CB3640">
              <w:rPr>
                <w:rFonts w:ascii="Arial Narrow" w:eastAsia="Times New Roman" w:hAnsi="Arial Narrow" w:cs="Times New Roman"/>
                <w:color w:val="000000" w:themeColor="text1"/>
                <w:sz w:val="24"/>
                <w:szCs w:val="24"/>
              </w:rPr>
              <w:lastRenderedPageBreak/>
              <w:t>STRING</w:t>
            </w:r>
          </w:p>
        </w:tc>
        <w:tc>
          <w:tcPr>
            <w:tcW w:w="889" w:type="pct"/>
            <w:vAlign w:val="center"/>
            <w:hideMark/>
          </w:tcPr>
          <w:p w:rsidR="00CB3640" w:rsidRPr="00CB3640" w:rsidRDefault="00CB3640" w:rsidP="00CB3640">
            <w:pPr>
              <w:spacing w:after="0" w:line="240" w:lineRule="auto"/>
              <w:jc w:val="both"/>
              <w:rPr>
                <w:rFonts w:ascii="Arial Narrow" w:eastAsia="Times New Roman" w:hAnsi="Arial Narrow" w:cs="Times New Roman"/>
                <w:color w:val="000000" w:themeColor="text1"/>
                <w:sz w:val="24"/>
                <w:szCs w:val="24"/>
              </w:rPr>
            </w:pPr>
            <w:r w:rsidRPr="00CB3640">
              <w:rPr>
                <w:rFonts w:ascii="Arial Narrow" w:eastAsia="Times New Roman" w:hAnsi="Arial Narrow" w:cs="Times New Roman"/>
                <w:color w:val="000000" w:themeColor="text1"/>
                <w:sz w:val="24"/>
                <w:szCs w:val="24"/>
              </w:rPr>
              <w:t>Variable</w:t>
            </w:r>
          </w:p>
        </w:tc>
        <w:tc>
          <w:tcPr>
            <w:tcW w:w="2789" w:type="pct"/>
            <w:vAlign w:val="center"/>
            <w:hideMark/>
          </w:tcPr>
          <w:p w:rsidR="00CB3640" w:rsidRPr="00CB3640" w:rsidRDefault="00CB3640" w:rsidP="00CB3640">
            <w:pPr>
              <w:spacing w:after="0" w:line="240" w:lineRule="auto"/>
              <w:jc w:val="both"/>
              <w:rPr>
                <w:rFonts w:ascii="Arial Narrow" w:eastAsia="Times New Roman" w:hAnsi="Arial Narrow" w:cs="Times New Roman"/>
                <w:color w:val="000000" w:themeColor="text1"/>
                <w:sz w:val="24"/>
                <w:szCs w:val="24"/>
              </w:rPr>
            </w:pPr>
            <w:r w:rsidRPr="00CB3640">
              <w:rPr>
                <w:rFonts w:ascii="Arial Narrow" w:eastAsia="Times New Roman" w:hAnsi="Arial Narrow" w:cs="Times New Roman"/>
                <w:color w:val="000000" w:themeColor="text1"/>
                <w:sz w:val="24"/>
                <w:szCs w:val="24"/>
              </w:rPr>
              <w:t>Any alphanumeric characters</w:t>
            </w:r>
          </w:p>
        </w:tc>
      </w:tr>
      <w:tr w:rsidR="00CB3640" w:rsidRPr="00CB3640" w:rsidTr="00CB3640">
        <w:trPr>
          <w:tblCellSpacing w:w="15" w:type="dxa"/>
        </w:trPr>
        <w:tc>
          <w:tcPr>
            <w:tcW w:w="1258" w:type="pct"/>
            <w:vAlign w:val="center"/>
            <w:hideMark/>
          </w:tcPr>
          <w:p w:rsidR="00CB3640" w:rsidRPr="00CB3640" w:rsidRDefault="00CB3640" w:rsidP="00BE1695">
            <w:pPr>
              <w:spacing w:after="0" w:line="240" w:lineRule="auto"/>
              <w:jc w:val="both"/>
              <w:rPr>
                <w:rFonts w:ascii="Arial Narrow" w:eastAsia="Times New Roman" w:hAnsi="Arial Narrow" w:cs="Times New Roman"/>
                <w:color w:val="000000" w:themeColor="text1"/>
                <w:sz w:val="24"/>
                <w:szCs w:val="24"/>
              </w:rPr>
            </w:pPr>
            <w:r w:rsidRPr="00CB3640">
              <w:rPr>
                <w:rFonts w:ascii="Arial Narrow" w:eastAsia="Times New Roman" w:hAnsi="Arial Narrow" w:cs="Times New Roman"/>
                <w:color w:val="000000" w:themeColor="text1"/>
                <w:sz w:val="24"/>
                <w:szCs w:val="24"/>
              </w:rPr>
              <w:t xml:space="preserve">XSTRING </w:t>
            </w:r>
            <w:r w:rsidR="00BE1695">
              <w:rPr>
                <w:rFonts w:ascii="Arial Narrow" w:eastAsia="Times New Roman" w:hAnsi="Arial Narrow" w:cs="Times New Roman"/>
                <w:color w:val="000000" w:themeColor="text1"/>
                <w:sz w:val="24"/>
                <w:szCs w:val="24"/>
                <w:lang w:val="ru-RU"/>
              </w:rPr>
              <w:t xml:space="preserve">- </w:t>
            </w:r>
            <w:r w:rsidRPr="00CB3640">
              <w:rPr>
                <w:rFonts w:ascii="Arial Narrow" w:eastAsia="Times New Roman" w:hAnsi="Arial Narrow" w:cs="Times New Roman"/>
                <w:color w:val="000000" w:themeColor="text1"/>
                <w:sz w:val="24"/>
                <w:szCs w:val="24"/>
              </w:rPr>
              <w:t>byte string</w:t>
            </w:r>
          </w:p>
        </w:tc>
        <w:tc>
          <w:tcPr>
            <w:tcW w:w="889" w:type="pct"/>
            <w:vAlign w:val="center"/>
            <w:hideMark/>
          </w:tcPr>
          <w:p w:rsidR="00CB3640" w:rsidRPr="00CB3640" w:rsidRDefault="00CB3640" w:rsidP="00CB3640">
            <w:pPr>
              <w:spacing w:after="0" w:line="240" w:lineRule="auto"/>
              <w:jc w:val="both"/>
              <w:rPr>
                <w:rFonts w:ascii="Arial Narrow" w:eastAsia="Times New Roman" w:hAnsi="Arial Narrow" w:cs="Times New Roman"/>
                <w:color w:val="000000" w:themeColor="text1"/>
                <w:sz w:val="24"/>
                <w:szCs w:val="24"/>
              </w:rPr>
            </w:pPr>
            <w:r w:rsidRPr="00CB3640">
              <w:rPr>
                <w:rFonts w:ascii="Arial Narrow" w:eastAsia="Times New Roman" w:hAnsi="Arial Narrow" w:cs="Times New Roman"/>
                <w:color w:val="000000" w:themeColor="text1"/>
                <w:sz w:val="24"/>
                <w:szCs w:val="24"/>
              </w:rPr>
              <w:t>Variable</w:t>
            </w:r>
          </w:p>
        </w:tc>
        <w:tc>
          <w:tcPr>
            <w:tcW w:w="2789" w:type="pct"/>
            <w:vAlign w:val="center"/>
            <w:hideMark/>
          </w:tcPr>
          <w:p w:rsidR="00CB3640" w:rsidRPr="00CB3640" w:rsidRDefault="00CB3640" w:rsidP="00BE1695">
            <w:pPr>
              <w:spacing w:after="0" w:line="240" w:lineRule="auto"/>
              <w:jc w:val="both"/>
              <w:rPr>
                <w:rFonts w:ascii="Arial Narrow" w:eastAsia="Times New Roman" w:hAnsi="Arial Narrow" w:cs="Times New Roman"/>
                <w:color w:val="000000" w:themeColor="text1"/>
                <w:sz w:val="24"/>
                <w:szCs w:val="24"/>
              </w:rPr>
            </w:pPr>
            <w:r w:rsidRPr="00CB3640">
              <w:rPr>
                <w:rFonts w:ascii="Arial Narrow" w:eastAsia="Times New Roman" w:hAnsi="Arial Narrow" w:cs="Times New Roman"/>
                <w:color w:val="000000" w:themeColor="text1"/>
                <w:sz w:val="24"/>
                <w:szCs w:val="24"/>
              </w:rPr>
              <w:t xml:space="preserve">Any byte values </w:t>
            </w:r>
            <w:r w:rsidR="00BE1695" w:rsidRPr="00BE1695">
              <w:rPr>
                <w:rFonts w:ascii="Arial Narrow" w:eastAsia="Times New Roman" w:hAnsi="Arial Narrow" w:cs="Times New Roman"/>
                <w:color w:val="000000" w:themeColor="text1"/>
                <w:sz w:val="24"/>
                <w:szCs w:val="24"/>
              </w:rPr>
              <w:t xml:space="preserve">– </w:t>
            </w:r>
            <w:r w:rsidRPr="00CB3640">
              <w:rPr>
                <w:rFonts w:ascii="Arial Narrow" w:eastAsia="Times New Roman" w:hAnsi="Arial Narrow" w:cs="Times New Roman"/>
                <w:color w:val="000000" w:themeColor="text1"/>
                <w:sz w:val="24"/>
                <w:szCs w:val="24"/>
              </w:rPr>
              <w:t>00</w:t>
            </w:r>
            <w:r w:rsidR="00BE1695" w:rsidRPr="00BE1695">
              <w:rPr>
                <w:rFonts w:ascii="Arial Narrow" w:eastAsia="Times New Roman" w:hAnsi="Arial Narrow" w:cs="Times New Roman"/>
                <w:color w:val="000000" w:themeColor="text1"/>
                <w:sz w:val="24"/>
                <w:szCs w:val="24"/>
              </w:rPr>
              <w:t>..</w:t>
            </w:r>
            <w:r w:rsidRPr="00CB3640">
              <w:rPr>
                <w:rFonts w:ascii="Arial Narrow" w:eastAsia="Times New Roman" w:hAnsi="Arial Narrow" w:cs="Times New Roman"/>
                <w:color w:val="000000" w:themeColor="text1"/>
                <w:sz w:val="24"/>
                <w:szCs w:val="24"/>
              </w:rPr>
              <w:t>FF</w:t>
            </w:r>
          </w:p>
        </w:tc>
      </w:tr>
    </w:tbl>
    <w:p w:rsidR="00CB3640" w:rsidRDefault="00CB3640" w:rsidP="00CB3640">
      <w:pPr>
        <w:spacing w:after="0" w:line="240" w:lineRule="auto"/>
        <w:ind w:firstLine="567"/>
        <w:jc w:val="both"/>
        <w:rPr>
          <w:rFonts w:ascii="Arial Narrow" w:hAnsi="Arial Narrow"/>
          <w:color w:val="000000" w:themeColor="text1"/>
          <w:sz w:val="24"/>
          <w:szCs w:val="24"/>
        </w:rPr>
      </w:pPr>
    </w:p>
    <w:p w:rsidR="00192A65" w:rsidRPr="00192A65" w:rsidRDefault="00192A65" w:rsidP="00CB3640">
      <w:pPr>
        <w:spacing w:after="0" w:line="240" w:lineRule="auto"/>
        <w:ind w:firstLine="567"/>
        <w:jc w:val="both"/>
        <w:rPr>
          <w:rFonts w:ascii="Arial Narrow" w:hAnsi="Arial Narrow"/>
          <w:i/>
          <w:color w:val="C00000"/>
          <w:sz w:val="24"/>
          <w:szCs w:val="24"/>
          <w:lang w:val="ru-RU"/>
        </w:rPr>
      </w:pPr>
      <w:r w:rsidRPr="00192A65">
        <w:rPr>
          <w:rFonts w:ascii="Arial Narrow" w:hAnsi="Arial Narrow"/>
          <w:i/>
          <w:color w:val="C00000"/>
          <w:sz w:val="24"/>
          <w:szCs w:val="24"/>
          <w:lang w:val="ru-RU"/>
        </w:rPr>
        <w:t xml:space="preserve">Чем </w:t>
      </w:r>
      <w:r w:rsidRPr="00192A65">
        <w:rPr>
          <w:rFonts w:ascii="Arial Narrow" w:hAnsi="Arial Narrow"/>
          <w:i/>
          <w:color w:val="C00000"/>
          <w:sz w:val="24"/>
          <w:szCs w:val="24"/>
        </w:rPr>
        <w:t>P</w:t>
      </w:r>
      <w:r w:rsidRPr="00192A65">
        <w:rPr>
          <w:rFonts w:ascii="Arial Narrow" w:hAnsi="Arial Narrow"/>
          <w:i/>
          <w:color w:val="C00000"/>
          <w:sz w:val="24"/>
          <w:szCs w:val="24"/>
          <w:lang w:val="ru-RU"/>
        </w:rPr>
        <w:t xml:space="preserve"> отличается от </w:t>
      </w:r>
      <w:r w:rsidRPr="00192A65">
        <w:rPr>
          <w:rFonts w:ascii="Arial Narrow" w:hAnsi="Arial Narrow"/>
          <w:i/>
          <w:color w:val="C00000"/>
          <w:sz w:val="24"/>
          <w:szCs w:val="24"/>
        </w:rPr>
        <w:t>F</w:t>
      </w:r>
      <w:r w:rsidRPr="00192A65">
        <w:rPr>
          <w:rFonts w:ascii="Arial Narrow" w:hAnsi="Arial Narrow"/>
          <w:i/>
          <w:color w:val="C00000"/>
          <w:sz w:val="24"/>
          <w:szCs w:val="24"/>
          <w:lang w:val="ru-RU"/>
        </w:rPr>
        <w:t>?</w:t>
      </w:r>
    </w:p>
    <w:p w:rsidR="00192A65" w:rsidRDefault="00192A65" w:rsidP="00CB3640">
      <w:pPr>
        <w:spacing w:after="0" w:line="240" w:lineRule="auto"/>
        <w:ind w:firstLine="567"/>
        <w:jc w:val="both"/>
        <w:rPr>
          <w:rFonts w:ascii="Arial Narrow" w:hAnsi="Arial Narrow"/>
          <w:color w:val="000000" w:themeColor="text1"/>
          <w:sz w:val="24"/>
          <w:szCs w:val="24"/>
          <w:lang w:val="ru-RU"/>
        </w:rPr>
      </w:pPr>
    </w:p>
    <w:p w:rsidR="00192A65" w:rsidRDefault="00192A65" w:rsidP="00CB3640">
      <w:pPr>
        <w:spacing w:after="0" w:line="240" w:lineRule="auto"/>
        <w:ind w:firstLine="567"/>
        <w:jc w:val="both"/>
        <w:rPr>
          <w:rFonts w:ascii="Arial Narrow" w:hAnsi="Arial Narrow"/>
          <w:sz w:val="24"/>
          <w:szCs w:val="24"/>
        </w:rPr>
      </w:pPr>
      <w:r w:rsidRPr="00192A65">
        <w:rPr>
          <w:rFonts w:ascii="Arial Narrow" w:hAnsi="Arial Narrow"/>
          <w:sz w:val="24"/>
          <w:szCs w:val="24"/>
        </w:rPr>
        <w:t xml:space="preserve">Type </w:t>
      </w:r>
      <w:r w:rsidRPr="00C20EE6">
        <w:rPr>
          <w:rFonts w:ascii="Arial Narrow" w:hAnsi="Arial Narrow"/>
          <w:b/>
          <w:i/>
          <w:sz w:val="24"/>
          <w:szCs w:val="24"/>
        </w:rPr>
        <w:t>STRING</w:t>
      </w:r>
      <w:r w:rsidRPr="00192A65">
        <w:rPr>
          <w:rFonts w:ascii="Arial Narrow" w:hAnsi="Arial Narrow"/>
          <w:b/>
          <w:sz w:val="24"/>
          <w:szCs w:val="24"/>
        </w:rPr>
        <w:t xml:space="preserve"> </w:t>
      </w:r>
      <w:r>
        <w:rPr>
          <w:rFonts w:ascii="Arial Narrow" w:hAnsi="Arial Narrow"/>
          <w:sz w:val="24"/>
          <w:szCs w:val="24"/>
        </w:rPr>
        <w:t xml:space="preserve">- </w:t>
      </w:r>
      <w:r w:rsidRPr="00192A65">
        <w:rPr>
          <w:rFonts w:ascii="Arial Narrow" w:hAnsi="Arial Narrow"/>
          <w:sz w:val="24"/>
          <w:szCs w:val="24"/>
        </w:rPr>
        <w:t>should be used where fixed length is not important.</w:t>
      </w:r>
    </w:p>
    <w:p w:rsidR="00192A65" w:rsidRPr="00192A65" w:rsidRDefault="00192A65" w:rsidP="00CB3640">
      <w:pPr>
        <w:spacing w:after="0" w:line="240" w:lineRule="auto"/>
        <w:ind w:firstLine="567"/>
        <w:jc w:val="both"/>
        <w:rPr>
          <w:rFonts w:ascii="Arial Narrow" w:hAnsi="Arial Narrow"/>
          <w:color w:val="000000" w:themeColor="text1"/>
          <w:sz w:val="24"/>
          <w:szCs w:val="24"/>
        </w:rPr>
      </w:pPr>
    </w:p>
    <w:p w:rsidR="008B1EFF" w:rsidRDefault="00CB3640" w:rsidP="00CB3640">
      <w:pPr>
        <w:pStyle w:val="HTML"/>
        <w:ind w:firstLine="567"/>
        <w:jc w:val="both"/>
        <w:rPr>
          <w:rStyle w:val="pln"/>
          <w:rFonts w:ascii="Arial Narrow" w:hAnsi="Arial Narrow"/>
          <w:color w:val="000000" w:themeColor="text1"/>
          <w:sz w:val="24"/>
          <w:szCs w:val="24"/>
        </w:rPr>
      </w:pPr>
      <w:r w:rsidRPr="00CB3640">
        <w:rPr>
          <w:rStyle w:val="pln"/>
          <w:rFonts w:ascii="Arial Narrow" w:hAnsi="Arial Narrow"/>
          <w:color w:val="000000" w:themeColor="text1"/>
          <w:sz w:val="24"/>
          <w:szCs w:val="24"/>
        </w:rPr>
        <w:t>DATA</w:t>
      </w:r>
      <w:r w:rsidR="008B1EFF">
        <w:rPr>
          <w:rStyle w:val="pln"/>
          <w:rFonts w:ascii="Arial Narrow" w:hAnsi="Arial Narrow"/>
          <w:color w:val="000000" w:themeColor="text1"/>
          <w:sz w:val="24"/>
          <w:szCs w:val="24"/>
        </w:rPr>
        <w:t>:</w:t>
      </w:r>
    </w:p>
    <w:p w:rsidR="00CB3640" w:rsidRDefault="008B1EFF" w:rsidP="00CB3640">
      <w:pPr>
        <w:pStyle w:val="HTML"/>
        <w:ind w:firstLine="567"/>
        <w:jc w:val="both"/>
        <w:rPr>
          <w:rStyle w:val="pln"/>
          <w:rFonts w:ascii="Arial Narrow" w:hAnsi="Arial Narrow"/>
          <w:color w:val="000000" w:themeColor="text1"/>
          <w:sz w:val="24"/>
          <w:szCs w:val="24"/>
        </w:rPr>
      </w:pPr>
      <w:r>
        <w:rPr>
          <w:rStyle w:val="pln"/>
          <w:rFonts w:ascii="Arial Narrow" w:hAnsi="Arial Narrow"/>
          <w:color w:val="000000" w:themeColor="text1"/>
          <w:sz w:val="24"/>
          <w:szCs w:val="24"/>
        </w:rPr>
        <w:tab/>
      </w:r>
      <w:r w:rsidR="00CB3640" w:rsidRPr="00CB3640">
        <w:rPr>
          <w:rStyle w:val="pln"/>
          <w:rFonts w:ascii="Arial Narrow" w:hAnsi="Arial Narrow"/>
          <w:color w:val="000000" w:themeColor="text1"/>
          <w:sz w:val="24"/>
          <w:szCs w:val="24"/>
        </w:rPr>
        <w:t xml:space="preserve">text_line </w:t>
      </w:r>
      <w:r w:rsidR="00CB3640" w:rsidRPr="00C20EE6">
        <w:rPr>
          <w:rStyle w:val="pln"/>
          <w:rFonts w:ascii="Arial Narrow" w:hAnsi="Arial Narrow"/>
          <w:color w:val="000000" w:themeColor="text1"/>
          <w:sz w:val="24"/>
          <w:szCs w:val="24"/>
          <w:shd w:val="clear" w:color="auto" w:fill="F2F2F2" w:themeFill="background1" w:themeFillShade="F2"/>
        </w:rPr>
        <w:t xml:space="preserve">TYPE </w:t>
      </w:r>
      <w:r w:rsidR="00CB3640" w:rsidRPr="00C20EE6">
        <w:rPr>
          <w:rStyle w:val="pln"/>
          <w:rFonts w:ascii="Arial Narrow" w:hAnsi="Arial Narrow"/>
          <w:i/>
          <w:color w:val="385623" w:themeColor="accent6" w:themeShade="80"/>
          <w:sz w:val="24"/>
          <w:szCs w:val="24"/>
          <w:shd w:val="clear" w:color="auto" w:fill="F2F2F2" w:themeFill="background1" w:themeFillShade="F2"/>
        </w:rPr>
        <w:t>C</w:t>
      </w:r>
      <w:r w:rsidR="00CB3640" w:rsidRPr="00C20EE6">
        <w:rPr>
          <w:rStyle w:val="pln"/>
          <w:rFonts w:ascii="Arial Narrow" w:hAnsi="Arial Narrow"/>
          <w:color w:val="000000" w:themeColor="text1"/>
          <w:sz w:val="24"/>
          <w:szCs w:val="24"/>
          <w:shd w:val="clear" w:color="auto" w:fill="F2F2F2" w:themeFill="background1" w:themeFillShade="F2"/>
        </w:rPr>
        <w:t xml:space="preserve"> LENGTH </w:t>
      </w:r>
      <w:r w:rsidR="00CB3640" w:rsidRPr="00C20EE6">
        <w:rPr>
          <w:rStyle w:val="lit"/>
          <w:rFonts w:ascii="Arial Narrow" w:hAnsi="Arial Narrow"/>
          <w:color w:val="000000" w:themeColor="text1"/>
          <w:sz w:val="24"/>
          <w:szCs w:val="24"/>
          <w:shd w:val="clear" w:color="auto" w:fill="F2F2F2" w:themeFill="background1" w:themeFillShade="F2"/>
        </w:rPr>
        <w:t>40</w:t>
      </w:r>
      <w:r w:rsidRPr="00326DF1">
        <w:rPr>
          <w:rStyle w:val="lit"/>
          <w:rFonts w:ascii="Arial Narrow" w:hAnsi="Arial Narrow"/>
          <w:color w:val="000000" w:themeColor="text1"/>
          <w:sz w:val="24"/>
          <w:szCs w:val="24"/>
        </w:rPr>
        <w:t xml:space="preserve"> </w:t>
      </w:r>
      <w:r>
        <w:rPr>
          <w:rStyle w:val="lit"/>
          <w:rFonts w:ascii="Arial Narrow" w:hAnsi="Arial Narrow"/>
          <w:color w:val="000000" w:themeColor="text1"/>
          <w:sz w:val="24"/>
          <w:szCs w:val="24"/>
        </w:rPr>
        <w:t>value</w:t>
      </w:r>
      <w:r w:rsidR="00CB3640" w:rsidRPr="00CB3640">
        <w:rPr>
          <w:rStyle w:val="pln"/>
          <w:rFonts w:ascii="Arial Narrow" w:hAnsi="Arial Narrow"/>
          <w:color w:val="000000" w:themeColor="text1"/>
          <w:sz w:val="24"/>
          <w:szCs w:val="24"/>
        </w:rPr>
        <w:t xml:space="preserve"> </w:t>
      </w:r>
      <w:r w:rsidR="00CB3640" w:rsidRPr="00CB3640">
        <w:rPr>
          <w:rStyle w:val="str"/>
          <w:rFonts w:ascii="Arial Narrow" w:hAnsi="Arial Narrow"/>
          <w:color w:val="000000" w:themeColor="text1"/>
          <w:sz w:val="24"/>
          <w:szCs w:val="24"/>
        </w:rPr>
        <w:t>'A Chapter on Data Types'</w:t>
      </w:r>
      <w:r>
        <w:rPr>
          <w:rStyle w:val="str"/>
          <w:rFonts w:ascii="Arial Narrow" w:hAnsi="Arial Narrow"/>
          <w:color w:val="000000" w:themeColor="text1"/>
          <w:sz w:val="24"/>
          <w:szCs w:val="24"/>
        </w:rPr>
        <w:t>,</w:t>
      </w:r>
      <w:r w:rsidR="00CB3640" w:rsidRPr="00CB3640">
        <w:rPr>
          <w:rStyle w:val="pln"/>
          <w:rFonts w:ascii="Arial Narrow" w:hAnsi="Arial Narrow"/>
          <w:color w:val="000000" w:themeColor="text1"/>
          <w:sz w:val="24"/>
          <w:szCs w:val="24"/>
        </w:rPr>
        <w:t xml:space="preserve"> </w:t>
      </w:r>
    </w:p>
    <w:p w:rsidR="008B1EFF" w:rsidRDefault="008B1EFF" w:rsidP="008B1EFF">
      <w:pPr>
        <w:pStyle w:val="HTML"/>
        <w:ind w:firstLine="567"/>
        <w:jc w:val="both"/>
        <w:rPr>
          <w:rStyle w:val="pln"/>
          <w:rFonts w:ascii="Arial Narrow" w:hAnsi="Arial Narrow"/>
          <w:color w:val="000000" w:themeColor="text1"/>
          <w:sz w:val="24"/>
          <w:szCs w:val="24"/>
        </w:rPr>
      </w:pPr>
      <w:r>
        <w:rPr>
          <w:rStyle w:val="pln"/>
          <w:rFonts w:ascii="Arial Narrow" w:hAnsi="Arial Narrow"/>
          <w:color w:val="000000" w:themeColor="text1"/>
          <w:sz w:val="24"/>
          <w:szCs w:val="24"/>
        </w:rPr>
        <w:tab/>
      </w:r>
      <w:r w:rsidRPr="00CB3640">
        <w:rPr>
          <w:rStyle w:val="pln"/>
          <w:rFonts w:ascii="Arial Narrow" w:hAnsi="Arial Narrow"/>
          <w:color w:val="000000" w:themeColor="text1"/>
          <w:sz w:val="24"/>
          <w:szCs w:val="24"/>
        </w:rPr>
        <w:t>text_</w:t>
      </w:r>
      <w:r w:rsidRPr="008B1EFF">
        <w:rPr>
          <w:rStyle w:val="pln"/>
          <w:rFonts w:ascii="Arial Narrow" w:hAnsi="Arial Narrow"/>
          <w:color w:val="000000" w:themeColor="text1"/>
          <w:sz w:val="24"/>
          <w:szCs w:val="24"/>
        </w:rPr>
        <w:t xml:space="preserve">string </w:t>
      </w:r>
      <w:r w:rsidRPr="00C20EE6">
        <w:rPr>
          <w:rStyle w:val="pln"/>
          <w:rFonts w:ascii="Arial Narrow" w:hAnsi="Arial Narrow"/>
          <w:color w:val="000000" w:themeColor="text1"/>
          <w:sz w:val="24"/>
          <w:szCs w:val="24"/>
          <w:shd w:val="clear" w:color="auto" w:fill="F2F2F2" w:themeFill="background1" w:themeFillShade="F2"/>
        </w:rPr>
        <w:t xml:space="preserve">TYPE </w:t>
      </w:r>
      <w:r w:rsidRPr="00C20EE6">
        <w:rPr>
          <w:rStyle w:val="pln"/>
          <w:rFonts w:ascii="Arial Narrow" w:hAnsi="Arial Narrow"/>
          <w:i/>
          <w:color w:val="385623" w:themeColor="accent6" w:themeShade="80"/>
          <w:sz w:val="24"/>
          <w:szCs w:val="24"/>
          <w:shd w:val="clear" w:color="auto" w:fill="F2F2F2" w:themeFill="background1" w:themeFillShade="F2"/>
        </w:rPr>
        <w:t>STRING</w:t>
      </w:r>
      <w:r w:rsidRPr="00192A65">
        <w:rPr>
          <w:rStyle w:val="pln"/>
          <w:rFonts w:ascii="Arial Narrow" w:hAnsi="Arial Narrow"/>
          <w:color w:val="0070C0"/>
          <w:sz w:val="24"/>
          <w:szCs w:val="24"/>
        </w:rPr>
        <w:t xml:space="preserve"> </w:t>
      </w:r>
      <w:r>
        <w:rPr>
          <w:rStyle w:val="pln"/>
          <w:rFonts w:ascii="Arial Narrow" w:hAnsi="Arial Narrow"/>
          <w:color w:val="000000" w:themeColor="text1"/>
          <w:sz w:val="24"/>
          <w:szCs w:val="24"/>
        </w:rPr>
        <w:t xml:space="preserve">value </w:t>
      </w:r>
      <w:r w:rsidRPr="00CB3640">
        <w:rPr>
          <w:rStyle w:val="str"/>
          <w:rFonts w:ascii="Arial Narrow" w:hAnsi="Arial Narrow"/>
          <w:color w:val="000000" w:themeColor="text1"/>
          <w:sz w:val="24"/>
          <w:szCs w:val="24"/>
        </w:rPr>
        <w:t>'A Program in ABAP'</w:t>
      </w:r>
      <w:r w:rsidRPr="00CB3640">
        <w:rPr>
          <w:rStyle w:val="pun"/>
          <w:rFonts w:ascii="Arial Narrow" w:hAnsi="Arial Narrow"/>
          <w:color w:val="000000" w:themeColor="text1"/>
          <w:sz w:val="24"/>
          <w:szCs w:val="24"/>
        </w:rPr>
        <w:t>.</w:t>
      </w:r>
      <w:r w:rsidRPr="00CB3640">
        <w:rPr>
          <w:rStyle w:val="pln"/>
          <w:rFonts w:ascii="Arial Narrow" w:hAnsi="Arial Narrow"/>
          <w:color w:val="000000" w:themeColor="text1"/>
          <w:sz w:val="24"/>
          <w:szCs w:val="24"/>
        </w:rPr>
        <w:t xml:space="preserve"> </w:t>
      </w:r>
    </w:p>
    <w:p w:rsidR="008B1EFF" w:rsidRPr="00CB3640" w:rsidRDefault="008B1EFF" w:rsidP="008B1EFF">
      <w:pPr>
        <w:pStyle w:val="HTML"/>
        <w:ind w:firstLine="567"/>
        <w:jc w:val="both"/>
        <w:rPr>
          <w:rStyle w:val="pln"/>
          <w:rFonts w:ascii="Arial Narrow" w:hAnsi="Arial Narrow"/>
          <w:color w:val="000000" w:themeColor="text1"/>
          <w:sz w:val="24"/>
          <w:szCs w:val="24"/>
        </w:rPr>
      </w:pPr>
      <w:r>
        <w:rPr>
          <w:rStyle w:val="pln"/>
          <w:rFonts w:ascii="Arial Narrow" w:hAnsi="Arial Narrow"/>
          <w:color w:val="000000" w:themeColor="text1"/>
          <w:sz w:val="24"/>
          <w:szCs w:val="24"/>
        </w:rPr>
        <w:t xml:space="preserve">      </w:t>
      </w:r>
      <w:r w:rsidRPr="00CB3640">
        <w:rPr>
          <w:rStyle w:val="pln"/>
          <w:rFonts w:ascii="Arial Narrow" w:hAnsi="Arial Narrow"/>
          <w:color w:val="000000" w:themeColor="text1"/>
          <w:sz w:val="24"/>
          <w:szCs w:val="24"/>
        </w:rPr>
        <w:t xml:space="preserve">d_date </w:t>
      </w:r>
      <w:r w:rsidRPr="00C20EE6">
        <w:rPr>
          <w:rStyle w:val="pln"/>
          <w:rFonts w:ascii="Arial Narrow" w:hAnsi="Arial Narrow"/>
          <w:color w:val="000000" w:themeColor="text1"/>
          <w:sz w:val="24"/>
          <w:szCs w:val="24"/>
          <w:shd w:val="clear" w:color="auto" w:fill="F2F2F2" w:themeFill="background1" w:themeFillShade="F2"/>
        </w:rPr>
        <w:t xml:space="preserve">TYPE </w:t>
      </w:r>
      <w:r w:rsidRPr="00C20EE6">
        <w:rPr>
          <w:rStyle w:val="pln"/>
          <w:rFonts w:ascii="Arial Narrow" w:hAnsi="Arial Narrow"/>
          <w:i/>
          <w:color w:val="385623" w:themeColor="accent6" w:themeShade="80"/>
          <w:sz w:val="24"/>
          <w:szCs w:val="24"/>
          <w:shd w:val="clear" w:color="auto" w:fill="F2F2F2" w:themeFill="background1" w:themeFillShade="F2"/>
        </w:rPr>
        <w:t>D</w:t>
      </w:r>
      <w:r w:rsidRPr="00CB3640">
        <w:rPr>
          <w:rStyle w:val="pln"/>
          <w:rFonts w:ascii="Arial Narrow" w:hAnsi="Arial Narrow"/>
          <w:color w:val="000000" w:themeColor="text1"/>
          <w:sz w:val="24"/>
          <w:szCs w:val="24"/>
        </w:rPr>
        <w:t xml:space="preserve"> </w:t>
      </w:r>
      <w:r>
        <w:rPr>
          <w:rStyle w:val="pln"/>
          <w:rFonts w:ascii="Arial Narrow" w:hAnsi="Arial Narrow"/>
          <w:color w:val="000000" w:themeColor="text1"/>
          <w:sz w:val="24"/>
          <w:szCs w:val="24"/>
        </w:rPr>
        <w:t>value</w:t>
      </w:r>
      <w:r w:rsidRPr="00CB3640">
        <w:rPr>
          <w:rStyle w:val="pln"/>
          <w:rFonts w:ascii="Arial Narrow" w:hAnsi="Arial Narrow"/>
          <w:color w:val="000000" w:themeColor="text1"/>
          <w:sz w:val="24"/>
          <w:szCs w:val="24"/>
        </w:rPr>
        <w:t xml:space="preserve"> SY</w:t>
      </w:r>
      <w:r w:rsidRPr="00CB3640">
        <w:rPr>
          <w:rStyle w:val="pun"/>
          <w:rFonts w:ascii="Arial Narrow" w:hAnsi="Arial Narrow"/>
          <w:color w:val="000000" w:themeColor="text1"/>
          <w:sz w:val="24"/>
          <w:szCs w:val="24"/>
        </w:rPr>
        <w:t>-</w:t>
      </w:r>
      <w:r w:rsidRPr="00CB3640">
        <w:rPr>
          <w:rStyle w:val="pln"/>
          <w:rFonts w:ascii="Arial Narrow" w:hAnsi="Arial Narrow"/>
          <w:color w:val="000000" w:themeColor="text1"/>
          <w:sz w:val="24"/>
          <w:szCs w:val="24"/>
        </w:rPr>
        <w:t>DATUM</w:t>
      </w:r>
      <w:r w:rsidRPr="00CB3640">
        <w:rPr>
          <w:rStyle w:val="pun"/>
          <w:rFonts w:ascii="Arial Narrow" w:hAnsi="Arial Narrow"/>
          <w:color w:val="000000" w:themeColor="text1"/>
          <w:sz w:val="24"/>
          <w:szCs w:val="24"/>
        </w:rPr>
        <w:t>.</w:t>
      </w:r>
      <w:r w:rsidRPr="00CB3640">
        <w:rPr>
          <w:rStyle w:val="pln"/>
          <w:rFonts w:ascii="Arial Narrow" w:hAnsi="Arial Narrow"/>
          <w:color w:val="000000" w:themeColor="text1"/>
          <w:sz w:val="24"/>
          <w:szCs w:val="24"/>
        </w:rPr>
        <w:t xml:space="preserve"> </w:t>
      </w:r>
    </w:p>
    <w:p w:rsidR="00CB3640" w:rsidRDefault="00CB3640" w:rsidP="008B1EFF">
      <w:pPr>
        <w:spacing w:after="0" w:line="240" w:lineRule="auto"/>
        <w:ind w:firstLine="567"/>
        <w:jc w:val="both"/>
        <w:rPr>
          <w:rFonts w:ascii="Arial Narrow" w:hAnsi="Arial Narrow"/>
          <w:sz w:val="24"/>
          <w:szCs w:val="24"/>
        </w:rPr>
      </w:pPr>
    </w:p>
    <w:p w:rsidR="00192A65" w:rsidRPr="008821B0" w:rsidRDefault="00192A65" w:rsidP="008821B0">
      <w:pPr>
        <w:pStyle w:val="2"/>
        <w:spacing w:before="0" w:line="240" w:lineRule="auto"/>
        <w:ind w:firstLine="567"/>
        <w:jc w:val="both"/>
        <w:rPr>
          <w:rFonts w:ascii="Arial Narrow" w:hAnsi="Arial Narrow"/>
          <w:b/>
          <w:color w:val="000000" w:themeColor="text1"/>
          <w:sz w:val="24"/>
          <w:szCs w:val="24"/>
        </w:rPr>
      </w:pPr>
      <w:r w:rsidRPr="008821B0">
        <w:rPr>
          <w:rFonts w:ascii="Arial Narrow" w:hAnsi="Arial Narrow"/>
          <w:b/>
          <w:color w:val="000000" w:themeColor="text1"/>
          <w:sz w:val="24"/>
          <w:szCs w:val="24"/>
        </w:rPr>
        <w:t>Complex and Reference Types</w:t>
      </w:r>
    </w:p>
    <w:p w:rsidR="008821B0" w:rsidRDefault="008821B0" w:rsidP="008821B0">
      <w:pPr>
        <w:spacing w:after="0" w:line="240" w:lineRule="auto"/>
        <w:ind w:firstLine="567"/>
        <w:jc w:val="both"/>
        <w:rPr>
          <w:rFonts w:ascii="Arial Narrow" w:hAnsi="Arial Narrow"/>
          <w:color w:val="000000" w:themeColor="text1"/>
          <w:sz w:val="24"/>
          <w:szCs w:val="24"/>
        </w:rPr>
      </w:pPr>
    </w:p>
    <w:p w:rsidR="008821B0" w:rsidRPr="00C20EE6" w:rsidRDefault="00192A65" w:rsidP="00C20EE6">
      <w:pPr>
        <w:shd w:val="clear" w:color="auto" w:fill="F2F2F2" w:themeFill="background1" w:themeFillShade="F2"/>
        <w:spacing w:after="0" w:line="240" w:lineRule="auto"/>
        <w:ind w:firstLine="567"/>
        <w:jc w:val="both"/>
        <w:rPr>
          <w:rFonts w:ascii="Arial Narrow" w:hAnsi="Arial Narrow"/>
          <w:color w:val="002060"/>
          <w:spacing w:val="20"/>
          <w:sz w:val="24"/>
          <w:szCs w:val="24"/>
        </w:rPr>
      </w:pPr>
      <w:r w:rsidRPr="00C20EE6">
        <w:rPr>
          <w:rFonts w:ascii="Arial Narrow" w:hAnsi="Arial Narrow"/>
          <w:color w:val="002060"/>
          <w:spacing w:val="20"/>
          <w:sz w:val="24"/>
          <w:szCs w:val="24"/>
        </w:rPr>
        <w:t xml:space="preserve">In ABAP </w:t>
      </w:r>
      <w:r w:rsidRPr="00C20EE6">
        <w:rPr>
          <w:rFonts w:ascii="Arial Narrow" w:hAnsi="Arial Narrow"/>
          <w:i/>
          <w:color w:val="002060"/>
          <w:spacing w:val="20"/>
          <w:sz w:val="24"/>
          <w:szCs w:val="24"/>
        </w:rPr>
        <w:t>arrays</w:t>
      </w:r>
      <w:r w:rsidRPr="00C20EE6">
        <w:rPr>
          <w:rFonts w:ascii="Arial Narrow" w:hAnsi="Arial Narrow"/>
          <w:color w:val="002060"/>
          <w:spacing w:val="20"/>
          <w:sz w:val="24"/>
          <w:szCs w:val="24"/>
        </w:rPr>
        <w:t xml:space="preserve"> are called internal tables</w:t>
      </w:r>
      <w:r w:rsidR="008821B0" w:rsidRPr="00C20EE6">
        <w:rPr>
          <w:rFonts w:ascii="Arial Narrow" w:hAnsi="Arial Narrow"/>
          <w:color w:val="002060"/>
          <w:spacing w:val="20"/>
          <w:sz w:val="24"/>
          <w:szCs w:val="24"/>
        </w:rPr>
        <w:t xml:space="preserve"> –</w:t>
      </w:r>
    </w:p>
    <w:p w:rsidR="00192A65" w:rsidRPr="008821B0" w:rsidRDefault="008821B0" w:rsidP="00D613E2">
      <w:pPr>
        <w:pStyle w:val="a6"/>
        <w:numPr>
          <w:ilvl w:val="0"/>
          <w:numId w:val="8"/>
        </w:numPr>
        <w:spacing w:after="0" w:line="240" w:lineRule="auto"/>
        <w:ind w:left="1134"/>
        <w:jc w:val="both"/>
        <w:rPr>
          <w:rFonts w:ascii="Arial Narrow" w:hAnsi="Arial Narrow"/>
          <w:color w:val="000000" w:themeColor="text1"/>
          <w:sz w:val="24"/>
          <w:szCs w:val="24"/>
        </w:rPr>
      </w:pPr>
      <w:r w:rsidRPr="00C20EE6">
        <w:rPr>
          <w:rFonts w:ascii="Arial Narrow" w:hAnsi="Arial Narrow"/>
          <w:i/>
          <w:color w:val="002060"/>
          <w:sz w:val="24"/>
          <w:szCs w:val="24"/>
          <w:shd w:val="clear" w:color="auto" w:fill="F2F2F2" w:themeFill="background1" w:themeFillShade="F2"/>
        </w:rPr>
        <w:t>Row</w:t>
      </w:r>
      <w:r w:rsidRPr="00326DF1">
        <w:rPr>
          <w:rFonts w:ascii="Arial Narrow" w:hAnsi="Arial Narrow"/>
          <w:color w:val="002060"/>
          <w:sz w:val="24"/>
          <w:szCs w:val="24"/>
        </w:rPr>
        <w:t xml:space="preserve"> </w:t>
      </w:r>
      <w:r w:rsidRPr="008821B0">
        <w:rPr>
          <w:rFonts w:ascii="Arial Narrow" w:hAnsi="Arial Narrow"/>
          <w:color w:val="000000" w:themeColor="text1"/>
          <w:sz w:val="24"/>
          <w:szCs w:val="24"/>
        </w:rPr>
        <w:t xml:space="preserve">of an internal table can be of </w:t>
      </w:r>
      <w:r w:rsidRPr="00C20EE6">
        <w:rPr>
          <w:rFonts w:ascii="Arial Narrow" w:hAnsi="Arial Narrow"/>
          <w:i/>
          <w:color w:val="002060"/>
          <w:sz w:val="24"/>
          <w:szCs w:val="24"/>
        </w:rPr>
        <w:t>elementary</w:t>
      </w:r>
      <w:r>
        <w:rPr>
          <w:rFonts w:ascii="Arial Narrow" w:hAnsi="Arial Narrow"/>
          <w:color w:val="000000" w:themeColor="text1"/>
          <w:sz w:val="24"/>
          <w:szCs w:val="24"/>
        </w:rPr>
        <w:t xml:space="preserve"> |</w:t>
      </w:r>
      <w:r w:rsidRPr="008821B0">
        <w:rPr>
          <w:rFonts w:ascii="Arial Narrow" w:hAnsi="Arial Narrow"/>
          <w:color w:val="000000" w:themeColor="text1"/>
          <w:sz w:val="24"/>
          <w:szCs w:val="24"/>
        </w:rPr>
        <w:t xml:space="preserve"> </w:t>
      </w:r>
      <w:r w:rsidRPr="00C20EE6">
        <w:rPr>
          <w:rFonts w:ascii="Arial Narrow" w:hAnsi="Arial Narrow"/>
          <w:i/>
          <w:color w:val="002060"/>
          <w:sz w:val="24"/>
          <w:szCs w:val="24"/>
        </w:rPr>
        <w:t>complex</w:t>
      </w:r>
      <w:r w:rsidRPr="008821B0">
        <w:rPr>
          <w:rFonts w:ascii="Arial Narrow" w:hAnsi="Arial Narrow"/>
          <w:color w:val="000000" w:themeColor="text1"/>
          <w:sz w:val="24"/>
          <w:szCs w:val="24"/>
        </w:rPr>
        <w:t xml:space="preserve"> </w:t>
      </w:r>
      <w:r>
        <w:rPr>
          <w:rFonts w:ascii="Arial Narrow" w:hAnsi="Arial Narrow"/>
          <w:color w:val="000000" w:themeColor="text1"/>
          <w:sz w:val="24"/>
          <w:szCs w:val="24"/>
        </w:rPr>
        <w:t>|</w:t>
      </w:r>
      <w:r w:rsidRPr="008821B0">
        <w:rPr>
          <w:rFonts w:ascii="Arial Narrow" w:hAnsi="Arial Narrow"/>
          <w:color w:val="000000" w:themeColor="text1"/>
          <w:sz w:val="24"/>
          <w:szCs w:val="24"/>
        </w:rPr>
        <w:t xml:space="preserve"> </w:t>
      </w:r>
      <w:r w:rsidRPr="00C20EE6">
        <w:rPr>
          <w:rFonts w:ascii="Arial Narrow" w:hAnsi="Arial Narrow"/>
          <w:i/>
          <w:color w:val="002060"/>
          <w:sz w:val="24"/>
          <w:szCs w:val="24"/>
        </w:rPr>
        <w:t>reference type</w:t>
      </w:r>
      <w:r w:rsidRPr="008821B0">
        <w:rPr>
          <w:rFonts w:ascii="Arial Narrow" w:hAnsi="Arial Narrow"/>
          <w:color w:val="000000" w:themeColor="text1"/>
          <w:sz w:val="24"/>
          <w:szCs w:val="24"/>
        </w:rPr>
        <w:t>.</w:t>
      </w:r>
    </w:p>
    <w:p w:rsidR="008821B0" w:rsidRPr="008821B0" w:rsidRDefault="008821B0" w:rsidP="00D613E2">
      <w:pPr>
        <w:pStyle w:val="a6"/>
        <w:numPr>
          <w:ilvl w:val="0"/>
          <w:numId w:val="8"/>
        </w:numPr>
        <w:spacing w:after="0" w:line="240" w:lineRule="auto"/>
        <w:ind w:left="1134"/>
        <w:jc w:val="both"/>
        <w:rPr>
          <w:rFonts w:ascii="Arial Narrow" w:hAnsi="Arial Narrow"/>
          <w:color w:val="000000" w:themeColor="text1"/>
          <w:sz w:val="24"/>
          <w:szCs w:val="24"/>
        </w:rPr>
      </w:pPr>
      <w:r w:rsidRPr="008821B0">
        <w:rPr>
          <w:rFonts w:ascii="Arial Narrow" w:hAnsi="Arial Narrow"/>
          <w:color w:val="000000" w:themeColor="text1"/>
          <w:sz w:val="24"/>
          <w:szCs w:val="24"/>
        </w:rPr>
        <w:t xml:space="preserve">A </w:t>
      </w:r>
      <w:r w:rsidRPr="00C20EE6">
        <w:rPr>
          <w:rFonts w:ascii="Arial Narrow" w:hAnsi="Arial Narrow"/>
          <w:i/>
          <w:color w:val="002060"/>
          <w:sz w:val="24"/>
          <w:szCs w:val="24"/>
          <w:shd w:val="clear" w:color="auto" w:fill="F2F2F2" w:themeFill="background1" w:themeFillShade="F2"/>
        </w:rPr>
        <w:t>key</w:t>
      </w:r>
      <w:r w:rsidRPr="00441159">
        <w:rPr>
          <w:rFonts w:ascii="Arial Narrow" w:hAnsi="Arial Narrow"/>
          <w:color w:val="002060"/>
          <w:sz w:val="24"/>
          <w:szCs w:val="24"/>
        </w:rPr>
        <w:t xml:space="preserve"> </w:t>
      </w:r>
      <w:r w:rsidRPr="008821B0">
        <w:rPr>
          <w:rFonts w:ascii="Arial Narrow" w:hAnsi="Arial Narrow"/>
          <w:color w:val="000000" w:themeColor="text1"/>
          <w:sz w:val="24"/>
          <w:szCs w:val="24"/>
        </w:rPr>
        <w:t xml:space="preserve">contains </w:t>
      </w:r>
      <w:r w:rsidRPr="00C20EE6">
        <w:rPr>
          <w:rFonts w:ascii="Arial Narrow" w:hAnsi="Arial Narrow"/>
          <w:color w:val="000000" w:themeColor="text1"/>
          <w:sz w:val="24"/>
          <w:szCs w:val="24"/>
        </w:rPr>
        <w:t xml:space="preserve">the fields of </w:t>
      </w:r>
      <w:r w:rsidRPr="00C20EE6">
        <w:rPr>
          <w:rFonts w:ascii="Arial Narrow" w:hAnsi="Arial Narrow"/>
          <w:i/>
          <w:color w:val="002060"/>
          <w:sz w:val="24"/>
          <w:szCs w:val="24"/>
        </w:rPr>
        <w:t xml:space="preserve">elementary </w:t>
      </w:r>
      <w:r w:rsidRPr="00C20EE6">
        <w:rPr>
          <w:rFonts w:ascii="Arial Narrow" w:hAnsi="Arial Narrow"/>
          <w:color w:val="000000" w:themeColor="text1"/>
          <w:sz w:val="24"/>
          <w:szCs w:val="24"/>
        </w:rPr>
        <w:t>types</w:t>
      </w:r>
      <w:r w:rsidRPr="008821B0">
        <w:rPr>
          <w:rFonts w:ascii="Arial Narrow" w:hAnsi="Arial Narrow"/>
          <w:color w:val="000000" w:themeColor="text1"/>
          <w:sz w:val="24"/>
          <w:szCs w:val="24"/>
        </w:rPr>
        <w:t>.</w:t>
      </w:r>
    </w:p>
    <w:p w:rsidR="008821B0" w:rsidRPr="008821B0" w:rsidRDefault="008821B0" w:rsidP="00D613E2">
      <w:pPr>
        <w:pStyle w:val="a6"/>
        <w:numPr>
          <w:ilvl w:val="0"/>
          <w:numId w:val="8"/>
        </w:numPr>
        <w:spacing w:after="0" w:line="240" w:lineRule="auto"/>
        <w:ind w:left="1134"/>
        <w:jc w:val="both"/>
        <w:rPr>
          <w:rFonts w:ascii="Arial Narrow" w:eastAsia="Times New Roman" w:hAnsi="Arial Narrow" w:cs="Times New Roman"/>
          <w:color w:val="000000" w:themeColor="text1"/>
          <w:sz w:val="24"/>
          <w:szCs w:val="24"/>
        </w:rPr>
      </w:pPr>
      <w:r w:rsidRPr="00C20EE6">
        <w:rPr>
          <w:rFonts w:ascii="Arial Narrow" w:eastAsia="Times New Roman" w:hAnsi="Arial Narrow" w:cs="Times New Roman"/>
          <w:bCs/>
          <w:i/>
          <w:color w:val="002060"/>
          <w:sz w:val="24"/>
          <w:szCs w:val="24"/>
          <w:shd w:val="clear" w:color="auto" w:fill="F2F2F2" w:themeFill="background1" w:themeFillShade="F2"/>
        </w:rPr>
        <w:t>Access method</w:t>
      </w:r>
      <w:r w:rsidRPr="00326DF1">
        <w:rPr>
          <w:rFonts w:ascii="Arial Narrow" w:eastAsia="Times New Roman" w:hAnsi="Arial Narrow" w:cs="Times New Roman"/>
          <w:bCs/>
          <w:color w:val="002060"/>
          <w:sz w:val="24"/>
          <w:szCs w:val="24"/>
        </w:rPr>
        <w:t xml:space="preserve"> </w:t>
      </w:r>
      <w:r w:rsidRPr="008821B0">
        <w:rPr>
          <w:rFonts w:ascii="Arial Narrow" w:eastAsia="Times New Roman" w:hAnsi="Arial Narrow" w:cs="Times New Roman"/>
          <w:bCs/>
          <w:color w:val="000000" w:themeColor="text1"/>
          <w:sz w:val="24"/>
          <w:szCs w:val="24"/>
        </w:rPr>
        <w:t>d</w:t>
      </w:r>
      <w:r w:rsidRPr="008821B0">
        <w:rPr>
          <w:rFonts w:ascii="Arial Narrow" w:eastAsia="Times New Roman" w:hAnsi="Arial Narrow" w:cs="Times New Roman"/>
          <w:color w:val="000000" w:themeColor="text1"/>
          <w:sz w:val="24"/>
          <w:szCs w:val="24"/>
        </w:rPr>
        <w:t>escribes how ABAP programs access individual table entries.</w:t>
      </w:r>
    </w:p>
    <w:p w:rsidR="008821B0" w:rsidRDefault="008821B0" w:rsidP="008821B0">
      <w:pPr>
        <w:spacing w:after="0" w:line="240" w:lineRule="auto"/>
        <w:ind w:firstLine="567"/>
        <w:jc w:val="both"/>
        <w:rPr>
          <w:rFonts w:ascii="Arial Narrow" w:hAnsi="Arial Narrow"/>
          <w:color w:val="000000" w:themeColor="text1"/>
          <w:sz w:val="24"/>
          <w:szCs w:val="24"/>
        </w:rPr>
      </w:pPr>
    </w:p>
    <w:p w:rsidR="008821B0" w:rsidRPr="008821B0" w:rsidRDefault="008821B0" w:rsidP="008821B0">
      <w:pPr>
        <w:spacing w:after="0" w:line="240" w:lineRule="auto"/>
        <w:ind w:firstLine="567"/>
        <w:jc w:val="both"/>
        <w:rPr>
          <w:rFonts w:ascii="Arial Narrow" w:eastAsia="Times New Roman" w:hAnsi="Arial Narrow" w:cs="Times New Roman"/>
          <w:color w:val="000000" w:themeColor="text1"/>
          <w:sz w:val="24"/>
          <w:szCs w:val="24"/>
        </w:rPr>
      </w:pPr>
      <w:r w:rsidRPr="00326DF1">
        <w:rPr>
          <w:rFonts w:ascii="Arial Narrow" w:hAnsi="Arial Narrow"/>
          <w:i/>
          <w:color w:val="002060"/>
          <w:sz w:val="24"/>
          <w:szCs w:val="24"/>
        </w:rPr>
        <w:t>The ABAP OOP run-time type services</w:t>
      </w:r>
      <w:r w:rsidRPr="00326DF1">
        <w:rPr>
          <w:rFonts w:ascii="Arial Narrow" w:hAnsi="Arial Narrow"/>
          <w:color w:val="002060"/>
          <w:sz w:val="24"/>
          <w:szCs w:val="24"/>
        </w:rPr>
        <w:t xml:space="preserve"> </w:t>
      </w:r>
      <w:r>
        <w:rPr>
          <w:rFonts w:ascii="Arial Narrow" w:hAnsi="Arial Narrow"/>
          <w:color w:val="000000" w:themeColor="text1"/>
          <w:sz w:val="24"/>
          <w:szCs w:val="24"/>
        </w:rPr>
        <w:t xml:space="preserve">- </w:t>
      </w:r>
      <w:r w:rsidRPr="008821B0">
        <w:rPr>
          <w:rFonts w:ascii="Arial Narrow" w:hAnsi="Arial Narrow"/>
          <w:b/>
          <w:color w:val="000000" w:themeColor="text1"/>
          <w:sz w:val="24"/>
          <w:szCs w:val="24"/>
        </w:rPr>
        <w:t>RTTS</w:t>
      </w:r>
      <w:r w:rsidRPr="008821B0">
        <w:rPr>
          <w:rFonts w:ascii="Arial Narrow" w:hAnsi="Arial Narrow"/>
          <w:color w:val="000000" w:themeColor="text1"/>
          <w:sz w:val="24"/>
          <w:szCs w:val="24"/>
        </w:rPr>
        <w:t xml:space="preserve"> enables declaration of data items at run-time.</w:t>
      </w:r>
    </w:p>
    <w:p w:rsidR="008821B0" w:rsidRDefault="008821B0" w:rsidP="008B1EFF">
      <w:pPr>
        <w:spacing w:after="0" w:line="240" w:lineRule="auto"/>
        <w:ind w:firstLine="567"/>
        <w:jc w:val="both"/>
      </w:pPr>
    </w:p>
    <w:p w:rsidR="003A1113" w:rsidRPr="003A1113" w:rsidRDefault="003A1113" w:rsidP="003A1113">
      <w:pPr>
        <w:spacing w:after="0" w:line="240" w:lineRule="auto"/>
        <w:ind w:firstLine="567"/>
        <w:jc w:val="center"/>
        <w:rPr>
          <w:rStyle w:val="a4"/>
          <w:rFonts w:ascii="Arial Narrow" w:hAnsi="Arial Narrow"/>
          <w:b w:val="0"/>
          <w:i/>
          <w:sz w:val="24"/>
          <w:szCs w:val="24"/>
        </w:rPr>
      </w:pPr>
      <w:r w:rsidRPr="006C447D">
        <w:rPr>
          <w:rStyle w:val="a4"/>
          <w:rFonts w:ascii="Arial Narrow" w:hAnsi="Arial Narrow"/>
          <w:sz w:val="24"/>
          <w:szCs w:val="24"/>
        </w:rPr>
        <w:t>Ommiting Data Type Declarations</w:t>
      </w:r>
      <w:r>
        <w:rPr>
          <w:rStyle w:val="a4"/>
          <w:rFonts w:ascii="Arial Narrow" w:hAnsi="Arial Narrow"/>
          <w:sz w:val="24"/>
          <w:szCs w:val="24"/>
        </w:rPr>
        <w:t xml:space="preserve"> </w:t>
      </w:r>
      <w:r w:rsidRPr="003A1113">
        <w:rPr>
          <w:rStyle w:val="a4"/>
          <w:rFonts w:ascii="Arial Narrow" w:hAnsi="Arial Narrow"/>
          <w:b w:val="0"/>
          <w:i/>
          <w:sz w:val="24"/>
          <w:szCs w:val="24"/>
        </w:rPr>
        <w:t>/</w:t>
      </w:r>
      <w:r>
        <w:rPr>
          <w:rStyle w:val="a4"/>
          <w:rFonts w:ascii="Arial Narrow" w:hAnsi="Arial Narrow"/>
          <w:b w:val="0"/>
          <w:i/>
          <w:sz w:val="24"/>
          <w:szCs w:val="24"/>
        </w:rPr>
        <w:t>from</w:t>
      </w:r>
      <w:r w:rsidRPr="003A1113">
        <w:rPr>
          <w:rStyle w:val="a4"/>
          <w:rFonts w:ascii="Arial Narrow" w:hAnsi="Arial Narrow"/>
          <w:b w:val="0"/>
          <w:i/>
          <w:sz w:val="24"/>
          <w:szCs w:val="24"/>
        </w:rPr>
        <w:t xml:space="preserve"> abap 7.4/</w:t>
      </w:r>
    </w:p>
    <w:p w:rsidR="003A1113" w:rsidRDefault="003A1113" w:rsidP="003A1113">
      <w:pPr>
        <w:spacing w:after="0" w:line="240" w:lineRule="auto"/>
        <w:ind w:firstLine="567"/>
        <w:jc w:val="both"/>
        <w:rPr>
          <w:rFonts w:ascii="Arial Narrow" w:hAnsi="Arial Narrow"/>
          <w:sz w:val="24"/>
          <w:szCs w:val="24"/>
        </w:rPr>
      </w:pPr>
    </w:p>
    <w:p w:rsidR="003A1113" w:rsidRPr="006C447D" w:rsidRDefault="003A1113" w:rsidP="003A1113">
      <w:pPr>
        <w:spacing w:after="0" w:line="240" w:lineRule="auto"/>
        <w:ind w:firstLine="567"/>
        <w:jc w:val="both"/>
        <w:rPr>
          <w:rFonts w:ascii="Arial Narrow" w:hAnsi="Arial Narrow"/>
          <w:sz w:val="24"/>
          <w:szCs w:val="24"/>
        </w:rPr>
      </w:pPr>
      <w:r>
        <w:rPr>
          <w:rFonts w:ascii="Arial Narrow" w:hAnsi="Arial Narrow"/>
          <w:sz w:val="24"/>
          <w:szCs w:val="24"/>
        </w:rPr>
        <w:t>T</w:t>
      </w:r>
      <w:r w:rsidRPr="006C447D">
        <w:rPr>
          <w:rFonts w:ascii="Arial Narrow" w:hAnsi="Arial Narrow"/>
          <w:sz w:val="24"/>
          <w:szCs w:val="24"/>
        </w:rPr>
        <w:t>he ABAP Compiler knows what data type it should be</w:t>
      </w:r>
      <w:r>
        <w:rPr>
          <w:rFonts w:ascii="Arial Narrow" w:hAnsi="Arial Narrow"/>
          <w:sz w:val="24"/>
          <w:szCs w:val="24"/>
        </w:rPr>
        <w:t xml:space="preserve"> -</w:t>
      </w:r>
      <w:r w:rsidRPr="006C447D">
        <w:rPr>
          <w:rFonts w:ascii="Arial Narrow" w:hAnsi="Arial Narrow"/>
          <w:sz w:val="24"/>
          <w:szCs w:val="24"/>
        </w:rPr>
        <w:t xml:space="preserve"> instead of declaring it yourself</w:t>
      </w:r>
    </w:p>
    <w:p w:rsidR="003A1113" w:rsidRPr="006C447D" w:rsidRDefault="003A1113" w:rsidP="003A1113">
      <w:pPr>
        <w:spacing w:after="0" w:line="240" w:lineRule="auto"/>
        <w:ind w:firstLine="567"/>
        <w:jc w:val="both"/>
        <w:rPr>
          <w:rFonts w:ascii="Arial Narrow" w:hAnsi="Arial Narrow"/>
          <w:sz w:val="24"/>
          <w:szCs w:val="24"/>
        </w:rPr>
      </w:pPr>
    </w:p>
    <w:p w:rsidR="003A1113" w:rsidRDefault="003A1113" w:rsidP="003A1113">
      <w:pPr>
        <w:spacing w:after="0" w:line="240" w:lineRule="auto"/>
        <w:ind w:firstLine="567"/>
        <w:jc w:val="both"/>
        <w:rPr>
          <w:rFonts w:ascii="Arial Narrow" w:hAnsi="Arial Narrow"/>
          <w:sz w:val="24"/>
          <w:szCs w:val="24"/>
        </w:rPr>
      </w:pPr>
      <w:r w:rsidRPr="00C20EE6">
        <w:rPr>
          <w:rFonts w:ascii="Arial Narrow" w:hAnsi="Arial Narrow"/>
          <w:i/>
          <w:color w:val="385623" w:themeColor="accent6" w:themeShade="80"/>
          <w:sz w:val="24"/>
          <w:szCs w:val="24"/>
          <w:shd w:val="clear" w:color="auto" w:fill="F2F2F2" w:themeFill="background1" w:themeFillShade="F2"/>
        </w:rPr>
        <w:t>data</w:t>
      </w:r>
      <w:r w:rsidRPr="00C20EE6">
        <w:rPr>
          <w:rFonts w:ascii="Arial Narrow" w:hAnsi="Arial Narrow"/>
          <w:sz w:val="24"/>
          <w:szCs w:val="24"/>
          <w:shd w:val="clear" w:color="auto" w:fill="F2F2F2" w:themeFill="background1" w:themeFillShade="F2"/>
        </w:rPr>
        <w:t>(lv_string)</w:t>
      </w:r>
      <w:r w:rsidRPr="006C447D">
        <w:rPr>
          <w:rFonts w:ascii="Arial Narrow" w:hAnsi="Arial Narrow"/>
          <w:sz w:val="24"/>
          <w:szCs w:val="24"/>
        </w:rPr>
        <w:t xml:space="preserve"> = 'ABAP</w:t>
      </w:r>
      <w:r>
        <w:rPr>
          <w:rFonts w:ascii="Arial Narrow" w:hAnsi="Arial Narrow"/>
          <w:sz w:val="24"/>
          <w:szCs w:val="24"/>
        </w:rPr>
        <w:t xml:space="preserve"> </w:t>
      </w:r>
      <w:r w:rsidRPr="006C447D">
        <w:rPr>
          <w:rFonts w:ascii="Arial Narrow" w:hAnsi="Arial Narrow"/>
          <w:sz w:val="24"/>
          <w:szCs w:val="24"/>
        </w:rPr>
        <w:t>Gurus SAP ABAP Tutorial'.</w:t>
      </w:r>
    </w:p>
    <w:p w:rsidR="003A1113" w:rsidRDefault="003A1113" w:rsidP="003A1113">
      <w:pPr>
        <w:spacing w:after="0" w:line="240" w:lineRule="auto"/>
        <w:ind w:firstLine="567"/>
        <w:jc w:val="both"/>
        <w:rPr>
          <w:rFonts w:ascii="Arial Narrow" w:hAnsi="Arial Narrow"/>
          <w:sz w:val="24"/>
          <w:szCs w:val="24"/>
        </w:rPr>
      </w:pPr>
    </w:p>
    <w:p w:rsidR="00B42FE8" w:rsidRPr="00BD043C" w:rsidRDefault="00B42FE8" w:rsidP="00B42FE8">
      <w:pPr>
        <w:pStyle w:val="a7"/>
        <w:spacing w:before="0" w:beforeAutospacing="0" w:after="0" w:afterAutospacing="0"/>
        <w:ind w:firstLine="567"/>
        <w:jc w:val="center"/>
        <w:rPr>
          <w:rFonts w:ascii="Arial Narrow" w:hAnsi="Arial Narrow"/>
        </w:rPr>
      </w:pPr>
      <w:r w:rsidRPr="00BD043C">
        <w:rPr>
          <w:rStyle w:val="a4"/>
          <w:rFonts w:ascii="Arial Narrow" w:hAnsi="Arial Narrow"/>
        </w:rPr>
        <w:t>Avoiding Type Mismatch Dump when Calling Function Module</w:t>
      </w:r>
    </w:p>
    <w:p w:rsidR="00B42FE8" w:rsidRDefault="00B42FE8" w:rsidP="00B42FE8">
      <w:pPr>
        <w:pStyle w:val="a7"/>
        <w:spacing w:before="0" w:beforeAutospacing="0" w:after="0" w:afterAutospacing="0"/>
        <w:ind w:firstLine="567"/>
        <w:jc w:val="both"/>
        <w:rPr>
          <w:rFonts w:ascii="Arial Narrow" w:hAnsi="Arial Narrow"/>
        </w:rPr>
      </w:pPr>
    </w:p>
    <w:p w:rsidR="00B42FE8" w:rsidRPr="00BD043C" w:rsidRDefault="00B42FE8" w:rsidP="00B42FE8">
      <w:pPr>
        <w:pStyle w:val="a7"/>
        <w:spacing w:before="0" w:beforeAutospacing="0" w:after="0" w:afterAutospacing="0"/>
        <w:ind w:firstLine="567"/>
        <w:jc w:val="both"/>
        <w:rPr>
          <w:rFonts w:ascii="Arial Narrow" w:hAnsi="Arial Narrow"/>
        </w:rPr>
      </w:pPr>
      <w:r>
        <w:rPr>
          <w:rFonts w:ascii="Arial Narrow" w:hAnsi="Arial Narrow"/>
        </w:rPr>
        <w:t>E</w:t>
      </w:r>
      <w:r w:rsidRPr="00BD043C">
        <w:rPr>
          <w:rFonts w:ascii="Arial Narrow" w:hAnsi="Arial Narrow"/>
        </w:rPr>
        <w:t>arlier</w:t>
      </w:r>
      <w:r>
        <w:rPr>
          <w:rFonts w:ascii="Arial Narrow" w:hAnsi="Arial Narrow"/>
        </w:rPr>
        <w:t xml:space="preserve"> </w:t>
      </w:r>
      <w:r w:rsidRPr="00F1136A">
        <w:rPr>
          <w:rFonts w:ascii="Arial Narrow" w:hAnsi="Arial Narrow"/>
          <w:i/>
          <w:color w:val="002060"/>
        </w:rPr>
        <w:t xml:space="preserve">the dump error occured </w:t>
      </w:r>
      <w:r w:rsidRPr="00BD043C">
        <w:rPr>
          <w:rFonts w:ascii="Arial Narrow" w:hAnsi="Arial Narrow"/>
        </w:rPr>
        <w:t xml:space="preserve">when we declare </w:t>
      </w:r>
      <w:r w:rsidRPr="00BD043C">
        <w:rPr>
          <w:rFonts w:ascii="Arial Narrow" w:hAnsi="Arial Narrow"/>
          <w:i/>
          <w:color w:val="002060"/>
        </w:rPr>
        <w:t>different type</w:t>
      </w:r>
      <w:r w:rsidRPr="00BD043C">
        <w:rPr>
          <w:rFonts w:ascii="Arial Narrow" w:hAnsi="Arial Narrow"/>
          <w:color w:val="002060"/>
        </w:rPr>
        <w:t xml:space="preserve"> </w:t>
      </w:r>
      <w:r>
        <w:rPr>
          <w:rFonts w:ascii="Arial Narrow" w:hAnsi="Arial Narrow"/>
          <w:color w:val="002060"/>
        </w:rPr>
        <w:t>of</w:t>
      </w:r>
      <w:r w:rsidRPr="00BD043C">
        <w:rPr>
          <w:rFonts w:ascii="Arial Narrow" w:hAnsi="Arial Narrow"/>
        </w:rPr>
        <w:t xml:space="preserve"> </w:t>
      </w:r>
      <w:r w:rsidRPr="00BD043C">
        <w:rPr>
          <w:rFonts w:ascii="Arial Narrow" w:hAnsi="Arial Narrow"/>
          <w:i/>
          <w:color w:val="002060"/>
        </w:rPr>
        <w:t>variable</w:t>
      </w:r>
      <w:r w:rsidRPr="00BD043C">
        <w:rPr>
          <w:rFonts w:ascii="Arial Narrow" w:hAnsi="Arial Narrow"/>
        </w:rPr>
        <w:t xml:space="preserve"> than parameter of function module.</w:t>
      </w:r>
    </w:p>
    <w:p w:rsidR="00B42FE8" w:rsidRPr="0071241C" w:rsidRDefault="00B42FE8" w:rsidP="00B42FE8">
      <w:pPr>
        <w:pStyle w:val="a7"/>
        <w:spacing w:before="0" w:beforeAutospacing="0" w:after="0" w:afterAutospacing="0"/>
        <w:ind w:firstLine="567"/>
        <w:jc w:val="both"/>
        <w:rPr>
          <w:rFonts w:ascii="Arial Narrow" w:hAnsi="Arial Narrow"/>
        </w:rPr>
      </w:pPr>
      <w:r>
        <w:rPr>
          <w:rFonts w:ascii="Arial Narrow" w:hAnsi="Arial Narrow"/>
        </w:rPr>
        <w:t>Now</w:t>
      </w:r>
      <w:r w:rsidRPr="00BD043C">
        <w:rPr>
          <w:rFonts w:ascii="Arial Narrow" w:hAnsi="Arial Narrow"/>
        </w:rPr>
        <w:t xml:space="preserve"> </w:t>
      </w:r>
      <w:r w:rsidR="00F1136A" w:rsidRPr="00C20EE6">
        <w:rPr>
          <w:rFonts w:ascii="Arial Narrow" w:hAnsi="Arial Narrow"/>
          <w:i/>
          <w:color w:val="002060"/>
        </w:rPr>
        <w:t>parameters</w:t>
      </w:r>
      <w:r w:rsidR="00F1136A">
        <w:rPr>
          <w:rFonts w:ascii="Arial Narrow" w:hAnsi="Arial Narrow"/>
        </w:rPr>
        <w:t xml:space="preserve"> </w:t>
      </w:r>
      <w:r w:rsidRPr="00B42FE8">
        <w:rPr>
          <w:rFonts w:ascii="Arial Narrow" w:hAnsi="Arial Narrow"/>
          <w:color w:val="000000" w:themeColor="text1"/>
        </w:rPr>
        <w:t>at the instant</w:t>
      </w:r>
      <w:r w:rsidRPr="00B42FE8">
        <w:rPr>
          <w:rFonts w:ascii="Arial Narrow" w:hAnsi="Arial Narrow"/>
          <w:i/>
          <w:color w:val="000000" w:themeColor="text1"/>
        </w:rPr>
        <w:t xml:space="preserve"> </w:t>
      </w:r>
      <w:r w:rsidRPr="00C20EE6">
        <w:rPr>
          <w:rFonts w:ascii="Arial Narrow" w:hAnsi="Arial Narrow"/>
          <w:color w:val="000000" w:themeColor="text1"/>
        </w:rPr>
        <w:t>have</w:t>
      </w:r>
      <w:r w:rsidRPr="00BD043C">
        <w:rPr>
          <w:rFonts w:ascii="Arial Narrow" w:hAnsi="Arial Narrow"/>
          <w:i/>
          <w:color w:val="002060"/>
        </w:rPr>
        <w:t xml:space="preserve"> </w:t>
      </w:r>
      <w:r w:rsidRPr="00B42FE8">
        <w:rPr>
          <w:rFonts w:ascii="Arial Narrow" w:hAnsi="Arial Narrow"/>
          <w:color w:val="000000" w:themeColor="text1"/>
        </w:rPr>
        <w:t>their</w:t>
      </w:r>
      <w:r w:rsidRPr="00BD043C">
        <w:rPr>
          <w:rFonts w:ascii="Arial Narrow" w:hAnsi="Arial Narrow"/>
          <w:i/>
          <w:color w:val="002060"/>
        </w:rPr>
        <w:t xml:space="preserve"> values </w:t>
      </w:r>
      <w:r w:rsidRPr="00C20EE6">
        <w:rPr>
          <w:rFonts w:ascii="Arial Narrow" w:hAnsi="Arial Narrow"/>
          <w:color w:val="000000" w:themeColor="text1"/>
        </w:rPr>
        <w:t>filled by the method</w:t>
      </w:r>
      <w:r w:rsidRPr="00BD043C">
        <w:rPr>
          <w:rFonts w:ascii="Arial Narrow" w:hAnsi="Arial Narrow"/>
        </w:rPr>
        <w:t>.</w:t>
      </w:r>
    </w:p>
    <w:p w:rsidR="00B42FE8" w:rsidRDefault="00B42FE8" w:rsidP="00B42FE8">
      <w:pPr>
        <w:spacing w:after="0" w:line="240" w:lineRule="auto"/>
        <w:ind w:firstLine="567"/>
        <w:jc w:val="both"/>
        <w:rPr>
          <w:rFonts w:ascii="Arial Narrow" w:hAnsi="Arial Narrow"/>
          <w:sz w:val="24"/>
          <w:szCs w:val="24"/>
        </w:rPr>
      </w:pPr>
    </w:p>
    <w:p w:rsidR="00B42FE8" w:rsidRPr="00BD043C" w:rsidRDefault="00B42FE8" w:rsidP="00B42FE8">
      <w:pPr>
        <w:spacing w:after="0" w:line="240" w:lineRule="auto"/>
        <w:ind w:firstLine="567"/>
        <w:jc w:val="both"/>
        <w:rPr>
          <w:rFonts w:ascii="Arial Narrow" w:hAnsi="Arial Narrow"/>
          <w:sz w:val="24"/>
          <w:szCs w:val="24"/>
        </w:rPr>
      </w:pPr>
      <w:r w:rsidRPr="00BD043C">
        <w:rPr>
          <w:rFonts w:ascii="Arial Narrow" w:hAnsi="Arial Narrow"/>
          <w:sz w:val="24"/>
          <w:szCs w:val="24"/>
        </w:rPr>
        <w:t>CALL FUNCTION 'ZMY_FM'</w:t>
      </w:r>
    </w:p>
    <w:p w:rsidR="00B42FE8" w:rsidRPr="00BD043C" w:rsidRDefault="00B42FE8" w:rsidP="00B42FE8">
      <w:pPr>
        <w:spacing w:after="0" w:line="240" w:lineRule="auto"/>
        <w:ind w:firstLine="567"/>
        <w:jc w:val="both"/>
        <w:rPr>
          <w:rFonts w:ascii="Arial Narrow" w:hAnsi="Arial Narrow"/>
          <w:sz w:val="24"/>
          <w:szCs w:val="24"/>
        </w:rPr>
      </w:pPr>
      <w:r w:rsidRPr="00BD043C">
        <w:rPr>
          <w:rFonts w:ascii="Arial Narrow" w:hAnsi="Arial Narrow"/>
          <w:sz w:val="24"/>
          <w:szCs w:val="24"/>
        </w:rPr>
        <w:t xml:space="preserve">  EXPORTING ID = LV_MYID</w:t>
      </w:r>
    </w:p>
    <w:p w:rsidR="00B42FE8" w:rsidRDefault="00B42FE8" w:rsidP="00C20EE6">
      <w:pPr>
        <w:spacing w:after="0" w:line="240" w:lineRule="auto"/>
        <w:ind w:firstLine="567"/>
        <w:jc w:val="both"/>
        <w:rPr>
          <w:rFonts w:ascii="Arial Narrow" w:hAnsi="Arial Narrow"/>
          <w:sz w:val="24"/>
          <w:szCs w:val="24"/>
        </w:rPr>
      </w:pPr>
      <w:r w:rsidRPr="00BD043C">
        <w:rPr>
          <w:rFonts w:ascii="Arial Narrow" w:hAnsi="Arial Narrow"/>
          <w:sz w:val="24"/>
          <w:szCs w:val="24"/>
        </w:rPr>
        <w:t xml:space="preserve">  IMPORTING NAMEZ = </w:t>
      </w:r>
      <w:r w:rsidRPr="00C20EE6">
        <w:rPr>
          <w:rFonts w:ascii="Arial Narrow" w:hAnsi="Arial Narrow"/>
          <w:i/>
          <w:color w:val="385623" w:themeColor="accent6" w:themeShade="80"/>
          <w:sz w:val="24"/>
          <w:szCs w:val="24"/>
          <w:shd w:val="clear" w:color="auto" w:fill="F2F2F2" w:themeFill="background1" w:themeFillShade="F2"/>
        </w:rPr>
        <w:t>data</w:t>
      </w:r>
      <w:r w:rsidRPr="00C20EE6">
        <w:rPr>
          <w:rFonts w:ascii="Arial Narrow" w:hAnsi="Arial Narrow"/>
          <w:sz w:val="24"/>
          <w:szCs w:val="24"/>
          <w:shd w:val="clear" w:color="auto" w:fill="F2F2F2" w:themeFill="background1" w:themeFillShade="F2"/>
        </w:rPr>
        <w:t>( LV_NAMEZ )</w:t>
      </w:r>
      <w:r w:rsidRPr="00B42FE8">
        <w:rPr>
          <w:rFonts w:ascii="Arial Narrow" w:hAnsi="Arial Narrow"/>
          <w:sz w:val="24"/>
          <w:szCs w:val="24"/>
        </w:rPr>
        <w:t>.</w:t>
      </w:r>
    </w:p>
    <w:p w:rsidR="008821B0" w:rsidRPr="008B1EFF" w:rsidRDefault="008821B0" w:rsidP="008B1EFF">
      <w:pPr>
        <w:spacing w:after="0" w:line="240" w:lineRule="auto"/>
        <w:ind w:firstLine="567"/>
        <w:jc w:val="both"/>
        <w:rPr>
          <w:rFonts w:ascii="Arial Narrow" w:hAnsi="Arial Narrow"/>
          <w:sz w:val="24"/>
          <w:szCs w:val="24"/>
        </w:rPr>
      </w:pPr>
    </w:p>
    <w:p w:rsidR="00910130" w:rsidRPr="008821B0" w:rsidRDefault="00910130" w:rsidP="008B1EFF">
      <w:pPr>
        <w:pStyle w:val="a7"/>
        <w:spacing w:before="0" w:beforeAutospacing="0" w:after="0" w:afterAutospacing="0"/>
        <w:ind w:firstLine="567"/>
        <w:jc w:val="center"/>
        <w:rPr>
          <w:rFonts w:ascii="Arial Narrow" w:hAnsi="Arial Narrow"/>
          <w:b/>
          <w:caps/>
        </w:rPr>
      </w:pPr>
      <w:bookmarkStart w:id="10" w:name="VARIABLES"/>
      <w:r w:rsidRPr="008821B0">
        <w:rPr>
          <w:rFonts w:ascii="Arial Narrow" w:hAnsi="Arial Narrow"/>
          <w:b/>
          <w:caps/>
        </w:rPr>
        <w:t>Variables</w:t>
      </w:r>
    </w:p>
    <w:bookmarkEnd w:id="10"/>
    <w:p w:rsidR="008821B0" w:rsidRPr="00DE6285" w:rsidRDefault="008821B0" w:rsidP="008821B0">
      <w:pPr>
        <w:spacing w:after="0" w:line="240" w:lineRule="auto"/>
        <w:ind w:firstLine="567"/>
        <w:jc w:val="both"/>
        <w:outlineLvl w:val="0"/>
        <w:rPr>
          <w:rFonts w:ascii="Arial Narrow" w:eastAsia="Times New Roman" w:hAnsi="Arial Narrow" w:cs="Times New Roman"/>
          <w:bCs/>
          <w:kern w:val="36"/>
          <w:sz w:val="24"/>
          <w:szCs w:val="24"/>
        </w:rPr>
      </w:pPr>
      <w:r w:rsidRPr="002E64CF">
        <w:rPr>
          <w:rFonts w:ascii="Arial Narrow" w:eastAsia="Times New Roman" w:hAnsi="Arial Narrow" w:cs="Times New Roman"/>
          <w:bCs/>
          <w:kern w:val="36"/>
          <w:sz w:val="24"/>
          <w:szCs w:val="24"/>
          <w:lang w:val="ru-RU"/>
        </w:rPr>
        <w:fldChar w:fldCharType="begin"/>
      </w:r>
      <w:r w:rsidRPr="00DE6285">
        <w:rPr>
          <w:rFonts w:ascii="Arial Narrow" w:eastAsia="Times New Roman" w:hAnsi="Arial Narrow" w:cs="Times New Roman"/>
          <w:bCs/>
          <w:kern w:val="36"/>
          <w:sz w:val="24"/>
          <w:szCs w:val="24"/>
        </w:rPr>
        <w:instrText xml:space="preserve"> HYPERLINK  \l "</w:instrText>
      </w:r>
      <w:r w:rsidRPr="002E64CF">
        <w:rPr>
          <w:rFonts w:ascii="Arial Narrow" w:eastAsia="Times New Roman" w:hAnsi="Arial Narrow" w:cs="Times New Roman"/>
          <w:bCs/>
          <w:kern w:val="36"/>
          <w:sz w:val="24"/>
          <w:szCs w:val="24"/>
          <w:lang w:val="ru-RU"/>
        </w:rPr>
        <w:instrText>Содержание</w:instrText>
      </w:r>
      <w:r w:rsidRPr="00DE6285">
        <w:rPr>
          <w:rFonts w:ascii="Arial Narrow" w:eastAsia="Times New Roman" w:hAnsi="Arial Narrow" w:cs="Times New Roman"/>
          <w:bCs/>
          <w:kern w:val="36"/>
          <w:sz w:val="24"/>
          <w:szCs w:val="24"/>
        </w:rPr>
        <w:instrText xml:space="preserve">" </w:instrText>
      </w:r>
      <w:r w:rsidRPr="002E64CF">
        <w:rPr>
          <w:rFonts w:ascii="Arial Narrow" w:eastAsia="Times New Roman" w:hAnsi="Arial Narrow" w:cs="Times New Roman"/>
          <w:bCs/>
          <w:kern w:val="36"/>
          <w:sz w:val="24"/>
          <w:szCs w:val="24"/>
          <w:lang w:val="ru-RU"/>
        </w:rPr>
        <w:fldChar w:fldCharType="separate"/>
      </w:r>
      <w:r w:rsidRPr="002E64CF">
        <w:rPr>
          <w:rStyle w:val="a3"/>
          <w:rFonts w:ascii="Arial Narrow" w:eastAsia="Times New Roman" w:hAnsi="Arial Narrow" w:cs="Times New Roman"/>
          <w:bCs/>
          <w:kern w:val="36"/>
          <w:sz w:val="24"/>
          <w:szCs w:val="24"/>
          <w:u w:val="none"/>
          <w:lang w:val="ru-RU"/>
        </w:rPr>
        <w:t>Содержание</w:t>
      </w:r>
      <w:r w:rsidRPr="002E64CF">
        <w:rPr>
          <w:rFonts w:ascii="Arial Narrow" w:eastAsia="Times New Roman" w:hAnsi="Arial Narrow" w:cs="Times New Roman"/>
          <w:bCs/>
          <w:kern w:val="36"/>
          <w:sz w:val="24"/>
          <w:szCs w:val="24"/>
          <w:lang w:val="ru-RU"/>
        </w:rPr>
        <w:fldChar w:fldCharType="end"/>
      </w:r>
    </w:p>
    <w:p w:rsidR="008B1EFF" w:rsidRDefault="008B1EFF" w:rsidP="008B1EFF">
      <w:pPr>
        <w:pStyle w:val="a7"/>
        <w:spacing w:before="0" w:beforeAutospacing="0" w:after="0" w:afterAutospacing="0"/>
        <w:ind w:firstLine="567"/>
        <w:rPr>
          <w:rFonts w:ascii="Arial Narrow" w:hAnsi="Arial Narrow"/>
        </w:rPr>
      </w:pPr>
    </w:p>
    <w:p w:rsidR="003A1113" w:rsidRDefault="003A1113" w:rsidP="008B1EFF">
      <w:pPr>
        <w:pStyle w:val="a7"/>
        <w:spacing w:before="0" w:beforeAutospacing="0" w:after="0" w:afterAutospacing="0"/>
        <w:ind w:firstLine="567"/>
        <w:rPr>
          <w:rFonts w:ascii="Arial Narrow" w:hAnsi="Arial Narrow"/>
        </w:rPr>
      </w:pPr>
    </w:p>
    <w:p w:rsidR="00487929" w:rsidRDefault="00487929" w:rsidP="00487929">
      <w:pPr>
        <w:spacing w:after="0" w:line="240" w:lineRule="auto"/>
        <w:ind w:firstLine="567"/>
        <w:jc w:val="both"/>
        <w:rPr>
          <w:rFonts w:ascii="Arial Narrow" w:eastAsia="Times New Roman" w:hAnsi="Arial Narrow" w:cs="Times New Roman"/>
          <w:sz w:val="24"/>
          <w:szCs w:val="24"/>
        </w:rPr>
      </w:pPr>
      <w:r w:rsidRPr="00487929">
        <w:rPr>
          <w:rFonts w:ascii="Arial Narrow" w:eastAsia="Times New Roman" w:hAnsi="Arial Narrow" w:cs="Times New Roman"/>
          <w:sz w:val="24"/>
          <w:szCs w:val="24"/>
        </w:rPr>
        <w:t xml:space="preserve">The basic form of a variable declaration is </w:t>
      </w:r>
      <w:r>
        <w:rPr>
          <w:rFonts w:ascii="Arial Narrow" w:eastAsia="Times New Roman" w:hAnsi="Arial Narrow" w:cs="Times New Roman"/>
          <w:sz w:val="24"/>
          <w:szCs w:val="24"/>
        </w:rPr>
        <w:t xml:space="preserve">– </w:t>
      </w:r>
    </w:p>
    <w:p w:rsidR="00487929" w:rsidRDefault="00487929" w:rsidP="00487929">
      <w:pPr>
        <w:spacing w:after="0" w:line="240" w:lineRule="auto"/>
        <w:ind w:firstLine="567"/>
        <w:jc w:val="both"/>
        <w:rPr>
          <w:rFonts w:ascii="Arial Narrow" w:eastAsia="Times New Roman" w:hAnsi="Arial Narrow" w:cs="Times New Roman"/>
          <w:sz w:val="24"/>
          <w:szCs w:val="24"/>
        </w:rPr>
      </w:pPr>
    </w:p>
    <w:p w:rsidR="00910130" w:rsidRDefault="00910130" w:rsidP="00C20EE6">
      <w:pPr>
        <w:shd w:val="clear" w:color="auto" w:fill="F2F2F2" w:themeFill="background1" w:themeFillShade="F2"/>
        <w:spacing w:after="0" w:line="240" w:lineRule="auto"/>
        <w:ind w:firstLine="567"/>
        <w:jc w:val="both"/>
        <w:rPr>
          <w:rStyle w:val="pln"/>
          <w:rFonts w:ascii="Arial Narrow" w:hAnsi="Arial Narrow"/>
          <w:sz w:val="24"/>
          <w:szCs w:val="24"/>
        </w:rPr>
      </w:pPr>
      <w:r w:rsidRPr="00326DF1">
        <w:rPr>
          <w:rStyle w:val="pln"/>
          <w:rFonts w:ascii="Arial Narrow" w:hAnsi="Arial Narrow"/>
          <w:i/>
          <w:color w:val="385623" w:themeColor="accent6" w:themeShade="80"/>
          <w:sz w:val="24"/>
          <w:szCs w:val="24"/>
        </w:rPr>
        <w:t xml:space="preserve">DATA </w:t>
      </w:r>
      <w:r w:rsidRPr="00487929">
        <w:rPr>
          <w:rStyle w:val="str"/>
          <w:rFonts w:ascii="Arial Narrow" w:hAnsi="Arial Narrow"/>
          <w:sz w:val="24"/>
          <w:szCs w:val="24"/>
        </w:rPr>
        <w:t>&lt;</w:t>
      </w:r>
      <w:r w:rsidRPr="008B1EFF">
        <w:rPr>
          <w:rStyle w:val="str"/>
          <w:rFonts w:ascii="Arial Narrow" w:hAnsi="Arial Narrow"/>
          <w:sz w:val="24"/>
          <w:szCs w:val="24"/>
        </w:rPr>
        <w:t>f&gt;</w:t>
      </w:r>
      <w:r w:rsidRPr="008B1EFF">
        <w:rPr>
          <w:rStyle w:val="pln"/>
          <w:rFonts w:ascii="Arial Narrow" w:hAnsi="Arial Narrow"/>
          <w:sz w:val="24"/>
          <w:szCs w:val="24"/>
        </w:rPr>
        <w:t xml:space="preserve"> </w:t>
      </w:r>
      <w:r w:rsidRPr="00326DF1">
        <w:rPr>
          <w:rStyle w:val="pln"/>
          <w:rFonts w:ascii="Arial Narrow" w:hAnsi="Arial Narrow"/>
          <w:i/>
          <w:color w:val="385623" w:themeColor="accent6" w:themeShade="80"/>
          <w:sz w:val="24"/>
          <w:szCs w:val="24"/>
        </w:rPr>
        <w:t>TYPE</w:t>
      </w:r>
      <w:r w:rsidRPr="00487929">
        <w:rPr>
          <w:rStyle w:val="pln"/>
          <w:rFonts w:ascii="Arial Narrow" w:hAnsi="Arial Narrow"/>
          <w:color w:val="0070C0"/>
          <w:sz w:val="24"/>
          <w:szCs w:val="24"/>
        </w:rPr>
        <w:t xml:space="preserve"> </w:t>
      </w:r>
      <w:r w:rsidRPr="008B1EFF">
        <w:rPr>
          <w:rStyle w:val="str"/>
          <w:rFonts w:ascii="Arial Narrow" w:hAnsi="Arial Narrow"/>
          <w:sz w:val="24"/>
          <w:szCs w:val="24"/>
        </w:rPr>
        <w:t>&lt;type&gt;</w:t>
      </w:r>
      <w:r w:rsidRPr="008B1EFF">
        <w:rPr>
          <w:rStyle w:val="pln"/>
          <w:rFonts w:ascii="Arial Narrow" w:hAnsi="Arial Narrow"/>
          <w:sz w:val="24"/>
          <w:szCs w:val="24"/>
        </w:rPr>
        <w:t xml:space="preserve"> </w:t>
      </w:r>
      <w:r w:rsidRPr="00326DF1">
        <w:rPr>
          <w:rStyle w:val="pln"/>
          <w:rFonts w:ascii="Arial Narrow" w:hAnsi="Arial Narrow"/>
          <w:i/>
          <w:color w:val="385623" w:themeColor="accent6" w:themeShade="80"/>
          <w:sz w:val="24"/>
          <w:szCs w:val="24"/>
        </w:rPr>
        <w:t>VALUE</w:t>
      </w:r>
      <w:r w:rsidRPr="008B1EFF">
        <w:rPr>
          <w:rStyle w:val="pln"/>
          <w:rFonts w:ascii="Arial Narrow" w:hAnsi="Arial Narrow"/>
          <w:sz w:val="24"/>
          <w:szCs w:val="24"/>
        </w:rPr>
        <w:t xml:space="preserve"> </w:t>
      </w:r>
      <w:r w:rsidRPr="008B1EFF">
        <w:rPr>
          <w:rStyle w:val="str"/>
          <w:rFonts w:ascii="Arial Narrow" w:hAnsi="Arial Narrow"/>
          <w:sz w:val="24"/>
          <w:szCs w:val="24"/>
        </w:rPr>
        <w:t>&lt;val&gt;</w:t>
      </w:r>
      <w:r w:rsidRPr="008B1EFF">
        <w:rPr>
          <w:rStyle w:val="pun"/>
          <w:rFonts w:ascii="Arial Narrow" w:hAnsi="Arial Narrow"/>
          <w:sz w:val="24"/>
          <w:szCs w:val="24"/>
        </w:rPr>
        <w:t>.</w:t>
      </w:r>
      <w:r w:rsidRPr="008B1EFF">
        <w:rPr>
          <w:rStyle w:val="pln"/>
          <w:rFonts w:ascii="Arial Narrow" w:hAnsi="Arial Narrow"/>
          <w:sz w:val="24"/>
          <w:szCs w:val="24"/>
        </w:rPr>
        <w:t xml:space="preserve"> </w:t>
      </w:r>
    </w:p>
    <w:p w:rsidR="00487929" w:rsidRDefault="00487929" w:rsidP="00487929">
      <w:pPr>
        <w:spacing w:after="0" w:line="240" w:lineRule="auto"/>
        <w:ind w:firstLine="567"/>
        <w:jc w:val="both"/>
        <w:rPr>
          <w:rStyle w:val="pln"/>
          <w:rFonts w:ascii="Arial Narrow" w:hAnsi="Arial Narrow"/>
          <w:sz w:val="24"/>
          <w:szCs w:val="24"/>
        </w:rPr>
      </w:pPr>
    </w:p>
    <w:p w:rsidR="00487929" w:rsidRPr="00487929" w:rsidRDefault="00487929" w:rsidP="00487929">
      <w:pPr>
        <w:spacing w:after="0" w:line="240" w:lineRule="auto"/>
        <w:ind w:firstLine="567"/>
        <w:jc w:val="both"/>
        <w:rPr>
          <w:rStyle w:val="pln"/>
          <w:rFonts w:ascii="Arial Narrow" w:hAnsi="Arial Narrow"/>
          <w:sz w:val="24"/>
          <w:szCs w:val="24"/>
        </w:rPr>
      </w:pPr>
      <w:r w:rsidRPr="00487929">
        <w:rPr>
          <w:rFonts w:ascii="Arial Narrow" w:hAnsi="Arial Narrow"/>
          <w:sz w:val="24"/>
          <w:szCs w:val="24"/>
        </w:rPr>
        <w:t xml:space="preserve">Other possible values for </w:t>
      </w:r>
      <w:r w:rsidRPr="00C20EE6">
        <w:rPr>
          <w:rFonts w:ascii="Arial Narrow" w:hAnsi="Arial Narrow"/>
          <w:i/>
          <w:color w:val="385623" w:themeColor="accent6" w:themeShade="80"/>
          <w:sz w:val="24"/>
          <w:szCs w:val="24"/>
          <w:shd w:val="clear" w:color="auto" w:fill="F2F2F2" w:themeFill="background1" w:themeFillShade="F2"/>
        </w:rPr>
        <w:t>&lt;val&gt;</w:t>
      </w:r>
      <w:r w:rsidRPr="00487929">
        <w:rPr>
          <w:rFonts w:ascii="Arial Narrow" w:hAnsi="Arial Narrow"/>
          <w:sz w:val="24"/>
          <w:szCs w:val="24"/>
        </w:rPr>
        <w:t xml:space="preserve"> can be a </w:t>
      </w:r>
      <w:r w:rsidRPr="003A1113">
        <w:rPr>
          <w:rFonts w:ascii="Arial Narrow" w:hAnsi="Arial Narrow"/>
          <w:i/>
          <w:color w:val="002060"/>
          <w:sz w:val="24"/>
          <w:szCs w:val="24"/>
        </w:rPr>
        <w:t>literal</w:t>
      </w:r>
      <w:r w:rsidRPr="003A1113">
        <w:rPr>
          <w:rFonts w:ascii="Arial Narrow" w:hAnsi="Arial Narrow"/>
          <w:color w:val="002060"/>
          <w:sz w:val="24"/>
          <w:szCs w:val="24"/>
        </w:rPr>
        <w:t xml:space="preserve"> </w:t>
      </w:r>
      <w:r w:rsidRPr="003A1113">
        <w:rPr>
          <w:rFonts w:ascii="Arial Narrow" w:hAnsi="Arial Narrow"/>
          <w:sz w:val="24"/>
          <w:szCs w:val="24"/>
        </w:rPr>
        <w:t xml:space="preserve">| </w:t>
      </w:r>
      <w:r w:rsidRPr="003A1113">
        <w:rPr>
          <w:rFonts w:ascii="Arial Narrow" w:hAnsi="Arial Narrow"/>
          <w:i/>
          <w:color w:val="002060"/>
          <w:sz w:val="24"/>
          <w:szCs w:val="24"/>
        </w:rPr>
        <w:t xml:space="preserve">constant </w:t>
      </w:r>
      <w:r w:rsidRPr="003A1113">
        <w:rPr>
          <w:rFonts w:ascii="Arial Narrow" w:hAnsi="Arial Narrow"/>
          <w:sz w:val="24"/>
          <w:szCs w:val="24"/>
        </w:rPr>
        <w:t xml:space="preserve">| an </w:t>
      </w:r>
      <w:r w:rsidRPr="003A1113">
        <w:rPr>
          <w:rFonts w:ascii="Arial Narrow" w:hAnsi="Arial Narrow"/>
          <w:i/>
          <w:color w:val="002060"/>
          <w:sz w:val="24"/>
          <w:szCs w:val="24"/>
        </w:rPr>
        <w:t>explicit clause</w:t>
      </w:r>
      <w:r w:rsidRPr="003A1113">
        <w:rPr>
          <w:rFonts w:ascii="Arial Narrow" w:hAnsi="Arial Narrow"/>
          <w:color w:val="002060"/>
          <w:sz w:val="24"/>
          <w:szCs w:val="24"/>
        </w:rPr>
        <w:t xml:space="preserve"> </w:t>
      </w:r>
      <w:r w:rsidR="003A1113">
        <w:rPr>
          <w:rFonts w:ascii="Arial Narrow" w:hAnsi="Arial Narrow"/>
          <w:sz w:val="24"/>
          <w:szCs w:val="24"/>
        </w:rPr>
        <w:t>/</w:t>
      </w:r>
      <w:r w:rsidRPr="003A1113">
        <w:rPr>
          <w:rFonts w:ascii="Arial Narrow" w:hAnsi="Arial Narrow"/>
          <w:sz w:val="24"/>
          <w:szCs w:val="24"/>
        </w:rPr>
        <w:t xml:space="preserve">such as </w:t>
      </w:r>
      <w:r w:rsidRPr="003A1113">
        <w:rPr>
          <w:rFonts w:ascii="Arial Narrow" w:hAnsi="Arial Narrow"/>
          <w:i/>
          <w:color w:val="002060"/>
          <w:sz w:val="24"/>
          <w:szCs w:val="24"/>
        </w:rPr>
        <w:t>Is INITIAL</w:t>
      </w:r>
      <w:r w:rsidR="003A1113">
        <w:rPr>
          <w:rFonts w:ascii="Arial Narrow" w:hAnsi="Arial Narrow"/>
          <w:i/>
          <w:color w:val="385623" w:themeColor="accent6" w:themeShade="80"/>
          <w:sz w:val="24"/>
          <w:szCs w:val="24"/>
        </w:rPr>
        <w:t>/</w:t>
      </w:r>
      <w:r w:rsidRPr="00487929">
        <w:rPr>
          <w:rFonts w:ascii="Arial Narrow" w:hAnsi="Arial Narrow"/>
          <w:sz w:val="24"/>
          <w:szCs w:val="24"/>
        </w:rPr>
        <w:t>.</w:t>
      </w:r>
    </w:p>
    <w:p w:rsidR="00487929" w:rsidRDefault="00487929" w:rsidP="00487929">
      <w:pPr>
        <w:spacing w:after="0" w:line="240" w:lineRule="auto"/>
        <w:ind w:firstLine="567"/>
        <w:jc w:val="both"/>
        <w:rPr>
          <w:rFonts w:ascii="Arial Narrow" w:hAnsi="Arial Narrow"/>
          <w:b/>
          <w:sz w:val="24"/>
          <w:szCs w:val="24"/>
        </w:rPr>
      </w:pPr>
    </w:p>
    <w:p w:rsidR="00487929" w:rsidRDefault="00487929" w:rsidP="00487929">
      <w:pPr>
        <w:spacing w:after="0" w:line="240" w:lineRule="auto"/>
        <w:ind w:firstLine="567"/>
        <w:jc w:val="both"/>
        <w:rPr>
          <w:rFonts w:ascii="Arial Narrow" w:hAnsi="Arial Narrow"/>
          <w:sz w:val="24"/>
          <w:szCs w:val="24"/>
        </w:rPr>
      </w:pPr>
      <w:r w:rsidRPr="003A1113">
        <w:rPr>
          <w:rFonts w:ascii="Arial Narrow" w:hAnsi="Arial Narrow"/>
          <w:color w:val="000000" w:themeColor="text1"/>
          <w:sz w:val="24"/>
          <w:szCs w:val="24"/>
        </w:rPr>
        <w:t xml:space="preserve">The </w:t>
      </w:r>
      <w:r w:rsidRPr="003A1113">
        <w:rPr>
          <w:rFonts w:ascii="Arial Narrow" w:hAnsi="Arial Narrow"/>
          <w:b/>
          <w:i/>
          <w:color w:val="000000" w:themeColor="text1"/>
          <w:sz w:val="24"/>
          <w:szCs w:val="24"/>
        </w:rPr>
        <w:t>name of the variable</w:t>
      </w:r>
      <w:r w:rsidRPr="003A1113">
        <w:rPr>
          <w:rFonts w:ascii="Arial Narrow" w:hAnsi="Arial Narrow"/>
          <w:color w:val="000000" w:themeColor="text1"/>
          <w:sz w:val="24"/>
          <w:szCs w:val="24"/>
        </w:rPr>
        <w:t xml:space="preserve"> </w:t>
      </w:r>
      <w:r w:rsidRPr="003A1113">
        <w:rPr>
          <w:rFonts w:ascii="Arial Narrow" w:hAnsi="Arial Narrow"/>
          <w:sz w:val="24"/>
          <w:szCs w:val="24"/>
        </w:rPr>
        <w:t>can be up to 30 characters long</w:t>
      </w:r>
      <w:r w:rsidRPr="00C20EE6">
        <w:rPr>
          <w:rFonts w:ascii="Arial Narrow" w:hAnsi="Arial Narrow"/>
          <w:sz w:val="24"/>
          <w:szCs w:val="24"/>
        </w:rPr>
        <w:t>.</w:t>
      </w:r>
    </w:p>
    <w:p w:rsidR="008C1F3F" w:rsidRDefault="008C1F3F" w:rsidP="00487929">
      <w:pPr>
        <w:spacing w:after="0" w:line="240" w:lineRule="auto"/>
        <w:ind w:firstLine="567"/>
        <w:jc w:val="both"/>
        <w:rPr>
          <w:rFonts w:ascii="Arial Narrow" w:hAnsi="Arial Narrow"/>
          <w:sz w:val="24"/>
          <w:szCs w:val="24"/>
        </w:rPr>
      </w:pPr>
    </w:p>
    <w:p w:rsidR="008C1F3F" w:rsidRPr="008C1F3F" w:rsidRDefault="008C1F3F" w:rsidP="00487929">
      <w:pPr>
        <w:spacing w:after="0" w:line="240" w:lineRule="auto"/>
        <w:ind w:firstLine="567"/>
        <w:jc w:val="both"/>
        <w:rPr>
          <w:rStyle w:val="pln"/>
          <w:rFonts w:ascii="Arial Narrow" w:hAnsi="Arial Narrow"/>
          <w:sz w:val="24"/>
          <w:szCs w:val="24"/>
        </w:rPr>
      </w:pPr>
      <w:r w:rsidRPr="00C20EE6">
        <w:rPr>
          <w:rFonts w:ascii="Arial Narrow" w:hAnsi="Arial Narrow"/>
          <w:b/>
          <w:i/>
          <w:sz w:val="24"/>
          <w:szCs w:val="24"/>
        </w:rPr>
        <w:lastRenderedPageBreak/>
        <w:t>Hyphens</w:t>
      </w:r>
      <w:r w:rsidRPr="008C1F3F">
        <w:rPr>
          <w:rFonts w:ascii="Arial Narrow" w:hAnsi="Arial Narrow"/>
          <w:b/>
          <w:sz w:val="24"/>
          <w:szCs w:val="24"/>
        </w:rPr>
        <w:t xml:space="preserve"> </w:t>
      </w:r>
      <w:r w:rsidR="00326DF1">
        <w:rPr>
          <w:rFonts w:ascii="Arial Narrow" w:hAnsi="Arial Narrow"/>
          <w:b/>
          <w:sz w:val="24"/>
          <w:szCs w:val="24"/>
        </w:rPr>
        <w:t>/</w:t>
      </w:r>
      <w:r w:rsidRPr="008C1F3F">
        <w:rPr>
          <w:rStyle w:val="2enci"/>
          <w:rFonts w:ascii="Times New Roman" w:hAnsi="Times New Roman" w:cs="Times New Roman"/>
          <w:sz w:val="24"/>
          <w:szCs w:val="24"/>
        </w:rPr>
        <w:t>'haɪf(ə)n</w:t>
      </w:r>
      <w:r w:rsidRPr="008C1F3F">
        <w:rPr>
          <w:rFonts w:ascii="Arial Narrow" w:hAnsi="Arial Narrow"/>
          <w:sz w:val="24"/>
          <w:szCs w:val="24"/>
        </w:rPr>
        <w:t xml:space="preserve"> </w:t>
      </w:r>
      <w:r w:rsidRPr="008C1F3F">
        <w:rPr>
          <w:rFonts w:ascii="Arial Narrow" w:hAnsi="Arial Narrow"/>
          <w:sz w:val="24"/>
          <w:szCs w:val="24"/>
          <w:lang w:val="ru-RU"/>
        </w:rPr>
        <w:t>дефис</w:t>
      </w:r>
      <w:r w:rsidR="00326DF1">
        <w:rPr>
          <w:rFonts w:ascii="Arial Narrow" w:hAnsi="Arial Narrow"/>
          <w:sz w:val="24"/>
          <w:szCs w:val="24"/>
        </w:rPr>
        <w:t>/</w:t>
      </w:r>
      <w:r w:rsidRPr="008C1F3F">
        <w:rPr>
          <w:rFonts w:ascii="Arial Narrow" w:hAnsi="Arial Narrow"/>
          <w:sz w:val="24"/>
          <w:szCs w:val="24"/>
        </w:rPr>
        <w:t xml:space="preserve"> </w:t>
      </w:r>
      <w:r w:rsidRPr="00C20EE6">
        <w:rPr>
          <w:rFonts w:ascii="Arial Narrow" w:hAnsi="Arial Narrow"/>
          <w:i/>
          <w:color w:val="002060"/>
          <w:sz w:val="24"/>
          <w:szCs w:val="24"/>
        </w:rPr>
        <w:t>are reserved</w:t>
      </w:r>
      <w:r w:rsidRPr="00C20EE6">
        <w:rPr>
          <w:rFonts w:ascii="Arial Narrow" w:hAnsi="Arial Narrow"/>
          <w:color w:val="002060"/>
          <w:sz w:val="24"/>
          <w:szCs w:val="24"/>
        </w:rPr>
        <w:t xml:space="preserve"> </w:t>
      </w:r>
      <w:r w:rsidRPr="00326DF1">
        <w:rPr>
          <w:rFonts w:ascii="Arial Narrow" w:hAnsi="Arial Narrow"/>
          <w:sz w:val="24"/>
          <w:szCs w:val="24"/>
        </w:rPr>
        <w:t xml:space="preserve">to </w:t>
      </w:r>
      <w:r w:rsidRPr="00C20EE6">
        <w:rPr>
          <w:rFonts w:ascii="Arial Narrow" w:hAnsi="Arial Narrow"/>
          <w:color w:val="000000" w:themeColor="text1"/>
          <w:sz w:val="24"/>
          <w:szCs w:val="24"/>
        </w:rPr>
        <w:t xml:space="preserve">represent the components of structures </w:t>
      </w:r>
      <w:r>
        <w:rPr>
          <w:rFonts w:ascii="Arial Narrow" w:hAnsi="Arial Narrow"/>
          <w:sz w:val="24"/>
          <w:szCs w:val="24"/>
        </w:rPr>
        <w:sym w:font="Symbol" w:char="F0DE"/>
      </w:r>
      <w:r w:rsidRPr="008C1F3F">
        <w:rPr>
          <w:rFonts w:ascii="Arial Narrow" w:hAnsi="Arial Narrow"/>
          <w:sz w:val="24"/>
          <w:szCs w:val="24"/>
        </w:rPr>
        <w:t xml:space="preserve"> you are supposed to avoid hyphens in variable names</w:t>
      </w:r>
    </w:p>
    <w:p w:rsidR="00910130" w:rsidRPr="008B1EFF" w:rsidRDefault="00910130" w:rsidP="008B1EFF">
      <w:pPr>
        <w:pStyle w:val="HTML"/>
        <w:ind w:firstLine="567"/>
        <w:rPr>
          <w:rFonts w:ascii="Arial Narrow" w:hAnsi="Arial Narrow"/>
          <w:sz w:val="24"/>
          <w:szCs w:val="24"/>
        </w:rPr>
      </w:pPr>
    </w:p>
    <w:p w:rsidR="00910130" w:rsidRPr="008B1EFF" w:rsidRDefault="00910130" w:rsidP="008B1EFF">
      <w:pPr>
        <w:pStyle w:val="HTML"/>
        <w:ind w:firstLine="567"/>
        <w:rPr>
          <w:rStyle w:val="pln"/>
          <w:rFonts w:ascii="Arial Narrow" w:hAnsi="Arial Narrow"/>
          <w:sz w:val="24"/>
          <w:szCs w:val="24"/>
        </w:rPr>
      </w:pPr>
      <w:r w:rsidRPr="008B1EFF">
        <w:rPr>
          <w:rStyle w:val="pln"/>
          <w:rFonts w:ascii="Arial Narrow" w:hAnsi="Arial Narrow"/>
          <w:sz w:val="24"/>
          <w:szCs w:val="24"/>
        </w:rPr>
        <w:t>DATA d1</w:t>
      </w:r>
      <w:r w:rsidRPr="008B1EFF">
        <w:rPr>
          <w:rStyle w:val="pun"/>
          <w:rFonts w:ascii="Arial Narrow" w:hAnsi="Arial Narrow"/>
          <w:sz w:val="24"/>
          <w:szCs w:val="24"/>
        </w:rPr>
        <w:t>(</w:t>
      </w:r>
      <w:r w:rsidRPr="008B1EFF">
        <w:rPr>
          <w:rStyle w:val="lit"/>
          <w:rFonts w:ascii="Arial Narrow" w:hAnsi="Arial Narrow"/>
          <w:sz w:val="24"/>
          <w:szCs w:val="24"/>
        </w:rPr>
        <w:t>2</w:t>
      </w:r>
      <w:r w:rsidRPr="008B1EFF">
        <w:rPr>
          <w:rStyle w:val="pun"/>
          <w:rFonts w:ascii="Arial Narrow" w:hAnsi="Arial Narrow"/>
          <w:sz w:val="24"/>
          <w:szCs w:val="24"/>
        </w:rPr>
        <w:t>)</w:t>
      </w:r>
      <w:r w:rsidRPr="008B1EFF">
        <w:rPr>
          <w:rStyle w:val="pln"/>
          <w:rFonts w:ascii="Arial Narrow" w:hAnsi="Arial Narrow"/>
          <w:sz w:val="24"/>
          <w:szCs w:val="24"/>
        </w:rPr>
        <w:t xml:space="preserve"> TYPE C</w:t>
      </w:r>
      <w:r w:rsidRPr="008B1EFF">
        <w:rPr>
          <w:rStyle w:val="pun"/>
          <w:rFonts w:ascii="Arial Narrow" w:hAnsi="Arial Narrow"/>
          <w:sz w:val="24"/>
          <w:szCs w:val="24"/>
        </w:rPr>
        <w:t>.</w:t>
      </w:r>
      <w:r w:rsidRPr="008B1EFF">
        <w:rPr>
          <w:rStyle w:val="pln"/>
          <w:rFonts w:ascii="Arial Narrow" w:hAnsi="Arial Narrow"/>
          <w:sz w:val="24"/>
          <w:szCs w:val="24"/>
        </w:rPr>
        <w:t xml:space="preserve">  </w:t>
      </w:r>
    </w:p>
    <w:p w:rsidR="00910130" w:rsidRPr="008B1EFF" w:rsidRDefault="00910130" w:rsidP="00C20EE6">
      <w:pPr>
        <w:pStyle w:val="HTML"/>
        <w:ind w:firstLine="567"/>
        <w:rPr>
          <w:rStyle w:val="pln"/>
          <w:rFonts w:ascii="Arial Narrow" w:hAnsi="Arial Narrow"/>
          <w:sz w:val="24"/>
          <w:szCs w:val="24"/>
        </w:rPr>
      </w:pPr>
      <w:r w:rsidRPr="008B1EFF">
        <w:rPr>
          <w:rStyle w:val="pln"/>
          <w:rFonts w:ascii="Arial Narrow" w:hAnsi="Arial Narrow"/>
          <w:sz w:val="24"/>
          <w:szCs w:val="24"/>
        </w:rPr>
        <w:t xml:space="preserve">DATA d2 </w:t>
      </w:r>
      <w:r w:rsidRPr="00C20EE6">
        <w:rPr>
          <w:rStyle w:val="pln"/>
          <w:rFonts w:ascii="Arial Narrow" w:hAnsi="Arial Narrow"/>
          <w:i/>
          <w:color w:val="385623" w:themeColor="accent6" w:themeShade="80"/>
          <w:sz w:val="24"/>
          <w:szCs w:val="24"/>
          <w:shd w:val="clear" w:color="auto" w:fill="F2F2F2" w:themeFill="background1" w:themeFillShade="F2"/>
        </w:rPr>
        <w:t>LIKE</w:t>
      </w:r>
      <w:r w:rsidRPr="008B1EFF">
        <w:rPr>
          <w:rStyle w:val="pln"/>
          <w:rFonts w:ascii="Arial Narrow" w:hAnsi="Arial Narrow"/>
          <w:sz w:val="24"/>
          <w:szCs w:val="24"/>
        </w:rPr>
        <w:t xml:space="preserve"> d1</w:t>
      </w:r>
      <w:r w:rsidRPr="008B1EFF">
        <w:rPr>
          <w:rStyle w:val="pun"/>
          <w:rFonts w:ascii="Arial Narrow" w:hAnsi="Arial Narrow"/>
          <w:sz w:val="24"/>
          <w:szCs w:val="24"/>
        </w:rPr>
        <w:t>.</w:t>
      </w:r>
      <w:r w:rsidRPr="008B1EFF">
        <w:rPr>
          <w:rStyle w:val="pln"/>
          <w:rFonts w:ascii="Arial Narrow" w:hAnsi="Arial Narrow"/>
          <w:sz w:val="24"/>
          <w:szCs w:val="24"/>
        </w:rPr>
        <w:t xml:space="preserve">  </w:t>
      </w:r>
    </w:p>
    <w:p w:rsidR="00910130" w:rsidRPr="008B1EFF" w:rsidRDefault="00910130" w:rsidP="008B1EFF">
      <w:pPr>
        <w:pStyle w:val="HTML"/>
        <w:ind w:firstLine="567"/>
        <w:rPr>
          <w:rFonts w:ascii="Arial Narrow" w:hAnsi="Arial Narrow"/>
          <w:sz w:val="24"/>
          <w:szCs w:val="24"/>
        </w:rPr>
      </w:pPr>
      <w:r w:rsidRPr="008B1EFF">
        <w:rPr>
          <w:rStyle w:val="pln"/>
          <w:rFonts w:ascii="Arial Narrow" w:hAnsi="Arial Narrow"/>
          <w:sz w:val="24"/>
          <w:szCs w:val="24"/>
        </w:rPr>
        <w:t xml:space="preserve">DATA minimum_value TYPE I VALUE </w:t>
      </w:r>
      <w:r w:rsidRPr="008B1EFF">
        <w:rPr>
          <w:rStyle w:val="lit"/>
          <w:rFonts w:ascii="Arial Narrow" w:hAnsi="Arial Narrow"/>
          <w:sz w:val="24"/>
          <w:szCs w:val="24"/>
        </w:rPr>
        <w:t>10.</w:t>
      </w:r>
      <w:r w:rsidRPr="008B1EFF">
        <w:rPr>
          <w:rStyle w:val="pln"/>
          <w:rFonts w:ascii="Arial Narrow" w:hAnsi="Arial Narrow"/>
          <w:sz w:val="24"/>
          <w:szCs w:val="24"/>
        </w:rPr>
        <w:t xml:space="preserve"> </w:t>
      </w:r>
    </w:p>
    <w:p w:rsidR="00C2587B" w:rsidRPr="008B1EFF" w:rsidRDefault="00C2587B" w:rsidP="008B1EFF">
      <w:pPr>
        <w:spacing w:after="0" w:line="240" w:lineRule="auto"/>
        <w:ind w:firstLine="567"/>
        <w:jc w:val="both"/>
        <w:rPr>
          <w:rFonts w:ascii="Arial Narrow" w:hAnsi="Arial Narrow"/>
          <w:sz w:val="24"/>
          <w:szCs w:val="24"/>
        </w:rPr>
      </w:pPr>
    </w:p>
    <w:p w:rsidR="00910130" w:rsidRPr="00487929" w:rsidRDefault="00910130" w:rsidP="008B1EFF">
      <w:pPr>
        <w:pStyle w:val="2"/>
        <w:spacing w:before="0" w:line="240" w:lineRule="auto"/>
        <w:ind w:firstLine="567"/>
        <w:rPr>
          <w:rFonts w:ascii="Arial Narrow" w:hAnsi="Arial Narrow"/>
          <w:b/>
          <w:i/>
          <w:color w:val="000000" w:themeColor="text1"/>
          <w:sz w:val="24"/>
          <w:szCs w:val="24"/>
        </w:rPr>
      </w:pPr>
      <w:r w:rsidRPr="00487929">
        <w:rPr>
          <w:rFonts w:ascii="Arial Narrow" w:hAnsi="Arial Narrow"/>
          <w:b/>
          <w:i/>
          <w:color w:val="000000" w:themeColor="text1"/>
          <w:sz w:val="24"/>
          <w:szCs w:val="24"/>
        </w:rPr>
        <w:t>Static Variables</w:t>
      </w:r>
    </w:p>
    <w:p w:rsidR="00910130" w:rsidRPr="00BE1695" w:rsidRDefault="00910130" w:rsidP="008B1EFF">
      <w:pPr>
        <w:pStyle w:val="a7"/>
        <w:numPr>
          <w:ilvl w:val="0"/>
          <w:numId w:val="3"/>
        </w:numPr>
        <w:spacing w:before="0" w:beforeAutospacing="0" w:after="0" w:afterAutospacing="0"/>
        <w:ind w:left="1134"/>
        <w:rPr>
          <w:rFonts w:ascii="Arial Narrow" w:hAnsi="Arial Narrow"/>
          <w:color w:val="000000" w:themeColor="text1"/>
        </w:rPr>
      </w:pPr>
      <w:r w:rsidRPr="008B1EFF">
        <w:rPr>
          <w:rFonts w:ascii="Arial Narrow" w:hAnsi="Arial Narrow"/>
        </w:rPr>
        <w:t xml:space="preserve">With </w:t>
      </w:r>
      <w:r w:rsidRPr="00C20EE6">
        <w:rPr>
          <w:rFonts w:ascii="Arial Narrow" w:hAnsi="Arial Narrow"/>
          <w:i/>
          <w:color w:val="002060"/>
          <w:shd w:val="clear" w:color="auto" w:fill="F2F2F2" w:themeFill="background1" w:themeFillShade="F2"/>
        </w:rPr>
        <w:t>CLASS-DATA</w:t>
      </w:r>
      <w:r w:rsidRPr="003A1113">
        <w:rPr>
          <w:rFonts w:ascii="Arial Narrow" w:hAnsi="Arial Narrow"/>
          <w:color w:val="000000" w:themeColor="text1"/>
        </w:rPr>
        <w:t xml:space="preserve"> </w:t>
      </w:r>
      <w:r w:rsidRPr="00BE1695">
        <w:rPr>
          <w:rFonts w:ascii="Arial Narrow" w:hAnsi="Arial Narrow"/>
          <w:color w:val="000000" w:themeColor="text1"/>
        </w:rPr>
        <w:t xml:space="preserve">statement you can </w:t>
      </w:r>
      <w:r w:rsidRPr="00C20EE6">
        <w:rPr>
          <w:rFonts w:ascii="Arial Narrow" w:hAnsi="Arial Narrow"/>
          <w:color w:val="000000" w:themeColor="text1"/>
        </w:rPr>
        <w:t>declare variables within the classes</w:t>
      </w:r>
      <w:r w:rsidRPr="00BE1695">
        <w:rPr>
          <w:rFonts w:ascii="Arial Narrow" w:hAnsi="Arial Narrow"/>
          <w:color w:val="000000" w:themeColor="text1"/>
        </w:rPr>
        <w:t>.</w:t>
      </w:r>
    </w:p>
    <w:p w:rsidR="00910130" w:rsidRPr="00BE1695" w:rsidRDefault="00910130" w:rsidP="00A44A48">
      <w:pPr>
        <w:pStyle w:val="a7"/>
        <w:numPr>
          <w:ilvl w:val="0"/>
          <w:numId w:val="3"/>
        </w:numPr>
        <w:spacing w:before="0" w:beforeAutospacing="0" w:after="0" w:afterAutospacing="0"/>
        <w:ind w:left="1134"/>
        <w:jc w:val="both"/>
        <w:rPr>
          <w:rFonts w:ascii="Arial Narrow" w:hAnsi="Arial Narrow"/>
          <w:color w:val="000000" w:themeColor="text1"/>
        </w:rPr>
      </w:pPr>
      <w:r w:rsidRPr="00BE1695">
        <w:rPr>
          <w:rFonts w:ascii="Arial Narrow" w:hAnsi="Arial Narrow"/>
          <w:color w:val="000000" w:themeColor="text1"/>
        </w:rPr>
        <w:t xml:space="preserve">The </w:t>
      </w:r>
      <w:r w:rsidRPr="00C20EE6">
        <w:rPr>
          <w:rFonts w:ascii="Arial Narrow" w:hAnsi="Arial Narrow"/>
          <w:i/>
          <w:color w:val="002060"/>
          <w:shd w:val="clear" w:color="auto" w:fill="F2F2F2" w:themeFill="background1" w:themeFillShade="F2"/>
        </w:rPr>
        <w:t>PARAMETERS</w:t>
      </w:r>
      <w:r w:rsidRPr="003A1113">
        <w:rPr>
          <w:rFonts w:ascii="Arial Narrow" w:hAnsi="Arial Narrow"/>
          <w:b/>
          <w:color w:val="000000" w:themeColor="text1"/>
        </w:rPr>
        <w:t xml:space="preserve"> </w:t>
      </w:r>
      <w:r w:rsidRPr="00BE1695">
        <w:rPr>
          <w:rFonts w:ascii="Arial Narrow" w:hAnsi="Arial Narrow"/>
          <w:color w:val="000000" w:themeColor="text1"/>
        </w:rPr>
        <w:t xml:space="preserve">statement can be used to </w:t>
      </w:r>
      <w:r w:rsidRPr="003A1113">
        <w:rPr>
          <w:rFonts w:ascii="Arial Narrow" w:hAnsi="Arial Narrow"/>
          <w:color w:val="000000" w:themeColor="text1"/>
        </w:rPr>
        <w:t>declare the</w:t>
      </w:r>
      <w:r w:rsidRPr="003A1113">
        <w:rPr>
          <w:rFonts w:ascii="Arial Narrow" w:hAnsi="Arial Narrow"/>
          <w:i/>
          <w:color w:val="000000" w:themeColor="text1"/>
        </w:rPr>
        <w:t xml:space="preserve"> </w:t>
      </w:r>
      <w:r w:rsidRPr="003A1113">
        <w:rPr>
          <w:rFonts w:ascii="Arial Narrow" w:hAnsi="Arial Narrow"/>
          <w:i/>
          <w:color w:val="002060"/>
        </w:rPr>
        <w:t>elementary data objects</w:t>
      </w:r>
      <w:r w:rsidRPr="003A1113">
        <w:rPr>
          <w:rFonts w:ascii="Arial Narrow" w:hAnsi="Arial Narrow"/>
          <w:color w:val="002060"/>
          <w:spacing w:val="20"/>
        </w:rPr>
        <w:t xml:space="preserve"> </w:t>
      </w:r>
      <w:r w:rsidRPr="003A1113">
        <w:rPr>
          <w:rFonts w:ascii="Arial Narrow" w:hAnsi="Arial Narrow"/>
          <w:color w:val="000000" w:themeColor="text1"/>
        </w:rPr>
        <w:t xml:space="preserve">that </w:t>
      </w:r>
      <w:r w:rsidRPr="003A1113">
        <w:rPr>
          <w:rFonts w:ascii="Arial Narrow" w:hAnsi="Arial Narrow"/>
          <w:i/>
          <w:color w:val="002060"/>
        </w:rPr>
        <w:t>are linked to input fields on a selection screen</w:t>
      </w:r>
      <w:r w:rsidRPr="003A1113">
        <w:rPr>
          <w:rFonts w:ascii="Arial Narrow" w:hAnsi="Arial Narrow"/>
          <w:color w:val="000000" w:themeColor="text1"/>
        </w:rPr>
        <w:t>.</w:t>
      </w:r>
    </w:p>
    <w:p w:rsidR="00910130" w:rsidRPr="00BE1695" w:rsidRDefault="00910130" w:rsidP="00A44A48">
      <w:pPr>
        <w:pStyle w:val="a7"/>
        <w:numPr>
          <w:ilvl w:val="0"/>
          <w:numId w:val="3"/>
        </w:numPr>
        <w:spacing w:before="0" w:beforeAutospacing="0" w:after="0" w:afterAutospacing="0"/>
        <w:ind w:left="1134"/>
        <w:jc w:val="both"/>
        <w:rPr>
          <w:rFonts w:ascii="Arial Narrow" w:hAnsi="Arial Narrow"/>
          <w:color w:val="000000" w:themeColor="text1"/>
        </w:rPr>
      </w:pPr>
      <w:r w:rsidRPr="00BE1695">
        <w:rPr>
          <w:rFonts w:ascii="Arial Narrow" w:hAnsi="Arial Narrow"/>
          <w:color w:val="000000" w:themeColor="text1"/>
        </w:rPr>
        <w:t xml:space="preserve">You can also declare </w:t>
      </w:r>
      <w:r w:rsidRPr="003A1113">
        <w:rPr>
          <w:rFonts w:ascii="Arial Narrow" w:hAnsi="Arial Narrow"/>
          <w:color w:val="000000" w:themeColor="text1"/>
        </w:rPr>
        <w:t>the</w:t>
      </w:r>
      <w:r w:rsidRPr="00441159">
        <w:rPr>
          <w:rFonts w:ascii="Arial Narrow" w:hAnsi="Arial Narrow"/>
          <w:i/>
          <w:color w:val="002060"/>
        </w:rPr>
        <w:t xml:space="preserve"> </w:t>
      </w:r>
      <w:r w:rsidRPr="003A1113">
        <w:rPr>
          <w:rFonts w:ascii="Arial Narrow" w:hAnsi="Arial Narrow"/>
          <w:i/>
          <w:color w:val="002060"/>
        </w:rPr>
        <w:t>internal tables</w:t>
      </w:r>
      <w:r w:rsidRPr="003A1113">
        <w:rPr>
          <w:rFonts w:ascii="Arial Narrow" w:hAnsi="Arial Narrow"/>
          <w:i/>
          <w:color w:val="002060"/>
          <w:spacing w:val="20"/>
        </w:rPr>
        <w:t xml:space="preserve"> </w:t>
      </w:r>
      <w:r w:rsidRPr="003A1113">
        <w:rPr>
          <w:rFonts w:ascii="Arial Narrow" w:hAnsi="Arial Narrow"/>
          <w:color w:val="000000" w:themeColor="text1"/>
        </w:rPr>
        <w:t xml:space="preserve">that </w:t>
      </w:r>
      <w:r w:rsidRPr="003A1113">
        <w:rPr>
          <w:rFonts w:ascii="Arial Narrow" w:hAnsi="Arial Narrow"/>
          <w:i/>
          <w:color w:val="002060"/>
        </w:rPr>
        <w:t>are linked to input fields on a selection screen</w:t>
      </w:r>
      <w:r w:rsidRPr="003A1113">
        <w:rPr>
          <w:rFonts w:ascii="Arial Narrow" w:hAnsi="Arial Narrow"/>
          <w:color w:val="002060"/>
        </w:rPr>
        <w:t xml:space="preserve"> </w:t>
      </w:r>
      <w:r w:rsidRPr="003A1113">
        <w:rPr>
          <w:rFonts w:ascii="Arial Narrow" w:hAnsi="Arial Narrow"/>
          <w:color w:val="000000" w:themeColor="text1"/>
        </w:rPr>
        <w:t xml:space="preserve">by using </w:t>
      </w:r>
      <w:r w:rsidRPr="00C20EE6">
        <w:rPr>
          <w:rFonts w:ascii="Arial Narrow" w:hAnsi="Arial Narrow"/>
          <w:i/>
          <w:color w:val="002060"/>
          <w:shd w:val="clear" w:color="auto" w:fill="F2F2F2" w:themeFill="background1" w:themeFillShade="F2"/>
        </w:rPr>
        <w:t>SELECT-OPTIONS</w:t>
      </w:r>
      <w:r w:rsidRPr="003A1113">
        <w:rPr>
          <w:rFonts w:ascii="Arial Narrow" w:hAnsi="Arial Narrow"/>
          <w:color w:val="000000" w:themeColor="text1"/>
        </w:rPr>
        <w:t xml:space="preserve"> statement</w:t>
      </w:r>
      <w:r w:rsidRPr="00BE1695">
        <w:rPr>
          <w:rFonts w:ascii="Arial Narrow" w:hAnsi="Arial Narrow"/>
          <w:color w:val="000000" w:themeColor="text1"/>
        </w:rPr>
        <w:t>.</w:t>
      </w:r>
    </w:p>
    <w:p w:rsidR="00A44A48" w:rsidRDefault="00A44A48" w:rsidP="008B1EFF">
      <w:pPr>
        <w:pStyle w:val="HTML"/>
        <w:ind w:firstLine="567"/>
        <w:rPr>
          <w:rStyle w:val="pln"/>
          <w:rFonts w:ascii="Arial Narrow" w:hAnsi="Arial Narrow"/>
          <w:sz w:val="24"/>
          <w:szCs w:val="24"/>
        </w:rPr>
      </w:pPr>
    </w:p>
    <w:p w:rsidR="00A44A48" w:rsidRPr="00441159" w:rsidRDefault="00A44A48" w:rsidP="00A44A48">
      <w:pPr>
        <w:pStyle w:val="3"/>
        <w:spacing w:before="0" w:line="240" w:lineRule="auto"/>
        <w:ind w:firstLine="567"/>
        <w:jc w:val="both"/>
        <w:rPr>
          <w:rFonts w:ascii="Arial Narrow" w:hAnsi="Arial Narrow"/>
          <w:color w:val="002060"/>
        </w:rPr>
      </w:pPr>
      <w:r w:rsidRPr="00441159">
        <w:rPr>
          <w:rFonts w:ascii="Arial Narrow" w:hAnsi="Arial Narrow"/>
          <w:color w:val="002060"/>
        </w:rPr>
        <w:t>Example</w:t>
      </w:r>
    </w:p>
    <w:p w:rsidR="00A44A48" w:rsidRDefault="00A44A48" w:rsidP="008B1EFF">
      <w:pPr>
        <w:pStyle w:val="HTML"/>
        <w:ind w:firstLine="567"/>
        <w:rPr>
          <w:rStyle w:val="pln"/>
          <w:rFonts w:ascii="Arial Narrow" w:hAnsi="Arial Narrow"/>
          <w:sz w:val="24"/>
          <w:szCs w:val="24"/>
        </w:rPr>
      </w:pPr>
    </w:p>
    <w:p w:rsidR="00910130" w:rsidRPr="008B1EFF" w:rsidRDefault="00910130" w:rsidP="008B1EFF">
      <w:pPr>
        <w:pStyle w:val="HTML"/>
        <w:ind w:firstLine="567"/>
        <w:rPr>
          <w:rStyle w:val="pln"/>
          <w:rFonts w:ascii="Arial Narrow" w:hAnsi="Arial Narrow"/>
          <w:sz w:val="24"/>
          <w:szCs w:val="24"/>
        </w:rPr>
      </w:pPr>
      <w:r w:rsidRPr="008B1EFF">
        <w:rPr>
          <w:rStyle w:val="pln"/>
          <w:rFonts w:ascii="Arial Narrow" w:hAnsi="Arial Narrow"/>
          <w:sz w:val="24"/>
          <w:szCs w:val="24"/>
        </w:rPr>
        <w:t xml:space="preserve">REPORT </w:t>
      </w:r>
      <w:r w:rsidRPr="008B1EFF">
        <w:rPr>
          <w:rStyle w:val="typ"/>
          <w:rFonts w:ascii="Arial Narrow" w:hAnsi="Arial Narrow"/>
          <w:sz w:val="24"/>
          <w:szCs w:val="24"/>
        </w:rPr>
        <w:t>ZTest123_01</w:t>
      </w:r>
      <w:r w:rsidRPr="008B1EFF">
        <w:rPr>
          <w:rStyle w:val="pun"/>
          <w:rFonts w:ascii="Arial Narrow" w:hAnsi="Arial Narrow"/>
          <w:sz w:val="24"/>
          <w:szCs w:val="24"/>
        </w:rPr>
        <w:t>.</w:t>
      </w:r>
      <w:r w:rsidRPr="008B1EFF">
        <w:rPr>
          <w:rStyle w:val="pln"/>
          <w:rFonts w:ascii="Arial Narrow" w:hAnsi="Arial Narrow"/>
          <w:sz w:val="24"/>
          <w:szCs w:val="24"/>
        </w:rPr>
        <w:t xml:space="preserve"> </w:t>
      </w:r>
    </w:p>
    <w:p w:rsidR="00A44A48" w:rsidRDefault="00910130" w:rsidP="00C20EE6">
      <w:pPr>
        <w:pStyle w:val="HTML"/>
        <w:ind w:firstLine="567"/>
        <w:rPr>
          <w:rStyle w:val="pln"/>
          <w:rFonts w:ascii="Arial Narrow" w:hAnsi="Arial Narrow"/>
          <w:sz w:val="24"/>
          <w:szCs w:val="24"/>
        </w:rPr>
      </w:pPr>
      <w:r w:rsidRPr="00C20EE6">
        <w:rPr>
          <w:rStyle w:val="pln"/>
          <w:rFonts w:ascii="Arial Narrow" w:hAnsi="Arial Narrow"/>
          <w:i/>
          <w:color w:val="385623" w:themeColor="accent6" w:themeShade="80"/>
          <w:sz w:val="24"/>
          <w:szCs w:val="24"/>
          <w:shd w:val="clear" w:color="auto" w:fill="F2F2F2" w:themeFill="background1" w:themeFillShade="F2"/>
        </w:rPr>
        <w:t>PARAMETERS</w:t>
      </w:r>
      <w:r w:rsidRPr="00C20EE6">
        <w:rPr>
          <w:rStyle w:val="pun"/>
          <w:rFonts w:ascii="Arial Narrow" w:hAnsi="Arial Narrow"/>
          <w:sz w:val="24"/>
          <w:szCs w:val="24"/>
          <w:shd w:val="clear" w:color="auto" w:fill="F2F2F2" w:themeFill="background1" w:themeFillShade="F2"/>
        </w:rPr>
        <w:t>:</w:t>
      </w:r>
      <w:r w:rsidRPr="008B1EFF">
        <w:rPr>
          <w:rStyle w:val="pln"/>
          <w:rFonts w:ascii="Arial Narrow" w:hAnsi="Arial Narrow"/>
          <w:sz w:val="24"/>
          <w:szCs w:val="24"/>
        </w:rPr>
        <w:t xml:space="preserve"> </w:t>
      </w:r>
    </w:p>
    <w:p w:rsidR="00910130" w:rsidRPr="008B1EFF" w:rsidRDefault="00A44A48" w:rsidP="008B1EFF">
      <w:pPr>
        <w:pStyle w:val="HTML"/>
        <w:ind w:firstLine="567"/>
        <w:rPr>
          <w:rStyle w:val="pln"/>
          <w:rFonts w:ascii="Arial Narrow" w:hAnsi="Arial Narrow"/>
          <w:sz w:val="24"/>
          <w:szCs w:val="24"/>
        </w:rPr>
      </w:pPr>
      <w:r>
        <w:rPr>
          <w:rStyle w:val="pln"/>
          <w:rFonts w:ascii="Arial Narrow" w:hAnsi="Arial Narrow"/>
          <w:sz w:val="24"/>
          <w:szCs w:val="24"/>
        </w:rPr>
        <w:tab/>
      </w:r>
      <w:r w:rsidR="00910130" w:rsidRPr="008B1EFF">
        <w:rPr>
          <w:rStyle w:val="pln"/>
          <w:rFonts w:ascii="Arial Narrow" w:hAnsi="Arial Narrow"/>
          <w:sz w:val="24"/>
          <w:szCs w:val="24"/>
        </w:rPr>
        <w:t>NAME</w:t>
      </w:r>
      <w:r w:rsidR="00910130" w:rsidRPr="008B1EFF">
        <w:rPr>
          <w:rStyle w:val="pun"/>
          <w:rFonts w:ascii="Arial Narrow" w:hAnsi="Arial Narrow"/>
          <w:sz w:val="24"/>
          <w:szCs w:val="24"/>
        </w:rPr>
        <w:t>(</w:t>
      </w:r>
      <w:r w:rsidR="00910130" w:rsidRPr="008B1EFF">
        <w:rPr>
          <w:rStyle w:val="lit"/>
          <w:rFonts w:ascii="Arial Narrow" w:hAnsi="Arial Narrow"/>
          <w:sz w:val="24"/>
          <w:szCs w:val="24"/>
        </w:rPr>
        <w:t>10</w:t>
      </w:r>
      <w:r w:rsidR="00910130" w:rsidRPr="008B1EFF">
        <w:rPr>
          <w:rStyle w:val="pun"/>
          <w:rFonts w:ascii="Arial Narrow" w:hAnsi="Arial Narrow"/>
          <w:sz w:val="24"/>
          <w:szCs w:val="24"/>
        </w:rPr>
        <w:t>)</w:t>
      </w:r>
      <w:r w:rsidR="00910130" w:rsidRPr="008B1EFF">
        <w:rPr>
          <w:rStyle w:val="pln"/>
          <w:rFonts w:ascii="Arial Narrow" w:hAnsi="Arial Narrow"/>
          <w:sz w:val="24"/>
          <w:szCs w:val="24"/>
        </w:rPr>
        <w:t xml:space="preserve"> TYPE C</w:t>
      </w:r>
      <w:r w:rsidR="00910130" w:rsidRPr="008B1EFF">
        <w:rPr>
          <w:rStyle w:val="pun"/>
          <w:rFonts w:ascii="Arial Narrow" w:hAnsi="Arial Narrow"/>
          <w:sz w:val="24"/>
          <w:szCs w:val="24"/>
        </w:rPr>
        <w:t>,</w:t>
      </w:r>
      <w:r w:rsidR="00910130" w:rsidRPr="008B1EFF">
        <w:rPr>
          <w:rStyle w:val="pln"/>
          <w:rFonts w:ascii="Arial Narrow" w:hAnsi="Arial Narrow"/>
          <w:sz w:val="24"/>
          <w:szCs w:val="24"/>
        </w:rPr>
        <w:t xml:space="preserve"> </w:t>
      </w:r>
    </w:p>
    <w:p w:rsidR="00910130" w:rsidRPr="008B1EFF" w:rsidRDefault="00A44A48" w:rsidP="008B1EFF">
      <w:pPr>
        <w:pStyle w:val="HTML"/>
        <w:ind w:firstLine="567"/>
        <w:rPr>
          <w:rStyle w:val="pln"/>
          <w:rFonts w:ascii="Arial Narrow" w:hAnsi="Arial Narrow"/>
          <w:sz w:val="24"/>
          <w:szCs w:val="24"/>
        </w:rPr>
      </w:pPr>
      <w:r>
        <w:rPr>
          <w:rStyle w:val="pln"/>
          <w:rFonts w:ascii="Arial Narrow" w:hAnsi="Arial Narrow"/>
          <w:sz w:val="24"/>
          <w:szCs w:val="24"/>
        </w:rPr>
        <w:tab/>
      </w:r>
      <w:r w:rsidR="00910130" w:rsidRPr="008B1EFF">
        <w:rPr>
          <w:rStyle w:val="pln"/>
          <w:rFonts w:ascii="Arial Narrow" w:hAnsi="Arial Narrow"/>
          <w:sz w:val="24"/>
          <w:szCs w:val="24"/>
        </w:rPr>
        <w:t>CLASS TYPE I</w:t>
      </w:r>
      <w:r w:rsidR="00910130" w:rsidRPr="008B1EFF">
        <w:rPr>
          <w:rStyle w:val="pun"/>
          <w:rFonts w:ascii="Arial Narrow" w:hAnsi="Arial Narrow"/>
          <w:sz w:val="24"/>
          <w:szCs w:val="24"/>
        </w:rPr>
        <w:t>,</w:t>
      </w:r>
      <w:r w:rsidR="00910130" w:rsidRPr="008B1EFF">
        <w:rPr>
          <w:rStyle w:val="pln"/>
          <w:rFonts w:ascii="Arial Narrow" w:hAnsi="Arial Narrow"/>
          <w:sz w:val="24"/>
          <w:szCs w:val="24"/>
        </w:rPr>
        <w:t xml:space="preserve"> </w:t>
      </w:r>
    </w:p>
    <w:p w:rsidR="00910130" w:rsidRPr="008B1EFF" w:rsidRDefault="00A44A48" w:rsidP="008B1EFF">
      <w:pPr>
        <w:pStyle w:val="HTML"/>
        <w:ind w:firstLine="567"/>
        <w:rPr>
          <w:rStyle w:val="pln"/>
          <w:rFonts w:ascii="Arial Narrow" w:hAnsi="Arial Narrow"/>
          <w:sz w:val="24"/>
          <w:szCs w:val="24"/>
        </w:rPr>
      </w:pPr>
      <w:r>
        <w:rPr>
          <w:rStyle w:val="pln"/>
          <w:rFonts w:ascii="Arial Narrow" w:hAnsi="Arial Narrow"/>
          <w:sz w:val="24"/>
          <w:szCs w:val="24"/>
        </w:rPr>
        <w:tab/>
      </w:r>
      <w:r w:rsidR="00910130" w:rsidRPr="008B1EFF">
        <w:rPr>
          <w:rStyle w:val="pln"/>
          <w:rFonts w:ascii="Arial Narrow" w:hAnsi="Arial Narrow"/>
          <w:sz w:val="24"/>
          <w:szCs w:val="24"/>
        </w:rPr>
        <w:t xml:space="preserve">SCORE TYPE P DECIMALS </w:t>
      </w:r>
      <w:r w:rsidR="00910130" w:rsidRPr="008B1EFF">
        <w:rPr>
          <w:rStyle w:val="lit"/>
          <w:rFonts w:ascii="Arial Narrow" w:hAnsi="Arial Narrow"/>
          <w:sz w:val="24"/>
          <w:szCs w:val="24"/>
        </w:rPr>
        <w:t>2</w:t>
      </w:r>
      <w:r w:rsidR="00910130" w:rsidRPr="008B1EFF">
        <w:rPr>
          <w:rStyle w:val="pun"/>
          <w:rFonts w:ascii="Arial Narrow" w:hAnsi="Arial Narrow"/>
          <w:sz w:val="24"/>
          <w:szCs w:val="24"/>
        </w:rPr>
        <w:t>,</w:t>
      </w:r>
      <w:r w:rsidR="00910130" w:rsidRPr="008B1EFF">
        <w:rPr>
          <w:rStyle w:val="pln"/>
          <w:rFonts w:ascii="Arial Narrow" w:hAnsi="Arial Narrow"/>
          <w:sz w:val="24"/>
          <w:szCs w:val="24"/>
        </w:rPr>
        <w:t xml:space="preserve"> </w:t>
      </w:r>
    </w:p>
    <w:p w:rsidR="00910130" w:rsidRPr="008B1EFF" w:rsidRDefault="00A44A48" w:rsidP="00A5359F">
      <w:pPr>
        <w:pStyle w:val="HTML"/>
        <w:ind w:firstLine="567"/>
        <w:rPr>
          <w:rFonts w:ascii="Arial Narrow" w:hAnsi="Arial Narrow"/>
          <w:sz w:val="24"/>
          <w:szCs w:val="24"/>
        </w:rPr>
      </w:pPr>
      <w:r>
        <w:rPr>
          <w:rStyle w:val="pln"/>
          <w:rFonts w:ascii="Arial Narrow" w:hAnsi="Arial Narrow"/>
          <w:sz w:val="24"/>
          <w:szCs w:val="24"/>
        </w:rPr>
        <w:tab/>
      </w:r>
      <w:r w:rsidR="00910130" w:rsidRPr="008B1EFF">
        <w:rPr>
          <w:rStyle w:val="pln"/>
          <w:rFonts w:ascii="Arial Narrow" w:hAnsi="Arial Narrow"/>
          <w:sz w:val="24"/>
          <w:szCs w:val="24"/>
        </w:rPr>
        <w:t xml:space="preserve">CONNECT </w:t>
      </w:r>
      <w:r w:rsidR="00910130" w:rsidRPr="00A5359F">
        <w:rPr>
          <w:rStyle w:val="pln"/>
          <w:rFonts w:ascii="Arial Narrow" w:hAnsi="Arial Narrow"/>
          <w:sz w:val="24"/>
          <w:szCs w:val="24"/>
        </w:rPr>
        <w:t xml:space="preserve">TYPE </w:t>
      </w:r>
      <w:r w:rsidR="00910130" w:rsidRPr="00A5359F">
        <w:rPr>
          <w:rStyle w:val="pln"/>
          <w:rFonts w:ascii="Arial Narrow" w:hAnsi="Arial Narrow"/>
          <w:color w:val="000000" w:themeColor="text1"/>
          <w:sz w:val="24"/>
          <w:szCs w:val="24"/>
        </w:rPr>
        <w:t>MARA</w:t>
      </w:r>
      <w:r w:rsidR="00910130" w:rsidRPr="00A5359F">
        <w:rPr>
          <w:rStyle w:val="pun"/>
          <w:rFonts w:ascii="Arial Narrow" w:hAnsi="Arial Narrow"/>
          <w:color w:val="000000" w:themeColor="text1"/>
          <w:sz w:val="24"/>
          <w:szCs w:val="24"/>
        </w:rPr>
        <w:t>-</w:t>
      </w:r>
      <w:r w:rsidR="00910130" w:rsidRPr="00A5359F">
        <w:rPr>
          <w:rStyle w:val="pln"/>
          <w:rFonts w:ascii="Arial Narrow" w:hAnsi="Arial Narrow"/>
          <w:color w:val="000000" w:themeColor="text1"/>
          <w:sz w:val="24"/>
          <w:szCs w:val="24"/>
        </w:rPr>
        <w:t>MATNR</w:t>
      </w:r>
      <w:r w:rsidR="00910130" w:rsidRPr="00A5359F">
        <w:rPr>
          <w:rStyle w:val="pun"/>
          <w:rFonts w:ascii="Arial Narrow" w:hAnsi="Arial Narrow"/>
          <w:color w:val="000000" w:themeColor="text1"/>
          <w:sz w:val="24"/>
          <w:szCs w:val="24"/>
        </w:rPr>
        <w:t>.</w:t>
      </w:r>
      <w:r w:rsidR="00910130" w:rsidRPr="00A5359F">
        <w:rPr>
          <w:rStyle w:val="pln"/>
          <w:rFonts w:ascii="Arial Narrow" w:hAnsi="Arial Narrow"/>
          <w:color w:val="000000" w:themeColor="text1"/>
          <w:sz w:val="24"/>
          <w:szCs w:val="24"/>
        </w:rPr>
        <w:t xml:space="preserve"> </w:t>
      </w:r>
    </w:p>
    <w:p w:rsidR="00910130" w:rsidRDefault="00910130" w:rsidP="00981D6D">
      <w:pPr>
        <w:spacing w:after="0" w:line="240" w:lineRule="auto"/>
        <w:ind w:firstLine="567"/>
        <w:jc w:val="both"/>
        <w:rPr>
          <w:rFonts w:ascii="Arial Narrow" w:hAnsi="Arial Narrow"/>
          <w:sz w:val="24"/>
          <w:szCs w:val="24"/>
        </w:rPr>
      </w:pPr>
    </w:p>
    <w:p w:rsidR="00A44A48" w:rsidRPr="00A5359F" w:rsidRDefault="00A44A48" w:rsidP="00A5359F">
      <w:pPr>
        <w:pStyle w:val="2"/>
        <w:spacing w:before="0" w:line="240" w:lineRule="auto"/>
        <w:ind w:firstLine="567"/>
        <w:jc w:val="center"/>
        <w:rPr>
          <w:rFonts w:ascii="Arial Narrow" w:hAnsi="Arial Narrow"/>
          <w:b/>
          <w:i/>
          <w:color w:val="000000" w:themeColor="text1"/>
          <w:sz w:val="24"/>
          <w:szCs w:val="24"/>
        </w:rPr>
      </w:pPr>
      <w:r w:rsidRPr="00A5359F">
        <w:rPr>
          <w:rFonts w:ascii="Arial Narrow" w:hAnsi="Arial Narrow"/>
          <w:b/>
          <w:i/>
          <w:color w:val="000000" w:themeColor="text1"/>
          <w:sz w:val="24"/>
          <w:szCs w:val="24"/>
        </w:rPr>
        <w:t>Reference Variables</w:t>
      </w:r>
    </w:p>
    <w:p w:rsidR="004046AF" w:rsidRDefault="004046AF" w:rsidP="004046AF">
      <w:pPr>
        <w:pStyle w:val="a7"/>
        <w:spacing w:before="0" w:beforeAutospacing="0" w:after="0" w:afterAutospacing="0"/>
        <w:ind w:firstLine="567"/>
        <w:rPr>
          <w:rFonts w:ascii="Arial Narrow" w:hAnsi="Arial Narrow"/>
        </w:rPr>
      </w:pPr>
    </w:p>
    <w:p w:rsidR="008C1F3F" w:rsidRPr="008C1F3F" w:rsidRDefault="008C1F3F" w:rsidP="004046AF">
      <w:pPr>
        <w:pStyle w:val="a7"/>
        <w:spacing w:before="0" w:beforeAutospacing="0" w:after="0" w:afterAutospacing="0"/>
        <w:ind w:firstLine="567"/>
        <w:rPr>
          <w:rFonts w:ascii="Arial Narrow" w:hAnsi="Arial Narrow"/>
        </w:rPr>
      </w:pPr>
      <w:r w:rsidRPr="008C1F3F">
        <w:rPr>
          <w:rFonts w:ascii="Arial Narrow" w:hAnsi="Arial Narrow"/>
        </w:rPr>
        <w:t xml:space="preserve">The </w:t>
      </w:r>
      <w:r w:rsidR="00A5359F" w:rsidRPr="00A5359F">
        <w:rPr>
          <w:rFonts w:ascii="Arial Narrow" w:hAnsi="Arial Narrow"/>
          <w:b/>
          <w:i/>
        </w:rPr>
        <w:t>REF TO</w:t>
      </w:r>
      <w:r w:rsidR="00A5359F">
        <w:rPr>
          <w:rFonts w:ascii="Arial Narrow" w:hAnsi="Arial Narrow"/>
        </w:rPr>
        <w:t xml:space="preserve"> </w:t>
      </w:r>
      <w:r w:rsidRPr="00A54C12">
        <w:rPr>
          <w:rFonts w:ascii="Arial Narrow" w:hAnsi="Arial Narrow"/>
        </w:rPr>
        <w:t>addition</w:t>
      </w:r>
      <w:r w:rsidRPr="008C1F3F">
        <w:rPr>
          <w:rFonts w:ascii="Arial Narrow" w:hAnsi="Arial Narrow"/>
        </w:rPr>
        <w:t xml:space="preserve"> is used to </w:t>
      </w:r>
      <w:r w:rsidRPr="00C20EE6">
        <w:rPr>
          <w:rFonts w:ascii="Arial Narrow" w:hAnsi="Arial Narrow"/>
          <w:color w:val="000000" w:themeColor="text1"/>
        </w:rPr>
        <w:t>create a</w:t>
      </w:r>
      <w:r w:rsidRPr="00A5359F">
        <w:rPr>
          <w:rFonts w:ascii="Arial Narrow" w:hAnsi="Arial Narrow"/>
          <w:i/>
          <w:color w:val="002060"/>
        </w:rPr>
        <w:t xml:space="preserve"> bound reference type</w:t>
      </w:r>
      <w:r w:rsidRPr="00A5359F">
        <w:rPr>
          <w:rFonts w:ascii="Arial Narrow" w:hAnsi="Arial Narrow"/>
          <w:color w:val="002060"/>
        </w:rPr>
        <w:t xml:space="preserve"> </w:t>
      </w:r>
      <w:r w:rsidRPr="008C1F3F">
        <w:rPr>
          <w:rFonts w:ascii="Arial Narrow" w:hAnsi="Arial Narrow"/>
        </w:rPr>
        <w:t xml:space="preserve">and as a start value and </w:t>
      </w:r>
      <w:r w:rsidRPr="00C20EE6">
        <w:rPr>
          <w:rFonts w:ascii="Arial Narrow" w:hAnsi="Arial Narrow"/>
          <w:color w:val="000000" w:themeColor="text1"/>
        </w:rPr>
        <w:t>only</w:t>
      </w:r>
      <w:r w:rsidRPr="00A5359F">
        <w:rPr>
          <w:rFonts w:ascii="Arial Narrow" w:hAnsi="Arial Narrow"/>
          <w:i/>
          <w:color w:val="002060"/>
        </w:rPr>
        <w:t xml:space="preserve"> IS INITIAL </w:t>
      </w:r>
      <w:r w:rsidRPr="00C20EE6">
        <w:rPr>
          <w:rFonts w:ascii="Arial Narrow" w:hAnsi="Arial Narrow"/>
          <w:color w:val="000000" w:themeColor="text1"/>
        </w:rPr>
        <w:t>can be specified after the VALUE addition</w:t>
      </w:r>
      <w:r w:rsidRPr="008C1F3F">
        <w:rPr>
          <w:rFonts w:ascii="Arial Narrow" w:hAnsi="Arial Narrow"/>
        </w:rPr>
        <w:t>.</w:t>
      </w:r>
    </w:p>
    <w:p w:rsidR="008C1F3F" w:rsidRDefault="008C1F3F" w:rsidP="004046AF">
      <w:pPr>
        <w:pStyle w:val="a7"/>
        <w:spacing w:before="0" w:beforeAutospacing="0" w:after="0" w:afterAutospacing="0"/>
        <w:ind w:firstLine="567"/>
        <w:rPr>
          <w:rFonts w:ascii="Arial Narrow" w:hAnsi="Arial Narrow"/>
        </w:rPr>
      </w:pPr>
    </w:p>
    <w:p w:rsidR="00A44A48" w:rsidRPr="004046AF" w:rsidRDefault="00A44A48" w:rsidP="00513B6B">
      <w:pPr>
        <w:pStyle w:val="HTML"/>
        <w:shd w:val="clear" w:color="auto" w:fill="F2F2F2" w:themeFill="background1" w:themeFillShade="F2"/>
        <w:ind w:firstLine="567"/>
        <w:rPr>
          <w:rFonts w:ascii="Arial Narrow" w:hAnsi="Arial Narrow"/>
          <w:sz w:val="24"/>
          <w:szCs w:val="24"/>
        </w:rPr>
      </w:pPr>
      <w:r w:rsidRPr="004046AF">
        <w:rPr>
          <w:rFonts w:ascii="Arial Narrow" w:hAnsi="Arial Narrow"/>
          <w:sz w:val="24"/>
          <w:szCs w:val="24"/>
        </w:rPr>
        <w:t xml:space="preserve">DATA &lt;ref&gt; </w:t>
      </w:r>
      <w:r w:rsidRPr="00A54C12">
        <w:rPr>
          <w:rFonts w:ascii="Arial Narrow" w:hAnsi="Arial Narrow"/>
          <w:color w:val="000000" w:themeColor="text1"/>
          <w:sz w:val="24"/>
          <w:szCs w:val="24"/>
        </w:rPr>
        <w:t xml:space="preserve">TYPE </w:t>
      </w:r>
      <w:r w:rsidRPr="00A54C12">
        <w:rPr>
          <w:rFonts w:ascii="Arial Narrow" w:hAnsi="Arial Narrow"/>
          <w:i/>
          <w:color w:val="385623" w:themeColor="accent6" w:themeShade="80"/>
          <w:sz w:val="24"/>
          <w:szCs w:val="24"/>
        </w:rPr>
        <w:t>REF TO</w:t>
      </w:r>
      <w:r w:rsidRPr="00A54C12">
        <w:rPr>
          <w:rFonts w:ascii="Arial Narrow" w:hAnsi="Arial Narrow"/>
          <w:color w:val="385623" w:themeColor="accent6" w:themeShade="80"/>
          <w:sz w:val="24"/>
          <w:szCs w:val="24"/>
        </w:rPr>
        <w:t xml:space="preserve"> </w:t>
      </w:r>
      <w:r w:rsidRPr="004046AF">
        <w:rPr>
          <w:rFonts w:ascii="Arial Narrow" w:hAnsi="Arial Narrow"/>
          <w:sz w:val="24"/>
          <w:szCs w:val="24"/>
        </w:rPr>
        <w:t xml:space="preserve">&lt;type&gt; </w:t>
      </w:r>
      <w:r w:rsidRPr="00A54C12">
        <w:rPr>
          <w:rFonts w:ascii="Arial Narrow" w:hAnsi="Arial Narrow"/>
          <w:color w:val="000000" w:themeColor="text1"/>
          <w:sz w:val="24"/>
          <w:szCs w:val="24"/>
        </w:rPr>
        <w:t>VALUE</w:t>
      </w:r>
      <w:r w:rsidRPr="00A54C12">
        <w:rPr>
          <w:rFonts w:ascii="Arial Narrow" w:hAnsi="Arial Narrow"/>
          <w:i/>
          <w:color w:val="385623" w:themeColor="accent6" w:themeShade="80"/>
          <w:sz w:val="24"/>
          <w:szCs w:val="24"/>
        </w:rPr>
        <w:t xml:space="preserve"> IS INITIAL</w:t>
      </w:r>
      <w:r w:rsidRPr="004046AF">
        <w:rPr>
          <w:rFonts w:ascii="Arial Narrow" w:hAnsi="Arial Narrow"/>
          <w:sz w:val="24"/>
          <w:szCs w:val="24"/>
        </w:rPr>
        <w:t xml:space="preserve">. </w:t>
      </w:r>
    </w:p>
    <w:p w:rsidR="00A44A48" w:rsidRPr="004046AF" w:rsidRDefault="00A44A48" w:rsidP="004046AF">
      <w:pPr>
        <w:spacing w:after="0" w:line="240" w:lineRule="auto"/>
        <w:ind w:firstLine="567"/>
        <w:jc w:val="both"/>
        <w:rPr>
          <w:rFonts w:ascii="Arial Narrow" w:hAnsi="Arial Narrow"/>
          <w:sz w:val="24"/>
          <w:szCs w:val="24"/>
        </w:rPr>
      </w:pPr>
    </w:p>
    <w:p w:rsidR="004046AF" w:rsidRPr="00A54C12" w:rsidRDefault="004046AF" w:rsidP="004046AF">
      <w:pPr>
        <w:pStyle w:val="3"/>
        <w:spacing w:before="0" w:line="240" w:lineRule="auto"/>
        <w:ind w:firstLine="567"/>
        <w:jc w:val="both"/>
        <w:rPr>
          <w:rFonts w:ascii="Arial Narrow" w:hAnsi="Arial Narrow"/>
          <w:color w:val="002060"/>
        </w:rPr>
      </w:pPr>
      <w:r w:rsidRPr="00A54C12">
        <w:rPr>
          <w:rFonts w:ascii="Arial Narrow" w:hAnsi="Arial Narrow"/>
          <w:color w:val="002060"/>
        </w:rPr>
        <w:t>Example</w:t>
      </w:r>
    </w:p>
    <w:p w:rsidR="00163500" w:rsidRDefault="00163500" w:rsidP="004046AF">
      <w:pPr>
        <w:pStyle w:val="HTML"/>
        <w:ind w:firstLine="567"/>
        <w:rPr>
          <w:rStyle w:val="pln"/>
          <w:rFonts w:ascii="Arial Narrow" w:hAnsi="Arial Narrow"/>
          <w:sz w:val="24"/>
          <w:szCs w:val="24"/>
        </w:rPr>
      </w:pPr>
    </w:p>
    <w:p w:rsidR="00A44A48" w:rsidRPr="004046AF" w:rsidRDefault="00A44A48" w:rsidP="004046AF">
      <w:pPr>
        <w:pStyle w:val="HTML"/>
        <w:ind w:firstLine="567"/>
        <w:rPr>
          <w:rStyle w:val="pln"/>
          <w:rFonts w:ascii="Arial Narrow" w:hAnsi="Arial Narrow"/>
          <w:sz w:val="24"/>
          <w:szCs w:val="24"/>
        </w:rPr>
      </w:pPr>
      <w:r w:rsidRPr="004046AF">
        <w:rPr>
          <w:rStyle w:val="pln"/>
          <w:rFonts w:ascii="Arial Narrow" w:hAnsi="Arial Narrow"/>
          <w:sz w:val="24"/>
          <w:szCs w:val="24"/>
        </w:rPr>
        <w:t xml:space="preserve">CLASS </w:t>
      </w:r>
      <w:r w:rsidR="008C1F3F" w:rsidRPr="008C1F3F">
        <w:rPr>
          <w:rStyle w:val="pln"/>
          <w:rFonts w:ascii="Arial Narrow" w:hAnsi="Arial Narrow"/>
          <w:b/>
          <w:sz w:val="24"/>
          <w:szCs w:val="24"/>
          <w:lang w:val="ru-RU"/>
        </w:rPr>
        <w:t>с</w:t>
      </w:r>
      <w:r w:rsidRPr="008C1F3F">
        <w:rPr>
          <w:rStyle w:val="pln"/>
          <w:rFonts w:ascii="Arial Narrow" w:hAnsi="Arial Narrow"/>
          <w:b/>
          <w:sz w:val="24"/>
          <w:szCs w:val="24"/>
        </w:rPr>
        <w:t>1</w:t>
      </w:r>
      <w:r w:rsidRPr="004046AF">
        <w:rPr>
          <w:rStyle w:val="pln"/>
          <w:rFonts w:ascii="Arial Narrow" w:hAnsi="Arial Narrow"/>
          <w:sz w:val="24"/>
          <w:szCs w:val="24"/>
        </w:rPr>
        <w:t xml:space="preserve"> DEFINITION</w:t>
      </w:r>
      <w:r w:rsidRPr="004046AF">
        <w:rPr>
          <w:rStyle w:val="pun"/>
          <w:rFonts w:ascii="Arial Narrow" w:hAnsi="Arial Narrow"/>
          <w:sz w:val="24"/>
          <w:szCs w:val="24"/>
        </w:rPr>
        <w:t>.</w:t>
      </w:r>
      <w:r w:rsidRPr="004046AF">
        <w:rPr>
          <w:rStyle w:val="pln"/>
          <w:rFonts w:ascii="Arial Narrow" w:hAnsi="Arial Narrow"/>
          <w:sz w:val="24"/>
          <w:szCs w:val="24"/>
        </w:rPr>
        <w:t xml:space="preserve"> </w:t>
      </w:r>
    </w:p>
    <w:p w:rsidR="00A44A48" w:rsidRPr="004046AF" w:rsidRDefault="00A44A48" w:rsidP="004046AF">
      <w:pPr>
        <w:pStyle w:val="HTML"/>
        <w:ind w:firstLine="567"/>
        <w:rPr>
          <w:rStyle w:val="pln"/>
          <w:rFonts w:ascii="Arial Narrow" w:hAnsi="Arial Narrow"/>
          <w:sz w:val="24"/>
          <w:szCs w:val="24"/>
        </w:rPr>
      </w:pPr>
      <w:r w:rsidRPr="004046AF">
        <w:rPr>
          <w:rStyle w:val="pln"/>
          <w:rFonts w:ascii="Arial Narrow" w:hAnsi="Arial Narrow"/>
          <w:sz w:val="24"/>
          <w:szCs w:val="24"/>
        </w:rPr>
        <w:t>PUBLIC SECTION</w:t>
      </w:r>
      <w:r w:rsidRPr="004046AF">
        <w:rPr>
          <w:rStyle w:val="pun"/>
          <w:rFonts w:ascii="Arial Narrow" w:hAnsi="Arial Narrow"/>
          <w:sz w:val="24"/>
          <w:szCs w:val="24"/>
        </w:rPr>
        <w:t>.</w:t>
      </w:r>
      <w:r w:rsidRPr="004046AF">
        <w:rPr>
          <w:rStyle w:val="pln"/>
          <w:rFonts w:ascii="Arial Narrow" w:hAnsi="Arial Narrow"/>
          <w:sz w:val="24"/>
          <w:szCs w:val="24"/>
        </w:rPr>
        <w:t xml:space="preserve"> </w:t>
      </w:r>
    </w:p>
    <w:p w:rsidR="00A44A48" w:rsidRPr="004046AF" w:rsidRDefault="00163500" w:rsidP="004046AF">
      <w:pPr>
        <w:pStyle w:val="HTML"/>
        <w:ind w:firstLine="567"/>
        <w:rPr>
          <w:rStyle w:val="pln"/>
          <w:rFonts w:ascii="Arial Narrow" w:hAnsi="Arial Narrow"/>
          <w:sz w:val="24"/>
          <w:szCs w:val="24"/>
        </w:rPr>
      </w:pPr>
      <w:r>
        <w:rPr>
          <w:rStyle w:val="pln"/>
          <w:rFonts w:ascii="Arial Narrow" w:hAnsi="Arial Narrow"/>
          <w:sz w:val="24"/>
          <w:szCs w:val="24"/>
        </w:rPr>
        <w:tab/>
      </w:r>
      <w:r w:rsidR="00A44A48" w:rsidRPr="004046AF">
        <w:rPr>
          <w:rStyle w:val="pln"/>
          <w:rFonts w:ascii="Arial Narrow" w:hAnsi="Arial Narrow"/>
          <w:sz w:val="24"/>
          <w:szCs w:val="24"/>
        </w:rPr>
        <w:t xml:space="preserve">DATA </w:t>
      </w:r>
      <w:r w:rsidR="008C1F3F">
        <w:rPr>
          <w:rStyle w:val="pln"/>
          <w:rFonts w:ascii="Arial Narrow" w:hAnsi="Arial Narrow"/>
          <w:sz w:val="24"/>
          <w:szCs w:val="24"/>
        </w:rPr>
        <w:t>bi</w:t>
      </w:r>
      <w:r w:rsidR="00A44A48" w:rsidRPr="004046AF">
        <w:rPr>
          <w:rStyle w:val="pln"/>
          <w:rFonts w:ascii="Arial Narrow" w:hAnsi="Arial Narrow"/>
          <w:sz w:val="24"/>
          <w:szCs w:val="24"/>
        </w:rPr>
        <w:t xml:space="preserve"> TYPE </w:t>
      </w:r>
      <w:r w:rsidR="00A54C12">
        <w:rPr>
          <w:rStyle w:val="pln"/>
          <w:rFonts w:ascii="Arial Narrow" w:hAnsi="Arial Narrow"/>
          <w:sz w:val="24"/>
          <w:szCs w:val="24"/>
        </w:rPr>
        <w:t>i</w:t>
      </w:r>
      <w:r w:rsidR="00A44A48" w:rsidRPr="004046AF">
        <w:rPr>
          <w:rStyle w:val="pln"/>
          <w:rFonts w:ascii="Arial Narrow" w:hAnsi="Arial Narrow"/>
          <w:sz w:val="24"/>
          <w:szCs w:val="24"/>
        </w:rPr>
        <w:t xml:space="preserve"> VALUE </w:t>
      </w:r>
      <w:r w:rsidR="00A44A48" w:rsidRPr="004046AF">
        <w:rPr>
          <w:rStyle w:val="lit"/>
          <w:rFonts w:ascii="Arial Narrow" w:hAnsi="Arial Narrow"/>
          <w:sz w:val="24"/>
          <w:szCs w:val="24"/>
        </w:rPr>
        <w:t>1.</w:t>
      </w:r>
      <w:r w:rsidR="00A44A48" w:rsidRPr="004046AF">
        <w:rPr>
          <w:rStyle w:val="pln"/>
          <w:rFonts w:ascii="Arial Narrow" w:hAnsi="Arial Narrow"/>
          <w:sz w:val="24"/>
          <w:szCs w:val="24"/>
        </w:rPr>
        <w:t xml:space="preserve"> </w:t>
      </w:r>
    </w:p>
    <w:p w:rsidR="00163500" w:rsidRDefault="00A44A48" w:rsidP="004046AF">
      <w:pPr>
        <w:pStyle w:val="HTML"/>
        <w:ind w:firstLine="567"/>
        <w:rPr>
          <w:rStyle w:val="pln"/>
          <w:rFonts w:ascii="Arial Narrow" w:hAnsi="Arial Narrow"/>
          <w:sz w:val="24"/>
          <w:szCs w:val="24"/>
        </w:rPr>
      </w:pPr>
      <w:r w:rsidRPr="004046AF">
        <w:rPr>
          <w:rStyle w:val="pln"/>
          <w:rFonts w:ascii="Arial Narrow" w:hAnsi="Arial Narrow"/>
          <w:sz w:val="24"/>
          <w:szCs w:val="24"/>
        </w:rPr>
        <w:t>ENDCLASS</w:t>
      </w:r>
      <w:r w:rsidRPr="004046AF">
        <w:rPr>
          <w:rStyle w:val="pun"/>
          <w:rFonts w:ascii="Arial Narrow" w:hAnsi="Arial Narrow"/>
          <w:sz w:val="24"/>
          <w:szCs w:val="24"/>
        </w:rPr>
        <w:t>.</w:t>
      </w:r>
      <w:r w:rsidRPr="004046AF">
        <w:rPr>
          <w:rStyle w:val="pln"/>
          <w:rFonts w:ascii="Arial Narrow" w:hAnsi="Arial Narrow"/>
          <w:sz w:val="24"/>
          <w:szCs w:val="24"/>
        </w:rPr>
        <w:t xml:space="preserve"> </w:t>
      </w:r>
    </w:p>
    <w:p w:rsidR="008C1F3F" w:rsidRDefault="00A44A48" w:rsidP="004046AF">
      <w:pPr>
        <w:pStyle w:val="HTML"/>
        <w:ind w:firstLine="567"/>
        <w:rPr>
          <w:rStyle w:val="pln"/>
          <w:rFonts w:ascii="Arial Narrow" w:hAnsi="Arial Narrow"/>
          <w:sz w:val="24"/>
          <w:szCs w:val="24"/>
        </w:rPr>
      </w:pPr>
      <w:r w:rsidRPr="004046AF">
        <w:rPr>
          <w:rStyle w:val="pln"/>
          <w:rFonts w:ascii="Arial Narrow" w:hAnsi="Arial Narrow"/>
          <w:sz w:val="24"/>
          <w:szCs w:val="24"/>
        </w:rPr>
        <w:t>DATA</w:t>
      </w:r>
      <w:r w:rsidRPr="004046AF">
        <w:rPr>
          <w:rStyle w:val="pun"/>
          <w:rFonts w:ascii="Arial Narrow" w:hAnsi="Arial Narrow"/>
          <w:sz w:val="24"/>
          <w:szCs w:val="24"/>
        </w:rPr>
        <w:t>:</w:t>
      </w:r>
      <w:r w:rsidRPr="004046AF">
        <w:rPr>
          <w:rStyle w:val="pln"/>
          <w:rFonts w:ascii="Arial Narrow" w:hAnsi="Arial Narrow"/>
          <w:sz w:val="24"/>
          <w:szCs w:val="24"/>
        </w:rPr>
        <w:t xml:space="preserve"> </w:t>
      </w:r>
    </w:p>
    <w:p w:rsidR="00A44A48" w:rsidRPr="004046AF" w:rsidRDefault="008C1F3F" w:rsidP="00513B6B">
      <w:pPr>
        <w:pStyle w:val="HTML"/>
        <w:ind w:firstLine="567"/>
        <w:rPr>
          <w:rStyle w:val="pln"/>
          <w:rFonts w:ascii="Arial Narrow" w:hAnsi="Arial Narrow"/>
          <w:sz w:val="24"/>
          <w:szCs w:val="24"/>
        </w:rPr>
      </w:pPr>
      <w:r>
        <w:rPr>
          <w:rStyle w:val="pln"/>
          <w:rFonts w:ascii="Arial Narrow" w:hAnsi="Arial Narrow"/>
          <w:sz w:val="24"/>
          <w:szCs w:val="24"/>
        </w:rPr>
        <w:tab/>
        <w:t>o_</w:t>
      </w:r>
      <w:r w:rsidR="00A44A48" w:rsidRPr="004046AF">
        <w:rPr>
          <w:rStyle w:val="typ"/>
          <w:rFonts w:ascii="Arial Narrow" w:hAnsi="Arial Narrow"/>
          <w:sz w:val="24"/>
          <w:szCs w:val="24"/>
        </w:rPr>
        <w:t>ref</w:t>
      </w:r>
      <w:r w:rsidR="00A44A48" w:rsidRPr="004046AF">
        <w:rPr>
          <w:rStyle w:val="pln"/>
          <w:rFonts w:ascii="Arial Narrow" w:hAnsi="Arial Narrow"/>
          <w:sz w:val="24"/>
          <w:szCs w:val="24"/>
        </w:rPr>
        <w:t xml:space="preserve"> </w:t>
      </w:r>
      <w:r w:rsidR="00A44A48" w:rsidRPr="00A5359F">
        <w:rPr>
          <w:rStyle w:val="pln"/>
          <w:rFonts w:ascii="Arial Narrow" w:hAnsi="Arial Narrow"/>
          <w:color w:val="000000" w:themeColor="text1"/>
          <w:sz w:val="24"/>
          <w:szCs w:val="24"/>
        </w:rPr>
        <w:t>TYPE</w:t>
      </w:r>
      <w:r w:rsidR="00A44A48" w:rsidRPr="00A54C12">
        <w:rPr>
          <w:rStyle w:val="pln"/>
          <w:rFonts w:ascii="Arial Narrow" w:hAnsi="Arial Narrow"/>
          <w:i/>
          <w:color w:val="385623" w:themeColor="accent6" w:themeShade="80"/>
          <w:sz w:val="24"/>
          <w:szCs w:val="24"/>
        </w:rPr>
        <w:t xml:space="preserve"> </w:t>
      </w:r>
      <w:r w:rsidR="00A44A48" w:rsidRPr="00513B6B">
        <w:rPr>
          <w:rStyle w:val="pln"/>
          <w:rFonts w:ascii="Arial Narrow" w:hAnsi="Arial Narrow"/>
          <w:i/>
          <w:color w:val="385623" w:themeColor="accent6" w:themeShade="80"/>
          <w:sz w:val="24"/>
          <w:szCs w:val="24"/>
          <w:shd w:val="clear" w:color="auto" w:fill="F2F2F2" w:themeFill="background1" w:themeFillShade="F2"/>
        </w:rPr>
        <w:t>REF TO</w:t>
      </w:r>
      <w:r w:rsidR="00A44A48" w:rsidRPr="00A5359F">
        <w:rPr>
          <w:rStyle w:val="pln"/>
          <w:rFonts w:ascii="Arial Narrow" w:hAnsi="Arial Narrow"/>
          <w:color w:val="385623" w:themeColor="accent6" w:themeShade="80"/>
          <w:sz w:val="24"/>
          <w:szCs w:val="24"/>
        </w:rPr>
        <w:t xml:space="preserve"> </w:t>
      </w:r>
      <w:r w:rsidR="00866ACD">
        <w:rPr>
          <w:rStyle w:val="pln"/>
          <w:rFonts w:ascii="Arial Narrow" w:hAnsi="Arial Narrow"/>
          <w:sz w:val="24"/>
          <w:szCs w:val="24"/>
        </w:rPr>
        <w:t>c</w:t>
      </w:r>
      <w:r w:rsidR="00A44A48" w:rsidRPr="008C1F3F">
        <w:rPr>
          <w:rStyle w:val="pln"/>
          <w:rFonts w:ascii="Arial Narrow" w:hAnsi="Arial Narrow"/>
          <w:sz w:val="24"/>
          <w:szCs w:val="24"/>
        </w:rPr>
        <w:t>1</w:t>
      </w:r>
      <w:r w:rsidR="00A44A48" w:rsidRPr="004046AF">
        <w:rPr>
          <w:rStyle w:val="pln"/>
          <w:rFonts w:ascii="Arial Narrow" w:hAnsi="Arial Narrow"/>
          <w:sz w:val="24"/>
          <w:szCs w:val="24"/>
        </w:rPr>
        <w:t xml:space="preserve"> </w:t>
      </w:r>
      <w:r w:rsidR="00A44A48" w:rsidRPr="004046AF">
        <w:rPr>
          <w:rStyle w:val="pun"/>
          <w:rFonts w:ascii="Arial Narrow" w:hAnsi="Arial Narrow"/>
          <w:sz w:val="24"/>
          <w:szCs w:val="24"/>
        </w:rPr>
        <w:t>,</w:t>
      </w:r>
      <w:r w:rsidR="00A44A48" w:rsidRPr="004046AF">
        <w:rPr>
          <w:rStyle w:val="pln"/>
          <w:rFonts w:ascii="Arial Narrow" w:hAnsi="Arial Narrow"/>
          <w:sz w:val="24"/>
          <w:szCs w:val="24"/>
        </w:rPr>
        <w:t xml:space="preserve"> </w:t>
      </w:r>
    </w:p>
    <w:p w:rsidR="00A44A48" w:rsidRPr="00513B6B" w:rsidRDefault="008C1F3F" w:rsidP="00513B6B">
      <w:pPr>
        <w:pStyle w:val="HTML"/>
        <w:ind w:firstLine="567"/>
        <w:rPr>
          <w:rStyle w:val="pln"/>
          <w:rFonts w:ascii="Arial Narrow" w:hAnsi="Arial Narrow"/>
          <w:i/>
          <w:color w:val="323E4F" w:themeColor="text2" w:themeShade="BF"/>
          <w:sz w:val="24"/>
          <w:szCs w:val="24"/>
        </w:rPr>
      </w:pPr>
      <w:r>
        <w:rPr>
          <w:rStyle w:val="typ"/>
          <w:rFonts w:ascii="Arial Narrow" w:hAnsi="Arial Narrow"/>
          <w:sz w:val="24"/>
          <w:szCs w:val="24"/>
        </w:rPr>
        <w:tab/>
        <w:t>d_</w:t>
      </w:r>
      <w:r w:rsidR="00A44A48" w:rsidRPr="004046AF">
        <w:rPr>
          <w:rStyle w:val="typ"/>
          <w:rFonts w:ascii="Arial Narrow" w:hAnsi="Arial Narrow"/>
          <w:sz w:val="24"/>
          <w:szCs w:val="24"/>
        </w:rPr>
        <w:t>ref1</w:t>
      </w:r>
      <w:r w:rsidR="00A44A48" w:rsidRPr="004046AF">
        <w:rPr>
          <w:rStyle w:val="pln"/>
          <w:rFonts w:ascii="Arial Narrow" w:hAnsi="Arial Narrow"/>
          <w:sz w:val="24"/>
          <w:szCs w:val="24"/>
        </w:rPr>
        <w:t xml:space="preserve"> </w:t>
      </w:r>
      <w:r w:rsidR="00A44A48" w:rsidRPr="00A5359F">
        <w:rPr>
          <w:rStyle w:val="pln"/>
          <w:rFonts w:ascii="Arial Narrow" w:hAnsi="Arial Narrow"/>
          <w:color w:val="000000" w:themeColor="text1"/>
          <w:sz w:val="24"/>
          <w:szCs w:val="24"/>
        </w:rPr>
        <w:t xml:space="preserve">LIKE </w:t>
      </w:r>
      <w:r w:rsidR="00A44A48" w:rsidRPr="00513B6B">
        <w:rPr>
          <w:rStyle w:val="pln"/>
          <w:rFonts w:ascii="Arial Narrow" w:hAnsi="Arial Narrow"/>
          <w:i/>
          <w:color w:val="385623" w:themeColor="accent6" w:themeShade="80"/>
          <w:sz w:val="24"/>
          <w:szCs w:val="24"/>
          <w:shd w:val="clear" w:color="auto" w:fill="F2F2F2" w:themeFill="background1" w:themeFillShade="F2"/>
        </w:rPr>
        <w:t>REF TO</w:t>
      </w:r>
      <w:r w:rsidR="00A44A48" w:rsidRPr="00A5359F">
        <w:rPr>
          <w:rStyle w:val="pln"/>
          <w:rFonts w:ascii="Arial Narrow" w:hAnsi="Arial Narrow"/>
          <w:color w:val="385623" w:themeColor="accent6" w:themeShade="80"/>
          <w:sz w:val="24"/>
          <w:szCs w:val="24"/>
        </w:rPr>
        <w:t xml:space="preserve"> </w:t>
      </w:r>
      <w:r w:rsidR="00866ACD">
        <w:rPr>
          <w:rStyle w:val="pln"/>
          <w:rFonts w:ascii="Arial Narrow" w:hAnsi="Arial Narrow"/>
          <w:sz w:val="24"/>
          <w:szCs w:val="24"/>
        </w:rPr>
        <w:t>o_</w:t>
      </w:r>
      <w:r w:rsidR="00A44A48" w:rsidRPr="004046AF">
        <w:rPr>
          <w:rStyle w:val="typ"/>
          <w:rFonts w:ascii="Arial Narrow" w:hAnsi="Arial Narrow"/>
          <w:sz w:val="24"/>
          <w:szCs w:val="24"/>
        </w:rPr>
        <w:t>ref</w:t>
      </w:r>
      <w:r w:rsidR="00A44A48" w:rsidRPr="004046AF">
        <w:rPr>
          <w:rStyle w:val="pun"/>
          <w:rFonts w:ascii="Arial Narrow" w:hAnsi="Arial Narrow"/>
          <w:sz w:val="24"/>
          <w:szCs w:val="24"/>
        </w:rPr>
        <w:t>,</w:t>
      </w:r>
      <w:r w:rsidR="00A44A48" w:rsidRPr="004046AF">
        <w:rPr>
          <w:rStyle w:val="pln"/>
          <w:rFonts w:ascii="Arial Narrow" w:hAnsi="Arial Narrow"/>
          <w:sz w:val="24"/>
          <w:szCs w:val="24"/>
        </w:rPr>
        <w:t xml:space="preserve"> </w:t>
      </w:r>
      <w:r w:rsidRPr="008C1F3F">
        <w:rPr>
          <w:rStyle w:val="pln"/>
          <w:rFonts w:ascii="Arial Narrow" w:hAnsi="Arial Narrow"/>
          <w:sz w:val="24"/>
          <w:szCs w:val="24"/>
        </w:rPr>
        <w:t xml:space="preserve"> </w:t>
      </w:r>
      <w:r w:rsidRPr="00513B6B">
        <w:rPr>
          <w:rStyle w:val="pln"/>
          <w:rFonts w:ascii="Arial Narrow" w:hAnsi="Arial Narrow"/>
          <w:i/>
          <w:color w:val="323E4F" w:themeColor="text2" w:themeShade="BF"/>
          <w:sz w:val="24"/>
          <w:szCs w:val="24"/>
        </w:rPr>
        <w:t>“ d_</w:t>
      </w:r>
      <w:r w:rsidRPr="00513B6B">
        <w:rPr>
          <w:rStyle w:val="typ"/>
          <w:rFonts w:ascii="Arial Narrow" w:hAnsi="Arial Narrow"/>
          <w:i/>
          <w:color w:val="323E4F" w:themeColor="text2" w:themeShade="BF"/>
          <w:sz w:val="24"/>
          <w:szCs w:val="24"/>
        </w:rPr>
        <w:t xml:space="preserve">ref1 - </w:t>
      </w:r>
      <w:r w:rsidRPr="00513B6B">
        <w:rPr>
          <w:rStyle w:val="typ"/>
          <w:rFonts w:ascii="Arial Narrow" w:hAnsi="Arial Narrow"/>
          <w:i/>
          <w:color w:val="323E4F" w:themeColor="text2" w:themeShade="BF"/>
          <w:sz w:val="24"/>
          <w:szCs w:val="24"/>
          <w:lang w:val="ru-RU"/>
        </w:rPr>
        <w:t>с</w:t>
      </w:r>
      <w:r w:rsidRPr="00513B6B">
        <w:rPr>
          <w:rStyle w:val="pln"/>
          <w:rFonts w:ascii="Arial Narrow" w:hAnsi="Arial Narrow"/>
          <w:i/>
          <w:color w:val="323E4F" w:themeColor="text2" w:themeShade="BF"/>
          <w:sz w:val="24"/>
          <w:szCs w:val="24"/>
          <w:lang w:val="ru-RU"/>
        </w:rPr>
        <w:t>сылка</w:t>
      </w:r>
      <w:r w:rsidRPr="00513B6B">
        <w:rPr>
          <w:rStyle w:val="pln"/>
          <w:rFonts w:ascii="Arial Narrow" w:hAnsi="Arial Narrow"/>
          <w:i/>
          <w:color w:val="323E4F" w:themeColor="text2" w:themeShade="BF"/>
          <w:sz w:val="24"/>
          <w:szCs w:val="24"/>
        </w:rPr>
        <w:t xml:space="preserve"> </w:t>
      </w:r>
      <w:r w:rsidRPr="00513B6B">
        <w:rPr>
          <w:rStyle w:val="pln"/>
          <w:rFonts w:ascii="Arial Narrow" w:hAnsi="Arial Narrow"/>
          <w:i/>
          <w:color w:val="323E4F" w:themeColor="text2" w:themeShade="BF"/>
          <w:sz w:val="24"/>
          <w:szCs w:val="24"/>
          <w:lang w:val="ru-RU"/>
        </w:rPr>
        <w:t>на</w:t>
      </w:r>
      <w:r w:rsidRPr="00513B6B">
        <w:rPr>
          <w:rStyle w:val="pln"/>
          <w:rFonts w:ascii="Arial Narrow" w:hAnsi="Arial Narrow"/>
          <w:i/>
          <w:color w:val="323E4F" w:themeColor="text2" w:themeShade="BF"/>
          <w:sz w:val="24"/>
          <w:szCs w:val="24"/>
        </w:rPr>
        <w:t xml:space="preserve"> </w:t>
      </w:r>
      <w:r w:rsidRPr="00513B6B">
        <w:rPr>
          <w:rStyle w:val="pln"/>
          <w:rFonts w:ascii="Arial Narrow" w:hAnsi="Arial Narrow"/>
          <w:i/>
          <w:color w:val="323E4F" w:themeColor="text2" w:themeShade="BF"/>
          <w:sz w:val="24"/>
          <w:szCs w:val="24"/>
          <w:lang w:val="ru-RU"/>
        </w:rPr>
        <w:t>ссылку</w:t>
      </w:r>
      <w:r w:rsidRPr="00513B6B">
        <w:rPr>
          <w:rStyle w:val="pln"/>
          <w:rFonts w:ascii="Arial Narrow" w:hAnsi="Arial Narrow"/>
          <w:i/>
          <w:color w:val="323E4F" w:themeColor="text2" w:themeShade="BF"/>
          <w:sz w:val="24"/>
          <w:szCs w:val="24"/>
        </w:rPr>
        <w:t xml:space="preserve"> o_</w:t>
      </w:r>
      <w:r w:rsidRPr="00513B6B">
        <w:rPr>
          <w:rStyle w:val="typ"/>
          <w:rFonts w:ascii="Arial Narrow" w:hAnsi="Arial Narrow"/>
          <w:i/>
          <w:color w:val="323E4F" w:themeColor="text2" w:themeShade="BF"/>
          <w:sz w:val="24"/>
          <w:szCs w:val="24"/>
        </w:rPr>
        <w:t>ref</w:t>
      </w:r>
    </w:p>
    <w:p w:rsidR="00A44A48" w:rsidRPr="004046AF" w:rsidRDefault="008C1F3F" w:rsidP="00513B6B">
      <w:pPr>
        <w:pStyle w:val="HTML"/>
        <w:ind w:firstLine="567"/>
        <w:rPr>
          <w:rStyle w:val="pln"/>
          <w:rFonts w:ascii="Arial Narrow" w:hAnsi="Arial Narrow"/>
          <w:sz w:val="24"/>
          <w:szCs w:val="24"/>
        </w:rPr>
      </w:pPr>
      <w:r>
        <w:rPr>
          <w:rStyle w:val="typ"/>
          <w:rFonts w:ascii="Arial Narrow" w:hAnsi="Arial Narrow"/>
          <w:sz w:val="24"/>
          <w:szCs w:val="24"/>
        </w:rPr>
        <w:tab/>
        <w:t>d_</w:t>
      </w:r>
      <w:r w:rsidR="00A44A48" w:rsidRPr="004046AF">
        <w:rPr>
          <w:rStyle w:val="typ"/>
          <w:rFonts w:ascii="Arial Narrow" w:hAnsi="Arial Narrow"/>
          <w:sz w:val="24"/>
          <w:szCs w:val="24"/>
        </w:rPr>
        <w:t>ref2</w:t>
      </w:r>
      <w:r w:rsidR="00A44A48" w:rsidRPr="004046AF">
        <w:rPr>
          <w:rStyle w:val="pln"/>
          <w:rFonts w:ascii="Arial Narrow" w:hAnsi="Arial Narrow"/>
          <w:sz w:val="24"/>
          <w:szCs w:val="24"/>
        </w:rPr>
        <w:t xml:space="preserve"> TYPE </w:t>
      </w:r>
      <w:r w:rsidR="00A44A48" w:rsidRPr="00513B6B">
        <w:rPr>
          <w:rStyle w:val="pln"/>
          <w:rFonts w:ascii="Arial Narrow" w:hAnsi="Arial Narrow"/>
          <w:i/>
          <w:color w:val="385623" w:themeColor="accent6" w:themeShade="80"/>
          <w:sz w:val="24"/>
          <w:szCs w:val="24"/>
          <w:shd w:val="clear" w:color="auto" w:fill="F2F2F2" w:themeFill="background1" w:themeFillShade="F2"/>
        </w:rPr>
        <w:t>REF TO</w:t>
      </w:r>
      <w:r w:rsidR="00A44A48" w:rsidRPr="00A5359F">
        <w:rPr>
          <w:rStyle w:val="pln"/>
          <w:rFonts w:ascii="Arial Narrow" w:hAnsi="Arial Narrow"/>
          <w:color w:val="385623" w:themeColor="accent6" w:themeShade="80"/>
          <w:sz w:val="24"/>
          <w:szCs w:val="24"/>
        </w:rPr>
        <w:t xml:space="preserve"> </w:t>
      </w:r>
      <w:r w:rsidR="00A44A48" w:rsidRPr="004046AF">
        <w:rPr>
          <w:rStyle w:val="pln"/>
          <w:rFonts w:ascii="Arial Narrow" w:hAnsi="Arial Narrow"/>
          <w:sz w:val="24"/>
          <w:szCs w:val="24"/>
        </w:rPr>
        <w:t>I</w:t>
      </w:r>
      <w:r w:rsidR="00A44A48" w:rsidRPr="004046AF">
        <w:rPr>
          <w:rStyle w:val="pun"/>
          <w:rFonts w:ascii="Arial Narrow" w:hAnsi="Arial Narrow"/>
          <w:sz w:val="24"/>
          <w:szCs w:val="24"/>
        </w:rPr>
        <w:t>.</w:t>
      </w:r>
      <w:r w:rsidR="00A44A48" w:rsidRPr="004046AF">
        <w:rPr>
          <w:rStyle w:val="pln"/>
          <w:rFonts w:ascii="Arial Narrow" w:hAnsi="Arial Narrow"/>
          <w:sz w:val="24"/>
          <w:szCs w:val="24"/>
        </w:rPr>
        <w:t xml:space="preserve"> </w:t>
      </w:r>
    </w:p>
    <w:p w:rsidR="00A44A48" w:rsidRDefault="00A44A48" w:rsidP="004046AF">
      <w:pPr>
        <w:pStyle w:val="HTML"/>
        <w:ind w:firstLine="567"/>
        <w:rPr>
          <w:rStyle w:val="pln"/>
          <w:rFonts w:ascii="Arial Narrow" w:hAnsi="Arial Narrow"/>
          <w:sz w:val="24"/>
          <w:szCs w:val="24"/>
        </w:rPr>
      </w:pPr>
      <w:r w:rsidRPr="004046AF">
        <w:rPr>
          <w:rStyle w:val="pln"/>
          <w:rFonts w:ascii="Arial Narrow" w:hAnsi="Arial Narrow"/>
          <w:sz w:val="24"/>
          <w:szCs w:val="24"/>
        </w:rPr>
        <w:t xml:space="preserve">CREATE OBJECT </w:t>
      </w:r>
      <w:r w:rsidR="00866ACD">
        <w:rPr>
          <w:rStyle w:val="pln"/>
          <w:rFonts w:ascii="Arial Narrow" w:hAnsi="Arial Narrow"/>
          <w:sz w:val="24"/>
          <w:szCs w:val="24"/>
        </w:rPr>
        <w:t>o_</w:t>
      </w:r>
      <w:r w:rsidRPr="004046AF">
        <w:rPr>
          <w:rStyle w:val="typ"/>
          <w:rFonts w:ascii="Arial Narrow" w:hAnsi="Arial Narrow"/>
          <w:sz w:val="24"/>
          <w:szCs w:val="24"/>
        </w:rPr>
        <w:t>ref</w:t>
      </w:r>
      <w:r w:rsidRPr="004046AF">
        <w:rPr>
          <w:rStyle w:val="pun"/>
          <w:rFonts w:ascii="Arial Narrow" w:hAnsi="Arial Narrow"/>
          <w:sz w:val="24"/>
          <w:szCs w:val="24"/>
        </w:rPr>
        <w:t>.</w:t>
      </w:r>
      <w:r w:rsidRPr="004046AF">
        <w:rPr>
          <w:rStyle w:val="pln"/>
          <w:rFonts w:ascii="Arial Narrow" w:hAnsi="Arial Narrow"/>
          <w:sz w:val="24"/>
          <w:szCs w:val="24"/>
        </w:rPr>
        <w:t xml:space="preserve"> </w:t>
      </w:r>
    </w:p>
    <w:p w:rsidR="00A5359F" w:rsidRPr="00513B6B" w:rsidRDefault="00A5359F" w:rsidP="004046AF">
      <w:pPr>
        <w:pStyle w:val="HTML"/>
        <w:ind w:firstLine="567"/>
        <w:rPr>
          <w:rStyle w:val="pln"/>
          <w:rFonts w:ascii="Arial Narrow" w:hAnsi="Arial Narrow"/>
          <w:color w:val="323E4F" w:themeColor="text2" w:themeShade="BF"/>
          <w:sz w:val="24"/>
          <w:szCs w:val="24"/>
        </w:rPr>
      </w:pPr>
      <w:r w:rsidRPr="00513B6B">
        <w:rPr>
          <w:rStyle w:val="pln"/>
          <w:rFonts w:ascii="Arial Narrow" w:hAnsi="Arial Narrow"/>
          <w:i/>
          <w:color w:val="323E4F" w:themeColor="text2" w:themeShade="BF"/>
          <w:sz w:val="24"/>
          <w:szCs w:val="24"/>
        </w:rPr>
        <w:t>“ o_ref</w:t>
      </w:r>
      <w:r w:rsidRPr="00513B6B">
        <w:rPr>
          <w:rStyle w:val="pln"/>
          <w:rFonts w:ascii="Arial Narrow" w:hAnsi="Arial Narrow"/>
          <w:color w:val="323E4F" w:themeColor="text2" w:themeShade="BF"/>
          <w:sz w:val="24"/>
          <w:szCs w:val="24"/>
        </w:rPr>
        <w:t xml:space="preserve"> </w:t>
      </w:r>
      <w:r w:rsidRPr="00513B6B">
        <w:rPr>
          <w:rStyle w:val="pln"/>
          <w:rFonts w:ascii="Arial Narrow" w:hAnsi="Arial Narrow"/>
          <w:color w:val="323E4F" w:themeColor="text2" w:themeShade="BF"/>
          <w:sz w:val="24"/>
          <w:szCs w:val="24"/>
        </w:rPr>
        <w:sym w:font="Symbol" w:char="F0AE"/>
      </w:r>
      <w:r w:rsidRPr="00513B6B">
        <w:rPr>
          <w:rStyle w:val="pln"/>
          <w:rFonts w:ascii="Arial Narrow" w:hAnsi="Arial Narrow"/>
          <w:color w:val="323E4F" w:themeColor="text2" w:themeShade="BF"/>
          <w:sz w:val="24"/>
          <w:szCs w:val="24"/>
        </w:rPr>
        <w:t xml:space="preserve"> </w:t>
      </w:r>
      <w:r w:rsidRPr="00513B6B">
        <w:rPr>
          <w:rStyle w:val="pln"/>
          <w:rFonts w:ascii="Arial Narrow" w:hAnsi="Arial Narrow"/>
          <w:i/>
          <w:color w:val="323E4F" w:themeColor="text2" w:themeShade="BF"/>
          <w:sz w:val="24"/>
          <w:szCs w:val="24"/>
        </w:rPr>
        <w:t>c1</w:t>
      </w:r>
    </w:p>
    <w:p w:rsidR="00A44A48" w:rsidRDefault="00A44A48" w:rsidP="00513B6B">
      <w:pPr>
        <w:pStyle w:val="HTML"/>
        <w:ind w:firstLine="567"/>
        <w:rPr>
          <w:rStyle w:val="pln"/>
          <w:rFonts w:ascii="Arial Narrow" w:hAnsi="Arial Narrow"/>
          <w:sz w:val="24"/>
          <w:szCs w:val="24"/>
        </w:rPr>
      </w:pPr>
      <w:r w:rsidRPr="00513B6B">
        <w:rPr>
          <w:rStyle w:val="pln"/>
          <w:rFonts w:ascii="Arial Narrow" w:hAnsi="Arial Narrow"/>
          <w:i/>
          <w:color w:val="385623" w:themeColor="accent6" w:themeShade="80"/>
          <w:sz w:val="24"/>
          <w:szCs w:val="24"/>
          <w:shd w:val="clear" w:color="auto" w:fill="F2F2F2" w:themeFill="background1" w:themeFillShade="F2"/>
        </w:rPr>
        <w:t>GET REFERENCE</w:t>
      </w:r>
      <w:r w:rsidRPr="00A54C12">
        <w:rPr>
          <w:rStyle w:val="pln"/>
          <w:rFonts w:ascii="Arial Narrow" w:hAnsi="Arial Narrow"/>
          <w:color w:val="385623" w:themeColor="accent6" w:themeShade="80"/>
          <w:sz w:val="24"/>
          <w:szCs w:val="24"/>
        </w:rPr>
        <w:t xml:space="preserve"> </w:t>
      </w:r>
      <w:r w:rsidRPr="004046AF">
        <w:rPr>
          <w:rStyle w:val="pln"/>
          <w:rFonts w:ascii="Arial Narrow" w:hAnsi="Arial Narrow"/>
          <w:sz w:val="24"/>
          <w:szCs w:val="24"/>
        </w:rPr>
        <w:t xml:space="preserve">OF </w:t>
      </w:r>
      <w:r w:rsidR="00866ACD">
        <w:rPr>
          <w:rStyle w:val="pln"/>
          <w:rFonts w:ascii="Arial Narrow" w:hAnsi="Arial Narrow"/>
          <w:sz w:val="24"/>
          <w:szCs w:val="24"/>
        </w:rPr>
        <w:t>o_</w:t>
      </w:r>
      <w:r w:rsidRPr="00513B6B">
        <w:rPr>
          <w:rStyle w:val="typ"/>
          <w:rFonts w:ascii="Arial Narrow" w:hAnsi="Arial Narrow"/>
          <w:color w:val="000000" w:themeColor="text1"/>
          <w:sz w:val="24"/>
          <w:szCs w:val="24"/>
        </w:rPr>
        <w:t>ref</w:t>
      </w:r>
      <w:r w:rsidRPr="00513B6B">
        <w:rPr>
          <w:rStyle w:val="pln"/>
          <w:rFonts w:ascii="Arial Narrow" w:hAnsi="Arial Narrow"/>
          <w:color w:val="000000" w:themeColor="text1"/>
          <w:sz w:val="24"/>
          <w:szCs w:val="24"/>
        </w:rPr>
        <w:t xml:space="preserve"> INTO </w:t>
      </w:r>
      <w:r w:rsidR="00866ACD" w:rsidRPr="00513B6B">
        <w:rPr>
          <w:rStyle w:val="pln"/>
          <w:rFonts w:ascii="Arial Narrow" w:hAnsi="Arial Narrow"/>
          <w:color w:val="000000" w:themeColor="text1"/>
          <w:sz w:val="24"/>
          <w:szCs w:val="24"/>
        </w:rPr>
        <w:t>d_</w:t>
      </w:r>
      <w:r w:rsidRPr="00513B6B">
        <w:rPr>
          <w:rStyle w:val="typ"/>
          <w:rFonts w:ascii="Arial Narrow" w:hAnsi="Arial Narrow"/>
          <w:color w:val="000000" w:themeColor="text1"/>
          <w:sz w:val="24"/>
          <w:szCs w:val="24"/>
        </w:rPr>
        <w:t>ref1</w:t>
      </w:r>
      <w:r w:rsidRPr="00513B6B">
        <w:rPr>
          <w:rStyle w:val="pun"/>
          <w:rFonts w:ascii="Arial Narrow" w:hAnsi="Arial Narrow"/>
          <w:color w:val="000000" w:themeColor="text1"/>
          <w:sz w:val="24"/>
          <w:szCs w:val="24"/>
        </w:rPr>
        <w:t>.</w:t>
      </w:r>
      <w:r w:rsidRPr="00513B6B">
        <w:rPr>
          <w:rStyle w:val="pln"/>
          <w:rFonts w:ascii="Arial Narrow" w:hAnsi="Arial Narrow"/>
          <w:color w:val="000000" w:themeColor="text1"/>
          <w:sz w:val="24"/>
          <w:szCs w:val="24"/>
        </w:rPr>
        <w:t xml:space="preserve"> </w:t>
      </w:r>
    </w:p>
    <w:p w:rsidR="00A5359F" w:rsidRPr="00513B6B" w:rsidRDefault="00A5359F" w:rsidP="00A5359F">
      <w:pPr>
        <w:pStyle w:val="HTML"/>
        <w:ind w:firstLine="567"/>
        <w:rPr>
          <w:rStyle w:val="pln"/>
          <w:rFonts w:ascii="Arial Narrow" w:hAnsi="Arial Narrow"/>
          <w:color w:val="323E4F" w:themeColor="text2" w:themeShade="BF"/>
          <w:sz w:val="24"/>
          <w:szCs w:val="24"/>
        </w:rPr>
      </w:pPr>
      <w:r w:rsidRPr="00513B6B">
        <w:rPr>
          <w:rStyle w:val="pln"/>
          <w:rFonts w:ascii="Arial Narrow" w:hAnsi="Arial Narrow"/>
          <w:i/>
          <w:color w:val="323E4F" w:themeColor="text2" w:themeShade="BF"/>
          <w:sz w:val="24"/>
          <w:szCs w:val="24"/>
        </w:rPr>
        <w:t xml:space="preserve">“ d_ref1 </w:t>
      </w:r>
      <w:r w:rsidRPr="00513B6B">
        <w:rPr>
          <w:rStyle w:val="pln"/>
          <w:rFonts w:ascii="Arial Narrow" w:hAnsi="Arial Narrow"/>
          <w:i/>
          <w:color w:val="323E4F" w:themeColor="text2" w:themeShade="BF"/>
          <w:sz w:val="24"/>
          <w:szCs w:val="24"/>
        </w:rPr>
        <w:sym w:font="Symbol" w:char="F0AE"/>
      </w:r>
      <w:r w:rsidRPr="00513B6B">
        <w:rPr>
          <w:rStyle w:val="pln"/>
          <w:rFonts w:ascii="Arial Narrow" w:hAnsi="Arial Narrow"/>
          <w:i/>
          <w:color w:val="323E4F" w:themeColor="text2" w:themeShade="BF"/>
          <w:sz w:val="24"/>
          <w:szCs w:val="24"/>
        </w:rPr>
        <w:t xml:space="preserve"> o_ref</w:t>
      </w:r>
      <w:r w:rsidRPr="00513B6B">
        <w:rPr>
          <w:rStyle w:val="pln"/>
          <w:rFonts w:ascii="Arial Narrow" w:hAnsi="Arial Narrow"/>
          <w:color w:val="323E4F" w:themeColor="text2" w:themeShade="BF"/>
          <w:sz w:val="24"/>
          <w:szCs w:val="24"/>
        </w:rPr>
        <w:t xml:space="preserve"> </w:t>
      </w:r>
      <w:r w:rsidRPr="00513B6B">
        <w:rPr>
          <w:rStyle w:val="pln"/>
          <w:rFonts w:ascii="Arial Narrow" w:hAnsi="Arial Narrow"/>
          <w:color w:val="323E4F" w:themeColor="text2" w:themeShade="BF"/>
          <w:sz w:val="24"/>
          <w:szCs w:val="24"/>
        </w:rPr>
        <w:sym w:font="Symbol" w:char="F0AE"/>
      </w:r>
      <w:r w:rsidRPr="00513B6B">
        <w:rPr>
          <w:rStyle w:val="pln"/>
          <w:rFonts w:ascii="Arial Narrow" w:hAnsi="Arial Narrow"/>
          <w:color w:val="323E4F" w:themeColor="text2" w:themeShade="BF"/>
          <w:sz w:val="24"/>
          <w:szCs w:val="24"/>
        </w:rPr>
        <w:t xml:space="preserve"> </w:t>
      </w:r>
      <w:r w:rsidRPr="00513B6B">
        <w:rPr>
          <w:rStyle w:val="pln"/>
          <w:rFonts w:ascii="Arial Narrow" w:hAnsi="Arial Narrow"/>
          <w:i/>
          <w:color w:val="323E4F" w:themeColor="text2" w:themeShade="BF"/>
          <w:sz w:val="24"/>
          <w:szCs w:val="24"/>
        </w:rPr>
        <w:t>c1</w:t>
      </w:r>
    </w:p>
    <w:p w:rsidR="00513B6B" w:rsidRDefault="00513B6B" w:rsidP="004046AF">
      <w:pPr>
        <w:pStyle w:val="HTML"/>
        <w:ind w:firstLine="567"/>
        <w:rPr>
          <w:rStyle w:val="pln"/>
          <w:rFonts w:ascii="Arial Narrow" w:hAnsi="Arial Narrow"/>
          <w:sz w:val="24"/>
          <w:szCs w:val="24"/>
        </w:rPr>
      </w:pPr>
    </w:p>
    <w:p w:rsidR="00A44A48" w:rsidRDefault="00A44A48" w:rsidP="004046AF">
      <w:pPr>
        <w:pStyle w:val="HTML"/>
        <w:ind w:firstLine="567"/>
        <w:rPr>
          <w:rStyle w:val="pln"/>
          <w:rFonts w:ascii="Arial Narrow" w:hAnsi="Arial Narrow"/>
          <w:sz w:val="24"/>
          <w:szCs w:val="24"/>
        </w:rPr>
      </w:pPr>
      <w:r w:rsidRPr="004046AF">
        <w:rPr>
          <w:rStyle w:val="pln"/>
          <w:rFonts w:ascii="Arial Narrow" w:hAnsi="Arial Narrow"/>
          <w:sz w:val="24"/>
          <w:szCs w:val="24"/>
        </w:rPr>
        <w:t xml:space="preserve">CREATE DATA </w:t>
      </w:r>
      <w:r w:rsidR="00866ACD">
        <w:rPr>
          <w:rStyle w:val="pln"/>
          <w:rFonts w:ascii="Arial Narrow" w:hAnsi="Arial Narrow"/>
          <w:sz w:val="24"/>
          <w:szCs w:val="24"/>
        </w:rPr>
        <w:t>d_</w:t>
      </w:r>
      <w:r w:rsidRPr="004046AF">
        <w:rPr>
          <w:rStyle w:val="typ"/>
          <w:rFonts w:ascii="Arial Narrow" w:hAnsi="Arial Narrow"/>
          <w:sz w:val="24"/>
          <w:szCs w:val="24"/>
        </w:rPr>
        <w:t>ref2</w:t>
      </w:r>
      <w:r w:rsidRPr="004046AF">
        <w:rPr>
          <w:rStyle w:val="pun"/>
          <w:rFonts w:ascii="Arial Narrow" w:hAnsi="Arial Narrow"/>
          <w:sz w:val="24"/>
          <w:szCs w:val="24"/>
        </w:rPr>
        <w:t>.</w:t>
      </w:r>
      <w:r w:rsidRPr="004046AF">
        <w:rPr>
          <w:rStyle w:val="pln"/>
          <w:rFonts w:ascii="Arial Narrow" w:hAnsi="Arial Narrow"/>
          <w:sz w:val="24"/>
          <w:szCs w:val="24"/>
        </w:rPr>
        <w:t xml:space="preserve"> </w:t>
      </w:r>
    </w:p>
    <w:p w:rsidR="00A5359F" w:rsidRPr="00513B6B" w:rsidRDefault="00A5359F" w:rsidP="00A5359F">
      <w:pPr>
        <w:pStyle w:val="HTML"/>
        <w:ind w:firstLine="567"/>
        <w:rPr>
          <w:rStyle w:val="pln"/>
          <w:rFonts w:ascii="Arial Narrow" w:hAnsi="Arial Narrow"/>
          <w:color w:val="323E4F" w:themeColor="text2" w:themeShade="BF"/>
          <w:sz w:val="24"/>
          <w:szCs w:val="24"/>
        </w:rPr>
      </w:pPr>
      <w:r w:rsidRPr="00513B6B">
        <w:rPr>
          <w:rStyle w:val="pln"/>
          <w:rFonts w:ascii="Arial Narrow" w:hAnsi="Arial Narrow"/>
          <w:i/>
          <w:color w:val="323E4F" w:themeColor="text2" w:themeShade="BF"/>
          <w:sz w:val="24"/>
          <w:szCs w:val="24"/>
        </w:rPr>
        <w:t xml:space="preserve">“ d_ref2 </w:t>
      </w:r>
      <w:r w:rsidRPr="00513B6B">
        <w:rPr>
          <w:rStyle w:val="pln"/>
          <w:rFonts w:ascii="Arial Narrow" w:hAnsi="Arial Narrow"/>
          <w:i/>
          <w:color w:val="323E4F" w:themeColor="text2" w:themeShade="BF"/>
          <w:sz w:val="24"/>
          <w:szCs w:val="24"/>
        </w:rPr>
        <w:sym w:font="Symbol" w:char="F0AE"/>
      </w:r>
      <w:r w:rsidRPr="00513B6B">
        <w:rPr>
          <w:rStyle w:val="pln"/>
          <w:rFonts w:ascii="Arial Narrow" w:hAnsi="Arial Narrow"/>
          <w:i/>
          <w:color w:val="323E4F" w:themeColor="text2" w:themeShade="BF"/>
          <w:sz w:val="24"/>
          <w:szCs w:val="24"/>
        </w:rPr>
        <w:t xml:space="preserve"> integer</w:t>
      </w:r>
    </w:p>
    <w:p w:rsidR="00163500" w:rsidRPr="00513B6B" w:rsidRDefault="00163500" w:rsidP="004046AF">
      <w:pPr>
        <w:pStyle w:val="HTML"/>
        <w:ind w:firstLine="567"/>
        <w:rPr>
          <w:rFonts w:ascii="Arial Narrow" w:hAnsi="Arial Narrow"/>
          <w:i/>
          <w:color w:val="323E4F" w:themeColor="text2" w:themeShade="BF"/>
          <w:sz w:val="24"/>
          <w:szCs w:val="24"/>
        </w:rPr>
      </w:pPr>
      <w:r w:rsidRPr="00513B6B">
        <w:rPr>
          <w:rFonts w:ascii="Arial Narrow" w:hAnsi="Arial Narrow"/>
          <w:i/>
          <w:color w:val="323E4F" w:themeColor="text2" w:themeShade="BF"/>
          <w:sz w:val="24"/>
          <w:szCs w:val="24"/>
        </w:rPr>
        <w:t xml:space="preserve">" Both data reference variables </w:t>
      </w:r>
      <w:r w:rsidR="00A54C12" w:rsidRPr="00513B6B">
        <w:rPr>
          <w:rFonts w:ascii="Arial Narrow" w:hAnsi="Arial Narrow"/>
          <w:i/>
          <w:color w:val="323E4F" w:themeColor="text2" w:themeShade="BF"/>
          <w:sz w:val="24"/>
          <w:szCs w:val="24"/>
        </w:rPr>
        <w:t>–</w:t>
      </w:r>
      <w:r w:rsidRPr="00513B6B">
        <w:rPr>
          <w:rFonts w:ascii="Arial Narrow" w:hAnsi="Arial Narrow"/>
          <w:i/>
          <w:color w:val="323E4F" w:themeColor="text2" w:themeShade="BF"/>
          <w:sz w:val="24"/>
          <w:szCs w:val="24"/>
        </w:rPr>
        <w:t xml:space="preserve"> </w:t>
      </w:r>
      <w:r w:rsidR="00A54C12" w:rsidRPr="00513B6B">
        <w:rPr>
          <w:rFonts w:ascii="Arial Narrow" w:hAnsi="Arial Narrow"/>
          <w:i/>
          <w:color w:val="323E4F" w:themeColor="text2" w:themeShade="BF"/>
          <w:sz w:val="24"/>
          <w:szCs w:val="24"/>
        </w:rPr>
        <w:t>d_</w:t>
      </w:r>
      <w:r w:rsidRPr="00513B6B">
        <w:rPr>
          <w:rStyle w:val="typ"/>
          <w:rFonts w:ascii="Arial Narrow" w:hAnsi="Arial Narrow"/>
          <w:i/>
          <w:color w:val="323E4F" w:themeColor="text2" w:themeShade="BF"/>
          <w:sz w:val="24"/>
          <w:szCs w:val="24"/>
        </w:rPr>
        <w:t>ref1</w:t>
      </w:r>
      <w:r w:rsidRPr="00513B6B">
        <w:rPr>
          <w:rStyle w:val="pln"/>
          <w:rFonts w:ascii="Arial Narrow" w:hAnsi="Arial Narrow"/>
          <w:i/>
          <w:color w:val="323E4F" w:themeColor="text2" w:themeShade="BF"/>
          <w:sz w:val="24"/>
          <w:szCs w:val="24"/>
        </w:rPr>
        <w:t xml:space="preserve"> | </w:t>
      </w:r>
      <w:r w:rsidR="00A54C12" w:rsidRPr="00513B6B">
        <w:rPr>
          <w:rStyle w:val="pln"/>
          <w:rFonts w:ascii="Arial Narrow" w:hAnsi="Arial Narrow"/>
          <w:i/>
          <w:color w:val="323E4F" w:themeColor="text2" w:themeShade="BF"/>
          <w:sz w:val="24"/>
          <w:szCs w:val="24"/>
        </w:rPr>
        <w:t>d_</w:t>
      </w:r>
      <w:r w:rsidRPr="00513B6B">
        <w:rPr>
          <w:rStyle w:val="typ"/>
          <w:rFonts w:ascii="Arial Narrow" w:hAnsi="Arial Narrow"/>
          <w:i/>
          <w:color w:val="323E4F" w:themeColor="text2" w:themeShade="BF"/>
          <w:sz w:val="24"/>
          <w:szCs w:val="24"/>
        </w:rPr>
        <w:t>ref2</w:t>
      </w:r>
      <w:r w:rsidRPr="00513B6B">
        <w:rPr>
          <w:rStyle w:val="pln"/>
          <w:rFonts w:ascii="Arial Narrow" w:hAnsi="Arial Narrow"/>
          <w:i/>
          <w:color w:val="323E4F" w:themeColor="text2" w:themeShade="BF"/>
          <w:sz w:val="24"/>
          <w:szCs w:val="24"/>
        </w:rPr>
        <w:t xml:space="preserve"> </w:t>
      </w:r>
      <w:r w:rsidRPr="00513B6B">
        <w:rPr>
          <w:rFonts w:ascii="Arial Narrow" w:hAnsi="Arial Narrow"/>
          <w:i/>
          <w:color w:val="323E4F" w:themeColor="text2" w:themeShade="BF"/>
          <w:sz w:val="24"/>
          <w:szCs w:val="24"/>
        </w:rPr>
        <w:t xml:space="preserve">are fully typed and can be dereferenced using the </w:t>
      </w:r>
    </w:p>
    <w:p w:rsidR="00163500" w:rsidRPr="00513B6B" w:rsidRDefault="00163500" w:rsidP="004046AF">
      <w:pPr>
        <w:pStyle w:val="HTML"/>
        <w:ind w:firstLine="567"/>
        <w:rPr>
          <w:rStyle w:val="pln"/>
          <w:rFonts w:ascii="Arial Narrow" w:hAnsi="Arial Narrow"/>
          <w:i/>
          <w:color w:val="323E4F" w:themeColor="text2" w:themeShade="BF"/>
          <w:sz w:val="24"/>
          <w:szCs w:val="24"/>
        </w:rPr>
      </w:pPr>
      <w:r w:rsidRPr="00513B6B">
        <w:rPr>
          <w:rFonts w:ascii="Arial Narrow" w:hAnsi="Arial Narrow"/>
          <w:i/>
          <w:color w:val="323E4F" w:themeColor="text2" w:themeShade="BF"/>
          <w:sz w:val="24"/>
          <w:szCs w:val="24"/>
        </w:rPr>
        <w:lastRenderedPageBreak/>
        <w:t>" dereferencing operator →*</w:t>
      </w:r>
      <w:r w:rsidRPr="00513B6B">
        <w:rPr>
          <w:rFonts w:ascii="Arial Narrow" w:hAnsi="Arial Narrow"/>
          <w:b/>
          <w:i/>
          <w:color w:val="323E4F" w:themeColor="text2" w:themeShade="BF"/>
          <w:sz w:val="24"/>
          <w:szCs w:val="24"/>
        </w:rPr>
        <w:t xml:space="preserve"> </w:t>
      </w:r>
      <w:r w:rsidRPr="00513B6B">
        <w:rPr>
          <w:rFonts w:ascii="Arial Narrow" w:hAnsi="Arial Narrow"/>
          <w:i/>
          <w:color w:val="323E4F" w:themeColor="text2" w:themeShade="BF"/>
          <w:sz w:val="24"/>
          <w:szCs w:val="24"/>
        </w:rPr>
        <w:t>at operand positions.</w:t>
      </w:r>
    </w:p>
    <w:p w:rsidR="00A44A48" w:rsidRPr="004046AF" w:rsidRDefault="00866ACD" w:rsidP="00513B6B">
      <w:pPr>
        <w:pStyle w:val="HTML"/>
        <w:ind w:firstLine="567"/>
        <w:rPr>
          <w:rFonts w:ascii="Arial Narrow" w:hAnsi="Arial Narrow"/>
          <w:sz w:val="24"/>
          <w:szCs w:val="24"/>
        </w:rPr>
      </w:pPr>
      <w:r w:rsidRPr="00513B6B">
        <w:rPr>
          <w:rStyle w:val="typ"/>
          <w:rFonts w:ascii="Arial Narrow" w:hAnsi="Arial Narrow"/>
          <w:i/>
          <w:color w:val="002060"/>
          <w:sz w:val="24"/>
          <w:szCs w:val="24"/>
          <w:shd w:val="clear" w:color="auto" w:fill="F2F2F2" w:themeFill="background1" w:themeFillShade="F2"/>
        </w:rPr>
        <w:t>d_</w:t>
      </w:r>
      <w:r w:rsidR="00A44A48" w:rsidRPr="00513B6B">
        <w:rPr>
          <w:rStyle w:val="typ"/>
          <w:rFonts w:ascii="Arial Narrow" w:hAnsi="Arial Narrow"/>
          <w:i/>
          <w:color w:val="002060"/>
          <w:sz w:val="24"/>
          <w:szCs w:val="24"/>
          <w:shd w:val="clear" w:color="auto" w:fill="F2F2F2" w:themeFill="background1" w:themeFillShade="F2"/>
        </w:rPr>
        <w:t>ref2</w:t>
      </w:r>
      <w:r w:rsidR="00A44A48" w:rsidRPr="00513B6B">
        <w:rPr>
          <w:rStyle w:val="pun"/>
          <w:rFonts w:ascii="Arial Narrow" w:hAnsi="Arial Narrow"/>
          <w:i/>
          <w:color w:val="002060"/>
          <w:sz w:val="24"/>
          <w:szCs w:val="24"/>
          <w:shd w:val="clear" w:color="auto" w:fill="F2F2F2" w:themeFill="background1" w:themeFillShade="F2"/>
        </w:rPr>
        <w:t>→*</w:t>
      </w:r>
      <w:r w:rsidR="00A44A48" w:rsidRPr="00B80D4C">
        <w:rPr>
          <w:rStyle w:val="pln"/>
          <w:rFonts w:ascii="Arial Narrow" w:hAnsi="Arial Narrow"/>
          <w:color w:val="385623" w:themeColor="accent6" w:themeShade="80"/>
          <w:sz w:val="24"/>
          <w:szCs w:val="24"/>
        </w:rPr>
        <w:t xml:space="preserve"> </w:t>
      </w:r>
      <w:r w:rsidR="00A44A48" w:rsidRPr="004046AF">
        <w:rPr>
          <w:rStyle w:val="pun"/>
          <w:rFonts w:ascii="Arial Narrow" w:hAnsi="Arial Narrow"/>
          <w:sz w:val="24"/>
          <w:szCs w:val="24"/>
        </w:rPr>
        <w:t>=</w:t>
      </w:r>
      <w:r w:rsidR="00A44A48" w:rsidRPr="004046AF">
        <w:rPr>
          <w:rStyle w:val="pln"/>
          <w:rFonts w:ascii="Arial Narrow" w:hAnsi="Arial Narrow"/>
          <w:sz w:val="24"/>
          <w:szCs w:val="24"/>
        </w:rPr>
        <w:t xml:space="preserve"> </w:t>
      </w:r>
      <w:r w:rsidRPr="00513B6B">
        <w:rPr>
          <w:rStyle w:val="pln"/>
          <w:rFonts w:ascii="Arial Narrow" w:hAnsi="Arial Narrow"/>
          <w:i/>
          <w:color w:val="002060"/>
          <w:sz w:val="24"/>
          <w:szCs w:val="24"/>
          <w:shd w:val="clear" w:color="auto" w:fill="F2F2F2" w:themeFill="background1" w:themeFillShade="F2"/>
        </w:rPr>
        <w:t>d_</w:t>
      </w:r>
      <w:r w:rsidR="00A44A48" w:rsidRPr="00513B6B">
        <w:rPr>
          <w:rStyle w:val="typ"/>
          <w:rFonts w:ascii="Arial Narrow" w:hAnsi="Arial Narrow"/>
          <w:i/>
          <w:color w:val="002060"/>
          <w:sz w:val="24"/>
          <w:szCs w:val="24"/>
          <w:shd w:val="clear" w:color="auto" w:fill="F2F2F2" w:themeFill="background1" w:themeFillShade="F2"/>
        </w:rPr>
        <w:t>ref1</w:t>
      </w:r>
      <w:r w:rsidR="00A44A48" w:rsidRPr="00513B6B">
        <w:rPr>
          <w:rStyle w:val="pun"/>
          <w:rFonts w:ascii="Arial Narrow" w:hAnsi="Arial Narrow"/>
          <w:i/>
          <w:color w:val="002060"/>
          <w:sz w:val="24"/>
          <w:szCs w:val="24"/>
          <w:shd w:val="clear" w:color="auto" w:fill="F2F2F2" w:themeFill="background1" w:themeFillShade="F2"/>
        </w:rPr>
        <w:t>→*→</w:t>
      </w:r>
      <w:r w:rsidR="00B80D4C" w:rsidRPr="00513B6B">
        <w:rPr>
          <w:rStyle w:val="pun"/>
          <w:rFonts w:ascii="Arial Narrow" w:hAnsi="Arial Narrow"/>
          <w:i/>
          <w:color w:val="002060"/>
          <w:sz w:val="24"/>
          <w:szCs w:val="24"/>
          <w:shd w:val="clear" w:color="auto" w:fill="F2F2F2" w:themeFill="background1" w:themeFillShade="F2"/>
        </w:rPr>
        <w:t>[*]</w:t>
      </w:r>
      <w:r w:rsidR="00A54C12">
        <w:rPr>
          <w:rStyle w:val="pun"/>
          <w:rFonts w:ascii="Arial Narrow" w:hAnsi="Arial Narrow"/>
          <w:sz w:val="24"/>
          <w:szCs w:val="24"/>
        </w:rPr>
        <w:t>bi</w:t>
      </w:r>
      <w:r w:rsidR="00A44A48" w:rsidRPr="004046AF">
        <w:rPr>
          <w:rStyle w:val="pun"/>
          <w:rFonts w:ascii="Arial Narrow" w:hAnsi="Arial Narrow"/>
          <w:sz w:val="24"/>
          <w:szCs w:val="24"/>
        </w:rPr>
        <w:t>.</w:t>
      </w:r>
    </w:p>
    <w:p w:rsidR="00D45D18" w:rsidRDefault="00D45D18" w:rsidP="002C79C8">
      <w:pPr>
        <w:pStyle w:val="2"/>
        <w:spacing w:before="0" w:line="240" w:lineRule="auto"/>
        <w:ind w:firstLine="567"/>
        <w:jc w:val="both"/>
        <w:rPr>
          <w:rFonts w:ascii="Arial Narrow" w:hAnsi="Arial Narrow"/>
          <w:b/>
          <w:color w:val="000000" w:themeColor="text1"/>
          <w:sz w:val="24"/>
          <w:szCs w:val="24"/>
        </w:rPr>
      </w:pPr>
    </w:p>
    <w:p w:rsidR="00E00F89" w:rsidRPr="00E00F89" w:rsidRDefault="00163500" w:rsidP="00E00F89">
      <w:pPr>
        <w:spacing w:after="0" w:line="240" w:lineRule="auto"/>
        <w:ind w:firstLine="567"/>
        <w:jc w:val="center"/>
        <w:outlineLvl w:val="0"/>
        <w:rPr>
          <w:rFonts w:ascii="Arial Narrow" w:hAnsi="Arial Narrow"/>
          <w:b/>
          <w:color w:val="000000" w:themeColor="text1"/>
          <w:sz w:val="24"/>
          <w:szCs w:val="24"/>
        </w:rPr>
      </w:pPr>
      <w:bookmarkStart w:id="11" w:name="System_Variables"/>
      <w:r w:rsidRPr="00E00F89">
        <w:rPr>
          <w:rFonts w:ascii="Arial Narrow" w:hAnsi="Arial Narrow"/>
          <w:b/>
          <w:color w:val="000000" w:themeColor="text1"/>
          <w:sz w:val="24"/>
          <w:szCs w:val="24"/>
        </w:rPr>
        <w:t>System Variables</w:t>
      </w:r>
    </w:p>
    <w:bookmarkEnd w:id="11"/>
    <w:p w:rsidR="00E00F89" w:rsidRPr="00DE6285" w:rsidRDefault="00E00F89" w:rsidP="00E00F89">
      <w:pPr>
        <w:spacing w:after="0" w:line="240" w:lineRule="auto"/>
        <w:ind w:firstLine="567"/>
        <w:jc w:val="both"/>
        <w:outlineLvl w:val="0"/>
        <w:rPr>
          <w:rFonts w:ascii="Arial Narrow" w:eastAsia="Times New Roman" w:hAnsi="Arial Narrow" w:cs="Times New Roman"/>
          <w:bCs/>
          <w:kern w:val="36"/>
          <w:sz w:val="24"/>
          <w:szCs w:val="24"/>
        </w:rPr>
      </w:pPr>
      <w:r w:rsidRPr="002E64CF">
        <w:rPr>
          <w:rFonts w:ascii="Arial Narrow" w:eastAsia="Times New Roman" w:hAnsi="Arial Narrow" w:cs="Times New Roman"/>
          <w:bCs/>
          <w:kern w:val="36"/>
          <w:sz w:val="24"/>
          <w:szCs w:val="24"/>
          <w:lang w:val="ru-RU"/>
        </w:rPr>
        <w:fldChar w:fldCharType="begin"/>
      </w:r>
      <w:r w:rsidRPr="00DE6285">
        <w:rPr>
          <w:rFonts w:ascii="Arial Narrow" w:eastAsia="Times New Roman" w:hAnsi="Arial Narrow" w:cs="Times New Roman"/>
          <w:bCs/>
          <w:kern w:val="36"/>
          <w:sz w:val="24"/>
          <w:szCs w:val="24"/>
        </w:rPr>
        <w:instrText xml:space="preserve"> HYPERLINK  \l "</w:instrText>
      </w:r>
      <w:r w:rsidRPr="002E64CF">
        <w:rPr>
          <w:rFonts w:ascii="Arial Narrow" w:eastAsia="Times New Roman" w:hAnsi="Arial Narrow" w:cs="Times New Roman"/>
          <w:bCs/>
          <w:kern w:val="36"/>
          <w:sz w:val="24"/>
          <w:szCs w:val="24"/>
          <w:lang w:val="ru-RU"/>
        </w:rPr>
        <w:instrText>Содержание</w:instrText>
      </w:r>
      <w:r w:rsidRPr="00DE6285">
        <w:rPr>
          <w:rFonts w:ascii="Arial Narrow" w:eastAsia="Times New Roman" w:hAnsi="Arial Narrow" w:cs="Times New Roman"/>
          <w:bCs/>
          <w:kern w:val="36"/>
          <w:sz w:val="24"/>
          <w:szCs w:val="24"/>
        </w:rPr>
        <w:instrText xml:space="preserve">" </w:instrText>
      </w:r>
      <w:r w:rsidRPr="002E64CF">
        <w:rPr>
          <w:rFonts w:ascii="Arial Narrow" w:eastAsia="Times New Roman" w:hAnsi="Arial Narrow" w:cs="Times New Roman"/>
          <w:bCs/>
          <w:kern w:val="36"/>
          <w:sz w:val="24"/>
          <w:szCs w:val="24"/>
          <w:lang w:val="ru-RU"/>
        </w:rPr>
        <w:fldChar w:fldCharType="separate"/>
      </w:r>
      <w:r w:rsidRPr="002E64CF">
        <w:rPr>
          <w:rStyle w:val="a3"/>
          <w:rFonts w:ascii="Arial Narrow" w:eastAsia="Times New Roman" w:hAnsi="Arial Narrow" w:cs="Times New Roman"/>
          <w:bCs/>
          <w:kern w:val="36"/>
          <w:sz w:val="24"/>
          <w:szCs w:val="24"/>
          <w:u w:val="none"/>
          <w:lang w:val="ru-RU"/>
        </w:rPr>
        <w:t>Содержание</w:t>
      </w:r>
      <w:r w:rsidRPr="002E64CF">
        <w:rPr>
          <w:rFonts w:ascii="Arial Narrow" w:eastAsia="Times New Roman" w:hAnsi="Arial Narrow" w:cs="Times New Roman"/>
          <w:bCs/>
          <w:kern w:val="36"/>
          <w:sz w:val="24"/>
          <w:szCs w:val="24"/>
          <w:lang w:val="ru-RU"/>
        </w:rPr>
        <w:fldChar w:fldCharType="end"/>
      </w:r>
    </w:p>
    <w:p w:rsidR="00163500" w:rsidRPr="00866ACD" w:rsidRDefault="00163500" w:rsidP="002C79C8">
      <w:pPr>
        <w:pStyle w:val="2"/>
        <w:spacing w:before="0" w:line="240" w:lineRule="auto"/>
        <w:ind w:firstLine="567"/>
        <w:jc w:val="both"/>
        <w:rPr>
          <w:rFonts w:ascii="Arial Narrow" w:hAnsi="Arial Narrow"/>
          <w:b/>
          <w:i/>
          <w:color w:val="000000" w:themeColor="text1"/>
          <w:sz w:val="24"/>
          <w:szCs w:val="24"/>
        </w:rPr>
      </w:pPr>
    </w:p>
    <w:p w:rsidR="00163500" w:rsidRPr="00866ACD" w:rsidRDefault="00163500" w:rsidP="00D613E2">
      <w:pPr>
        <w:pStyle w:val="a7"/>
        <w:numPr>
          <w:ilvl w:val="0"/>
          <w:numId w:val="4"/>
        </w:numPr>
        <w:spacing w:before="0" w:beforeAutospacing="0" w:after="0" w:afterAutospacing="0"/>
        <w:ind w:left="1134"/>
        <w:jc w:val="both"/>
        <w:rPr>
          <w:rFonts w:ascii="Arial Narrow" w:hAnsi="Arial Narrow"/>
          <w:color w:val="000000" w:themeColor="text1"/>
        </w:rPr>
      </w:pPr>
      <w:r w:rsidRPr="002C79C8">
        <w:rPr>
          <w:rFonts w:ascii="Arial Narrow" w:hAnsi="Arial Narrow"/>
          <w:color w:val="000000" w:themeColor="text1"/>
        </w:rPr>
        <w:t xml:space="preserve">You can </w:t>
      </w:r>
      <w:r w:rsidRPr="00866ACD">
        <w:rPr>
          <w:rFonts w:ascii="Arial Narrow" w:hAnsi="Arial Narrow"/>
          <w:color w:val="000000" w:themeColor="text1"/>
        </w:rPr>
        <w:t xml:space="preserve">find the complete </w:t>
      </w:r>
      <w:r w:rsidRPr="00A54C12">
        <w:rPr>
          <w:rFonts w:ascii="Arial Narrow" w:hAnsi="Arial Narrow"/>
          <w:i/>
          <w:color w:val="002060"/>
        </w:rPr>
        <w:t>list of system variables</w:t>
      </w:r>
      <w:r w:rsidRPr="00866ACD">
        <w:rPr>
          <w:rFonts w:ascii="Arial Narrow" w:hAnsi="Arial Narrow"/>
          <w:color w:val="002060"/>
        </w:rPr>
        <w:t xml:space="preserve"> </w:t>
      </w:r>
      <w:r w:rsidRPr="00866ACD">
        <w:rPr>
          <w:rFonts w:ascii="Arial Narrow" w:hAnsi="Arial Narrow"/>
          <w:color w:val="000000" w:themeColor="text1"/>
        </w:rPr>
        <w:t xml:space="preserve">in the </w:t>
      </w:r>
      <w:r w:rsidRPr="00866ACD">
        <w:rPr>
          <w:rFonts w:ascii="Arial Narrow" w:hAnsi="Arial Narrow"/>
          <w:b/>
          <w:color w:val="000000" w:themeColor="text1"/>
        </w:rPr>
        <w:t xml:space="preserve">SYST </w:t>
      </w:r>
      <w:r w:rsidRPr="00B80D4C">
        <w:rPr>
          <w:rFonts w:ascii="Arial Narrow" w:hAnsi="Arial Narrow"/>
          <w:color w:val="000000" w:themeColor="text1"/>
        </w:rPr>
        <w:t>table.</w:t>
      </w:r>
    </w:p>
    <w:p w:rsidR="00163500" w:rsidRPr="00866ACD" w:rsidRDefault="00163500" w:rsidP="00D613E2">
      <w:pPr>
        <w:pStyle w:val="a7"/>
        <w:numPr>
          <w:ilvl w:val="0"/>
          <w:numId w:val="4"/>
        </w:numPr>
        <w:spacing w:before="0" w:beforeAutospacing="0" w:after="0" w:afterAutospacing="0"/>
        <w:ind w:left="1134"/>
        <w:jc w:val="both"/>
        <w:rPr>
          <w:rFonts w:ascii="Arial Narrow" w:hAnsi="Arial Narrow"/>
          <w:b/>
          <w:color w:val="000000" w:themeColor="text1"/>
        </w:rPr>
      </w:pPr>
      <w:r w:rsidRPr="00A54C12">
        <w:rPr>
          <w:rFonts w:ascii="Arial Narrow" w:hAnsi="Arial Narrow"/>
          <w:i/>
          <w:color w:val="002060"/>
        </w:rPr>
        <w:t xml:space="preserve">Individual fields of the </w:t>
      </w:r>
      <w:r w:rsidRPr="00B80D4C">
        <w:rPr>
          <w:rFonts w:ascii="Arial Narrow" w:hAnsi="Arial Narrow"/>
          <w:b/>
          <w:i/>
          <w:color w:val="000000" w:themeColor="text1"/>
        </w:rPr>
        <w:t xml:space="preserve">SYST </w:t>
      </w:r>
      <w:r w:rsidRPr="00B80D4C">
        <w:rPr>
          <w:rFonts w:ascii="Arial Narrow" w:hAnsi="Arial Narrow"/>
          <w:color w:val="000000" w:themeColor="text1"/>
        </w:rPr>
        <w:t>structure c</w:t>
      </w:r>
      <w:r w:rsidRPr="00866ACD">
        <w:rPr>
          <w:rFonts w:ascii="Arial Narrow" w:hAnsi="Arial Narrow"/>
          <w:color w:val="000000" w:themeColor="text1"/>
        </w:rPr>
        <w:t xml:space="preserve">an be accessed by using either </w:t>
      </w:r>
      <w:r w:rsidRPr="00866ACD">
        <w:rPr>
          <w:rFonts w:ascii="Arial Narrow" w:hAnsi="Arial Narrow"/>
          <w:b/>
          <w:color w:val="000000" w:themeColor="text1"/>
        </w:rPr>
        <w:t>SYST-</w:t>
      </w:r>
      <w:r w:rsidRPr="00866ACD">
        <w:rPr>
          <w:rFonts w:ascii="Arial Narrow" w:hAnsi="Arial Narrow"/>
          <w:color w:val="000000" w:themeColor="text1"/>
        </w:rPr>
        <w:t xml:space="preserve"> or </w:t>
      </w:r>
      <w:r w:rsidRPr="00866ACD">
        <w:rPr>
          <w:rFonts w:ascii="Arial Narrow" w:hAnsi="Arial Narrow"/>
          <w:b/>
          <w:color w:val="000000" w:themeColor="text1"/>
        </w:rPr>
        <w:t>SY-</w:t>
      </w:r>
    </w:p>
    <w:p w:rsidR="002C79C8" w:rsidRDefault="002C79C8" w:rsidP="002C79C8">
      <w:pPr>
        <w:pStyle w:val="3"/>
        <w:spacing w:before="0" w:line="240" w:lineRule="auto"/>
        <w:ind w:firstLine="567"/>
        <w:jc w:val="both"/>
        <w:rPr>
          <w:rFonts w:ascii="Arial Narrow" w:hAnsi="Arial Narrow"/>
          <w:color w:val="000000" w:themeColor="text1"/>
        </w:rPr>
      </w:pPr>
    </w:p>
    <w:p w:rsidR="00163500" w:rsidRPr="00D2600E" w:rsidRDefault="00163500" w:rsidP="002C79C8">
      <w:pPr>
        <w:pStyle w:val="3"/>
        <w:spacing w:before="0" w:line="240" w:lineRule="auto"/>
        <w:ind w:firstLine="567"/>
        <w:jc w:val="both"/>
        <w:rPr>
          <w:rFonts w:ascii="Arial Narrow" w:hAnsi="Arial Narrow"/>
          <w:color w:val="002060"/>
        </w:rPr>
      </w:pPr>
      <w:r w:rsidRPr="00A54C12">
        <w:rPr>
          <w:rFonts w:ascii="Arial Narrow" w:hAnsi="Arial Narrow"/>
          <w:color w:val="002060"/>
        </w:rPr>
        <w:t>Example</w:t>
      </w:r>
    </w:p>
    <w:p w:rsidR="002C79C8" w:rsidRDefault="002C79C8" w:rsidP="002C79C8">
      <w:pPr>
        <w:pStyle w:val="HTML"/>
        <w:ind w:firstLine="567"/>
        <w:jc w:val="both"/>
        <w:rPr>
          <w:rStyle w:val="pln"/>
          <w:rFonts w:ascii="Arial Narrow" w:hAnsi="Arial Narrow"/>
          <w:color w:val="000000" w:themeColor="text1"/>
          <w:sz w:val="24"/>
          <w:szCs w:val="24"/>
        </w:rPr>
      </w:pPr>
    </w:p>
    <w:p w:rsidR="00163500" w:rsidRPr="002C79C8" w:rsidRDefault="00163500" w:rsidP="002C79C8">
      <w:pPr>
        <w:pStyle w:val="HTML"/>
        <w:ind w:firstLine="567"/>
        <w:jc w:val="both"/>
        <w:rPr>
          <w:rStyle w:val="pln"/>
          <w:rFonts w:ascii="Arial Narrow" w:hAnsi="Arial Narrow"/>
          <w:color w:val="000000" w:themeColor="text1"/>
          <w:sz w:val="24"/>
          <w:szCs w:val="24"/>
        </w:rPr>
      </w:pPr>
      <w:r w:rsidRPr="002C79C8">
        <w:rPr>
          <w:rStyle w:val="pln"/>
          <w:rFonts w:ascii="Arial Narrow" w:hAnsi="Arial Narrow"/>
          <w:color w:val="000000" w:themeColor="text1"/>
          <w:sz w:val="24"/>
          <w:szCs w:val="24"/>
        </w:rPr>
        <w:t>REPORT Z_Test123_01</w:t>
      </w:r>
      <w:r w:rsidRPr="002C79C8">
        <w:rPr>
          <w:rStyle w:val="pun"/>
          <w:rFonts w:ascii="Arial Narrow" w:hAnsi="Arial Narrow"/>
          <w:color w:val="000000" w:themeColor="text1"/>
          <w:sz w:val="24"/>
          <w:szCs w:val="24"/>
        </w:rPr>
        <w:t>.</w:t>
      </w:r>
      <w:r w:rsidRPr="002C79C8">
        <w:rPr>
          <w:rStyle w:val="pln"/>
          <w:rFonts w:ascii="Arial Narrow" w:hAnsi="Arial Narrow"/>
          <w:color w:val="000000" w:themeColor="text1"/>
          <w:sz w:val="24"/>
          <w:szCs w:val="24"/>
        </w:rPr>
        <w:t xml:space="preserve"> </w:t>
      </w:r>
    </w:p>
    <w:p w:rsidR="00163500" w:rsidRPr="002C79C8" w:rsidRDefault="00163500" w:rsidP="002C79C8">
      <w:pPr>
        <w:pStyle w:val="HTML"/>
        <w:ind w:firstLine="567"/>
        <w:jc w:val="both"/>
        <w:rPr>
          <w:rStyle w:val="pln"/>
          <w:rFonts w:ascii="Arial Narrow" w:hAnsi="Arial Narrow"/>
          <w:color w:val="000000" w:themeColor="text1"/>
          <w:sz w:val="24"/>
          <w:szCs w:val="24"/>
        </w:rPr>
      </w:pPr>
    </w:p>
    <w:p w:rsidR="00866ACD" w:rsidRDefault="00163500" w:rsidP="002C79C8">
      <w:pPr>
        <w:pStyle w:val="HTML"/>
        <w:ind w:firstLine="567"/>
        <w:jc w:val="both"/>
        <w:rPr>
          <w:rStyle w:val="pun"/>
          <w:rFonts w:ascii="Arial Narrow" w:hAnsi="Arial Narrow"/>
          <w:color w:val="000000" w:themeColor="text1"/>
          <w:sz w:val="24"/>
          <w:szCs w:val="24"/>
        </w:rPr>
      </w:pPr>
      <w:r w:rsidRPr="002C79C8">
        <w:rPr>
          <w:rStyle w:val="pln"/>
          <w:rFonts w:ascii="Arial Narrow" w:hAnsi="Arial Narrow"/>
          <w:color w:val="000000" w:themeColor="text1"/>
          <w:sz w:val="24"/>
          <w:szCs w:val="24"/>
        </w:rPr>
        <w:t>WRITE</w:t>
      </w:r>
      <w:r w:rsidRPr="002C79C8">
        <w:rPr>
          <w:rStyle w:val="pun"/>
          <w:rFonts w:ascii="Arial Narrow" w:hAnsi="Arial Narrow"/>
          <w:color w:val="000000" w:themeColor="text1"/>
          <w:sz w:val="24"/>
          <w:szCs w:val="24"/>
        </w:rPr>
        <w:t>:</w:t>
      </w:r>
    </w:p>
    <w:p w:rsidR="004C2E97" w:rsidRPr="00513B6B" w:rsidRDefault="00866ACD" w:rsidP="004C2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i/>
          <w:color w:val="323E4F" w:themeColor="text2" w:themeShade="BF"/>
          <w:sz w:val="24"/>
          <w:szCs w:val="24"/>
        </w:rPr>
      </w:pPr>
      <w:r>
        <w:rPr>
          <w:rStyle w:val="pun"/>
          <w:rFonts w:ascii="Arial Narrow" w:hAnsi="Arial Narrow"/>
          <w:color w:val="000000" w:themeColor="text1"/>
          <w:sz w:val="24"/>
          <w:szCs w:val="24"/>
        </w:rPr>
        <w:t xml:space="preserve">      </w:t>
      </w:r>
      <w:r w:rsidR="00163500" w:rsidRPr="002C79C8">
        <w:rPr>
          <w:rStyle w:val="pun"/>
          <w:rFonts w:ascii="Arial Narrow" w:hAnsi="Arial Narrow"/>
          <w:color w:val="000000" w:themeColor="text1"/>
          <w:sz w:val="24"/>
          <w:szCs w:val="24"/>
        </w:rPr>
        <w:t>/</w:t>
      </w:r>
      <w:r w:rsidR="00513B6B">
        <w:rPr>
          <w:rStyle w:val="pun"/>
          <w:rFonts w:ascii="Arial Narrow" w:hAnsi="Arial Narrow"/>
          <w:color w:val="000000" w:themeColor="text1"/>
          <w:sz w:val="24"/>
          <w:szCs w:val="24"/>
        </w:rPr>
        <w:t xml:space="preserve"> </w:t>
      </w:r>
      <w:r w:rsidR="00163500" w:rsidRPr="002C79C8">
        <w:rPr>
          <w:rStyle w:val="pln"/>
          <w:rFonts w:ascii="Arial Narrow" w:hAnsi="Arial Narrow"/>
          <w:color w:val="000000" w:themeColor="text1"/>
          <w:sz w:val="24"/>
          <w:szCs w:val="24"/>
        </w:rPr>
        <w:t>SY</w:t>
      </w:r>
      <w:r w:rsidR="00163500" w:rsidRPr="002C79C8">
        <w:rPr>
          <w:rStyle w:val="pun"/>
          <w:rFonts w:ascii="Arial Narrow" w:hAnsi="Arial Narrow"/>
          <w:color w:val="000000" w:themeColor="text1"/>
          <w:sz w:val="24"/>
          <w:szCs w:val="24"/>
        </w:rPr>
        <w:t>-</w:t>
      </w:r>
      <w:r w:rsidR="00163500" w:rsidRPr="002C79C8">
        <w:rPr>
          <w:rStyle w:val="pln"/>
          <w:rFonts w:ascii="Arial Narrow" w:hAnsi="Arial Narrow"/>
          <w:color w:val="000000" w:themeColor="text1"/>
          <w:sz w:val="24"/>
          <w:szCs w:val="24"/>
        </w:rPr>
        <w:t>ABCDE</w:t>
      </w:r>
      <w:r w:rsidR="00163500" w:rsidRPr="002C79C8">
        <w:rPr>
          <w:rStyle w:val="pun"/>
          <w:rFonts w:ascii="Arial Narrow" w:hAnsi="Arial Narrow"/>
          <w:color w:val="000000" w:themeColor="text1"/>
          <w:sz w:val="24"/>
          <w:szCs w:val="24"/>
        </w:rPr>
        <w:t>,</w:t>
      </w:r>
      <w:r w:rsidR="00163500" w:rsidRPr="002C79C8">
        <w:rPr>
          <w:rStyle w:val="pln"/>
          <w:rFonts w:ascii="Arial Narrow" w:hAnsi="Arial Narrow"/>
          <w:color w:val="000000" w:themeColor="text1"/>
          <w:sz w:val="24"/>
          <w:szCs w:val="24"/>
        </w:rPr>
        <w:t xml:space="preserve"> </w:t>
      </w:r>
      <w:r w:rsidR="00513B6B" w:rsidRPr="00513B6B">
        <w:rPr>
          <w:rFonts w:ascii="Arial Narrow" w:hAnsi="Arial Narrow" w:cs="Courier New"/>
          <w:i/>
          <w:color w:val="323E4F" w:themeColor="text2" w:themeShade="BF"/>
          <w:sz w:val="24"/>
          <w:szCs w:val="24"/>
        </w:rPr>
        <w:t>"</w:t>
      </w:r>
      <w:r w:rsidR="00291079">
        <w:rPr>
          <w:rFonts w:ascii="Arial Narrow" w:hAnsi="Arial Narrow" w:cs="Courier New"/>
          <w:i/>
          <w:color w:val="323E4F" w:themeColor="text2" w:themeShade="BF"/>
          <w:sz w:val="24"/>
          <w:szCs w:val="24"/>
        </w:rPr>
        <w:t xml:space="preserve"> </w:t>
      </w:r>
      <w:r w:rsidR="004C2E97" w:rsidRPr="00513B6B">
        <w:rPr>
          <w:rFonts w:ascii="Arial Narrow" w:eastAsia="Times New Roman" w:hAnsi="Arial Narrow" w:cs="Courier New"/>
          <w:i/>
          <w:color w:val="323E4F" w:themeColor="text2" w:themeShade="BF"/>
          <w:sz w:val="24"/>
          <w:szCs w:val="24"/>
        </w:rPr>
        <w:t xml:space="preserve">ABCDEFGHIJKLMNOPQRSTUVWXYZ  </w:t>
      </w:r>
    </w:p>
    <w:p w:rsidR="00163500" w:rsidRPr="00513B6B" w:rsidRDefault="00163500" w:rsidP="002C79C8">
      <w:pPr>
        <w:pStyle w:val="HTML"/>
        <w:ind w:firstLine="567"/>
        <w:jc w:val="both"/>
        <w:rPr>
          <w:rStyle w:val="pln"/>
          <w:rFonts w:ascii="Arial Narrow" w:hAnsi="Arial Narrow"/>
          <w:i/>
          <w:color w:val="323E4F" w:themeColor="text2" w:themeShade="BF"/>
          <w:sz w:val="24"/>
          <w:szCs w:val="24"/>
        </w:rPr>
      </w:pPr>
      <w:r w:rsidRPr="002C79C8">
        <w:rPr>
          <w:rStyle w:val="pln"/>
          <w:rFonts w:ascii="Arial Narrow" w:hAnsi="Arial Narrow"/>
          <w:color w:val="000000" w:themeColor="text1"/>
          <w:sz w:val="24"/>
          <w:szCs w:val="24"/>
        </w:rPr>
        <w:t xml:space="preserve">      </w:t>
      </w:r>
      <w:r w:rsidRPr="002C79C8">
        <w:rPr>
          <w:rStyle w:val="pun"/>
          <w:rFonts w:ascii="Arial Narrow" w:hAnsi="Arial Narrow"/>
          <w:color w:val="000000" w:themeColor="text1"/>
          <w:sz w:val="24"/>
          <w:szCs w:val="24"/>
        </w:rPr>
        <w:t>/</w:t>
      </w:r>
      <w:r w:rsidR="00513B6B">
        <w:rPr>
          <w:rStyle w:val="pun"/>
          <w:rFonts w:ascii="Arial Narrow" w:hAnsi="Arial Narrow"/>
          <w:color w:val="000000" w:themeColor="text1"/>
          <w:sz w:val="24"/>
          <w:szCs w:val="24"/>
        </w:rPr>
        <w:t xml:space="preserve"> </w:t>
      </w:r>
      <w:r w:rsidRPr="002C79C8">
        <w:rPr>
          <w:rStyle w:val="pln"/>
          <w:rFonts w:ascii="Arial Narrow" w:hAnsi="Arial Narrow"/>
          <w:color w:val="000000" w:themeColor="text1"/>
          <w:sz w:val="24"/>
          <w:szCs w:val="24"/>
        </w:rPr>
        <w:t>SY</w:t>
      </w:r>
      <w:r w:rsidRPr="002C79C8">
        <w:rPr>
          <w:rStyle w:val="pun"/>
          <w:rFonts w:ascii="Arial Narrow" w:hAnsi="Arial Narrow"/>
          <w:color w:val="000000" w:themeColor="text1"/>
          <w:sz w:val="24"/>
          <w:szCs w:val="24"/>
        </w:rPr>
        <w:t>-</w:t>
      </w:r>
      <w:r w:rsidRPr="002C79C8">
        <w:rPr>
          <w:rStyle w:val="pln"/>
          <w:rFonts w:ascii="Arial Narrow" w:hAnsi="Arial Narrow"/>
          <w:color w:val="000000" w:themeColor="text1"/>
          <w:sz w:val="24"/>
          <w:szCs w:val="24"/>
        </w:rPr>
        <w:t>DATUM</w:t>
      </w:r>
      <w:r w:rsidRPr="002C79C8">
        <w:rPr>
          <w:rStyle w:val="pun"/>
          <w:rFonts w:ascii="Arial Narrow" w:hAnsi="Arial Narrow"/>
          <w:color w:val="000000" w:themeColor="text1"/>
          <w:sz w:val="24"/>
          <w:szCs w:val="24"/>
        </w:rPr>
        <w:t>,</w:t>
      </w:r>
      <w:r w:rsidRPr="002C79C8">
        <w:rPr>
          <w:rStyle w:val="pln"/>
          <w:rFonts w:ascii="Arial Narrow" w:hAnsi="Arial Narrow"/>
          <w:color w:val="000000" w:themeColor="text1"/>
          <w:sz w:val="24"/>
          <w:szCs w:val="24"/>
        </w:rPr>
        <w:t xml:space="preserve"> </w:t>
      </w:r>
      <w:r w:rsidR="004C2E97">
        <w:rPr>
          <w:rStyle w:val="pln"/>
          <w:rFonts w:ascii="Arial Narrow" w:hAnsi="Arial Narrow"/>
          <w:color w:val="000000" w:themeColor="text1"/>
          <w:sz w:val="24"/>
          <w:szCs w:val="24"/>
        </w:rPr>
        <w:t xml:space="preserve"> </w:t>
      </w:r>
      <w:r w:rsidR="00513B6B" w:rsidRPr="00513B6B">
        <w:rPr>
          <w:rFonts w:ascii="Arial Narrow" w:hAnsi="Arial Narrow"/>
          <w:i/>
          <w:color w:val="323E4F" w:themeColor="text2" w:themeShade="BF"/>
          <w:sz w:val="24"/>
          <w:szCs w:val="24"/>
        </w:rPr>
        <w:t>"</w:t>
      </w:r>
      <w:r w:rsidR="00291079">
        <w:rPr>
          <w:rFonts w:ascii="Arial Narrow" w:hAnsi="Arial Narrow"/>
          <w:i/>
          <w:color w:val="323E4F" w:themeColor="text2" w:themeShade="BF"/>
          <w:sz w:val="24"/>
          <w:szCs w:val="24"/>
        </w:rPr>
        <w:t xml:space="preserve"> </w:t>
      </w:r>
      <w:r w:rsidR="00513B6B">
        <w:rPr>
          <w:rStyle w:val="pln"/>
          <w:rFonts w:ascii="Arial Narrow" w:hAnsi="Arial Narrow"/>
          <w:i/>
          <w:color w:val="323E4F" w:themeColor="text2" w:themeShade="BF"/>
          <w:sz w:val="24"/>
          <w:szCs w:val="24"/>
        </w:rPr>
        <w:t>24</w:t>
      </w:r>
      <w:r w:rsidR="004C2E97" w:rsidRPr="00513B6B">
        <w:rPr>
          <w:rFonts w:ascii="Arial Narrow" w:hAnsi="Arial Narrow"/>
          <w:i/>
          <w:color w:val="323E4F" w:themeColor="text2" w:themeShade="BF"/>
          <w:sz w:val="24"/>
          <w:szCs w:val="24"/>
        </w:rPr>
        <w:t>.08.2020</w:t>
      </w:r>
    </w:p>
    <w:p w:rsidR="00163500" w:rsidRPr="004C2E97" w:rsidRDefault="00163500" w:rsidP="002C79C8">
      <w:pPr>
        <w:pStyle w:val="HTML"/>
        <w:ind w:firstLine="567"/>
        <w:jc w:val="both"/>
        <w:rPr>
          <w:rStyle w:val="pln"/>
          <w:rFonts w:ascii="Arial Narrow" w:hAnsi="Arial Narrow"/>
          <w:i/>
          <w:color w:val="000000" w:themeColor="text1"/>
          <w:sz w:val="24"/>
          <w:szCs w:val="24"/>
        </w:rPr>
      </w:pPr>
      <w:r w:rsidRPr="002C79C8">
        <w:rPr>
          <w:rStyle w:val="pln"/>
          <w:rFonts w:ascii="Arial Narrow" w:hAnsi="Arial Narrow"/>
          <w:color w:val="000000" w:themeColor="text1"/>
          <w:sz w:val="24"/>
          <w:szCs w:val="24"/>
        </w:rPr>
        <w:t xml:space="preserve">      </w:t>
      </w:r>
      <w:r w:rsidRPr="002C79C8">
        <w:rPr>
          <w:rStyle w:val="pun"/>
          <w:rFonts w:ascii="Arial Narrow" w:hAnsi="Arial Narrow"/>
          <w:color w:val="000000" w:themeColor="text1"/>
          <w:sz w:val="24"/>
          <w:szCs w:val="24"/>
        </w:rPr>
        <w:t>/</w:t>
      </w:r>
      <w:r w:rsidR="00513B6B">
        <w:rPr>
          <w:rStyle w:val="pun"/>
          <w:rFonts w:ascii="Arial Narrow" w:hAnsi="Arial Narrow"/>
          <w:color w:val="000000" w:themeColor="text1"/>
          <w:sz w:val="24"/>
          <w:szCs w:val="24"/>
        </w:rPr>
        <w:t xml:space="preserve"> </w:t>
      </w:r>
      <w:r w:rsidRPr="002C79C8">
        <w:rPr>
          <w:rStyle w:val="pln"/>
          <w:rFonts w:ascii="Arial Narrow" w:hAnsi="Arial Narrow"/>
          <w:color w:val="000000" w:themeColor="text1"/>
          <w:sz w:val="24"/>
          <w:szCs w:val="24"/>
        </w:rPr>
        <w:t>SY</w:t>
      </w:r>
      <w:r w:rsidRPr="002C79C8">
        <w:rPr>
          <w:rStyle w:val="pun"/>
          <w:rFonts w:ascii="Arial Narrow" w:hAnsi="Arial Narrow"/>
          <w:color w:val="000000" w:themeColor="text1"/>
          <w:sz w:val="24"/>
          <w:szCs w:val="24"/>
        </w:rPr>
        <w:t>-</w:t>
      </w:r>
      <w:r w:rsidRPr="002C79C8">
        <w:rPr>
          <w:rStyle w:val="pln"/>
          <w:rFonts w:ascii="Arial Narrow" w:hAnsi="Arial Narrow"/>
          <w:color w:val="000000" w:themeColor="text1"/>
          <w:sz w:val="24"/>
          <w:szCs w:val="24"/>
        </w:rPr>
        <w:t>DBSYS</w:t>
      </w:r>
      <w:r w:rsidRPr="002C79C8">
        <w:rPr>
          <w:rStyle w:val="pun"/>
          <w:rFonts w:ascii="Arial Narrow" w:hAnsi="Arial Narrow"/>
          <w:color w:val="000000" w:themeColor="text1"/>
          <w:sz w:val="24"/>
          <w:szCs w:val="24"/>
        </w:rPr>
        <w:t>,</w:t>
      </w:r>
      <w:r w:rsidRPr="002C79C8">
        <w:rPr>
          <w:rStyle w:val="pln"/>
          <w:rFonts w:ascii="Arial Narrow" w:hAnsi="Arial Narrow"/>
          <w:color w:val="000000" w:themeColor="text1"/>
          <w:sz w:val="24"/>
          <w:szCs w:val="24"/>
        </w:rPr>
        <w:t xml:space="preserve"> </w:t>
      </w:r>
      <w:r w:rsidR="00513B6B" w:rsidRPr="00513B6B">
        <w:rPr>
          <w:rFonts w:ascii="Arial Narrow" w:hAnsi="Arial Narrow"/>
          <w:i/>
          <w:color w:val="323E4F" w:themeColor="text2" w:themeShade="BF"/>
          <w:sz w:val="24"/>
          <w:szCs w:val="24"/>
        </w:rPr>
        <w:t>"</w:t>
      </w:r>
      <w:r w:rsidR="00291079">
        <w:rPr>
          <w:rFonts w:ascii="Arial Narrow" w:hAnsi="Arial Narrow"/>
          <w:i/>
          <w:color w:val="323E4F" w:themeColor="text2" w:themeShade="BF"/>
          <w:sz w:val="24"/>
          <w:szCs w:val="24"/>
        </w:rPr>
        <w:t xml:space="preserve"> HDB</w:t>
      </w:r>
    </w:p>
    <w:p w:rsidR="00163500" w:rsidRPr="00291079" w:rsidRDefault="00163500" w:rsidP="002C79C8">
      <w:pPr>
        <w:pStyle w:val="HTML"/>
        <w:ind w:firstLine="567"/>
        <w:jc w:val="both"/>
        <w:rPr>
          <w:rStyle w:val="pln"/>
          <w:rFonts w:ascii="Arial Narrow" w:hAnsi="Arial Narrow"/>
          <w:color w:val="323E4F" w:themeColor="text2" w:themeShade="BF"/>
          <w:sz w:val="24"/>
          <w:szCs w:val="24"/>
        </w:rPr>
      </w:pPr>
      <w:r w:rsidRPr="002C79C8">
        <w:rPr>
          <w:rStyle w:val="pln"/>
          <w:rFonts w:ascii="Arial Narrow" w:hAnsi="Arial Narrow"/>
          <w:color w:val="000000" w:themeColor="text1"/>
          <w:sz w:val="24"/>
          <w:szCs w:val="24"/>
        </w:rPr>
        <w:t xml:space="preserve">      </w:t>
      </w:r>
      <w:r w:rsidRPr="002C79C8">
        <w:rPr>
          <w:rStyle w:val="pun"/>
          <w:rFonts w:ascii="Arial Narrow" w:hAnsi="Arial Narrow"/>
          <w:color w:val="000000" w:themeColor="text1"/>
          <w:sz w:val="24"/>
          <w:szCs w:val="24"/>
        </w:rPr>
        <w:t>/</w:t>
      </w:r>
      <w:r w:rsidR="00513B6B">
        <w:rPr>
          <w:rStyle w:val="pun"/>
          <w:rFonts w:ascii="Arial Narrow" w:hAnsi="Arial Narrow"/>
          <w:color w:val="000000" w:themeColor="text1"/>
          <w:sz w:val="24"/>
          <w:szCs w:val="24"/>
        </w:rPr>
        <w:t xml:space="preserve"> </w:t>
      </w:r>
      <w:r w:rsidRPr="002C79C8">
        <w:rPr>
          <w:rStyle w:val="pln"/>
          <w:rFonts w:ascii="Arial Narrow" w:hAnsi="Arial Narrow"/>
          <w:color w:val="000000" w:themeColor="text1"/>
          <w:sz w:val="24"/>
          <w:szCs w:val="24"/>
        </w:rPr>
        <w:t>SY</w:t>
      </w:r>
      <w:r w:rsidRPr="002C79C8">
        <w:rPr>
          <w:rStyle w:val="pun"/>
          <w:rFonts w:ascii="Arial Narrow" w:hAnsi="Arial Narrow"/>
          <w:color w:val="000000" w:themeColor="text1"/>
          <w:sz w:val="24"/>
          <w:szCs w:val="24"/>
        </w:rPr>
        <w:t>-</w:t>
      </w:r>
      <w:r w:rsidRPr="002C79C8">
        <w:rPr>
          <w:rStyle w:val="pln"/>
          <w:rFonts w:ascii="Arial Narrow" w:hAnsi="Arial Narrow"/>
          <w:color w:val="000000" w:themeColor="text1"/>
          <w:sz w:val="24"/>
          <w:szCs w:val="24"/>
        </w:rPr>
        <w:t>HOST</w:t>
      </w:r>
      <w:r w:rsidRPr="002C79C8">
        <w:rPr>
          <w:rStyle w:val="pun"/>
          <w:rFonts w:ascii="Arial Narrow" w:hAnsi="Arial Narrow"/>
          <w:color w:val="000000" w:themeColor="text1"/>
          <w:sz w:val="24"/>
          <w:szCs w:val="24"/>
        </w:rPr>
        <w:t>,</w:t>
      </w:r>
      <w:r w:rsidRPr="002C79C8">
        <w:rPr>
          <w:rStyle w:val="pln"/>
          <w:rFonts w:ascii="Arial Narrow" w:hAnsi="Arial Narrow"/>
          <w:color w:val="000000" w:themeColor="text1"/>
          <w:sz w:val="24"/>
          <w:szCs w:val="24"/>
        </w:rPr>
        <w:t xml:space="preserve"> </w:t>
      </w:r>
      <w:r w:rsidR="004C2E97">
        <w:rPr>
          <w:rStyle w:val="pln"/>
          <w:rFonts w:ascii="Arial Narrow" w:hAnsi="Arial Narrow"/>
          <w:color w:val="000000" w:themeColor="text1"/>
          <w:sz w:val="24"/>
          <w:szCs w:val="24"/>
        </w:rPr>
        <w:t xml:space="preserve"> </w:t>
      </w:r>
      <w:r w:rsidR="00291079" w:rsidRPr="00291079">
        <w:rPr>
          <w:rFonts w:ascii="Arial Narrow" w:hAnsi="Arial Narrow"/>
          <w:i/>
          <w:color w:val="323E4F" w:themeColor="text2" w:themeShade="BF"/>
          <w:sz w:val="24"/>
          <w:szCs w:val="24"/>
        </w:rPr>
        <w:t>"</w:t>
      </w:r>
      <w:r w:rsidR="00291079">
        <w:rPr>
          <w:rFonts w:ascii="Arial Narrow" w:hAnsi="Arial Narrow"/>
          <w:i/>
          <w:color w:val="323E4F" w:themeColor="text2" w:themeShade="BF"/>
          <w:sz w:val="24"/>
          <w:szCs w:val="24"/>
        </w:rPr>
        <w:t xml:space="preserve"> </w:t>
      </w:r>
      <w:r w:rsidR="00291079" w:rsidRPr="00291079">
        <w:rPr>
          <w:rFonts w:ascii="Arial Narrow" w:hAnsi="Arial Narrow"/>
          <w:i/>
          <w:color w:val="323E4F" w:themeColor="text2" w:themeShade="BF"/>
          <w:sz w:val="24"/>
          <w:szCs w:val="24"/>
        </w:rPr>
        <w:t>bl-sql-sbw</w:t>
      </w:r>
    </w:p>
    <w:p w:rsidR="00163500" w:rsidRPr="00291079" w:rsidRDefault="00163500" w:rsidP="002C79C8">
      <w:pPr>
        <w:pStyle w:val="HTML"/>
        <w:ind w:firstLine="567"/>
        <w:jc w:val="both"/>
        <w:rPr>
          <w:rStyle w:val="pln"/>
          <w:rFonts w:ascii="Arial Narrow" w:hAnsi="Arial Narrow"/>
          <w:b/>
          <w:i/>
          <w:color w:val="323E4F" w:themeColor="text2" w:themeShade="BF"/>
          <w:sz w:val="24"/>
          <w:szCs w:val="24"/>
        </w:rPr>
      </w:pPr>
      <w:r w:rsidRPr="002C79C8">
        <w:rPr>
          <w:rStyle w:val="pln"/>
          <w:rFonts w:ascii="Arial Narrow" w:hAnsi="Arial Narrow"/>
          <w:color w:val="000000" w:themeColor="text1"/>
          <w:sz w:val="24"/>
          <w:szCs w:val="24"/>
        </w:rPr>
        <w:t xml:space="preserve">      </w:t>
      </w:r>
      <w:r w:rsidRPr="002C79C8">
        <w:rPr>
          <w:rStyle w:val="pun"/>
          <w:rFonts w:ascii="Arial Narrow" w:hAnsi="Arial Narrow"/>
          <w:color w:val="000000" w:themeColor="text1"/>
          <w:sz w:val="24"/>
          <w:szCs w:val="24"/>
        </w:rPr>
        <w:t>/</w:t>
      </w:r>
      <w:r w:rsidR="00513B6B">
        <w:rPr>
          <w:rStyle w:val="pun"/>
          <w:rFonts w:ascii="Arial Narrow" w:hAnsi="Arial Narrow"/>
          <w:color w:val="000000" w:themeColor="text1"/>
          <w:sz w:val="24"/>
          <w:szCs w:val="24"/>
        </w:rPr>
        <w:t xml:space="preserve"> </w:t>
      </w:r>
      <w:r w:rsidRPr="002C79C8">
        <w:rPr>
          <w:rStyle w:val="pln"/>
          <w:rFonts w:ascii="Arial Narrow" w:hAnsi="Arial Narrow"/>
          <w:color w:val="000000" w:themeColor="text1"/>
          <w:sz w:val="24"/>
          <w:szCs w:val="24"/>
        </w:rPr>
        <w:t>SY</w:t>
      </w:r>
      <w:r w:rsidRPr="002C79C8">
        <w:rPr>
          <w:rStyle w:val="pun"/>
          <w:rFonts w:ascii="Arial Narrow" w:hAnsi="Arial Narrow"/>
          <w:color w:val="000000" w:themeColor="text1"/>
          <w:sz w:val="24"/>
          <w:szCs w:val="24"/>
        </w:rPr>
        <w:t>-</w:t>
      </w:r>
      <w:r w:rsidRPr="002C79C8">
        <w:rPr>
          <w:rStyle w:val="pln"/>
          <w:rFonts w:ascii="Arial Narrow" w:hAnsi="Arial Narrow"/>
          <w:color w:val="000000" w:themeColor="text1"/>
          <w:sz w:val="24"/>
          <w:szCs w:val="24"/>
        </w:rPr>
        <w:t>LANGU</w:t>
      </w:r>
      <w:r w:rsidRPr="002C79C8">
        <w:rPr>
          <w:rStyle w:val="pun"/>
          <w:rFonts w:ascii="Arial Narrow" w:hAnsi="Arial Narrow"/>
          <w:color w:val="000000" w:themeColor="text1"/>
          <w:sz w:val="24"/>
          <w:szCs w:val="24"/>
        </w:rPr>
        <w:t>,</w:t>
      </w:r>
      <w:r w:rsidR="004C2E97">
        <w:rPr>
          <w:rStyle w:val="pun"/>
          <w:rFonts w:ascii="Arial Narrow" w:hAnsi="Arial Narrow"/>
          <w:color w:val="000000" w:themeColor="text1"/>
          <w:sz w:val="24"/>
          <w:szCs w:val="24"/>
        </w:rPr>
        <w:t xml:space="preserve"> </w:t>
      </w:r>
      <w:r w:rsidR="00291079" w:rsidRPr="00291079">
        <w:rPr>
          <w:rFonts w:ascii="Arial Narrow" w:hAnsi="Arial Narrow"/>
          <w:i/>
          <w:color w:val="323E4F" w:themeColor="text2" w:themeShade="BF"/>
          <w:sz w:val="24"/>
          <w:szCs w:val="24"/>
        </w:rPr>
        <w:t>"</w:t>
      </w:r>
      <w:r w:rsidR="00291079" w:rsidRPr="00291079">
        <w:rPr>
          <w:rStyle w:val="pun"/>
          <w:rFonts w:ascii="Arial Narrow" w:hAnsi="Arial Narrow"/>
          <w:i/>
          <w:color w:val="323E4F" w:themeColor="text2" w:themeShade="BF"/>
          <w:sz w:val="24"/>
          <w:szCs w:val="24"/>
        </w:rPr>
        <w:t xml:space="preserve"> </w:t>
      </w:r>
      <w:r w:rsidR="004C2E97" w:rsidRPr="00291079">
        <w:rPr>
          <w:rFonts w:ascii="Arial Narrow" w:hAnsi="Arial Narrow"/>
          <w:i/>
          <w:color w:val="323E4F" w:themeColor="text2" w:themeShade="BF"/>
          <w:sz w:val="24"/>
          <w:szCs w:val="24"/>
        </w:rPr>
        <w:t>EN</w:t>
      </w:r>
    </w:p>
    <w:p w:rsidR="00163500" w:rsidRPr="00291079" w:rsidRDefault="00163500" w:rsidP="002C79C8">
      <w:pPr>
        <w:pStyle w:val="HTML"/>
        <w:ind w:firstLine="567"/>
        <w:jc w:val="both"/>
        <w:rPr>
          <w:rStyle w:val="pln"/>
          <w:rFonts w:ascii="Arial Narrow" w:hAnsi="Arial Narrow"/>
          <w:color w:val="323E4F" w:themeColor="text2" w:themeShade="BF"/>
          <w:sz w:val="24"/>
          <w:szCs w:val="24"/>
        </w:rPr>
      </w:pPr>
      <w:r w:rsidRPr="002C79C8">
        <w:rPr>
          <w:rStyle w:val="pln"/>
          <w:rFonts w:ascii="Arial Narrow" w:hAnsi="Arial Narrow"/>
          <w:color w:val="000000" w:themeColor="text1"/>
          <w:sz w:val="24"/>
          <w:szCs w:val="24"/>
        </w:rPr>
        <w:t xml:space="preserve">      </w:t>
      </w:r>
      <w:r w:rsidRPr="002C79C8">
        <w:rPr>
          <w:rStyle w:val="pun"/>
          <w:rFonts w:ascii="Arial Narrow" w:hAnsi="Arial Narrow"/>
          <w:color w:val="000000" w:themeColor="text1"/>
          <w:sz w:val="24"/>
          <w:szCs w:val="24"/>
        </w:rPr>
        <w:t>/</w:t>
      </w:r>
      <w:r w:rsidR="00513B6B">
        <w:rPr>
          <w:rStyle w:val="pun"/>
          <w:rFonts w:ascii="Arial Narrow" w:hAnsi="Arial Narrow"/>
          <w:color w:val="000000" w:themeColor="text1"/>
          <w:sz w:val="24"/>
          <w:szCs w:val="24"/>
        </w:rPr>
        <w:t xml:space="preserve"> </w:t>
      </w:r>
      <w:r w:rsidRPr="002C79C8">
        <w:rPr>
          <w:rStyle w:val="pln"/>
          <w:rFonts w:ascii="Arial Narrow" w:hAnsi="Arial Narrow"/>
          <w:color w:val="000000" w:themeColor="text1"/>
          <w:sz w:val="24"/>
          <w:szCs w:val="24"/>
        </w:rPr>
        <w:t>SY</w:t>
      </w:r>
      <w:r w:rsidRPr="002C79C8">
        <w:rPr>
          <w:rStyle w:val="pun"/>
          <w:rFonts w:ascii="Arial Narrow" w:hAnsi="Arial Narrow"/>
          <w:color w:val="000000" w:themeColor="text1"/>
          <w:sz w:val="24"/>
          <w:szCs w:val="24"/>
        </w:rPr>
        <w:t>-</w:t>
      </w:r>
      <w:r w:rsidRPr="002C79C8">
        <w:rPr>
          <w:rStyle w:val="pln"/>
          <w:rFonts w:ascii="Arial Narrow" w:hAnsi="Arial Narrow"/>
          <w:color w:val="000000" w:themeColor="text1"/>
          <w:sz w:val="24"/>
          <w:szCs w:val="24"/>
        </w:rPr>
        <w:t>MANDT</w:t>
      </w:r>
      <w:r w:rsidRPr="002C79C8">
        <w:rPr>
          <w:rStyle w:val="pun"/>
          <w:rFonts w:ascii="Arial Narrow" w:hAnsi="Arial Narrow"/>
          <w:color w:val="000000" w:themeColor="text1"/>
          <w:sz w:val="24"/>
          <w:szCs w:val="24"/>
        </w:rPr>
        <w:t>,</w:t>
      </w:r>
      <w:r w:rsidR="00291079">
        <w:rPr>
          <w:rStyle w:val="pun"/>
          <w:rFonts w:ascii="Arial Narrow" w:hAnsi="Arial Narrow"/>
          <w:color w:val="000000" w:themeColor="text1"/>
          <w:sz w:val="24"/>
          <w:szCs w:val="24"/>
        </w:rPr>
        <w:t xml:space="preserve"> </w:t>
      </w:r>
      <w:r w:rsidR="00291079" w:rsidRPr="00291079">
        <w:rPr>
          <w:rFonts w:ascii="Arial Narrow" w:hAnsi="Arial Narrow"/>
          <w:i/>
          <w:color w:val="323E4F" w:themeColor="text2" w:themeShade="BF"/>
          <w:sz w:val="24"/>
          <w:szCs w:val="24"/>
        </w:rPr>
        <w:t>"</w:t>
      </w:r>
      <w:r w:rsidR="00291079">
        <w:rPr>
          <w:rFonts w:ascii="Arial Narrow" w:hAnsi="Arial Narrow"/>
          <w:i/>
          <w:color w:val="323E4F" w:themeColor="text2" w:themeShade="BF"/>
          <w:sz w:val="24"/>
          <w:szCs w:val="24"/>
        </w:rPr>
        <w:t xml:space="preserve"> </w:t>
      </w:r>
      <w:r w:rsidR="00291079" w:rsidRPr="00291079">
        <w:rPr>
          <w:rFonts w:ascii="Arial Narrow" w:hAnsi="Arial Narrow"/>
          <w:i/>
          <w:color w:val="323E4F" w:themeColor="text2" w:themeShade="BF"/>
          <w:sz w:val="24"/>
          <w:szCs w:val="24"/>
        </w:rPr>
        <w:t>100</w:t>
      </w:r>
    </w:p>
    <w:p w:rsidR="004C2E97" w:rsidRPr="00291079" w:rsidRDefault="00163500" w:rsidP="004C2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i/>
          <w:color w:val="323E4F" w:themeColor="text2" w:themeShade="BF"/>
          <w:sz w:val="24"/>
          <w:szCs w:val="24"/>
        </w:rPr>
      </w:pPr>
      <w:r w:rsidRPr="002C79C8">
        <w:rPr>
          <w:rStyle w:val="pln"/>
          <w:rFonts w:ascii="Arial Narrow" w:hAnsi="Arial Narrow"/>
          <w:color w:val="000000" w:themeColor="text1"/>
          <w:sz w:val="24"/>
          <w:szCs w:val="24"/>
        </w:rPr>
        <w:t xml:space="preserve">      </w:t>
      </w:r>
      <w:r w:rsidRPr="002C79C8">
        <w:rPr>
          <w:rStyle w:val="pun"/>
          <w:rFonts w:ascii="Arial Narrow" w:hAnsi="Arial Narrow"/>
          <w:color w:val="000000" w:themeColor="text1"/>
          <w:sz w:val="24"/>
          <w:szCs w:val="24"/>
        </w:rPr>
        <w:t>/</w:t>
      </w:r>
      <w:r w:rsidR="00513B6B">
        <w:rPr>
          <w:rStyle w:val="pun"/>
          <w:rFonts w:ascii="Arial Narrow" w:hAnsi="Arial Narrow"/>
          <w:color w:val="000000" w:themeColor="text1"/>
          <w:sz w:val="24"/>
          <w:szCs w:val="24"/>
        </w:rPr>
        <w:t xml:space="preserve"> </w:t>
      </w:r>
      <w:r w:rsidRPr="002C79C8">
        <w:rPr>
          <w:rStyle w:val="pln"/>
          <w:rFonts w:ascii="Arial Narrow" w:hAnsi="Arial Narrow"/>
          <w:color w:val="000000" w:themeColor="text1"/>
          <w:sz w:val="24"/>
          <w:szCs w:val="24"/>
        </w:rPr>
        <w:t>SY</w:t>
      </w:r>
      <w:r w:rsidRPr="002C79C8">
        <w:rPr>
          <w:rStyle w:val="pun"/>
          <w:rFonts w:ascii="Arial Narrow" w:hAnsi="Arial Narrow"/>
          <w:color w:val="000000" w:themeColor="text1"/>
          <w:sz w:val="24"/>
          <w:szCs w:val="24"/>
        </w:rPr>
        <w:t>-</w:t>
      </w:r>
      <w:r w:rsidRPr="002C79C8">
        <w:rPr>
          <w:rStyle w:val="pln"/>
          <w:rFonts w:ascii="Arial Narrow" w:hAnsi="Arial Narrow"/>
          <w:color w:val="000000" w:themeColor="text1"/>
          <w:sz w:val="24"/>
          <w:szCs w:val="24"/>
        </w:rPr>
        <w:t>OPSYS</w:t>
      </w:r>
      <w:r w:rsidRPr="002C79C8">
        <w:rPr>
          <w:rStyle w:val="pun"/>
          <w:rFonts w:ascii="Arial Narrow" w:hAnsi="Arial Narrow"/>
          <w:color w:val="000000" w:themeColor="text1"/>
          <w:sz w:val="24"/>
          <w:szCs w:val="24"/>
        </w:rPr>
        <w:t>,</w:t>
      </w:r>
      <w:r w:rsidR="004C2E97">
        <w:rPr>
          <w:rStyle w:val="pun"/>
          <w:rFonts w:ascii="Arial Narrow" w:hAnsi="Arial Narrow"/>
          <w:color w:val="000000" w:themeColor="text1"/>
          <w:sz w:val="24"/>
          <w:szCs w:val="24"/>
        </w:rPr>
        <w:t xml:space="preserve"> </w:t>
      </w:r>
      <w:r w:rsidR="00291079" w:rsidRPr="00291079">
        <w:rPr>
          <w:rFonts w:ascii="Arial Narrow" w:hAnsi="Arial Narrow" w:cs="Courier New"/>
          <w:i/>
          <w:color w:val="323E4F" w:themeColor="text2" w:themeShade="BF"/>
          <w:sz w:val="24"/>
          <w:szCs w:val="24"/>
        </w:rPr>
        <w:t>"</w:t>
      </w:r>
      <w:r w:rsidR="00291079" w:rsidRPr="00291079">
        <w:rPr>
          <w:rStyle w:val="pun"/>
          <w:rFonts w:ascii="Arial Narrow" w:hAnsi="Arial Narrow"/>
          <w:i/>
          <w:color w:val="323E4F" w:themeColor="text2" w:themeShade="BF"/>
          <w:sz w:val="24"/>
          <w:szCs w:val="24"/>
        </w:rPr>
        <w:t xml:space="preserve"> Linux</w:t>
      </w:r>
      <w:r w:rsidR="004C2E97" w:rsidRPr="00291079">
        <w:rPr>
          <w:rFonts w:ascii="Arial Narrow" w:eastAsia="Times New Roman" w:hAnsi="Arial Narrow" w:cs="Courier New"/>
          <w:i/>
          <w:color w:val="323E4F" w:themeColor="text2" w:themeShade="BF"/>
          <w:sz w:val="24"/>
          <w:szCs w:val="24"/>
        </w:rPr>
        <w:t xml:space="preserve"> </w:t>
      </w:r>
    </w:p>
    <w:p w:rsidR="00163500" w:rsidRPr="00291079" w:rsidRDefault="00163500" w:rsidP="002C79C8">
      <w:pPr>
        <w:pStyle w:val="HTML"/>
        <w:ind w:firstLine="567"/>
        <w:jc w:val="both"/>
        <w:rPr>
          <w:rStyle w:val="pln"/>
          <w:rFonts w:ascii="Arial Narrow" w:hAnsi="Arial Narrow"/>
          <w:color w:val="323E4F" w:themeColor="text2" w:themeShade="BF"/>
          <w:sz w:val="24"/>
          <w:szCs w:val="24"/>
        </w:rPr>
      </w:pPr>
      <w:r w:rsidRPr="002C79C8">
        <w:rPr>
          <w:rStyle w:val="pln"/>
          <w:rFonts w:ascii="Arial Narrow" w:hAnsi="Arial Narrow"/>
          <w:color w:val="000000" w:themeColor="text1"/>
          <w:sz w:val="24"/>
          <w:szCs w:val="24"/>
        </w:rPr>
        <w:t xml:space="preserve">      </w:t>
      </w:r>
      <w:r w:rsidRPr="002C79C8">
        <w:rPr>
          <w:rStyle w:val="pun"/>
          <w:rFonts w:ascii="Arial Narrow" w:hAnsi="Arial Narrow"/>
          <w:color w:val="000000" w:themeColor="text1"/>
          <w:sz w:val="24"/>
          <w:szCs w:val="24"/>
        </w:rPr>
        <w:t>/</w:t>
      </w:r>
      <w:r w:rsidR="00513B6B">
        <w:rPr>
          <w:rStyle w:val="pun"/>
          <w:rFonts w:ascii="Arial Narrow" w:hAnsi="Arial Narrow"/>
          <w:color w:val="000000" w:themeColor="text1"/>
          <w:sz w:val="24"/>
          <w:szCs w:val="24"/>
        </w:rPr>
        <w:t xml:space="preserve"> </w:t>
      </w:r>
      <w:r w:rsidRPr="002C79C8">
        <w:rPr>
          <w:rStyle w:val="pln"/>
          <w:rFonts w:ascii="Arial Narrow" w:hAnsi="Arial Narrow"/>
          <w:color w:val="000000" w:themeColor="text1"/>
          <w:sz w:val="24"/>
          <w:szCs w:val="24"/>
        </w:rPr>
        <w:t>SY</w:t>
      </w:r>
      <w:r w:rsidRPr="002C79C8">
        <w:rPr>
          <w:rStyle w:val="pun"/>
          <w:rFonts w:ascii="Arial Narrow" w:hAnsi="Arial Narrow"/>
          <w:color w:val="000000" w:themeColor="text1"/>
          <w:sz w:val="24"/>
          <w:szCs w:val="24"/>
        </w:rPr>
        <w:t>-</w:t>
      </w:r>
      <w:r w:rsidRPr="002C79C8">
        <w:rPr>
          <w:rStyle w:val="pln"/>
          <w:rFonts w:ascii="Arial Narrow" w:hAnsi="Arial Narrow"/>
          <w:color w:val="000000" w:themeColor="text1"/>
          <w:sz w:val="24"/>
          <w:szCs w:val="24"/>
        </w:rPr>
        <w:t>SAPRL</w:t>
      </w:r>
      <w:r w:rsidRPr="002C79C8">
        <w:rPr>
          <w:rStyle w:val="pun"/>
          <w:rFonts w:ascii="Arial Narrow" w:hAnsi="Arial Narrow"/>
          <w:color w:val="000000" w:themeColor="text1"/>
          <w:sz w:val="24"/>
          <w:szCs w:val="24"/>
        </w:rPr>
        <w:t>,</w:t>
      </w:r>
      <w:r w:rsidR="004C2E97">
        <w:rPr>
          <w:rStyle w:val="pun"/>
          <w:rFonts w:ascii="Arial Narrow" w:hAnsi="Arial Narrow"/>
          <w:color w:val="000000" w:themeColor="text1"/>
          <w:sz w:val="24"/>
          <w:szCs w:val="24"/>
        </w:rPr>
        <w:t xml:space="preserve"> </w:t>
      </w:r>
      <w:r w:rsidR="00291079" w:rsidRPr="00291079">
        <w:rPr>
          <w:rFonts w:ascii="Arial Narrow" w:hAnsi="Arial Narrow"/>
          <w:i/>
          <w:color w:val="323E4F" w:themeColor="text2" w:themeShade="BF"/>
          <w:sz w:val="24"/>
          <w:szCs w:val="24"/>
        </w:rPr>
        <w:t>"</w:t>
      </w:r>
      <w:r w:rsidR="00291079" w:rsidRPr="00291079">
        <w:rPr>
          <w:rStyle w:val="pun"/>
          <w:rFonts w:ascii="Arial Narrow" w:hAnsi="Arial Narrow"/>
          <w:i/>
          <w:color w:val="323E4F" w:themeColor="text2" w:themeShade="BF"/>
          <w:sz w:val="24"/>
          <w:szCs w:val="24"/>
        </w:rPr>
        <w:t xml:space="preserve"> </w:t>
      </w:r>
      <w:r w:rsidR="004C2E97" w:rsidRPr="00291079">
        <w:rPr>
          <w:rFonts w:ascii="Arial Narrow" w:hAnsi="Arial Narrow"/>
          <w:i/>
          <w:color w:val="323E4F" w:themeColor="text2" w:themeShade="BF"/>
          <w:sz w:val="24"/>
          <w:szCs w:val="24"/>
        </w:rPr>
        <w:t>7</w:t>
      </w:r>
      <w:r w:rsidR="00291079" w:rsidRPr="00291079">
        <w:rPr>
          <w:rFonts w:ascii="Arial Narrow" w:hAnsi="Arial Narrow"/>
          <w:i/>
          <w:color w:val="323E4F" w:themeColor="text2" w:themeShade="BF"/>
          <w:sz w:val="24"/>
          <w:szCs w:val="24"/>
        </w:rPr>
        <w:t>5</w:t>
      </w:r>
      <w:r w:rsidR="004C2E97" w:rsidRPr="00291079">
        <w:rPr>
          <w:rFonts w:ascii="Arial Narrow" w:hAnsi="Arial Narrow"/>
          <w:i/>
          <w:color w:val="323E4F" w:themeColor="text2" w:themeShade="BF"/>
          <w:sz w:val="24"/>
          <w:szCs w:val="24"/>
        </w:rPr>
        <w:t>0</w:t>
      </w:r>
    </w:p>
    <w:p w:rsidR="00163500" w:rsidRPr="00291079" w:rsidRDefault="00163500" w:rsidP="002C79C8">
      <w:pPr>
        <w:pStyle w:val="HTML"/>
        <w:ind w:firstLine="567"/>
        <w:jc w:val="both"/>
        <w:rPr>
          <w:rStyle w:val="pln"/>
          <w:rFonts w:ascii="Arial Narrow" w:hAnsi="Arial Narrow"/>
          <w:color w:val="323E4F" w:themeColor="text2" w:themeShade="BF"/>
          <w:sz w:val="24"/>
          <w:szCs w:val="24"/>
        </w:rPr>
      </w:pPr>
      <w:r w:rsidRPr="002C79C8">
        <w:rPr>
          <w:rStyle w:val="pln"/>
          <w:rFonts w:ascii="Arial Narrow" w:hAnsi="Arial Narrow"/>
          <w:color w:val="000000" w:themeColor="text1"/>
          <w:sz w:val="24"/>
          <w:szCs w:val="24"/>
        </w:rPr>
        <w:t xml:space="preserve">      </w:t>
      </w:r>
      <w:r w:rsidRPr="002C79C8">
        <w:rPr>
          <w:rStyle w:val="pun"/>
          <w:rFonts w:ascii="Arial Narrow" w:hAnsi="Arial Narrow"/>
          <w:color w:val="000000" w:themeColor="text1"/>
          <w:sz w:val="24"/>
          <w:szCs w:val="24"/>
        </w:rPr>
        <w:t>/</w:t>
      </w:r>
      <w:r w:rsidR="00513B6B">
        <w:rPr>
          <w:rStyle w:val="pun"/>
          <w:rFonts w:ascii="Arial Narrow" w:hAnsi="Arial Narrow"/>
          <w:color w:val="000000" w:themeColor="text1"/>
          <w:sz w:val="24"/>
          <w:szCs w:val="24"/>
        </w:rPr>
        <w:t xml:space="preserve"> </w:t>
      </w:r>
      <w:r w:rsidRPr="002C79C8">
        <w:rPr>
          <w:rStyle w:val="pln"/>
          <w:rFonts w:ascii="Arial Narrow" w:hAnsi="Arial Narrow"/>
          <w:color w:val="000000" w:themeColor="text1"/>
          <w:sz w:val="24"/>
          <w:szCs w:val="24"/>
        </w:rPr>
        <w:t>SY</w:t>
      </w:r>
      <w:r w:rsidRPr="002C79C8">
        <w:rPr>
          <w:rStyle w:val="pun"/>
          <w:rFonts w:ascii="Arial Narrow" w:hAnsi="Arial Narrow"/>
          <w:color w:val="000000" w:themeColor="text1"/>
          <w:sz w:val="24"/>
          <w:szCs w:val="24"/>
        </w:rPr>
        <w:t>-</w:t>
      </w:r>
      <w:r w:rsidRPr="002C79C8">
        <w:rPr>
          <w:rStyle w:val="pln"/>
          <w:rFonts w:ascii="Arial Narrow" w:hAnsi="Arial Narrow"/>
          <w:color w:val="000000" w:themeColor="text1"/>
          <w:sz w:val="24"/>
          <w:szCs w:val="24"/>
        </w:rPr>
        <w:t>SYSID</w:t>
      </w:r>
      <w:r w:rsidRPr="002C79C8">
        <w:rPr>
          <w:rStyle w:val="pun"/>
          <w:rFonts w:ascii="Arial Narrow" w:hAnsi="Arial Narrow"/>
          <w:color w:val="000000" w:themeColor="text1"/>
          <w:sz w:val="24"/>
          <w:szCs w:val="24"/>
        </w:rPr>
        <w:t>,</w:t>
      </w:r>
      <w:r w:rsidR="00291079">
        <w:rPr>
          <w:rStyle w:val="pun"/>
          <w:rFonts w:ascii="Arial Narrow" w:hAnsi="Arial Narrow"/>
          <w:color w:val="000000" w:themeColor="text1"/>
          <w:sz w:val="24"/>
          <w:szCs w:val="24"/>
        </w:rPr>
        <w:t xml:space="preserve"> </w:t>
      </w:r>
      <w:r w:rsidR="00291079" w:rsidRPr="00291079">
        <w:rPr>
          <w:rFonts w:ascii="Arial Narrow" w:hAnsi="Arial Narrow"/>
          <w:i/>
          <w:color w:val="323E4F" w:themeColor="text2" w:themeShade="BF"/>
          <w:sz w:val="24"/>
          <w:szCs w:val="24"/>
        </w:rPr>
        <w:t>" SBW</w:t>
      </w:r>
    </w:p>
    <w:p w:rsidR="00163500" w:rsidRPr="002C79C8" w:rsidRDefault="00163500" w:rsidP="002C79C8">
      <w:pPr>
        <w:pStyle w:val="HTML"/>
        <w:ind w:firstLine="567"/>
        <w:jc w:val="both"/>
        <w:rPr>
          <w:rStyle w:val="pln"/>
          <w:rFonts w:ascii="Arial Narrow" w:hAnsi="Arial Narrow"/>
          <w:color w:val="000000" w:themeColor="text1"/>
          <w:sz w:val="24"/>
          <w:szCs w:val="24"/>
        </w:rPr>
      </w:pPr>
      <w:r w:rsidRPr="002C79C8">
        <w:rPr>
          <w:rStyle w:val="pln"/>
          <w:rFonts w:ascii="Arial Narrow" w:hAnsi="Arial Narrow"/>
          <w:color w:val="000000" w:themeColor="text1"/>
          <w:sz w:val="24"/>
          <w:szCs w:val="24"/>
        </w:rPr>
        <w:t xml:space="preserve">      </w:t>
      </w:r>
      <w:r w:rsidRPr="002C79C8">
        <w:rPr>
          <w:rStyle w:val="pun"/>
          <w:rFonts w:ascii="Arial Narrow" w:hAnsi="Arial Narrow"/>
          <w:color w:val="000000" w:themeColor="text1"/>
          <w:sz w:val="24"/>
          <w:szCs w:val="24"/>
        </w:rPr>
        <w:t>/</w:t>
      </w:r>
      <w:r w:rsidR="00513B6B">
        <w:rPr>
          <w:rStyle w:val="pun"/>
          <w:rFonts w:ascii="Arial Narrow" w:hAnsi="Arial Narrow"/>
          <w:color w:val="000000" w:themeColor="text1"/>
          <w:sz w:val="24"/>
          <w:szCs w:val="24"/>
        </w:rPr>
        <w:t xml:space="preserve"> </w:t>
      </w:r>
      <w:r w:rsidRPr="002C79C8">
        <w:rPr>
          <w:rStyle w:val="pln"/>
          <w:rFonts w:ascii="Arial Narrow" w:hAnsi="Arial Narrow"/>
          <w:color w:val="000000" w:themeColor="text1"/>
          <w:sz w:val="24"/>
          <w:szCs w:val="24"/>
        </w:rPr>
        <w:t>SY</w:t>
      </w:r>
      <w:r w:rsidRPr="002C79C8">
        <w:rPr>
          <w:rStyle w:val="pun"/>
          <w:rFonts w:ascii="Arial Narrow" w:hAnsi="Arial Narrow"/>
          <w:color w:val="000000" w:themeColor="text1"/>
          <w:sz w:val="24"/>
          <w:szCs w:val="24"/>
        </w:rPr>
        <w:t>-</w:t>
      </w:r>
      <w:r w:rsidRPr="002C79C8">
        <w:rPr>
          <w:rStyle w:val="pln"/>
          <w:rFonts w:ascii="Arial Narrow" w:hAnsi="Arial Narrow"/>
          <w:color w:val="000000" w:themeColor="text1"/>
          <w:sz w:val="24"/>
          <w:szCs w:val="24"/>
        </w:rPr>
        <w:t>TCODE</w:t>
      </w:r>
      <w:r w:rsidRPr="002C79C8">
        <w:rPr>
          <w:rStyle w:val="pun"/>
          <w:rFonts w:ascii="Arial Narrow" w:hAnsi="Arial Narrow"/>
          <w:color w:val="000000" w:themeColor="text1"/>
          <w:sz w:val="24"/>
          <w:szCs w:val="24"/>
        </w:rPr>
        <w:t>,</w:t>
      </w:r>
      <w:r w:rsidR="00291079">
        <w:rPr>
          <w:rStyle w:val="pun"/>
          <w:rFonts w:ascii="Arial Narrow" w:hAnsi="Arial Narrow"/>
          <w:color w:val="000000" w:themeColor="text1"/>
          <w:sz w:val="24"/>
          <w:szCs w:val="24"/>
        </w:rPr>
        <w:t xml:space="preserve"> </w:t>
      </w:r>
      <w:r w:rsidR="00291079" w:rsidRPr="00513B6B">
        <w:rPr>
          <w:rFonts w:ascii="Arial Narrow" w:hAnsi="Arial Narrow"/>
          <w:i/>
          <w:color w:val="323E4F" w:themeColor="text2" w:themeShade="BF"/>
          <w:sz w:val="24"/>
          <w:szCs w:val="24"/>
        </w:rPr>
        <w:t>"</w:t>
      </w:r>
      <w:r w:rsidR="00291079">
        <w:rPr>
          <w:rFonts w:ascii="Arial Narrow" w:hAnsi="Arial Narrow"/>
          <w:i/>
          <w:color w:val="323E4F" w:themeColor="text2" w:themeShade="BF"/>
          <w:sz w:val="24"/>
          <w:szCs w:val="24"/>
        </w:rPr>
        <w:t xml:space="preserve"> SADT_START_WB_UI</w:t>
      </w:r>
    </w:p>
    <w:p w:rsidR="00163500" w:rsidRPr="00291079" w:rsidRDefault="00163500" w:rsidP="002C79C8">
      <w:pPr>
        <w:pStyle w:val="HTML"/>
        <w:ind w:firstLine="567"/>
        <w:jc w:val="both"/>
        <w:rPr>
          <w:rStyle w:val="pln"/>
          <w:rFonts w:ascii="Arial Narrow" w:hAnsi="Arial Narrow"/>
          <w:i/>
          <w:color w:val="323E4F" w:themeColor="text2" w:themeShade="BF"/>
          <w:sz w:val="24"/>
          <w:szCs w:val="24"/>
        </w:rPr>
      </w:pPr>
      <w:r w:rsidRPr="002C79C8">
        <w:rPr>
          <w:rStyle w:val="pln"/>
          <w:rFonts w:ascii="Arial Narrow" w:hAnsi="Arial Narrow"/>
          <w:color w:val="000000" w:themeColor="text1"/>
          <w:sz w:val="24"/>
          <w:szCs w:val="24"/>
        </w:rPr>
        <w:t xml:space="preserve">      </w:t>
      </w:r>
      <w:r w:rsidRPr="002C79C8">
        <w:rPr>
          <w:rStyle w:val="pun"/>
          <w:rFonts w:ascii="Arial Narrow" w:hAnsi="Arial Narrow"/>
          <w:color w:val="000000" w:themeColor="text1"/>
          <w:sz w:val="24"/>
          <w:szCs w:val="24"/>
        </w:rPr>
        <w:t>/</w:t>
      </w:r>
      <w:r w:rsidR="00513B6B">
        <w:rPr>
          <w:rStyle w:val="pun"/>
          <w:rFonts w:ascii="Arial Narrow" w:hAnsi="Arial Narrow"/>
          <w:color w:val="000000" w:themeColor="text1"/>
          <w:sz w:val="24"/>
          <w:szCs w:val="24"/>
        </w:rPr>
        <w:t xml:space="preserve"> </w:t>
      </w:r>
      <w:r w:rsidRPr="002C79C8">
        <w:rPr>
          <w:rStyle w:val="pln"/>
          <w:rFonts w:ascii="Arial Narrow" w:hAnsi="Arial Narrow"/>
          <w:color w:val="000000" w:themeColor="text1"/>
          <w:sz w:val="24"/>
          <w:szCs w:val="24"/>
        </w:rPr>
        <w:t>SY</w:t>
      </w:r>
      <w:r w:rsidRPr="002C79C8">
        <w:rPr>
          <w:rStyle w:val="pun"/>
          <w:rFonts w:ascii="Arial Narrow" w:hAnsi="Arial Narrow"/>
          <w:color w:val="000000" w:themeColor="text1"/>
          <w:sz w:val="24"/>
          <w:szCs w:val="24"/>
        </w:rPr>
        <w:t>-</w:t>
      </w:r>
      <w:r w:rsidRPr="002C79C8">
        <w:rPr>
          <w:rStyle w:val="pln"/>
          <w:rFonts w:ascii="Arial Narrow" w:hAnsi="Arial Narrow"/>
          <w:color w:val="000000" w:themeColor="text1"/>
          <w:sz w:val="24"/>
          <w:szCs w:val="24"/>
        </w:rPr>
        <w:t>UNAME</w:t>
      </w:r>
      <w:r w:rsidRPr="002C79C8">
        <w:rPr>
          <w:rStyle w:val="pun"/>
          <w:rFonts w:ascii="Arial Narrow" w:hAnsi="Arial Narrow"/>
          <w:color w:val="000000" w:themeColor="text1"/>
          <w:sz w:val="24"/>
          <w:szCs w:val="24"/>
        </w:rPr>
        <w:t>,</w:t>
      </w:r>
      <w:r w:rsidR="004C2E97">
        <w:rPr>
          <w:rStyle w:val="pun"/>
          <w:rFonts w:ascii="Arial Narrow" w:hAnsi="Arial Narrow"/>
          <w:color w:val="000000" w:themeColor="text1"/>
          <w:sz w:val="24"/>
          <w:szCs w:val="24"/>
        </w:rPr>
        <w:t xml:space="preserve"> </w:t>
      </w:r>
      <w:r w:rsidR="00291079" w:rsidRPr="00513B6B">
        <w:rPr>
          <w:rFonts w:ascii="Arial Narrow" w:hAnsi="Arial Narrow"/>
          <w:i/>
          <w:color w:val="323E4F" w:themeColor="text2" w:themeShade="BF"/>
          <w:sz w:val="24"/>
          <w:szCs w:val="24"/>
        </w:rPr>
        <w:t>"</w:t>
      </w:r>
      <w:r w:rsidR="00291079" w:rsidRPr="00291079">
        <w:rPr>
          <w:rStyle w:val="pun"/>
          <w:rFonts w:ascii="Arial Narrow" w:hAnsi="Arial Narrow"/>
          <w:i/>
          <w:color w:val="323E4F" w:themeColor="text2" w:themeShade="BF"/>
          <w:sz w:val="24"/>
          <w:szCs w:val="24"/>
        </w:rPr>
        <w:t xml:space="preserve"> </w:t>
      </w:r>
      <w:r w:rsidR="00291079">
        <w:rPr>
          <w:rFonts w:ascii="Arial Narrow" w:hAnsi="Arial Narrow"/>
          <w:i/>
          <w:color w:val="323E4F" w:themeColor="text2" w:themeShade="BF"/>
          <w:sz w:val="24"/>
          <w:szCs w:val="24"/>
        </w:rPr>
        <w:t>DEVELOPER5</w:t>
      </w:r>
    </w:p>
    <w:p w:rsidR="004C2E97" w:rsidRPr="00291079" w:rsidRDefault="00163500" w:rsidP="004C2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i/>
          <w:color w:val="323E4F" w:themeColor="text2" w:themeShade="BF"/>
          <w:sz w:val="24"/>
          <w:szCs w:val="24"/>
        </w:rPr>
      </w:pPr>
      <w:r w:rsidRPr="002C79C8">
        <w:rPr>
          <w:rStyle w:val="pln"/>
          <w:rFonts w:ascii="Arial Narrow" w:hAnsi="Arial Narrow"/>
          <w:color w:val="000000" w:themeColor="text1"/>
          <w:sz w:val="24"/>
          <w:szCs w:val="24"/>
        </w:rPr>
        <w:t xml:space="preserve">      </w:t>
      </w:r>
      <w:r w:rsidRPr="002C79C8">
        <w:rPr>
          <w:rStyle w:val="pun"/>
          <w:rFonts w:ascii="Arial Narrow" w:hAnsi="Arial Narrow"/>
          <w:color w:val="000000" w:themeColor="text1"/>
          <w:sz w:val="24"/>
          <w:szCs w:val="24"/>
        </w:rPr>
        <w:t>/</w:t>
      </w:r>
      <w:r w:rsidR="00513B6B">
        <w:rPr>
          <w:rStyle w:val="pun"/>
          <w:rFonts w:ascii="Arial Narrow" w:hAnsi="Arial Narrow"/>
          <w:color w:val="000000" w:themeColor="text1"/>
          <w:sz w:val="24"/>
          <w:szCs w:val="24"/>
        </w:rPr>
        <w:t xml:space="preserve"> </w:t>
      </w:r>
      <w:r w:rsidRPr="002C79C8">
        <w:rPr>
          <w:rStyle w:val="pln"/>
          <w:rFonts w:ascii="Arial Narrow" w:hAnsi="Arial Narrow"/>
          <w:color w:val="000000" w:themeColor="text1"/>
          <w:sz w:val="24"/>
          <w:szCs w:val="24"/>
        </w:rPr>
        <w:t>SY</w:t>
      </w:r>
      <w:r w:rsidRPr="002C79C8">
        <w:rPr>
          <w:rStyle w:val="pun"/>
          <w:rFonts w:ascii="Arial Narrow" w:hAnsi="Arial Narrow"/>
          <w:color w:val="000000" w:themeColor="text1"/>
          <w:sz w:val="24"/>
          <w:szCs w:val="24"/>
        </w:rPr>
        <w:t>-</w:t>
      </w:r>
      <w:r w:rsidRPr="002C79C8">
        <w:rPr>
          <w:rStyle w:val="pln"/>
          <w:rFonts w:ascii="Arial Narrow" w:hAnsi="Arial Narrow"/>
          <w:color w:val="000000" w:themeColor="text1"/>
          <w:sz w:val="24"/>
          <w:szCs w:val="24"/>
        </w:rPr>
        <w:t>UZEIT</w:t>
      </w:r>
      <w:r w:rsidRPr="004C2E97">
        <w:rPr>
          <w:rStyle w:val="pun"/>
          <w:rFonts w:ascii="Arial Narrow" w:hAnsi="Arial Narrow"/>
          <w:i/>
          <w:color w:val="000000" w:themeColor="text1"/>
          <w:sz w:val="24"/>
          <w:szCs w:val="24"/>
        </w:rPr>
        <w:t>.</w:t>
      </w:r>
      <w:r w:rsidR="004C2E97" w:rsidRPr="004C2E97">
        <w:rPr>
          <w:rStyle w:val="pun"/>
          <w:rFonts w:ascii="Arial Narrow" w:hAnsi="Arial Narrow"/>
          <w:i/>
          <w:color w:val="000000" w:themeColor="text1"/>
          <w:sz w:val="24"/>
          <w:szCs w:val="24"/>
        </w:rPr>
        <w:t xml:space="preserve"> </w:t>
      </w:r>
      <w:r w:rsidR="00291079" w:rsidRPr="00291079">
        <w:rPr>
          <w:rFonts w:ascii="Arial Narrow" w:hAnsi="Arial Narrow" w:cs="Courier New"/>
          <w:i/>
          <w:color w:val="323E4F" w:themeColor="text2" w:themeShade="BF"/>
          <w:sz w:val="24"/>
          <w:szCs w:val="24"/>
        </w:rPr>
        <w:t>"</w:t>
      </w:r>
      <w:r w:rsidR="00291079" w:rsidRPr="00291079">
        <w:rPr>
          <w:rStyle w:val="pun"/>
          <w:rFonts w:ascii="Arial Narrow" w:hAnsi="Arial Narrow"/>
          <w:i/>
          <w:color w:val="323E4F" w:themeColor="text2" w:themeShade="BF"/>
          <w:sz w:val="24"/>
          <w:szCs w:val="24"/>
        </w:rPr>
        <w:t xml:space="preserve"> </w:t>
      </w:r>
      <w:r w:rsidR="004C2E97" w:rsidRPr="00291079">
        <w:rPr>
          <w:rFonts w:ascii="Arial Narrow" w:eastAsia="Times New Roman" w:hAnsi="Arial Narrow" w:cs="Courier New"/>
          <w:i/>
          <w:color w:val="323E4F" w:themeColor="text2" w:themeShade="BF"/>
          <w:sz w:val="24"/>
          <w:szCs w:val="24"/>
        </w:rPr>
        <w:t>14:25:48</w:t>
      </w:r>
    </w:p>
    <w:p w:rsidR="00163500" w:rsidRDefault="00163500" w:rsidP="002C79C8">
      <w:pPr>
        <w:pStyle w:val="HTML"/>
        <w:ind w:firstLine="567"/>
        <w:jc w:val="both"/>
        <w:rPr>
          <w:rFonts w:ascii="Arial Narrow" w:hAnsi="Arial Narrow"/>
          <w:color w:val="000000" w:themeColor="text1"/>
          <w:sz w:val="24"/>
          <w:szCs w:val="24"/>
        </w:rPr>
      </w:pPr>
    </w:p>
    <w:p w:rsidR="003A1113" w:rsidRPr="006C447D" w:rsidRDefault="003A1113" w:rsidP="003A1113">
      <w:pPr>
        <w:spacing w:after="0" w:line="240" w:lineRule="auto"/>
        <w:ind w:firstLine="567"/>
        <w:jc w:val="center"/>
        <w:rPr>
          <w:rStyle w:val="a4"/>
          <w:rFonts w:ascii="Arial Narrow" w:hAnsi="Arial Narrow"/>
          <w:sz w:val="24"/>
          <w:szCs w:val="24"/>
        </w:rPr>
      </w:pPr>
      <w:r w:rsidRPr="006C447D">
        <w:rPr>
          <w:rStyle w:val="a4"/>
          <w:rFonts w:ascii="Arial Narrow" w:hAnsi="Arial Narrow"/>
          <w:sz w:val="24"/>
          <w:szCs w:val="24"/>
        </w:rPr>
        <w:t>NEW keyword for Creating Objects</w:t>
      </w:r>
    </w:p>
    <w:p w:rsidR="003A1113" w:rsidRPr="006C447D" w:rsidRDefault="003A1113" w:rsidP="003A1113">
      <w:pPr>
        <w:spacing w:after="0" w:line="240" w:lineRule="auto"/>
        <w:ind w:firstLine="567"/>
        <w:jc w:val="both"/>
        <w:rPr>
          <w:rFonts w:ascii="Arial Narrow" w:hAnsi="Arial Narrow"/>
          <w:sz w:val="24"/>
          <w:szCs w:val="24"/>
        </w:rPr>
      </w:pPr>
    </w:p>
    <w:p w:rsidR="003A1113" w:rsidRPr="00B66E5F" w:rsidRDefault="003A1113" w:rsidP="003A1113">
      <w:pPr>
        <w:spacing w:after="0" w:line="240" w:lineRule="auto"/>
        <w:ind w:firstLine="567"/>
        <w:jc w:val="both"/>
        <w:rPr>
          <w:rFonts w:ascii="Arial Narrow" w:hAnsi="Arial Narrow"/>
          <w:i/>
          <w:color w:val="002060"/>
          <w:sz w:val="24"/>
          <w:szCs w:val="24"/>
        </w:rPr>
      </w:pPr>
      <w:r w:rsidRPr="00B66E5F">
        <w:rPr>
          <w:rFonts w:ascii="Arial Narrow" w:hAnsi="Arial Narrow"/>
          <w:i/>
          <w:color w:val="002060"/>
          <w:sz w:val="24"/>
          <w:szCs w:val="24"/>
        </w:rPr>
        <w:t>Before ABAP 7.4</w:t>
      </w:r>
    </w:p>
    <w:p w:rsidR="003A1113" w:rsidRPr="009F1E5E" w:rsidRDefault="003A1113" w:rsidP="003A1113">
      <w:pPr>
        <w:spacing w:after="0" w:line="240" w:lineRule="auto"/>
        <w:ind w:firstLine="567"/>
        <w:jc w:val="both"/>
        <w:rPr>
          <w:rFonts w:ascii="Arial Narrow" w:hAnsi="Arial Narrow"/>
          <w:sz w:val="24"/>
          <w:szCs w:val="24"/>
        </w:rPr>
      </w:pPr>
      <w:r w:rsidRPr="009F1E5E">
        <w:rPr>
          <w:rFonts w:ascii="Arial Narrow" w:hAnsi="Arial Narrow"/>
          <w:sz w:val="24"/>
          <w:szCs w:val="24"/>
        </w:rPr>
        <w:t>DATA : lo_myclass TYPE REF TO ZCL_MYCLASS.</w:t>
      </w:r>
    </w:p>
    <w:p w:rsidR="003A1113" w:rsidRPr="009F1E5E" w:rsidRDefault="003A1113" w:rsidP="00291079">
      <w:pPr>
        <w:spacing w:after="0" w:line="240" w:lineRule="auto"/>
        <w:ind w:firstLine="567"/>
        <w:jc w:val="both"/>
        <w:rPr>
          <w:rFonts w:ascii="Arial Narrow" w:hAnsi="Arial Narrow"/>
          <w:sz w:val="24"/>
          <w:szCs w:val="24"/>
        </w:rPr>
      </w:pPr>
      <w:r w:rsidRPr="00291079">
        <w:rPr>
          <w:rFonts w:ascii="Arial Narrow" w:hAnsi="Arial Narrow"/>
          <w:i/>
          <w:color w:val="385623" w:themeColor="accent6" w:themeShade="80"/>
          <w:sz w:val="24"/>
          <w:szCs w:val="24"/>
          <w:shd w:val="clear" w:color="auto" w:fill="F2F2F2" w:themeFill="background1" w:themeFillShade="F2"/>
        </w:rPr>
        <w:t>CREATE OBJECT</w:t>
      </w:r>
      <w:r w:rsidRPr="00B66E5F">
        <w:rPr>
          <w:rFonts w:ascii="Arial Narrow" w:hAnsi="Arial Narrow"/>
          <w:color w:val="000000" w:themeColor="text1"/>
          <w:sz w:val="24"/>
          <w:szCs w:val="24"/>
        </w:rPr>
        <w:t xml:space="preserve"> lo_myclass EXPORTING myname = 'ABAPGurus'</w:t>
      </w:r>
      <w:r w:rsidRPr="009F1E5E">
        <w:rPr>
          <w:rFonts w:ascii="Arial Narrow" w:hAnsi="Arial Narrow"/>
          <w:sz w:val="24"/>
          <w:szCs w:val="24"/>
        </w:rPr>
        <w:t>.</w:t>
      </w:r>
    </w:p>
    <w:p w:rsidR="003A1113" w:rsidRDefault="003A1113" w:rsidP="003A1113">
      <w:pPr>
        <w:spacing w:after="0" w:line="240" w:lineRule="auto"/>
        <w:ind w:firstLine="567"/>
        <w:jc w:val="both"/>
        <w:rPr>
          <w:rFonts w:ascii="Arial Narrow" w:hAnsi="Arial Narrow"/>
          <w:sz w:val="24"/>
          <w:szCs w:val="24"/>
        </w:rPr>
      </w:pPr>
    </w:p>
    <w:p w:rsidR="003A1113" w:rsidRPr="00B66E5F" w:rsidRDefault="003A1113" w:rsidP="003A1113">
      <w:pPr>
        <w:spacing w:after="0" w:line="240" w:lineRule="auto"/>
        <w:ind w:firstLine="567"/>
        <w:jc w:val="both"/>
        <w:rPr>
          <w:rFonts w:ascii="Arial Narrow" w:hAnsi="Arial Narrow"/>
          <w:i/>
          <w:color w:val="002060"/>
          <w:sz w:val="24"/>
          <w:szCs w:val="24"/>
        </w:rPr>
      </w:pPr>
      <w:r w:rsidRPr="00B66E5F">
        <w:rPr>
          <w:rFonts w:ascii="Arial Narrow" w:hAnsi="Arial Narrow"/>
          <w:i/>
          <w:color w:val="002060"/>
          <w:sz w:val="24"/>
          <w:szCs w:val="24"/>
        </w:rPr>
        <w:t>Now</w:t>
      </w:r>
    </w:p>
    <w:p w:rsidR="003A1113" w:rsidRDefault="003A1113" w:rsidP="003A1113">
      <w:pPr>
        <w:spacing w:after="0" w:line="240" w:lineRule="auto"/>
        <w:ind w:firstLine="567"/>
        <w:jc w:val="both"/>
        <w:rPr>
          <w:rFonts w:ascii="Arial Narrow" w:hAnsi="Arial Narrow"/>
          <w:sz w:val="24"/>
          <w:szCs w:val="24"/>
        </w:rPr>
      </w:pPr>
      <w:r>
        <w:rPr>
          <w:rFonts w:ascii="Arial Narrow" w:hAnsi="Arial Narrow"/>
          <w:sz w:val="24"/>
          <w:szCs w:val="24"/>
        </w:rPr>
        <w:t>…</w:t>
      </w:r>
    </w:p>
    <w:p w:rsidR="003A1113" w:rsidRDefault="003A1113" w:rsidP="00291079">
      <w:pPr>
        <w:spacing w:after="0" w:line="240" w:lineRule="auto"/>
        <w:ind w:firstLine="567"/>
        <w:jc w:val="both"/>
        <w:rPr>
          <w:rFonts w:ascii="Arial Narrow" w:hAnsi="Arial Narrow"/>
          <w:sz w:val="24"/>
          <w:szCs w:val="24"/>
        </w:rPr>
      </w:pPr>
      <w:r w:rsidRPr="006C447D">
        <w:rPr>
          <w:rFonts w:ascii="Arial Narrow" w:hAnsi="Arial Narrow"/>
          <w:sz w:val="24"/>
          <w:szCs w:val="24"/>
        </w:rPr>
        <w:t xml:space="preserve">lo_myclass = </w:t>
      </w:r>
      <w:r w:rsidR="00B66E5F" w:rsidRPr="00291079">
        <w:rPr>
          <w:rFonts w:ascii="Arial Narrow" w:hAnsi="Arial Narrow"/>
          <w:i/>
          <w:color w:val="385623" w:themeColor="accent6" w:themeShade="80"/>
          <w:sz w:val="24"/>
          <w:szCs w:val="24"/>
          <w:shd w:val="clear" w:color="auto" w:fill="F2F2F2" w:themeFill="background1" w:themeFillShade="F2"/>
        </w:rPr>
        <w:t>new</w:t>
      </w:r>
      <w:r w:rsidRPr="006C447D">
        <w:rPr>
          <w:rFonts w:ascii="Arial Narrow" w:hAnsi="Arial Narrow"/>
          <w:sz w:val="24"/>
          <w:szCs w:val="24"/>
        </w:rPr>
        <w:t xml:space="preserve"> zcl_Myclass( myname = 'ABAPGurus' ).</w:t>
      </w:r>
    </w:p>
    <w:p w:rsidR="003A1113" w:rsidRPr="002C79C8" w:rsidRDefault="003A1113" w:rsidP="002C79C8">
      <w:pPr>
        <w:pStyle w:val="HTML"/>
        <w:ind w:firstLine="567"/>
        <w:jc w:val="both"/>
        <w:rPr>
          <w:rFonts w:ascii="Arial Narrow" w:hAnsi="Arial Narrow"/>
          <w:color w:val="000000" w:themeColor="text1"/>
          <w:sz w:val="24"/>
          <w:szCs w:val="24"/>
        </w:rPr>
      </w:pPr>
    </w:p>
    <w:p w:rsidR="009E4DB0" w:rsidRPr="009E4DB0" w:rsidRDefault="009E4DB0" w:rsidP="009E4DB0">
      <w:pPr>
        <w:pStyle w:val="1"/>
        <w:spacing w:before="0" w:beforeAutospacing="0" w:after="0" w:afterAutospacing="0"/>
        <w:ind w:firstLine="567"/>
        <w:jc w:val="center"/>
        <w:rPr>
          <w:rFonts w:ascii="Arial Narrow" w:hAnsi="Arial Narrow"/>
          <w:sz w:val="24"/>
          <w:szCs w:val="24"/>
        </w:rPr>
      </w:pPr>
      <w:r w:rsidRPr="009E4DB0">
        <w:rPr>
          <w:rFonts w:ascii="Arial Narrow" w:hAnsi="Arial Narrow"/>
          <w:sz w:val="24"/>
          <w:szCs w:val="24"/>
        </w:rPr>
        <w:t>Constants &amp; Literals</w:t>
      </w:r>
    </w:p>
    <w:p w:rsidR="009E4DB0" w:rsidRDefault="009E4DB0" w:rsidP="009E4DB0">
      <w:pPr>
        <w:pStyle w:val="1"/>
        <w:spacing w:before="0" w:beforeAutospacing="0" w:after="0" w:afterAutospacing="0"/>
        <w:ind w:firstLine="567"/>
        <w:jc w:val="both"/>
        <w:rPr>
          <w:rFonts w:ascii="Arial Narrow" w:hAnsi="Arial Narrow"/>
          <w:b w:val="0"/>
          <w:sz w:val="24"/>
          <w:szCs w:val="24"/>
        </w:rPr>
      </w:pPr>
    </w:p>
    <w:p w:rsidR="00E00F89" w:rsidRPr="00E00F89" w:rsidRDefault="00E00F89" w:rsidP="009E4DB0">
      <w:pPr>
        <w:pStyle w:val="1"/>
        <w:spacing w:before="0" w:beforeAutospacing="0" w:after="0" w:afterAutospacing="0"/>
        <w:ind w:firstLine="567"/>
        <w:jc w:val="both"/>
        <w:rPr>
          <w:rFonts w:ascii="Arial Narrow" w:hAnsi="Arial Narrow"/>
          <w:i/>
          <w:sz w:val="24"/>
          <w:szCs w:val="24"/>
        </w:rPr>
      </w:pPr>
      <w:r>
        <w:rPr>
          <w:rFonts w:ascii="Arial Narrow" w:hAnsi="Arial Narrow"/>
          <w:i/>
          <w:sz w:val="24"/>
          <w:szCs w:val="24"/>
        </w:rPr>
        <w:t>T</w:t>
      </w:r>
      <w:r w:rsidRPr="00E00F89">
        <w:rPr>
          <w:rFonts w:ascii="Arial Narrow" w:hAnsi="Arial Narrow"/>
          <w:i/>
          <w:sz w:val="24"/>
          <w:szCs w:val="24"/>
        </w:rPr>
        <w:t xml:space="preserve">railing blanks </w:t>
      </w:r>
      <w:r>
        <w:rPr>
          <w:rFonts w:ascii="Arial Narrow" w:hAnsi="Arial Narrow"/>
          <w:i/>
          <w:sz w:val="24"/>
          <w:szCs w:val="24"/>
        </w:rPr>
        <w:t>in</w:t>
      </w:r>
    </w:p>
    <w:p w:rsidR="00E00F89" w:rsidRPr="00E00F89" w:rsidRDefault="00291079" w:rsidP="005D6E43">
      <w:pPr>
        <w:pStyle w:val="1"/>
        <w:numPr>
          <w:ilvl w:val="0"/>
          <w:numId w:val="26"/>
        </w:numPr>
        <w:spacing w:before="0" w:beforeAutospacing="0" w:after="0" w:afterAutospacing="0"/>
        <w:ind w:left="1134"/>
        <w:jc w:val="both"/>
        <w:rPr>
          <w:rFonts w:ascii="Arial Narrow" w:hAnsi="Arial Narrow"/>
          <w:b w:val="0"/>
          <w:sz w:val="24"/>
          <w:szCs w:val="24"/>
        </w:rPr>
      </w:pPr>
      <w:r>
        <w:rPr>
          <w:rFonts w:ascii="Arial Narrow" w:hAnsi="Arial Narrow"/>
          <w:b w:val="0"/>
          <w:color w:val="000000" w:themeColor="text1"/>
          <w:sz w:val="24"/>
          <w:szCs w:val="24"/>
        </w:rPr>
        <w:t>t</w:t>
      </w:r>
      <w:r w:rsidRPr="00291079">
        <w:rPr>
          <w:rFonts w:ascii="Arial Narrow" w:hAnsi="Arial Narrow"/>
          <w:b w:val="0"/>
          <w:color w:val="000000" w:themeColor="text1"/>
          <w:sz w:val="24"/>
          <w:szCs w:val="24"/>
        </w:rPr>
        <w:t>he</w:t>
      </w:r>
      <w:r>
        <w:rPr>
          <w:rFonts w:ascii="Arial Narrow" w:hAnsi="Arial Narrow"/>
          <w:b w:val="0"/>
          <w:i/>
          <w:color w:val="002060"/>
          <w:sz w:val="24"/>
          <w:szCs w:val="24"/>
        </w:rPr>
        <w:t xml:space="preserve"> </w:t>
      </w:r>
      <w:r w:rsidR="009E4DB0" w:rsidRPr="00E00F89">
        <w:rPr>
          <w:rFonts w:ascii="Arial Narrow" w:hAnsi="Arial Narrow"/>
          <w:b w:val="0"/>
          <w:i/>
          <w:color w:val="002060"/>
          <w:sz w:val="24"/>
          <w:szCs w:val="24"/>
        </w:rPr>
        <w:t xml:space="preserve">text field </w:t>
      </w:r>
      <w:r w:rsidR="009E4DB0" w:rsidRPr="00E00F89">
        <w:rPr>
          <w:rFonts w:ascii="Arial Narrow" w:hAnsi="Arial Narrow"/>
          <w:b w:val="0"/>
          <w:color w:val="000000" w:themeColor="text1"/>
          <w:sz w:val="24"/>
          <w:szCs w:val="24"/>
        </w:rPr>
        <w:t>literals</w:t>
      </w:r>
      <w:r w:rsidR="009E4DB0" w:rsidRPr="00E00F89">
        <w:rPr>
          <w:rFonts w:ascii="Arial Narrow" w:hAnsi="Arial Narrow"/>
          <w:b w:val="0"/>
          <w:color w:val="002060"/>
          <w:sz w:val="24"/>
          <w:szCs w:val="24"/>
        </w:rPr>
        <w:t xml:space="preserve"> </w:t>
      </w:r>
      <w:r w:rsidR="00E00F89" w:rsidRPr="00E00F89">
        <w:rPr>
          <w:rFonts w:ascii="Arial Narrow" w:hAnsi="Arial Narrow"/>
          <w:b w:val="0"/>
          <w:sz w:val="24"/>
          <w:szCs w:val="24"/>
        </w:rPr>
        <w:t xml:space="preserve">- </w:t>
      </w:r>
      <w:r w:rsidR="009E4DB0" w:rsidRPr="00E00F89">
        <w:rPr>
          <w:rFonts w:ascii="Arial Narrow" w:hAnsi="Arial Narrow"/>
          <w:b w:val="0"/>
          <w:sz w:val="24"/>
          <w:szCs w:val="24"/>
        </w:rPr>
        <w:t xml:space="preserve">are </w:t>
      </w:r>
      <w:r w:rsidR="009E4DB0" w:rsidRPr="00291079">
        <w:rPr>
          <w:rFonts w:ascii="Arial Narrow" w:hAnsi="Arial Narrow"/>
          <w:b w:val="0"/>
          <w:i/>
          <w:color w:val="002060"/>
          <w:sz w:val="24"/>
          <w:szCs w:val="24"/>
        </w:rPr>
        <w:t>ignored</w:t>
      </w:r>
      <w:r w:rsidR="00E00F89" w:rsidRPr="00E00F89">
        <w:rPr>
          <w:rFonts w:ascii="Arial Narrow" w:hAnsi="Arial Narrow"/>
          <w:b w:val="0"/>
          <w:sz w:val="24"/>
          <w:szCs w:val="24"/>
        </w:rPr>
        <w:t>;</w:t>
      </w:r>
      <w:r w:rsidR="009E4DB0" w:rsidRPr="00E00F89">
        <w:rPr>
          <w:rFonts w:ascii="Arial Narrow" w:hAnsi="Arial Narrow"/>
          <w:b w:val="0"/>
          <w:sz w:val="24"/>
          <w:szCs w:val="24"/>
        </w:rPr>
        <w:t xml:space="preserve"> </w:t>
      </w:r>
    </w:p>
    <w:p w:rsidR="009E4DB0" w:rsidRDefault="00291079" w:rsidP="005D6E43">
      <w:pPr>
        <w:pStyle w:val="1"/>
        <w:numPr>
          <w:ilvl w:val="0"/>
          <w:numId w:val="25"/>
        </w:numPr>
        <w:spacing w:before="0" w:beforeAutospacing="0" w:after="0" w:afterAutospacing="0"/>
        <w:ind w:left="1134"/>
        <w:jc w:val="both"/>
        <w:rPr>
          <w:rFonts w:ascii="Arial Narrow" w:hAnsi="Arial Narrow"/>
          <w:b w:val="0"/>
          <w:sz w:val="24"/>
          <w:szCs w:val="24"/>
        </w:rPr>
      </w:pPr>
      <w:r>
        <w:rPr>
          <w:rFonts w:ascii="Arial Narrow" w:hAnsi="Arial Narrow"/>
          <w:b w:val="0"/>
          <w:color w:val="000000" w:themeColor="text1"/>
          <w:sz w:val="24"/>
          <w:szCs w:val="24"/>
        </w:rPr>
        <w:t>t</w:t>
      </w:r>
      <w:r w:rsidRPr="00291079">
        <w:rPr>
          <w:rFonts w:ascii="Arial Narrow" w:hAnsi="Arial Narrow"/>
          <w:b w:val="0"/>
          <w:color w:val="000000" w:themeColor="text1"/>
          <w:sz w:val="24"/>
          <w:szCs w:val="24"/>
        </w:rPr>
        <w:t>he</w:t>
      </w:r>
      <w:r w:rsidRPr="00E00F89">
        <w:rPr>
          <w:rFonts w:ascii="Arial Narrow" w:hAnsi="Arial Narrow"/>
          <w:b w:val="0"/>
          <w:i/>
          <w:color w:val="002060"/>
          <w:sz w:val="24"/>
          <w:szCs w:val="24"/>
        </w:rPr>
        <w:t xml:space="preserve"> </w:t>
      </w:r>
      <w:r w:rsidR="009E4DB0" w:rsidRPr="00E00F89">
        <w:rPr>
          <w:rFonts w:ascii="Arial Narrow" w:hAnsi="Arial Narrow"/>
          <w:b w:val="0"/>
          <w:i/>
          <w:color w:val="002060"/>
          <w:sz w:val="24"/>
          <w:szCs w:val="24"/>
        </w:rPr>
        <w:t xml:space="preserve">string </w:t>
      </w:r>
      <w:r w:rsidR="009E4DB0" w:rsidRPr="00E00F89">
        <w:rPr>
          <w:rFonts w:ascii="Arial Narrow" w:hAnsi="Arial Narrow"/>
          <w:b w:val="0"/>
          <w:color w:val="000000" w:themeColor="text1"/>
          <w:sz w:val="24"/>
          <w:szCs w:val="24"/>
        </w:rPr>
        <w:t xml:space="preserve">literals </w:t>
      </w:r>
      <w:r w:rsidR="00E00F89" w:rsidRPr="00E00F89">
        <w:rPr>
          <w:rFonts w:ascii="Arial Narrow" w:hAnsi="Arial Narrow"/>
          <w:b w:val="0"/>
          <w:sz w:val="24"/>
          <w:szCs w:val="24"/>
        </w:rPr>
        <w:t xml:space="preserve">- </w:t>
      </w:r>
      <w:r w:rsidR="009E4DB0" w:rsidRPr="00E00F89">
        <w:rPr>
          <w:rFonts w:ascii="Arial Narrow" w:hAnsi="Arial Narrow"/>
          <w:b w:val="0"/>
          <w:sz w:val="24"/>
          <w:szCs w:val="24"/>
        </w:rPr>
        <w:t>are taken into account.</w:t>
      </w:r>
    </w:p>
    <w:p w:rsidR="009E4DB0" w:rsidRPr="009E4DB0" w:rsidRDefault="009E4DB0" w:rsidP="009E4DB0">
      <w:pPr>
        <w:pStyle w:val="1"/>
        <w:spacing w:before="0" w:beforeAutospacing="0" w:after="0" w:afterAutospacing="0"/>
        <w:ind w:firstLine="567"/>
        <w:jc w:val="both"/>
        <w:rPr>
          <w:rFonts w:ascii="Arial Narrow" w:hAnsi="Arial Narrow"/>
          <w:b w:val="0"/>
          <w:sz w:val="24"/>
          <w:szCs w:val="24"/>
        </w:rPr>
      </w:pPr>
    </w:p>
    <w:p w:rsidR="00D45D18" w:rsidRDefault="009E4DB0" w:rsidP="0029107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E00F89">
        <w:rPr>
          <w:rFonts w:ascii="Arial Narrow" w:eastAsia="Times New Roman" w:hAnsi="Arial Narrow" w:cs="Courier New"/>
          <w:i/>
          <w:color w:val="385623" w:themeColor="accent6" w:themeShade="80"/>
          <w:sz w:val="24"/>
          <w:szCs w:val="24"/>
        </w:rPr>
        <w:t>CONSTANTS</w:t>
      </w:r>
      <w:r w:rsidRPr="009E4DB0">
        <w:rPr>
          <w:rFonts w:ascii="Arial Narrow" w:eastAsia="Times New Roman" w:hAnsi="Arial Narrow" w:cs="Courier New"/>
          <w:sz w:val="24"/>
          <w:szCs w:val="24"/>
        </w:rPr>
        <w:t xml:space="preserve"> &lt;f&gt; TYPE &lt;type&gt; VALUE &lt;val&gt;.</w:t>
      </w:r>
      <w:r>
        <w:rPr>
          <w:rFonts w:ascii="Arial Narrow" w:eastAsia="Times New Roman" w:hAnsi="Arial Narrow" w:cs="Courier New"/>
          <w:sz w:val="24"/>
          <w:szCs w:val="24"/>
        </w:rPr>
        <w:t xml:space="preserve"> </w:t>
      </w:r>
    </w:p>
    <w:p w:rsidR="00D45D18" w:rsidRDefault="00D45D18" w:rsidP="009E4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p>
    <w:p w:rsidR="00E00F89" w:rsidRDefault="00D45D18" w:rsidP="009E4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E00F89">
        <w:rPr>
          <w:rFonts w:ascii="Arial Narrow" w:eastAsia="Times New Roman" w:hAnsi="Arial Narrow" w:cs="Courier New"/>
          <w:i/>
          <w:color w:val="002060"/>
          <w:sz w:val="24"/>
          <w:szCs w:val="24"/>
        </w:rPr>
        <w:t>Rem</w:t>
      </w:r>
    </w:p>
    <w:p w:rsidR="009E4DB0" w:rsidRPr="009E4DB0" w:rsidRDefault="00E00F89" w:rsidP="009E4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hAnsi="Arial Narrow"/>
          <w:sz w:val="24"/>
          <w:szCs w:val="24"/>
        </w:rPr>
      </w:pPr>
      <w:r w:rsidRPr="00291079">
        <w:rPr>
          <w:rFonts w:ascii="Arial Narrow" w:hAnsi="Arial Narrow"/>
          <w:color w:val="000000" w:themeColor="text1"/>
          <w:sz w:val="24"/>
          <w:szCs w:val="24"/>
        </w:rPr>
        <w:t>W</w:t>
      </w:r>
      <w:r w:rsidR="009E4DB0" w:rsidRPr="00291079">
        <w:rPr>
          <w:rFonts w:ascii="Arial Narrow" w:hAnsi="Arial Narrow"/>
          <w:color w:val="000000" w:themeColor="text1"/>
          <w:sz w:val="24"/>
          <w:szCs w:val="24"/>
        </w:rPr>
        <w:t xml:space="preserve">e should use the </w:t>
      </w:r>
      <w:r w:rsidR="009E4DB0" w:rsidRPr="00291079">
        <w:rPr>
          <w:rFonts w:ascii="Arial Narrow" w:hAnsi="Arial Narrow"/>
          <w:i/>
          <w:color w:val="002060"/>
          <w:sz w:val="24"/>
          <w:szCs w:val="24"/>
          <w:shd w:val="clear" w:color="auto" w:fill="F2F2F2" w:themeFill="background1" w:themeFillShade="F2"/>
        </w:rPr>
        <w:t>VALUE</w:t>
      </w:r>
      <w:r w:rsidR="009E4DB0" w:rsidRPr="00291079">
        <w:rPr>
          <w:rFonts w:ascii="Arial Narrow" w:hAnsi="Arial Narrow"/>
          <w:color w:val="385623" w:themeColor="accent6" w:themeShade="80"/>
          <w:sz w:val="24"/>
          <w:szCs w:val="24"/>
        </w:rPr>
        <w:t xml:space="preserve"> </w:t>
      </w:r>
      <w:r w:rsidR="009E4DB0" w:rsidRPr="00291079">
        <w:rPr>
          <w:rFonts w:ascii="Arial Narrow" w:hAnsi="Arial Narrow"/>
          <w:color w:val="000000" w:themeColor="text1"/>
          <w:sz w:val="24"/>
          <w:szCs w:val="24"/>
        </w:rPr>
        <w:t>clause</w:t>
      </w:r>
      <w:r w:rsidR="009E4DB0" w:rsidRPr="00E00F89">
        <w:rPr>
          <w:rFonts w:ascii="Arial Narrow" w:hAnsi="Arial Narrow"/>
          <w:color w:val="000000" w:themeColor="text1"/>
          <w:sz w:val="24"/>
          <w:szCs w:val="24"/>
        </w:rPr>
        <w:t xml:space="preserve"> </w:t>
      </w:r>
      <w:r w:rsidR="009E4DB0" w:rsidRPr="00D45D18">
        <w:rPr>
          <w:rFonts w:ascii="Arial Narrow" w:hAnsi="Arial Narrow"/>
          <w:color w:val="000000" w:themeColor="text1"/>
          <w:sz w:val="24"/>
          <w:szCs w:val="24"/>
        </w:rPr>
        <w:t xml:space="preserve">in </w:t>
      </w:r>
      <w:r w:rsidR="009E4DB0" w:rsidRPr="009E4DB0">
        <w:rPr>
          <w:rFonts w:ascii="Arial Narrow" w:hAnsi="Arial Narrow"/>
          <w:sz w:val="24"/>
          <w:szCs w:val="24"/>
        </w:rPr>
        <w:t>the CONSTANTS statement.</w:t>
      </w:r>
    </w:p>
    <w:p w:rsidR="00192D43" w:rsidRDefault="00192D43" w:rsidP="009E4DB0">
      <w:pPr>
        <w:spacing w:after="0" w:line="240" w:lineRule="auto"/>
        <w:ind w:firstLine="567"/>
        <w:jc w:val="both"/>
        <w:rPr>
          <w:rFonts w:ascii="Arial Narrow" w:hAnsi="Arial Narrow"/>
          <w:b/>
          <w:i/>
          <w:sz w:val="24"/>
          <w:szCs w:val="24"/>
        </w:rPr>
      </w:pPr>
    </w:p>
    <w:p w:rsidR="00192D43" w:rsidRDefault="00192D43" w:rsidP="009E4DB0">
      <w:pPr>
        <w:spacing w:after="0" w:line="240" w:lineRule="auto"/>
        <w:ind w:firstLine="567"/>
        <w:jc w:val="both"/>
        <w:rPr>
          <w:rFonts w:ascii="Arial Narrow" w:hAnsi="Arial Narrow"/>
          <w:sz w:val="24"/>
          <w:szCs w:val="24"/>
        </w:rPr>
      </w:pPr>
      <w:r w:rsidRPr="00192D43">
        <w:rPr>
          <w:rFonts w:ascii="Arial Narrow" w:hAnsi="Arial Narrow"/>
          <w:b/>
          <w:i/>
          <w:sz w:val="24"/>
          <w:szCs w:val="24"/>
        </w:rPr>
        <w:lastRenderedPageBreak/>
        <w:t>We have 3 types of constants</w:t>
      </w:r>
      <w:r w:rsidRPr="00192D43">
        <w:rPr>
          <w:rFonts w:ascii="Arial Narrow" w:hAnsi="Arial Narrow"/>
          <w:sz w:val="24"/>
          <w:szCs w:val="24"/>
        </w:rPr>
        <w:t xml:space="preserve">  </w:t>
      </w:r>
    </w:p>
    <w:p w:rsidR="00192D43" w:rsidRPr="00192D43" w:rsidRDefault="00192D43" w:rsidP="00D613E2">
      <w:pPr>
        <w:pStyle w:val="a6"/>
        <w:numPr>
          <w:ilvl w:val="0"/>
          <w:numId w:val="9"/>
        </w:numPr>
        <w:spacing w:after="0" w:line="240" w:lineRule="auto"/>
        <w:ind w:left="1134"/>
        <w:jc w:val="both"/>
        <w:rPr>
          <w:rFonts w:ascii="Arial Narrow" w:hAnsi="Arial Narrow"/>
          <w:sz w:val="24"/>
          <w:szCs w:val="24"/>
        </w:rPr>
      </w:pPr>
      <w:r w:rsidRPr="00291079">
        <w:rPr>
          <w:rFonts w:ascii="Arial Narrow" w:hAnsi="Arial Narrow"/>
          <w:i/>
          <w:color w:val="002060"/>
          <w:sz w:val="24"/>
          <w:szCs w:val="24"/>
          <w:shd w:val="clear" w:color="auto" w:fill="F2F2F2" w:themeFill="background1" w:themeFillShade="F2"/>
        </w:rPr>
        <w:t>elementary</w:t>
      </w:r>
      <w:r w:rsidRPr="00192D43">
        <w:rPr>
          <w:rFonts w:ascii="Arial Narrow" w:hAnsi="Arial Narrow"/>
          <w:sz w:val="24"/>
          <w:szCs w:val="24"/>
        </w:rPr>
        <w:t>;</w:t>
      </w:r>
    </w:p>
    <w:p w:rsidR="00192D43" w:rsidRDefault="00192D43" w:rsidP="00D613E2">
      <w:pPr>
        <w:pStyle w:val="a6"/>
        <w:numPr>
          <w:ilvl w:val="0"/>
          <w:numId w:val="9"/>
        </w:numPr>
        <w:spacing w:after="0" w:line="240" w:lineRule="auto"/>
        <w:ind w:left="1134"/>
        <w:jc w:val="both"/>
        <w:rPr>
          <w:rFonts w:ascii="Arial Narrow" w:hAnsi="Arial Narrow"/>
          <w:sz w:val="24"/>
          <w:szCs w:val="24"/>
        </w:rPr>
      </w:pPr>
      <w:r w:rsidRPr="00291079">
        <w:rPr>
          <w:rFonts w:ascii="Arial Narrow" w:hAnsi="Arial Narrow"/>
          <w:i/>
          <w:color w:val="002060"/>
          <w:sz w:val="24"/>
          <w:szCs w:val="24"/>
          <w:shd w:val="clear" w:color="auto" w:fill="F2F2F2" w:themeFill="background1" w:themeFillShade="F2"/>
        </w:rPr>
        <w:t>complex</w:t>
      </w:r>
      <w:r w:rsidRPr="00291079">
        <w:rPr>
          <w:rFonts w:ascii="Arial Narrow" w:hAnsi="Arial Narrow"/>
          <w:sz w:val="24"/>
          <w:szCs w:val="24"/>
          <w:shd w:val="clear" w:color="auto" w:fill="F2F2F2" w:themeFill="background1" w:themeFillShade="F2"/>
        </w:rPr>
        <w:t xml:space="preserve"> </w:t>
      </w:r>
    </w:p>
    <w:p w:rsidR="00192D43" w:rsidRDefault="00192D43" w:rsidP="00192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jc w:val="both"/>
        <w:rPr>
          <w:rFonts w:ascii="Arial Narrow" w:eastAsia="Times New Roman" w:hAnsi="Arial Narrow" w:cs="Courier New"/>
          <w:color w:val="0070C0"/>
          <w:sz w:val="24"/>
          <w:szCs w:val="24"/>
        </w:rPr>
      </w:pPr>
    </w:p>
    <w:p w:rsidR="00192D43" w:rsidRPr="009E4DB0" w:rsidRDefault="00192D43" w:rsidP="00291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jc w:val="both"/>
        <w:rPr>
          <w:rFonts w:ascii="Arial Narrow" w:eastAsia="Times New Roman" w:hAnsi="Arial Narrow" w:cs="Courier New"/>
          <w:sz w:val="24"/>
          <w:szCs w:val="24"/>
        </w:rPr>
      </w:pPr>
      <w:r w:rsidRPr="00380422">
        <w:rPr>
          <w:rFonts w:ascii="Arial Narrow" w:eastAsia="Times New Roman" w:hAnsi="Arial Narrow" w:cs="Courier New"/>
          <w:color w:val="000000" w:themeColor="text1"/>
          <w:sz w:val="24"/>
          <w:szCs w:val="24"/>
        </w:rPr>
        <w:t>BEGIN OF</w:t>
      </w:r>
      <w:r w:rsidRPr="00E00F89">
        <w:rPr>
          <w:rFonts w:ascii="Arial Narrow" w:eastAsia="Times New Roman" w:hAnsi="Arial Narrow" w:cs="Courier New"/>
          <w:color w:val="385623" w:themeColor="accent6" w:themeShade="80"/>
          <w:sz w:val="24"/>
          <w:szCs w:val="24"/>
        </w:rPr>
        <w:t xml:space="preserve"> </w:t>
      </w:r>
      <w:r w:rsidRPr="00380422">
        <w:rPr>
          <w:rFonts w:ascii="Arial Narrow" w:eastAsia="Times New Roman" w:hAnsi="Arial Narrow" w:cs="Courier New"/>
          <w:i/>
          <w:color w:val="002060"/>
          <w:sz w:val="24"/>
          <w:szCs w:val="24"/>
          <w:shd w:val="clear" w:color="auto" w:fill="F2F2F2" w:themeFill="background1" w:themeFillShade="F2"/>
        </w:rPr>
        <w:t>EMPLOYEE</w:t>
      </w:r>
      <w:r w:rsidRPr="009E4DB0">
        <w:rPr>
          <w:rFonts w:ascii="Arial Narrow" w:eastAsia="Times New Roman" w:hAnsi="Arial Narrow" w:cs="Courier New"/>
          <w:sz w:val="24"/>
          <w:szCs w:val="24"/>
        </w:rPr>
        <w:t xml:space="preserve">,  </w:t>
      </w:r>
    </w:p>
    <w:p w:rsidR="00192D43" w:rsidRPr="009E4DB0" w:rsidRDefault="00192D43" w:rsidP="00192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jc w:val="both"/>
        <w:rPr>
          <w:rFonts w:ascii="Arial Narrow" w:eastAsia="Times New Roman" w:hAnsi="Arial Narrow" w:cs="Courier New"/>
          <w:sz w:val="24"/>
          <w:szCs w:val="24"/>
        </w:rPr>
      </w:pPr>
      <w:r>
        <w:rPr>
          <w:rFonts w:ascii="Arial Narrow" w:eastAsia="Times New Roman" w:hAnsi="Arial Narrow" w:cs="Courier New"/>
          <w:sz w:val="24"/>
          <w:szCs w:val="24"/>
        </w:rPr>
        <w:tab/>
      </w:r>
      <w:r w:rsidRPr="009E4DB0">
        <w:rPr>
          <w:rFonts w:ascii="Arial Narrow" w:eastAsia="Times New Roman" w:hAnsi="Arial Narrow" w:cs="Courier New"/>
          <w:sz w:val="24"/>
          <w:szCs w:val="24"/>
        </w:rPr>
        <w:t xml:space="preserve">Name(25) TYPE C VALUE 'Management Team',  </w:t>
      </w:r>
    </w:p>
    <w:p w:rsidR="00192D43" w:rsidRPr="009E4DB0" w:rsidRDefault="00192D43" w:rsidP="00192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jc w:val="both"/>
        <w:rPr>
          <w:rFonts w:ascii="Arial Narrow" w:eastAsia="Times New Roman" w:hAnsi="Arial Narrow" w:cs="Courier New"/>
          <w:sz w:val="24"/>
          <w:szCs w:val="24"/>
        </w:rPr>
      </w:pPr>
      <w:r>
        <w:rPr>
          <w:rFonts w:ascii="Arial Narrow" w:eastAsia="Times New Roman" w:hAnsi="Arial Narrow" w:cs="Courier New"/>
          <w:sz w:val="24"/>
          <w:szCs w:val="24"/>
        </w:rPr>
        <w:tab/>
      </w:r>
      <w:r w:rsidRPr="009E4DB0">
        <w:rPr>
          <w:rFonts w:ascii="Arial Narrow" w:eastAsia="Times New Roman" w:hAnsi="Arial Narrow" w:cs="Courier New"/>
          <w:sz w:val="24"/>
          <w:szCs w:val="24"/>
        </w:rPr>
        <w:t xml:space="preserve">Organization(40) TYPE C VALUE 'Tutorials Point Ltd',  </w:t>
      </w:r>
    </w:p>
    <w:p w:rsidR="00192D43" w:rsidRPr="009E4DB0" w:rsidRDefault="00192D43" w:rsidP="00192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jc w:val="both"/>
        <w:rPr>
          <w:rFonts w:ascii="Arial Narrow" w:eastAsia="Times New Roman" w:hAnsi="Arial Narrow" w:cs="Courier New"/>
          <w:sz w:val="24"/>
          <w:szCs w:val="24"/>
        </w:rPr>
      </w:pPr>
      <w:r>
        <w:rPr>
          <w:rFonts w:ascii="Arial Narrow" w:eastAsia="Times New Roman" w:hAnsi="Arial Narrow" w:cs="Courier New"/>
          <w:sz w:val="24"/>
          <w:szCs w:val="24"/>
        </w:rPr>
        <w:tab/>
      </w:r>
      <w:r w:rsidRPr="009E4DB0">
        <w:rPr>
          <w:rFonts w:ascii="Arial Narrow" w:eastAsia="Times New Roman" w:hAnsi="Arial Narrow" w:cs="Courier New"/>
          <w:sz w:val="24"/>
          <w:szCs w:val="24"/>
        </w:rPr>
        <w:t xml:space="preserve">Place(10) TYPE C VALUE 'India',  </w:t>
      </w:r>
    </w:p>
    <w:p w:rsidR="00192D43" w:rsidRPr="00192D43" w:rsidRDefault="00192D43" w:rsidP="00291079">
      <w:pPr>
        <w:pStyle w:val="a6"/>
        <w:spacing w:after="0" w:line="240" w:lineRule="auto"/>
        <w:ind w:left="1134"/>
        <w:jc w:val="both"/>
        <w:rPr>
          <w:rFonts w:ascii="Arial Narrow" w:hAnsi="Arial Narrow"/>
          <w:sz w:val="24"/>
          <w:szCs w:val="24"/>
        </w:rPr>
      </w:pPr>
      <w:r w:rsidRPr="00380422">
        <w:rPr>
          <w:rFonts w:ascii="Arial Narrow" w:eastAsia="Times New Roman" w:hAnsi="Arial Narrow" w:cs="Courier New"/>
          <w:color w:val="000000" w:themeColor="text1"/>
          <w:sz w:val="24"/>
          <w:szCs w:val="24"/>
        </w:rPr>
        <w:t>END OF</w:t>
      </w:r>
      <w:r w:rsidRPr="00E00F89">
        <w:rPr>
          <w:rFonts w:ascii="Arial Narrow" w:eastAsia="Times New Roman" w:hAnsi="Arial Narrow" w:cs="Courier New"/>
          <w:color w:val="385623" w:themeColor="accent6" w:themeShade="80"/>
          <w:sz w:val="24"/>
          <w:szCs w:val="24"/>
        </w:rPr>
        <w:t xml:space="preserve"> </w:t>
      </w:r>
      <w:r w:rsidRPr="009E4DB0">
        <w:rPr>
          <w:rFonts w:ascii="Arial Narrow" w:eastAsia="Times New Roman" w:hAnsi="Arial Narrow" w:cs="Courier New"/>
          <w:sz w:val="24"/>
          <w:szCs w:val="24"/>
        </w:rPr>
        <w:t>EMPLOYEE.</w:t>
      </w:r>
    </w:p>
    <w:p w:rsidR="00192D43" w:rsidRPr="00192D43" w:rsidRDefault="00192D43" w:rsidP="00192D43">
      <w:pPr>
        <w:pStyle w:val="a6"/>
        <w:spacing w:after="0" w:line="240" w:lineRule="auto"/>
        <w:ind w:left="1134"/>
        <w:jc w:val="both"/>
        <w:rPr>
          <w:rFonts w:ascii="Arial Narrow" w:eastAsia="Times New Roman" w:hAnsi="Arial Narrow" w:cs="Times New Roman"/>
          <w:sz w:val="24"/>
          <w:szCs w:val="24"/>
        </w:rPr>
      </w:pPr>
    </w:p>
    <w:p w:rsidR="00192D43" w:rsidRPr="00192D43" w:rsidRDefault="00192D43" w:rsidP="00D613E2">
      <w:pPr>
        <w:pStyle w:val="a6"/>
        <w:numPr>
          <w:ilvl w:val="0"/>
          <w:numId w:val="9"/>
        </w:numPr>
        <w:spacing w:after="0" w:line="240" w:lineRule="auto"/>
        <w:jc w:val="both"/>
        <w:rPr>
          <w:rFonts w:ascii="Arial Narrow" w:eastAsia="Times New Roman" w:hAnsi="Arial Narrow" w:cs="Times New Roman"/>
          <w:sz w:val="24"/>
          <w:szCs w:val="24"/>
        </w:rPr>
      </w:pPr>
      <w:r w:rsidRPr="00E00F89">
        <w:rPr>
          <w:rFonts w:ascii="Arial Narrow" w:hAnsi="Arial Narrow"/>
          <w:i/>
          <w:color w:val="002060"/>
          <w:sz w:val="24"/>
          <w:szCs w:val="24"/>
        </w:rPr>
        <w:t>reference</w:t>
      </w:r>
      <w:r w:rsidRPr="00E00F89">
        <w:rPr>
          <w:rFonts w:ascii="Arial Narrow" w:hAnsi="Arial Narrow"/>
          <w:color w:val="002060"/>
          <w:sz w:val="24"/>
          <w:szCs w:val="24"/>
        </w:rPr>
        <w:t xml:space="preserve"> </w:t>
      </w:r>
      <w:r w:rsidRPr="00192D43">
        <w:rPr>
          <w:rFonts w:ascii="Arial Narrow" w:hAnsi="Arial Narrow"/>
          <w:sz w:val="24"/>
          <w:szCs w:val="24"/>
        </w:rPr>
        <w:t>constants –</w:t>
      </w:r>
    </w:p>
    <w:p w:rsidR="00192D43" w:rsidRDefault="00192D43" w:rsidP="00192D43">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Arial Narrow" w:eastAsia="Times New Roman" w:hAnsi="Arial Narrow" w:cs="Courier New"/>
          <w:sz w:val="24"/>
          <w:szCs w:val="24"/>
        </w:rPr>
      </w:pPr>
    </w:p>
    <w:p w:rsidR="00192D43" w:rsidRPr="00192D43" w:rsidRDefault="00192D43" w:rsidP="00380422">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Arial Narrow" w:eastAsia="Times New Roman" w:hAnsi="Arial Narrow" w:cs="Courier New"/>
          <w:sz w:val="24"/>
          <w:szCs w:val="24"/>
        </w:rPr>
      </w:pPr>
      <w:r w:rsidRPr="00192D43">
        <w:rPr>
          <w:rFonts w:ascii="Arial Narrow" w:eastAsia="Times New Roman" w:hAnsi="Arial Narrow" w:cs="Courier New"/>
          <w:sz w:val="24"/>
          <w:szCs w:val="24"/>
        </w:rPr>
        <w:t xml:space="preserve">CONSTANTS null_pointer </w:t>
      </w:r>
      <w:r w:rsidRPr="00E00F89">
        <w:rPr>
          <w:rFonts w:ascii="Arial Narrow" w:eastAsia="Times New Roman" w:hAnsi="Arial Narrow" w:cs="Courier New"/>
          <w:color w:val="000000" w:themeColor="text1"/>
          <w:sz w:val="24"/>
          <w:szCs w:val="24"/>
        </w:rPr>
        <w:t>TYPE</w:t>
      </w:r>
      <w:r w:rsidRPr="00192D43">
        <w:rPr>
          <w:rFonts w:ascii="Arial Narrow" w:eastAsia="Times New Roman" w:hAnsi="Arial Narrow" w:cs="Courier New"/>
          <w:color w:val="0070C0"/>
          <w:sz w:val="24"/>
          <w:szCs w:val="24"/>
        </w:rPr>
        <w:t xml:space="preserve"> </w:t>
      </w:r>
      <w:r w:rsidRPr="00380422">
        <w:rPr>
          <w:rFonts w:ascii="Arial Narrow" w:eastAsia="Times New Roman" w:hAnsi="Arial Narrow" w:cs="Courier New"/>
          <w:i/>
          <w:color w:val="002060"/>
          <w:sz w:val="24"/>
          <w:szCs w:val="24"/>
          <w:shd w:val="clear" w:color="auto" w:fill="F2F2F2" w:themeFill="background1" w:themeFillShade="F2"/>
        </w:rPr>
        <w:t>REF TO</w:t>
      </w:r>
      <w:r w:rsidRPr="00380422">
        <w:rPr>
          <w:rFonts w:ascii="Arial Narrow" w:eastAsia="Times New Roman" w:hAnsi="Arial Narrow" w:cs="Courier New"/>
          <w:color w:val="002060"/>
          <w:sz w:val="24"/>
          <w:szCs w:val="24"/>
        </w:rPr>
        <w:t xml:space="preserve"> </w:t>
      </w:r>
      <w:r w:rsidRPr="00192D43">
        <w:rPr>
          <w:rFonts w:ascii="Arial Narrow" w:eastAsia="Times New Roman" w:hAnsi="Arial Narrow" w:cs="Courier New"/>
          <w:sz w:val="24"/>
          <w:szCs w:val="24"/>
        </w:rPr>
        <w:t xml:space="preserve">object VALUE </w:t>
      </w:r>
      <w:r w:rsidRPr="00380422">
        <w:rPr>
          <w:rFonts w:ascii="Arial Narrow" w:eastAsia="Times New Roman" w:hAnsi="Arial Narrow" w:cs="Courier New"/>
          <w:i/>
          <w:color w:val="002060"/>
          <w:sz w:val="24"/>
          <w:szCs w:val="24"/>
          <w:shd w:val="clear" w:color="auto" w:fill="F2F2F2" w:themeFill="background1" w:themeFillShade="F2"/>
        </w:rPr>
        <w:t>IS INITIAL</w:t>
      </w:r>
      <w:r w:rsidRPr="00192D43">
        <w:rPr>
          <w:rFonts w:ascii="Arial Narrow" w:eastAsia="Times New Roman" w:hAnsi="Arial Narrow" w:cs="Courier New"/>
          <w:sz w:val="24"/>
          <w:szCs w:val="24"/>
        </w:rPr>
        <w:t>.</w:t>
      </w:r>
    </w:p>
    <w:p w:rsidR="00192D43" w:rsidRDefault="00192D43" w:rsidP="009E4DB0">
      <w:pPr>
        <w:spacing w:after="0" w:line="240" w:lineRule="auto"/>
        <w:ind w:firstLine="567"/>
        <w:jc w:val="both"/>
        <w:rPr>
          <w:rFonts w:ascii="Arial Narrow" w:eastAsia="Times New Roman" w:hAnsi="Arial Narrow" w:cs="Times New Roman"/>
          <w:color w:val="002060"/>
          <w:spacing w:val="20"/>
          <w:sz w:val="24"/>
          <w:szCs w:val="24"/>
        </w:rPr>
      </w:pPr>
    </w:p>
    <w:p w:rsidR="00E00F89" w:rsidRDefault="00E00F89" w:rsidP="009E4DB0">
      <w:pPr>
        <w:spacing w:after="0" w:line="240" w:lineRule="auto"/>
        <w:ind w:firstLine="567"/>
        <w:jc w:val="both"/>
        <w:rPr>
          <w:rFonts w:ascii="Arial Narrow" w:eastAsia="Times New Roman" w:hAnsi="Arial Narrow" w:cs="Times New Roman"/>
          <w:color w:val="002060"/>
          <w:spacing w:val="20"/>
          <w:sz w:val="24"/>
          <w:szCs w:val="24"/>
        </w:rPr>
      </w:pPr>
    </w:p>
    <w:p w:rsidR="009E4DB0" w:rsidRPr="00730D21" w:rsidRDefault="009E4DB0" w:rsidP="00730D21">
      <w:pPr>
        <w:pStyle w:val="1"/>
        <w:spacing w:before="0" w:beforeAutospacing="0" w:after="0" w:afterAutospacing="0"/>
        <w:ind w:firstLine="567"/>
        <w:jc w:val="center"/>
        <w:rPr>
          <w:rFonts w:ascii="Arial Narrow" w:hAnsi="Arial Narrow"/>
          <w:color w:val="000000" w:themeColor="text1"/>
          <w:sz w:val="24"/>
          <w:szCs w:val="24"/>
        </w:rPr>
      </w:pPr>
      <w:bookmarkStart w:id="12" w:name="Operators"/>
      <w:r w:rsidRPr="00730D21">
        <w:rPr>
          <w:rFonts w:ascii="Arial Narrow" w:hAnsi="Arial Narrow"/>
          <w:color w:val="000000" w:themeColor="text1"/>
          <w:sz w:val="24"/>
          <w:szCs w:val="24"/>
        </w:rPr>
        <w:t>Operators</w:t>
      </w:r>
    </w:p>
    <w:bookmarkEnd w:id="12"/>
    <w:p w:rsidR="00A916EB" w:rsidRPr="00DE6285" w:rsidRDefault="00A916EB" w:rsidP="00A916EB">
      <w:pPr>
        <w:spacing w:after="0" w:line="240" w:lineRule="auto"/>
        <w:ind w:firstLine="567"/>
        <w:jc w:val="both"/>
        <w:outlineLvl w:val="0"/>
        <w:rPr>
          <w:rFonts w:ascii="Arial Narrow" w:eastAsia="Times New Roman" w:hAnsi="Arial Narrow" w:cs="Times New Roman"/>
          <w:bCs/>
          <w:kern w:val="36"/>
          <w:sz w:val="24"/>
          <w:szCs w:val="24"/>
        </w:rPr>
      </w:pPr>
      <w:r w:rsidRPr="002E64CF">
        <w:rPr>
          <w:rFonts w:ascii="Arial Narrow" w:eastAsia="Times New Roman" w:hAnsi="Arial Narrow" w:cs="Times New Roman"/>
          <w:bCs/>
          <w:kern w:val="36"/>
          <w:sz w:val="24"/>
          <w:szCs w:val="24"/>
          <w:lang w:val="ru-RU"/>
        </w:rPr>
        <w:fldChar w:fldCharType="begin"/>
      </w:r>
      <w:r w:rsidRPr="00DE6285">
        <w:rPr>
          <w:rFonts w:ascii="Arial Narrow" w:eastAsia="Times New Roman" w:hAnsi="Arial Narrow" w:cs="Times New Roman"/>
          <w:bCs/>
          <w:kern w:val="36"/>
          <w:sz w:val="24"/>
          <w:szCs w:val="24"/>
        </w:rPr>
        <w:instrText xml:space="preserve"> HYPERLINK  \l "</w:instrText>
      </w:r>
      <w:r w:rsidRPr="002E64CF">
        <w:rPr>
          <w:rFonts w:ascii="Arial Narrow" w:eastAsia="Times New Roman" w:hAnsi="Arial Narrow" w:cs="Times New Roman"/>
          <w:bCs/>
          <w:kern w:val="36"/>
          <w:sz w:val="24"/>
          <w:szCs w:val="24"/>
          <w:lang w:val="ru-RU"/>
        </w:rPr>
        <w:instrText>Содержание</w:instrText>
      </w:r>
      <w:r w:rsidRPr="00DE6285">
        <w:rPr>
          <w:rFonts w:ascii="Arial Narrow" w:eastAsia="Times New Roman" w:hAnsi="Arial Narrow" w:cs="Times New Roman"/>
          <w:bCs/>
          <w:kern w:val="36"/>
          <w:sz w:val="24"/>
          <w:szCs w:val="24"/>
        </w:rPr>
        <w:instrText xml:space="preserve">" </w:instrText>
      </w:r>
      <w:r w:rsidRPr="002E64CF">
        <w:rPr>
          <w:rFonts w:ascii="Arial Narrow" w:eastAsia="Times New Roman" w:hAnsi="Arial Narrow" w:cs="Times New Roman"/>
          <w:bCs/>
          <w:kern w:val="36"/>
          <w:sz w:val="24"/>
          <w:szCs w:val="24"/>
          <w:lang w:val="ru-RU"/>
        </w:rPr>
        <w:fldChar w:fldCharType="separate"/>
      </w:r>
      <w:r w:rsidRPr="002E64CF">
        <w:rPr>
          <w:rStyle w:val="a3"/>
          <w:rFonts w:ascii="Arial Narrow" w:eastAsia="Times New Roman" w:hAnsi="Arial Narrow" w:cs="Times New Roman"/>
          <w:bCs/>
          <w:kern w:val="36"/>
          <w:sz w:val="24"/>
          <w:szCs w:val="24"/>
          <w:u w:val="none"/>
          <w:lang w:val="ru-RU"/>
        </w:rPr>
        <w:t>Содержание</w:t>
      </w:r>
      <w:r w:rsidRPr="002E64CF">
        <w:rPr>
          <w:rFonts w:ascii="Arial Narrow" w:eastAsia="Times New Roman" w:hAnsi="Arial Narrow" w:cs="Times New Roman"/>
          <w:bCs/>
          <w:kern w:val="36"/>
          <w:sz w:val="24"/>
          <w:szCs w:val="24"/>
          <w:lang w:val="ru-RU"/>
        </w:rPr>
        <w:fldChar w:fldCharType="end"/>
      </w:r>
    </w:p>
    <w:p w:rsidR="00730D21" w:rsidRDefault="00730D21" w:rsidP="00730D21">
      <w:pPr>
        <w:spacing w:after="0" w:line="240" w:lineRule="auto"/>
        <w:ind w:firstLine="567"/>
        <w:jc w:val="both"/>
        <w:rPr>
          <w:rFonts w:ascii="Arial Narrow" w:eastAsia="Times New Roman" w:hAnsi="Arial Narrow" w:cs="Times New Roman"/>
          <w:b/>
          <w:bCs/>
          <w:color w:val="000000" w:themeColor="text1"/>
          <w:sz w:val="24"/>
          <w:szCs w:val="24"/>
        </w:rPr>
      </w:pPr>
    </w:p>
    <w:p w:rsidR="009E4DB0" w:rsidRPr="009E4DB0" w:rsidRDefault="009E4DB0" w:rsidP="00730D21">
      <w:pPr>
        <w:spacing w:after="0" w:line="240" w:lineRule="auto"/>
        <w:ind w:firstLine="567"/>
        <w:jc w:val="both"/>
        <w:rPr>
          <w:rFonts w:ascii="Arial Narrow" w:eastAsia="Times New Roman" w:hAnsi="Arial Narrow" w:cs="Times New Roman"/>
          <w:color w:val="000000" w:themeColor="text1"/>
          <w:sz w:val="24"/>
          <w:szCs w:val="24"/>
        </w:rPr>
      </w:pPr>
      <w:bookmarkStart w:id="13" w:name="IS_INITIAL"/>
      <w:r w:rsidRPr="009E4DB0">
        <w:rPr>
          <w:rFonts w:ascii="Arial Narrow" w:eastAsia="Times New Roman" w:hAnsi="Arial Narrow" w:cs="Times New Roman"/>
          <w:b/>
          <w:bCs/>
          <w:color w:val="000000" w:themeColor="text1"/>
          <w:sz w:val="24"/>
          <w:szCs w:val="24"/>
        </w:rPr>
        <w:t>IS INITIAL</w:t>
      </w:r>
      <w:r w:rsidR="00730D21">
        <w:rPr>
          <w:rFonts w:ascii="Arial Narrow" w:eastAsia="Times New Roman" w:hAnsi="Arial Narrow" w:cs="Times New Roman"/>
          <w:bCs/>
          <w:color w:val="000000" w:themeColor="text1"/>
          <w:sz w:val="24"/>
          <w:szCs w:val="24"/>
        </w:rPr>
        <w:t xml:space="preserve"> </w:t>
      </w:r>
      <w:bookmarkEnd w:id="13"/>
      <w:r w:rsidR="00730D21">
        <w:rPr>
          <w:rFonts w:ascii="Arial Narrow" w:eastAsia="Times New Roman" w:hAnsi="Arial Narrow" w:cs="Times New Roman"/>
          <w:bCs/>
          <w:color w:val="000000" w:themeColor="text1"/>
          <w:sz w:val="24"/>
          <w:szCs w:val="24"/>
        </w:rPr>
        <w:t>- t</w:t>
      </w:r>
      <w:r w:rsidRPr="009E4DB0">
        <w:rPr>
          <w:rFonts w:ascii="Arial Narrow" w:eastAsia="Times New Roman" w:hAnsi="Arial Narrow" w:cs="Times New Roman"/>
          <w:color w:val="000000" w:themeColor="text1"/>
          <w:sz w:val="24"/>
          <w:szCs w:val="24"/>
        </w:rPr>
        <w:t xml:space="preserve">he condition becomes </w:t>
      </w:r>
      <w:r w:rsidRPr="00380422">
        <w:rPr>
          <w:rFonts w:ascii="Arial Narrow" w:eastAsia="Times New Roman" w:hAnsi="Arial Narrow" w:cs="Times New Roman"/>
          <w:i/>
          <w:color w:val="002060"/>
          <w:sz w:val="24"/>
          <w:szCs w:val="24"/>
          <w:shd w:val="clear" w:color="auto" w:fill="F2F2F2" w:themeFill="background1" w:themeFillShade="F2"/>
        </w:rPr>
        <w:t>true</w:t>
      </w:r>
      <w:r w:rsidRPr="00380422">
        <w:rPr>
          <w:rFonts w:ascii="Arial Narrow" w:eastAsia="Times New Roman" w:hAnsi="Arial Narrow" w:cs="Times New Roman"/>
          <w:color w:val="000000" w:themeColor="text1"/>
          <w:sz w:val="24"/>
          <w:szCs w:val="24"/>
        </w:rPr>
        <w:t xml:space="preserve"> if the contents of the variable haven</w:t>
      </w:r>
      <w:r w:rsidR="00730D21" w:rsidRPr="00380422">
        <w:rPr>
          <w:rFonts w:ascii="Arial Narrow" w:eastAsia="Times New Roman" w:hAnsi="Arial Narrow" w:cs="Times New Roman"/>
          <w:color w:val="000000" w:themeColor="text1"/>
          <w:sz w:val="24"/>
          <w:szCs w:val="24"/>
        </w:rPr>
        <w:t>’</w:t>
      </w:r>
      <w:r w:rsidRPr="00380422">
        <w:rPr>
          <w:rFonts w:ascii="Arial Narrow" w:eastAsia="Times New Roman" w:hAnsi="Arial Narrow" w:cs="Times New Roman"/>
          <w:color w:val="000000" w:themeColor="text1"/>
          <w:sz w:val="24"/>
          <w:szCs w:val="24"/>
        </w:rPr>
        <w:t xml:space="preserve">t changed </w:t>
      </w:r>
      <w:r w:rsidRPr="00380422">
        <w:rPr>
          <w:rFonts w:ascii="Arial Narrow" w:eastAsia="Times New Roman" w:hAnsi="Arial Narrow" w:cs="Times New Roman"/>
          <w:i/>
          <w:color w:val="000000" w:themeColor="text1"/>
          <w:sz w:val="24"/>
          <w:szCs w:val="24"/>
        </w:rPr>
        <w:t>and</w:t>
      </w:r>
      <w:r w:rsidRPr="00380422">
        <w:rPr>
          <w:rFonts w:ascii="Arial Narrow" w:eastAsia="Times New Roman" w:hAnsi="Arial Narrow" w:cs="Times New Roman"/>
          <w:color w:val="000000" w:themeColor="text1"/>
          <w:sz w:val="24"/>
          <w:szCs w:val="24"/>
        </w:rPr>
        <w:t xml:space="preserve"> it has been automatically assigned its initial valu</w:t>
      </w:r>
      <w:r w:rsidRPr="00E00F89">
        <w:rPr>
          <w:rFonts w:ascii="Arial Narrow" w:eastAsia="Times New Roman" w:hAnsi="Arial Narrow" w:cs="Times New Roman"/>
          <w:color w:val="000000" w:themeColor="text1"/>
          <w:sz w:val="24"/>
          <w:szCs w:val="24"/>
        </w:rPr>
        <w:t>e.</w:t>
      </w:r>
    </w:p>
    <w:p w:rsidR="00730D21" w:rsidRDefault="00730D21" w:rsidP="00730D21">
      <w:pPr>
        <w:pStyle w:val="3"/>
        <w:spacing w:before="0" w:line="240" w:lineRule="auto"/>
        <w:ind w:firstLine="567"/>
        <w:jc w:val="both"/>
        <w:rPr>
          <w:rFonts w:ascii="Arial Narrow" w:hAnsi="Arial Narrow"/>
          <w:color w:val="000000" w:themeColor="text1"/>
        </w:rPr>
      </w:pPr>
    </w:p>
    <w:p w:rsidR="00730D21" w:rsidRPr="00730D21" w:rsidRDefault="00730D21" w:rsidP="00730D21">
      <w:pPr>
        <w:pStyle w:val="HTML"/>
        <w:ind w:firstLine="567"/>
        <w:jc w:val="both"/>
        <w:rPr>
          <w:rStyle w:val="pln"/>
          <w:rFonts w:ascii="Arial Narrow" w:hAnsi="Arial Narrow"/>
          <w:color w:val="000000" w:themeColor="text1"/>
          <w:sz w:val="24"/>
          <w:szCs w:val="24"/>
        </w:rPr>
      </w:pPr>
      <w:r w:rsidRPr="00730D21">
        <w:rPr>
          <w:rStyle w:val="pln"/>
          <w:rFonts w:ascii="Arial Narrow" w:hAnsi="Arial Narrow"/>
          <w:color w:val="000000" w:themeColor="text1"/>
          <w:sz w:val="24"/>
          <w:szCs w:val="24"/>
        </w:rPr>
        <w:t>DATA</w:t>
      </w:r>
      <w:r w:rsidRPr="00730D21">
        <w:rPr>
          <w:rStyle w:val="pun"/>
          <w:rFonts w:ascii="Arial Narrow" w:hAnsi="Arial Narrow"/>
          <w:color w:val="000000" w:themeColor="text1"/>
          <w:sz w:val="24"/>
          <w:szCs w:val="24"/>
        </w:rPr>
        <w:t>:</w:t>
      </w:r>
      <w:r w:rsidRPr="00730D21">
        <w:rPr>
          <w:rStyle w:val="pln"/>
          <w:rFonts w:ascii="Arial Narrow" w:hAnsi="Arial Narrow"/>
          <w:color w:val="000000" w:themeColor="text1"/>
          <w:sz w:val="24"/>
          <w:szCs w:val="24"/>
        </w:rPr>
        <w:t xml:space="preserve"> A TYPE I</w:t>
      </w:r>
      <w:r w:rsidRPr="00730D21">
        <w:rPr>
          <w:rStyle w:val="pun"/>
          <w:rFonts w:ascii="Arial Narrow" w:hAnsi="Arial Narrow"/>
          <w:color w:val="000000" w:themeColor="text1"/>
          <w:sz w:val="24"/>
          <w:szCs w:val="24"/>
        </w:rPr>
        <w:t>.</w:t>
      </w:r>
    </w:p>
    <w:p w:rsidR="00730D21" w:rsidRPr="00730D21" w:rsidRDefault="00730D21" w:rsidP="00380422">
      <w:pPr>
        <w:pStyle w:val="HTML"/>
        <w:ind w:firstLine="567"/>
        <w:jc w:val="both"/>
        <w:rPr>
          <w:rStyle w:val="pln"/>
          <w:rFonts w:ascii="Arial Narrow" w:hAnsi="Arial Narrow"/>
          <w:color w:val="000000" w:themeColor="text1"/>
          <w:sz w:val="24"/>
          <w:szCs w:val="24"/>
        </w:rPr>
      </w:pPr>
      <w:r w:rsidRPr="00730D21">
        <w:rPr>
          <w:rStyle w:val="pln"/>
          <w:rFonts w:ascii="Arial Narrow" w:hAnsi="Arial Narrow"/>
          <w:color w:val="000000" w:themeColor="text1"/>
          <w:sz w:val="24"/>
          <w:szCs w:val="24"/>
        </w:rPr>
        <w:t xml:space="preserve">IF A </w:t>
      </w:r>
      <w:r w:rsidRPr="00380422">
        <w:rPr>
          <w:rStyle w:val="pln"/>
          <w:rFonts w:ascii="Arial Narrow" w:hAnsi="Arial Narrow"/>
          <w:i/>
          <w:color w:val="002060"/>
          <w:sz w:val="24"/>
          <w:szCs w:val="24"/>
          <w:shd w:val="clear" w:color="auto" w:fill="F2F2F2" w:themeFill="background1" w:themeFillShade="F2"/>
        </w:rPr>
        <w:t>IS INITIAL</w:t>
      </w:r>
      <w:r w:rsidRPr="00730D21">
        <w:rPr>
          <w:rStyle w:val="pun"/>
          <w:rFonts w:ascii="Arial Narrow" w:hAnsi="Arial Narrow"/>
          <w:color w:val="000000" w:themeColor="text1"/>
          <w:sz w:val="24"/>
          <w:szCs w:val="24"/>
        </w:rPr>
        <w:t>.</w:t>
      </w:r>
    </w:p>
    <w:p w:rsidR="00730D21" w:rsidRPr="00730D21" w:rsidRDefault="00730D21" w:rsidP="00730D21">
      <w:pPr>
        <w:pStyle w:val="HTML"/>
        <w:ind w:firstLine="567"/>
        <w:jc w:val="both"/>
        <w:rPr>
          <w:rStyle w:val="pln"/>
          <w:rFonts w:ascii="Arial Narrow" w:hAnsi="Arial Narrow"/>
          <w:color w:val="000000" w:themeColor="text1"/>
          <w:sz w:val="24"/>
          <w:szCs w:val="24"/>
        </w:rPr>
      </w:pPr>
      <w:r>
        <w:rPr>
          <w:rStyle w:val="pln"/>
          <w:rFonts w:ascii="Arial Narrow" w:hAnsi="Arial Narrow"/>
          <w:color w:val="000000" w:themeColor="text1"/>
          <w:sz w:val="24"/>
          <w:szCs w:val="24"/>
        </w:rPr>
        <w:t xml:space="preserve"> </w:t>
      </w:r>
      <w:r w:rsidRPr="00730D21">
        <w:rPr>
          <w:rStyle w:val="pln"/>
          <w:rFonts w:ascii="Arial Narrow" w:hAnsi="Arial Narrow"/>
          <w:color w:val="000000" w:themeColor="text1"/>
          <w:sz w:val="24"/>
          <w:szCs w:val="24"/>
        </w:rPr>
        <w:t xml:space="preserve">   WRITE</w:t>
      </w:r>
      <w:r w:rsidRPr="00730D21">
        <w:rPr>
          <w:rStyle w:val="pun"/>
          <w:rFonts w:ascii="Arial Narrow" w:hAnsi="Arial Narrow"/>
          <w:color w:val="000000" w:themeColor="text1"/>
          <w:sz w:val="24"/>
          <w:szCs w:val="24"/>
        </w:rPr>
        <w:t>:</w:t>
      </w:r>
      <w:r w:rsidRPr="00730D21">
        <w:rPr>
          <w:rStyle w:val="pln"/>
          <w:rFonts w:ascii="Arial Narrow" w:hAnsi="Arial Narrow"/>
          <w:color w:val="000000" w:themeColor="text1"/>
          <w:sz w:val="24"/>
          <w:szCs w:val="24"/>
        </w:rPr>
        <w:t xml:space="preserve"> </w:t>
      </w:r>
      <w:r w:rsidRPr="00730D21">
        <w:rPr>
          <w:rStyle w:val="pun"/>
          <w:rFonts w:ascii="Arial Narrow" w:hAnsi="Arial Narrow"/>
          <w:color w:val="000000" w:themeColor="text1"/>
          <w:sz w:val="24"/>
          <w:szCs w:val="24"/>
        </w:rPr>
        <w:t>/</w:t>
      </w:r>
      <w:r w:rsidRPr="00730D21">
        <w:rPr>
          <w:rStyle w:val="pln"/>
          <w:rFonts w:ascii="Arial Narrow" w:hAnsi="Arial Narrow"/>
          <w:color w:val="000000" w:themeColor="text1"/>
          <w:sz w:val="24"/>
          <w:szCs w:val="24"/>
        </w:rPr>
        <w:t xml:space="preserve"> </w:t>
      </w:r>
      <w:r w:rsidRPr="00730D21">
        <w:rPr>
          <w:rStyle w:val="str"/>
          <w:rFonts w:ascii="Arial Narrow" w:hAnsi="Arial Narrow"/>
          <w:color w:val="000000" w:themeColor="text1"/>
          <w:sz w:val="24"/>
          <w:szCs w:val="24"/>
        </w:rPr>
        <w:t>'A is assigned'</w:t>
      </w:r>
      <w:r w:rsidRPr="00730D21">
        <w:rPr>
          <w:rStyle w:val="pun"/>
          <w:rFonts w:ascii="Arial Narrow" w:hAnsi="Arial Narrow"/>
          <w:color w:val="000000" w:themeColor="text1"/>
          <w:sz w:val="24"/>
          <w:szCs w:val="24"/>
        </w:rPr>
        <w:t>.</w:t>
      </w:r>
    </w:p>
    <w:p w:rsidR="00730D21" w:rsidRPr="00730D21" w:rsidRDefault="00730D21" w:rsidP="00730D21">
      <w:pPr>
        <w:pStyle w:val="HTML"/>
        <w:ind w:firstLine="567"/>
        <w:jc w:val="both"/>
        <w:rPr>
          <w:rFonts w:ascii="Arial Narrow" w:hAnsi="Arial Narrow"/>
          <w:color w:val="000000" w:themeColor="text1"/>
          <w:sz w:val="24"/>
          <w:szCs w:val="24"/>
        </w:rPr>
      </w:pPr>
      <w:r w:rsidRPr="00730D21">
        <w:rPr>
          <w:rStyle w:val="pln"/>
          <w:rFonts w:ascii="Arial Narrow" w:hAnsi="Arial Narrow"/>
          <w:color w:val="000000" w:themeColor="text1"/>
          <w:sz w:val="24"/>
          <w:szCs w:val="24"/>
        </w:rPr>
        <w:t>ENDIF</w:t>
      </w:r>
      <w:r w:rsidRPr="00730D21">
        <w:rPr>
          <w:rStyle w:val="pun"/>
          <w:rFonts w:ascii="Arial Narrow" w:hAnsi="Arial Narrow"/>
          <w:color w:val="000000" w:themeColor="text1"/>
          <w:sz w:val="24"/>
          <w:szCs w:val="24"/>
        </w:rPr>
        <w:t>.</w:t>
      </w:r>
    </w:p>
    <w:p w:rsidR="00AC1A35" w:rsidRPr="00EE3105" w:rsidRDefault="00AC1A35" w:rsidP="00730D21">
      <w:pPr>
        <w:pStyle w:val="a7"/>
        <w:spacing w:before="0" w:beforeAutospacing="0" w:after="0" w:afterAutospacing="0"/>
        <w:ind w:firstLine="567"/>
        <w:jc w:val="both"/>
        <w:rPr>
          <w:rFonts w:ascii="Arial Narrow" w:hAnsi="Arial Narrow"/>
          <w:color w:val="000000" w:themeColor="text1"/>
        </w:rPr>
      </w:pPr>
    </w:p>
    <w:p w:rsidR="00730D21" w:rsidRDefault="00730D21" w:rsidP="00730D21">
      <w:pPr>
        <w:spacing w:after="0" w:line="240" w:lineRule="auto"/>
        <w:ind w:firstLine="567"/>
        <w:jc w:val="both"/>
        <w:rPr>
          <w:rFonts w:ascii="Arial Narrow" w:eastAsia="Times New Roman" w:hAnsi="Arial Narrow" w:cs="Times New Roman"/>
          <w:b/>
          <w:bCs/>
          <w:color w:val="000000" w:themeColor="text1"/>
          <w:sz w:val="24"/>
          <w:szCs w:val="24"/>
        </w:rPr>
      </w:pPr>
    </w:p>
    <w:p w:rsidR="00730D21" w:rsidRPr="00730D21" w:rsidRDefault="00730D21" w:rsidP="00E00F89">
      <w:pPr>
        <w:pStyle w:val="2"/>
        <w:spacing w:before="0" w:line="240" w:lineRule="auto"/>
        <w:ind w:firstLine="567"/>
        <w:jc w:val="center"/>
        <w:rPr>
          <w:rFonts w:ascii="Arial Narrow" w:hAnsi="Arial Narrow"/>
          <w:b/>
          <w:color w:val="000000" w:themeColor="text1"/>
          <w:sz w:val="24"/>
          <w:szCs w:val="24"/>
        </w:rPr>
      </w:pPr>
      <w:bookmarkStart w:id="14" w:name="Bitwise_Operators"/>
      <w:r w:rsidRPr="00730D21">
        <w:rPr>
          <w:rFonts w:ascii="Arial Narrow" w:hAnsi="Arial Narrow"/>
          <w:b/>
          <w:color w:val="000000" w:themeColor="text1"/>
          <w:sz w:val="24"/>
          <w:szCs w:val="24"/>
        </w:rPr>
        <w:t>Bitwise Operators</w:t>
      </w:r>
    </w:p>
    <w:bookmarkEnd w:id="14"/>
    <w:p w:rsidR="00A11567" w:rsidRPr="00DE6285" w:rsidRDefault="00A11567" w:rsidP="00A11567">
      <w:pPr>
        <w:spacing w:after="0" w:line="240" w:lineRule="auto"/>
        <w:ind w:firstLine="567"/>
        <w:jc w:val="both"/>
        <w:outlineLvl w:val="0"/>
        <w:rPr>
          <w:rFonts w:ascii="Arial Narrow" w:eastAsia="Times New Roman" w:hAnsi="Arial Narrow" w:cs="Times New Roman"/>
          <w:bCs/>
          <w:kern w:val="36"/>
          <w:sz w:val="24"/>
          <w:szCs w:val="24"/>
        </w:rPr>
      </w:pPr>
      <w:r w:rsidRPr="002E64CF">
        <w:rPr>
          <w:rFonts w:ascii="Arial Narrow" w:eastAsia="Times New Roman" w:hAnsi="Arial Narrow" w:cs="Times New Roman"/>
          <w:bCs/>
          <w:kern w:val="36"/>
          <w:sz w:val="24"/>
          <w:szCs w:val="24"/>
          <w:lang w:val="ru-RU"/>
        </w:rPr>
        <w:fldChar w:fldCharType="begin"/>
      </w:r>
      <w:r w:rsidRPr="00DE6285">
        <w:rPr>
          <w:rFonts w:ascii="Arial Narrow" w:eastAsia="Times New Roman" w:hAnsi="Arial Narrow" w:cs="Times New Roman"/>
          <w:bCs/>
          <w:kern w:val="36"/>
          <w:sz w:val="24"/>
          <w:szCs w:val="24"/>
        </w:rPr>
        <w:instrText xml:space="preserve"> HYPERLINK  \l "</w:instrText>
      </w:r>
      <w:r w:rsidRPr="002E64CF">
        <w:rPr>
          <w:rFonts w:ascii="Arial Narrow" w:eastAsia="Times New Roman" w:hAnsi="Arial Narrow" w:cs="Times New Roman"/>
          <w:bCs/>
          <w:kern w:val="36"/>
          <w:sz w:val="24"/>
          <w:szCs w:val="24"/>
          <w:lang w:val="ru-RU"/>
        </w:rPr>
        <w:instrText>Содержание</w:instrText>
      </w:r>
      <w:r w:rsidRPr="00DE6285">
        <w:rPr>
          <w:rFonts w:ascii="Arial Narrow" w:eastAsia="Times New Roman" w:hAnsi="Arial Narrow" w:cs="Times New Roman"/>
          <w:bCs/>
          <w:kern w:val="36"/>
          <w:sz w:val="24"/>
          <w:szCs w:val="24"/>
        </w:rPr>
        <w:instrText xml:space="preserve">" </w:instrText>
      </w:r>
      <w:r w:rsidRPr="002E64CF">
        <w:rPr>
          <w:rFonts w:ascii="Arial Narrow" w:eastAsia="Times New Roman" w:hAnsi="Arial Narrow" w:cs="Times New Roman"/>
          <w:bCs/>
          <w:kern w:val="36"/>
          <w:sz w:val="24"/>
          <w:szCs w:val="24"/>
          <w:lang w:val="ru-RU"/>
        </w:rPr>
        <w:fldChar w:fldCharType="separate"/>
      </w:r>
      <w:r w:rsidRPr="002E64CF">
        <w:rPr>
          <w:rStyle w:val="a3"/>
          <w:rFonts w:ascii="Arial Narrow" w:eastAsia="Times New Roman" w:hAnsi="Arial Narrow" w:cs="Times New Roman"/>
          <w:bCs/>
          <w:kern w:val="36"/>
          <w:sz w:val="24"/>
          <w:szCs w:val="24"/>
          <w:u w:val="none"/>
          <w:lang w:val="ru-RU"/>
        </w:rPr>
        <w:t>Содержание</w:t>
      </w:r>
      <w:r w:rsidRPr="002E64CF">
        <w:rPr>
          <w:rFonts w:ascii="Arial Narrow" w:eastAsia="Times New Roman" w:hAnsi="Arial Narrow" w:cs="Times New Roman"/>
          <w:bCs/>
          <w:kern w:val="36"/>
          <w:sz w:val="24"/>
          <w:szCs w:val="24"/>
          <w:lang w:val="ru-RU"/>
        </w:rPr>
        <w:fldChar w:fldCharType="end"/>
      </w:r>
    </w:p>
    <w:tbl>
      <w:tblPr>
        <w:tblW w:w="0" w:type="auto"/>
        <w:tblCellSpacing w:w="15" w:type="dxa"/>
        <w:tblInd w:w="672" w:type="dxa"/>
        <w:tblCellMar>
          <w:top w:w="15" w:type="dxa"/>
          <w:left w:w="15" w:type="dxa"/>
          <w:bottom w:w="15" w:type="dxa"/>
          <w:right w:w="15" w:type="dxa"/>
        </w:tblCellMar>
        <w:tblLook w:val="04A0" w:firstRow="1" w:lastRow="0" w:firstColumn="1" w:lastColumn="0" w:noHBand="0" w:noVBand="1"/>
      </w:tblPr>
      <w:tblGrid>
        <w:gridCol w:w="8623"/>
      </w:tblGrid>
      <w:tr w:rsidR="00730D21" w:rsidRPr="00730D21" w:rsidTr="00730D21">
        <w:trPr>
          <w:tblCellSpacing w:w="15" w:type="dxa"/>
        </w:trPr>
        <w:tc>
          <w:tcPr>
            <w:tcW w:w="0" w:type="auto"/>
            <w:vAlign w:val="center"/>
            <w:hideMark/>
          </w:tcPr>
          <w:p w:rsidR="00A11567" w:rsidRDefault="00A11567" w:rsidP="00730D21">
            <w:pPr>
              <w:spacing w:after="0" w:line="240" w:lineRule="auto"/>
              <w:jc w:val="both"/>
              <w:rPr>
                <w:rFonts w:ascii="Arial Narrow" w:eastAsia="Times New Roman" w:hAnsi="Arial Narrow" w:cs="Times New Roman"/>
                <w:b/>
                <w:bCs/>
                <w:sz w:val="24"/>
                <w:szCs w:val="24"/>
              </w:rPr>
            </w:pPr>
          </w:p>
          <w:p w:rsidR="00730D21" w:rsidRPr="00730D21" w:rsidRDefault="00730D21" w:rsidP="00B851E0">
            <w:pPr>
              <w:spacing w:after="0" w:line="240" w:lineRule="auto"/>
              <w:jc w:val="both"/>
              <w:rPr>
                <w:rFonts w:ascii="Arial Narrow" w:eastAsia="Times New Roman" w:hAnsi="Arial Narrow" w:cs="Times New Roman"/>
                <w:sz w:val="24"/>
                <w:szCs w:val="24"/>
              </w:rPr>
            </w:pPr>
            <w:r w:rsidRPr="00730D21">
              <w:rPr>
                <w:rFonts w:ascii="Arial Narrow" w:eastAsia="Times New Roman" w:hAnsi="Arial Narrow" w:cs="Times New Roman"/>
                <w:b/>
                <w:bCs/>
                <w:sz w:val="24"/>
                <w:szCs w:val="24"/>
              </w:rPr>
              <w:t>BIT-NOT</w:t>
            </w:r>
            <w:r w:rsidRPr="00730D21">
              <w:rPr>
                <w:rFonts w:ascii="Arial Narrow" w:eastAsia="Times New Roman" w:hAnsi="Arial Narrow" w:cs="Times New Roman"/>
                <w:bCs/>
                <w:sz w:val="24"/>
                <w:szCs w:val="24"/>
              </w:rPr>
              <w:t xml:space="preserve"> - </w:t>
            </w:r>
            <w:r w:rsidRPr="00B851E0">
              <w:rPr>
                <w:rFonts w:ascii="Arial Narrow" w:eastAsia="Times New Roman" w:hAnsi="Arial Narrow" w:cs="Times New Roman"/>
                <w:i/>
                <w:color w:val="002060"/>
                <w:sz w:val="24"/>
                <w:szCs w:val="24"/>
              </w:rPr>
              <w:t xml:space="preserve">flips </w:t>
            </w:r>
            <w:r w:rsidR="00B851E0">
              <w:rPr>
                <w:rFonts w:ascii="Arial Narrow" w:eastAsia="Times New Roman" w:hAnsi="Arial Narrow" w:cs="Times New Roman"/>
                <w:sz w:val="24"/>
                <w:szCs w:val="24"/>
              </w:rPr>
              <w:t>/</w:t>
            </w:r>
            <w:r w:rsidRPr="00730D21">
              <w:rPr>
                <w:rStyle w:val="2enci"/>
                <w:rFonts w:ascii="Arial Narrow" w:hAnsi="Arial Narrow"/>
                <w:sz w:val="24"/>
                <w:szCs w:val="24"/>
              </w:rPr>
              <w:t>fl</w:t>
            </w:r>
            <w:r w:rsidRPr="00730D21">
              <w:rPr>
                <w:rStyle w:val="2enci"/>
                <w:rFonts w:ascii="Arial" w:hAnsi="Arial" w:cs="Arial"/>
                <w:sz w:val="24"/>
                <w:szCs w:val="24"/>
              </w:rPr>
              <w:t>ɪ</w:t>
            </w:r>
            <w:r w:rsidRPr="00730D21">
              <w:rPr>
                <w:rStyle w:val="2enci"/>
                <w:rFonts w:ascii="Arial Narrow" w:hAnsi="Arial Narrow"/>
                <w:sz w:val="24"/>
                <w:szCs w:val="24"/>
              </w:rPr>
              <w:t>p</w:t>
            </w:r>
            <w:r w:rsidRPr="00730D21">
              <w:rPr>
                <w:rFonts w:ascii="Arial Narrow" w:eastAsia="Times New Roman" w:hAnsi="Arial Narrow" w:cs="Times New Roman"/>
                <w:sz w:val="24"/>
                <w:szCs w:val="24"/>
              </w:rPr>
              <w:t xml:space="preserve"> </w:t>
            </w:r>
            <w:r w:rsidRPr="00730D21">
              <w:rPr>
                <w:rFonts w:ascii="Arial Narrow" w:eastAsia="Times New Roman" w:hAnsi="Arial Narrow" w:cs="Times New Roman"/>
                <w:sz w:val="24"/>
                <w:szCs w:val="24"/>
                <w:lang w:val="ru-RU"/>
              </w:rPr>
              <w:t>транспонировать</w:t>
            </w:r>
            <w:r w:rsidR="00B851E0">
              <w:rPr>
                <w:rFonts w:ascii="Arial Narrow" w:eastAsia="Times New Roman" w:hAnsi="Arial Narrow" w:cs="Times New Roman"/>
                <w:sz w:val="24"/>
                <w:szCs w:val="24"/>
              </w:rPr>
              <w:t>/</w:t>
            </w:r>
            <w:r w:rsidRPr="00730D21">
              <w:rPr>
                <w:rFonts w:ascii="Arial Narrow" w:eastAsia="Times New Roman" w:hAnsi="Arial Narrow" w:cs="Times New Roman"/>
                <w:sz w:val="24"/>
                <w:szCs w:val="24"/>
              </w:rPr>
              <w:t xml:space="preserve"> all the bits in a hexadecimal number to the opposite value. </w:t>
            </w:r>
          </w:p>
        </w:tc>
      </w:tr>
      <w:tr w:rsidR="00730D21" w:rsidRPr="00730D21" w:rsidTr="00730D21">
        <w:trPr>
          <w:tblCellSpacing w:w="15" w:type="dxa"/>
        </w:trPr>
        <w:tc>
          <w:tcPr>
            <w:tcW w:w="0" w:type="auto"/>
            <w:vAlign w:val="center"/>
            <w:hideMark/>
          </w:tcPr>
          <w:p w:rsidR="00730D21" w:rsidRPr="00730D21" w:rsidRDefault="00730D21" w:rsidP="00B851E0">
            <w:pPr>
              <w:spacing w:after="0" w:line="240" w:lineRule="auto"/>
              <w:jc w:val="both"/>
              <w:rPr>
                <w:rFonts w:ascii="Arial Narrow" w:eastAsia="Times New Roman" w:hAnsi="Arial Narrow" w:cs="Times New Roman"/>
                <w:sz w:val="24"/>
                <w:szCs w:val="24"/>
              </w:rPr>
            </w:pPr>
            <w:r w:rsidRPr="00730D21">
              <w:rPr>
                <w:rFonts w:ascii="Arial Narrow" w:eastAsia="Times New Roman" w:hAnsi="Arial Narrow" w:cs="Times New Roman"/>
                <w:b/>
                <w:bCs/>
                <w:sz w:val="24"/>
                <w:szCs w:val="24"/>
              </w:rPr>
              <w:t>BIT-AND</w:t>
            </w:r>
            <w:r w:rsidRPr="00730D21">
              <w:rPr>
                <w:rFonts w:ascii="Arial Narrow" w:eastAsia="Times New Roman" w:hAnsi="Arial Narrow" w:cs="Times New Roman"/>
                <w:bCs/>
                <w:sz w:val="24"/>
                <w:szCs w:val="24"/>
              </w:rPr>
              <w:t xml:space="preserve"> -</w:t>
            </w:r>
            <w:r w:rsidRPr="00730D21">
              <w:rPr>
                <w:rFonts w:ascii="Arial Narrow" w:eastAsia="Times New Roman" w:hAnsi="Arial Narrow" w:cs="Times New Roman"/>
                <w:sz w:val="24"/>
                <w:szCs w:val="24"/>
              </w:rPr>
              <w:t xml:space="preserve"> compares each field bit by bit using the </w:t>
            </w:r>
            <w:r w:rsidR="00B851E0">
              <w:rPr>
                <w:rFonts w:ascii="Arial Narrow" w:eastAsia="Times New Roman" w:hAnsi="Arial Narrow" w:cs="Times New Roman"/>
                <w:sz w:val="24"/>
                <w:szCs w:val="24"/>
              </w:rPr>
              <w:t>b</w:t>
            </w:r>
            <w:r w:rsidRPr="00730D21">
              <w:rPr>
                <w:rFonts w:ascii="Arial Narrow" w:eastAsia="Times New Roman" w:hAnsi="Arial Narrow" w:cs="Times New Roman"/>
                <w:sz w:val="24"/>
                <w:szCs w:val="24"/>
              </w:rPr>
              <w:t>oolean AND operator.</w:t>
            </w:r>
          </w:p>
        </w:tc>
      </w:tr>
      <w:tr w:rsidR="00730D21" w:rsidRPr="00730D21" w:rsidTr="00730D21">
        <w:trPr>
          <w:tblCellSpacing w:w="15" w:type="dxa"/>
        </w:trPr>
        <w:tc>
          <w:tcPr>
            <w:tcW w:w="0" w:type="auto"/>
            <w:vAlign w:val="center"/>
            <w:hideMark/>
          </w:tcPr>
          <w:p w:rsidR="00730D21" w:rsidRPr="00730D21" w:rsidRDefault="00730D21" w:rsidP="00B851E0">
            <w:pPr>
              <w:spacing w:after="0" w:line="240" w:lineRule="auto"/>
              <w:jc w:val="both"/>
              <w:rPr>
                <w:rFonts w:ascii="Arial Narrow" w:eastAsia="Times New Roman" w:hAnsi="Arial Narrow" w:cs="Times New Roman"/>
                <w:sz w:val="24"/>
                <w:szCs w:val="24"/>
              </w:rPr>
            </w:pPr>
            <w:r w:rsidRPr="00730D21">
              <w:rPr>
                <w:rFonts w:ascii="Arial Narrow" w:eastAsia="Times New Roman" w:hAnsi="Arial Narrow" w:cs="Times New Roman"/>
                <w:b/>
                <w:bCs/>
                <w:sz w:val="24"/>
                <w:szCs w:val="24"/>
              </w:rPr>
              <w:t>BIT-XOR</w:t>
            </w:r>
            <w:r w:rsidRPr="00730D21">
              <w:rPr>
                <w:rFonts w:ascii="Arial Narrow" w:eastAsia="Times New Roman" w:hAnsi="Arial Narrow" w:cs="Times New Roman"/>
                <w:bCs/>
                <w:sz w:val="24"/>
                <w:szCs w:val="24"/>
              </w:rPr>
              <w:t xml:space="preserve"> -</w:t>
            </w:r>
            <w:r w:rsidRPr="00730D21">
              <w:rPr>
                <w:rFonts w:ascii="Arial Narrow" w:eastAsia="Times New Roman" w:hAnsi="Arial Narrow" w:cs="Times New Roman"/>
                <w:sz w:val="24"/>
                <w:szCs w:val="24"/>
              </w:rPr>
              <w:t xml:space="preserve"> compares each field bit by bit using the </w:t>
            </w:r>
            <w:r w:rsidR="00B851E0">
              <w:rPr>
                <w:rFonts w:ascii="Arial Narrow" w:eastAsia="Times New Roman" w:hAnsi="Arial Narrow" w:cs="Times New Roman"/>
                <w:sz w:val="24"/>
                <w:szCs w:val="24"/>
              </w:rPr>
              <w:t>b</w:t>
            </w:r>
            <w:r w:rsidRPr="00730D21">
              <w:rPr>
                <w:rFonts w:ascii="Arial Narrow" w:eastAsia="Times New Roman" w:hAnsi="Arial Narrow" w:cs="Times New Roman"/>
                <w:sz w:val="24"/>
                <w:szCs w:val="24"/>
              </w:rPr>
              <w:t>oolean XOR - exclusive OR operator.</w:t>
            </w:r>
          </w:p>
        </w:tc>
      </w:tr>
      <w:tr w:rsidR="00730D21" w:rsidRPr="00730D21" w:rsidTr="00730D21">
        <w:trPr>
          <w:tblCellSpacing w:w="15" w:type="dxa"/>
        </w:trPr>
        <w:tc>
          <w:tcPr>
            <w:tcW w:w="0" w:type="auto"/>
            <w:vAlign w:val="center"/>
            <w:hideMark/>
          </w:tcPr>
          <w:p w:rsidR="00730D21" w:rsidRPr="00730D21" w:rsidRDefault="00730D21" w:rsidP="00B851E0">
            <w:pPr>
              <w:spacing w:after="0" w:line="240" w:lineRule="auto"/>
              <w:jc w:val="both"/>
              <w:rPr>
                <w:rFonts w:ascii="Arial Narrow" w:eastAsia="Times New Roman" w:hAnsi="Arial Narrow" w:cs="Times New Roman"/>
                <w:sz w:val="24"/>
                <w:szCs w:val="24"/>
              </w:rPr>
            </w:pPr>
            <w:r w:rsidRPr="00730D21">
              <w:rPr>
                <w:rFonts w:ascii="Arial Narrow" w:eastAsia="Times New Roman" w:hAnsi="Arial Narrow" w:cs="Times New Roman"/>
                <w:b/>
                <w:bCs/>
                <w:sz w:val="24"/>
                <w:szCs w:val="24"/>
              </w:rPr>
              <w:t>BIT-OR</w:t>
            </w:r>
            <w:r w:rsidRPr="00730D21">
              <w:rPr>
                <w:rFonts w:ascii="Arial Narrow" w:eastAsia="Times New Roman" w:hAnsi="Arial Narrow" w:cs="Times New Roman"/>
                <w:bCs/>
                <w:sz w:val="24"/>
                <w:szCs w:val="24"/>
              </w:rPr>
              <w:t xml:space="preserve"> - </w:t>
            </w:r>
            <w:r w:rsidRPr="00730D21">
              <w:rPr>
                <w:rFonts w:ascii="Arial Narrow" w:eastAsia="Times New Roman" w:hAnsi="Arial Narrow" w:cs="Times New Roman"/>
                <w:sz w:val="24"/>
                <w:szCs w:val="24"/>
              </w:rPr>
              <w:t xml:space="preserve">compares each field bit by bit using the </w:t>
            </w:r>
            <w:r w:rsidR="00B851E0">
              <w:rPr>
                <w:rFonts w:ascii="Arial Narrow" w:eastAsia="Times New Roman" w:hAnsi="Arial Narrow" w:cs="Times New Roman"/>
                <w:sz w:val="24"/>
                <w:szCs w:val="24"/>
              </w:rPr>
              <w:t>b</w:t>
            </w:r>
            <w:r w:rsidRPr="00730D21">
              <w:rPr>
                <w:rFonts w:ascii="Arial Narrow" w:eastAsia="Times New Roman" w:hAnsi="Arial Narrow" w:cs="Times New Roman"/>
                <w:sz w:val="24"/>
                <w:szCs w:val="24"/>
              </w:rPr>
              <w:t>oolean OR operator.</w:t>
            </w:r>
          </w:p>
        </w:tc>
      </w:tr>
    </w:tbl>
    <w:p w:rsidR="002C79C8" w:rsidRPr="00730D21" w:rsidRDefault="002C79C8" w:rsidP="00730D21">
      <w:pPr>
        <w:spacing w:after="0" w:line="240" w:lineRule="auto"/>
        <w:ind w:firstLine="567"/>
        <w:jc w:val="both"/>
        <w:rPr>
          <w:rFonts w:ascii="Arial Narrow" w:hAnsi="Arial Narrow"/>
          <w:color w:val="000000" w:themeColor="text1"/>
          <w:sz w:val="24"/>
          <w:szCs w:val="24"/>
        </w:rPr>
      </w:pPr>
    </w:p>
    <w:p w:rsidR="00730D21" w:rsidRPr="00730D21" w:rsidRDefault="00730D21" w:rsidP="00B851E0">
      <w:pPr>
        <w:pStyle w:val="2"/>
        <w:spacing w:before="0" w:line="240" w:lineRule="auto"/>
        <w:ind w:firstLine="567"/>
        <w:jc w:val="center"/>
        <w:rPr>
          <w:rFonts w:ascii="Arial Narrow" w:hAnsi="Arial Narrow"/>
          <w:b/>
          <w:color w:val="000000" w:themeColor="text1"/>
          <w:sz w:val="24"/>
          <w:szCs w:val="24"/>
        </w:rPr>
      </w:pPr>
      <w:bookmarkStart w:id="15" w:name="Character_String_Operators"/>
      <w:r w:rsidRPr="00730D21">
        <w:rPr>
          <w:rFonts w:ascii="Arial Narrow" w:hAnsi="Arial Narrow"/>
          <w:b/>
          <w:color w:val="000000" w:themeColor="text1"/>
          <w:sz w:val="24"/>
          <w:szCs w:val="24"/>
        </w:rPr>
        <w:t>Character String Operators</w:t>
      </w:r>
    </w:p>
    <w:bookmarkEnd w:id="15"/>
    <w:p w:rsidR="00A11567" w:rsidRPr="00734D0A" w:rsidRDefault="00A11567" w:rsidP="00A11567">
      <w:pPr>
        <w:spacing w:after="0" w:line="240" w:lineRule="auto"/>
        <w:ind w:firstLine="567"/>
        <w:jc w:val="both"/>
        <w:outlineLvl w:val="0"/>
        <w:rPr>
          <w:rFonts w:ascii="Arial Narrow" w:eastAsia="Times New Roman" w:hAnsi="Arial Narrow" w:cs="Times New Roman"/>
          <w:bCs/>
          <w:kern w:val="36"/>
          <w:sz w:val="24"/>
          <w:szCs w:val="24"/>
        </w:rPr>
      </w:pPr>
      <w:r w:rsidRPr="002E64CF">
        <w:rPr>
          <w:rFonts w:ascii="Arial Narrow" w:eastAsia="Times New Roman" w:hAnsi="Arial Narrow" w:cs="Times New Roman"/>
          <w:bCs/>
          <w:kern w:val="36"/>
          <w:sz w:val="24"/>
          <w:szCs w:val="24"/>
          <w:lang w:val="ru-RU"/>
        </w:rPr>
        <w:fldChar w:fldCharType="begin"/>
      </w:r>
      <w:r w:rsidRPr="00DE6285">
        <w:rPr>
          <w:rFonts w:ascii="Arial Narrow" w:eastAsia="Times New Roman" w:hAnsi="Arial Narrow" w:cs="Times New Roman"/>
          <w:bCs/>
          <w:kern w:val="36"/>
          <w:sz w:val="24"/>
          <w:szCs w:val="24"/>
        </w:rPr>
        <w:instrText xml:space="preserve"> HYPERLINK  \l "</w:instrText>
      </w:r>
      <w:r w:rsidRPr="002E64CF">
        <w:rPr>
          <w:rFonts w:ascii="Arial Narrow" w:eastAsia="Times New Roman" w:hAnsi="Arial Narrow" w:cs="Times New Roman"/>
          <w:bCs/>
          <w:kern w:val="36"/>
          <w:sz w:val="24"/>
          <w:szCs w:val="24"/>
          <w:lang w:val="ru-RU"/>
        </w:rPr>
        <w:instrText>Содержание</w:instrText>
      </w:r>
      <w:r w:rsidRPr="00DE6285">
        <w:rPr>
          <w:rFonts w:ascii="Arial Narrow" w:eastAsia="Times New Roman" w:hAnsi="Arial Narrow" w:cs="Times New Roman"/>
          <w:bCs/>
          <w:kern w:val="36"/>
          <w:sz w:val="24"/>
          <w:szCs w:val="24"/>
        </w:rPr>
        <w:instrText xml:space="preserve">" </w:instrText>
      </w:r>
      <w:r w:rsidRPr="002E64CF">
        <w:rPr>
          <w:rFonts w:ascii="Arial Narrow" w:eastAsia="Times New Roman" w:hAnsi="Arial Narrow" w:cs="Times New Roman"/>
          <w:bCs/>
          <w:kern w:val="36"/>
          <w:sz w:val="24"/>
          <w:szCs w:val="24"/>
          <w:lang w:val="ru-RU"/>
        </w:rPr>
        <w:fldChar w:fldCharType="separate"/>
      </w:r>
      <w:r w:rsidRPr="002E64CF">
        <w:rPr>
          <w:rStyle w:val="a3"/>
          <w:rFonts w:ascii="Arial Narrow" w:eastAsia="Times New Roman" w:hAnsi="Arial Narrow" w:cs="Times New Roman"/>
          <w:bCs/>
          <w:kern w:val="36"/>
          <w:sz w:val="24"/>
          <w:szCs w:val="24"/>
          <w:u w:val="none"/>
          <w:lang w:val="ru-RU"/>
        </w:rPr>
        <w:t>Содержание</w:t>
      </w:r>
      <w:r w:rsidRPr="002E64CF">
        <w:rPr>
          <w:rFonts w:ascii="Arial Narrow" w:eastAsia="Times New Roman" w:hAnsi="Arial Narrow" w:cs="Times New Roman"/>
          <w:bCs/>
          <w:kern w:val="36"/>
          <w:sz w:val="24"/>
          <w:szCs w:val="24"/>
          <w:lang w:val="ru-RU"/>
        </w:rPr>
        <w:fldChar w:fldCharType="end"/>
      </w:r>
    </w:p>
    <w:p w:rsidR="00334BE9" w:rsidRPr="00734D0A" w:rsidRDefault="00334BE9" w:rsidP="00A11567">
      <w:pPr>
        <w:spacing w:after="0" w:line="240" w:lineRule="auto"/>
        <w:ind w:firstLine="567"/>
        <w:jc w:val="both"/>
        <w:outlineLvl w:val="0"/>
        <w:rPr>
          <w:rFonts w:ascii="Arial Narrow" w:eastAsia="Times New Roman" w:hAnsi="Arial Narrow" w:cs="Times New Roman"/>
          <w:bCs/>
          <w:kern w:val="36"/>
          <w:sz w:val="24"/>
          <w:szCs w:val="24"/>
        </w:rPr>
      </w:pPr>
    </w:p>
    <w:p w:rsidR="00334BE9" w:rsidRPr="00734D0A" w:rsidRDefault="00334BE9" w:rsidP="00A11567">
      <w:pPr>
        <w:spacing w:after="0" w:line="240" w:lineRule="auto"/>
        <w:ind w:firstLine="567"/>
        <w:jc w:val="both"/>
        <w:outlineLvl w:val="0"/>
        <w:rPr>
          <w:rFonts w:ascii="Arial Narrow" w:hAnsi="Arial Narrow"/>
          <w:sz w:val="24"/>
          <w:szCs w:val="24"/>
        </w:rPr>
      </w:pPr>
      <w:r w:rsidRPr="00334BE9">
        <w:rPr>
          <w:rFonts w:ascii="Arial Narrow" w:hAnsi="Arial Narrow" w:cs="Courier New"/>
          <w:b/>
          <w:sz w:val="24"/>
          <w:szCs w:val="24"/>
        </w:rPr>
        <w:t>&amp;&amp;</w:t>
      </w:r>
      <w:r w:rsidRPr="00334BE9">
        <w:rPr>
          <w:rFonts w:ascii="Arial Narrow" w:hAnsi="Arial Narrow"/>
          <w:sz w:val="24"/>
          <w:szCs w:val="24"/>
        </w:rPr>
        <w:t xml:space="preserve">  - concatenation operator - </w:t>
      </w:r>
      <w:r w:rsidR="007F0F7D" w:rsidRPr="007F0F7D">
        <w:rPr>
          <w:rFonts w:ascii="Arial Narrow" w:hAnsi="Arial Narrow" w:cs="Courier New"/>
          <w:sz w:val="24"/>
          <w:szCs w:val="24"/>
        </w:rPr>
        <w:t>str = str &amp;&amp; …</w:t>
      </w:r>
      <w:r w:rsidR="007F0F7D" w:rsidRPr="00734D0A">
        <w:rPr>
          <w:rFonts w:ascii="Arial Narrow" w:hAnsi="Arial Narrow" w:cs="Courier New"/>
          <w:sz w:val="24"/>
          <w:szCs w:val="24"/>
        </w:rPr>
        <w:t xml:space="preserve"> .</w:t>
      </w:r>
    </w:p>
    <w:p w:rsidR="00334BE9" w:rsidRPr="007F0F7D" w:rsidRDefault="00334BE9" w:rsidP="00A11567">
      <w:pPr>
        <w:spacing w:after="0" w:line="240" w:lineRule="auto"/>
        <w:ind w:firstLine="567"/>
        <w:jc w:val="both"/>
        <w:outlineLvl w:val="0"/>
        <w:rPr>
          <w:rFonts w:ascii="Arial Narrow" w:hAnsi="Arial Narrow"/>
          <w:sz w:val="24"/>
          <w:szCs w:val="24"/>
        </w:rPr>
      </w:pPr>
      <w:r w:rsidRPr="00334BE9">
        <w:rPr>
          <w:rFonts w:ascii="Arial Narrow" w:hAnsi="Arial Narrow" w:cs="Courier New"/>
          <w:b/>
          <w:sz w:val="24"/>
          <w:szCs w:val="24"/>
        </w:rPr>
        <w:t>|</w:t>
      </w:r>
      <w:r w:rsidRPr="00334BE9">
        <w:rPr>
          <w:rFonts w:ascii="Arial Narrow" w:hAnsi="Arial Narrow" w:cs="Courier New"/>
          <w:sz w:val="24"/>
          <w:szCs w:val="24"/>
        </w:rPr>
        <w:t>…</w:t>
      </w:r>
      <w:r w:rsidRPr="00334BE9">
        <w:rPr>
          <w:rFonts w:ascii="Arial Narrow" w:hAnsi="Arial Narrow" w:cs="Courier New"/>
          <w:b/>
          <w:sz w:val="24"/>
          <w:szCs w:val="24"/>
        </w:rPr>
        <w:t xml:space="preserve">| </w:t>
      </w:r>
      <w:r w:rsidRPr="00334BE9">
        <w:rPr>
          <w:rFonts w:ascii="Arial Narrow" w:hAnsi="Arial Narrow" w:cs="Courier New"/>
          <w:sz w:val="24"/>
          <w:szCs w:val="24"/>
        </w:rPr>
        <w:t xml:space="preserve">- </w:t>
      </w:r>
      <w:r w:rsidRPr="00334BE9">
        <w:rPr>
          <w:rFonts w:ascii="Arial Narrow" w:hAnsi="Arial Narrow"/>
          <w:sz w:val="24"/>
          <w:szCs w:val="24"/>
        </w:rPr>
        <w:t xml:space="preserve">character string templates - </w:t>
      </w:r>
      <w:r w:rsidR="007F0F7D" w:rsidRPr="007F0F7D">
        <w:rPr>
          <w:rFonts w:ascii="Arial Narrow" w:hAnsi="Arial Narrow" w:cs="Courier New"/>
          <w:sz w:val="24"/>
          <w:szCs w:val="24"/>
        </w:rPr>
        <w:t>str = |{ str }…|.</w:t>
      </w:r>
    </w:p>
    <w:p w:rsidR="007F0F7D" w:rsidRDefault="007F0F7D" w:rsidP="00A11567">
      <w:pPr>
        <w:spacing w:after="0" w:line="240" w:lineRule="auto"/>
        <w:ind w:firstLine="567"/>
        <w:jc w:val="both"/>
        <w:outlineLvl w:val="0"/>
        <w:rPr>
          <w:rFonts w:ascii="Arial Narrow" w:hAnsi="Arial Narrow"/>
          <w:sz w:val="24"/>
          <w:szCs w:val="24"/>
        </w:rPr>
      </w:pPr>
    </w:p>
    <w:p w:rsidR="007F0F7D" w:rsidRPr="007F0F7D" w:rsidRDefault="007F0F7D" w:rsidP="007F0F7D">
      <w:pPr>
        <w:pStyle w:val="3"/>
        <w:spacing w:before="0" w:line="240" w:lineRule="auto"/>
        <w:ind w:firstLine="567"/>
        <w:jc w:val="both"/>
        <w:rPr>
          <w:rFonts w:ascii="Arial Narrow" w:hAnsi="Arial Narrow"/>
          <w:b/>
          <w:color w:val="000000" w:themeColor="text1"/>
        </w:rPr>
      </w:pPr>
      <w:r w:rsidRPr="007F0F7D">
        <w:rPr>
          <w:rFonts w:ascii="Arial Narrow" w:hAnsi="Arial Narrow"/>
          <w:b/>
          <w:color w:val="000000" w:themeColor="text1"/>
        </w:rPr>
        <w:t>Bad News</w:t>
      </w:r>
    </w:p>
    <w:p w:rsidR="00380422" w:rsidRDefault="00380422" w:rsidP="007F0F7D">
      <w:pPr>
        <w:pStyle w:val="a7"/>
        <w:spacing w:before="0" w:beforeAutospacing="0" w:after="0" w:afterAutospacing="0"/>
        <w:ind w:firstLine="567"/>
        <w:jc w:val="both"/>
        <w:rPr>
          <w:rFonts w:ascii="Arial Narrow" w:hAnsi="Arial Narrow"/>
        </w:rPr>
      </w:pPr>
    </w:p>
    <w:p w:rsidR="00380422" w:rsidRDefault="007F0F7D" w:rsidP="007F0F7D">
      <w:pPr>
        <w:pStyle w:val="a7"/>
        <w:spacing w:before="0" w:beforeAutospacing="0" w:after="0" w:afterAutospacing="0"/>
        <w:ind w:firstLine="567"/>
        <w:jc w:val="both"/>
        <w:rPr>
          <w:rFonts w:ascii="Arial Narrow" w:hAnsi="Arial Narrow"/>
        </w:rPr>
      </w:pPr>
      <w:r w:rsidRPr="007F0F7D">
        <w:rPr>
          <w:rFonts w:ascii="Arial Narrow" w:hAnsi="Arial Narrow"/>
        </w:rPr>
        <w:t xml:space="preserve">Both assignments have a </w:t>
      </w:r>
      <w:r w:rsidRPr="007F0F7D">
        <w:rPr>
          <w:rStyle w:val="a4"/>
          <w:rFonts w:ascii="Arial Narrow" w:hAnsi="Arial Narrow"/>
          <w:b w:val="0"/>
        </w:rPr>
        <w:t>string expression</w:t>
      </w:r>
      <w:r w:rsidRPr="007F0F7D">
        <w:rPr>
          <w:rFonts w:ascii="Arial Narrow" w:hAnsi="Arial Narrow"/>
        </w:rPr>
        <w:t xml:space="preserve"> as an </w:t>
      </w:r>
      <w:r w:rsidRPr="007F0F7D">
        <w:rPr>
          <w:rFonts w:ascii="Arial Narrow" w:hAnsi="Arial Narrow"/>
          <w:b/>
        </w:rPr>
        <w:t>RHS</w:t>
      </w:r>
      <w:r w:rsidRPr="007F0F7D">
        <w:rPr>
          <w:rFonts w:ascii="Arial Narrow" w:hAnsi="Arial Narrow"/>
        </w:rPr>
        <w:t xml:space="preserve"> </w:t>
      </w:r>
      <w:r w:rsidRPr="00B851E0">
        <w:rPr>
          <w:rFonts w:ascii="Arial Narrow" w:hAnsi="Arial Narrow"/>
          <w:i/>
          <w:color w:val="002060"/>
        </w:rPr>
        <w:t>- right hand side</w:t>
      </w:r>
      <w:r w:rsidRPr="00B851E0">
        <w:rPr>
          <w:rFonts w:ascii="Arial Narrow" w:hAnsi="Arial Narrow"/>
          <w:color w:val="002060"/>
        </w:rPr>
        <w:t xml:space="preserve"> </w:t>
      </w:r>
      <w:r w:rsidRPr="007F0F7D">
        <w:rPr>
          <w:rFonts w:ascii="Arial Narrow" w:hAnsi="Arial Narrow"/>
        </w:rPr>
        <w:t xml:space="preserve">- a temporary/intermediate result is created that must be copied to the </w:t>
      </w:r>
      <w:r w:rsidRPr="00B851E0">
        <w:rPr>
          <w:rFonts w:ascii="Arial Narrow" w:hAnsi="Arial Narrow"/>
          <w:b/>
        </w:rPr>
        <w:t>LHS</w:t>
      </w:r>
      <w:r w:rsidRPr="007F0F7D">
        <w:rPr>
          <w:rFonts w:ascii="Arial Narrow" w:hAnsi="Arial Narrow"/>
        </w:rPr>
        <w:t xml:space="preserve"> - </w:t>
      </w:r>
      <w:r w:rsidRPr="00B851E0">
        <w:rPr>
          <w:rFonts w:ascii="Arial Narrow" w:hAnsi="Arial Narrow"/>
          <w:i/>
          <w:color w:val="002060"/>
        </w:rPr>
        <w:t>left hand side</w:t>
      </w:r>
      <w:r w:rsidRPr="007F0F7D">
        <w:rPr>
          <w:rFonts w:ascii="Arial Narrow" w:hAnsi="Arial Narrow"/>
        </w:rPr>
        <w:t xml:space="preserve">. </w:t>
      </w:r>
    </w:p>
    <w:p w:rsidR="00380422" w:rsidRDefault="00380422" w:rsidP="007F0F7D">
      <w:pPr>
        <w:pStyle w:val="a7"/>
        <w:spacing w:before="0" w:beforeAutospacing="0" w:after="0" w:afterAutospacing="0"/>
        <w:ind w:firstLine="567"/>
        <w:jc w:val="both"/>
        <w:rPr>
          <w:rFonts w:ascii="Arial Narrow" w:hAnsi="Arial Narrow"/>
        </w:rPr>
      </w:pPr>
    </w:p>
    <w:p w:rsidR="00380422" w:rsidRDefault="00380422" w:rsidP="00380422">
      <w:pPr>
        <w:pStyle w:val="a7"/>
        <w:spacing w:before="0" w:beforeAutospacing="0" w:after="0" w:afterAutospacing="0"/>
        <w:ind w:firstLine="567"/>
        <w:jc w:val="both"/>
        <w:rPr>
          <w:rFonts w:ascii="Arial Narrow" w:hAnsi="Arial Narrow"/>
        </w:rPr>
      </w:pPr>
      <w:r>
        <w:rPr>
          <w:rFonts w:ascii="Arial Narrow" w:hAnsi="Arial Narrow"/>
        </w:rPr>
        <w:t xml:space="preserve">new_str </w:t>
      </w:r>
      <w:r w:rsidRPr="00380422">
        <w:rPr>
          <w:rFonts w:ascii="Arial Narrow" w:hAnsi="Arial Narrow"/>
        </w:rPr>
        <w:t xml:space="preserve">= </w:t>
      </w:r>
      <w:r>
        <w:rPr>
          <w:rFonts w:ascii="Arial Narrow" w:hAnsi="Arial Narrow"/>
        </w:rPr>
        <w:t xml:space="preserve">str_1 </w:t>
      </w:r>
      <w:r w:rsidRPr="00380422">
        <w:rPr>
          <w:rFonts w:ascii="Arial Narrow" w:hAnsi="Arial Narrow"/>
          <w:i/>
          <w:color w:val="002060"/>
          <w:shd w:val="clear" w:color="auto" w:fill="F2F2F2" w:themeFill="background1" w:themeFillShade="F2"/>
        </w:rPr>
        <w:t>&amp;&amp;</w:t>
      </w:r>
      <w:r>
        <w:rPr>
          <w:rFonts w:ascii="Arial Narrow" w:hAnsi="Arial Narrow"/>
        </w:rPr>
        <w:t xml:space="preserve"> str_2</w:t>
      </w:r>
    </w:p>
    <w:p w:rsidR="00380422" w:rsidRDefault="00380422" w:rsidP="00380422">
      <w:pPr>
        <w:pStyle w:val="a7"/>
        <w:numPr>
          <w:ilvl w:val="0"/>
          <w:numId w:val="45"/>
        </w:numPr>
        <w:spacing w:before="0" w:beforeAutospacing="0" w:after="0" w:afterAutospacing="0"/>
        <w:jc w:val="both"/>
        <w:rPr>
          <w:rFonts w:ascii="Arial Narrow" w:hAnsi="Arial Narrow"/>
        </w:rPr>
      </w:pPr>
      <w:r>
        <w:rPr>
          <w:rFonts w:ascii="Arial Narrow" w:hAnsi="Arial Narrow"/>
        </w:rPr>
        <w:t xml:space="preserve">temp_obj </w:t>
      </w:r>
      <w:r w:rsidRPr="00380422">
        <w:rPr>
          <w:rFonts w:ascii="Arial Narrow" w:hAnsi="Arial Narrow"/>
        </w:rPr>
        <w:t xml:space="preserve">= </w:t>
      </w:r>
      <w:r>
        <w:rPr>
          <w:rFonts w:ascii="Arial Narrow" w:hAnsi="Arial Narrow"/>
        </w:rPr>
        <w:t xml:space="preserve">str_1 </w:t>
      </w:r>
      <w:r w:rsidRPr="00380422">
        <w:rPr>
          <w:rFonts w:ascii="Arial Narrow" w:hAnsi="Arial Narrow"/>
          <w:i/>
          <w:color w:val="002060"/>
          <w:shd w:val="clear" w:color="auto" w:fill="F2F2F2" w:themeFill="background1" w:themeFillShade="F2"/>
        </w:rPr>
        <w:t>&amp;&amp;</w:t>
      </w:r>
      <w:r>
        <w:rPr>
          <w:rFonts w:ascii="Arial Narrow" w:hAnsi="Arial Narrow"/>
        </w:rPr>
        <w:t xml:space="preserve"> str_2; </w:t>
      </w:r>
    </w:p>
    <w:p w:rsidR="00380422" w:rsidRPr="00380422" w:rsidRDefault="00380422" w:rsidP="00380422">
      <w:pPr>
        <w:pStyle w:val="a7"/>
        <w:numPr>
          <w:ilvl w:val="0"/>
          <w:numId w:val="45"/>
        </w:numPr>
        <w:spacing w:before="0" w:beforeAutospacing="0" w:after="0" w:afterAutospacing="0"/>
        <w:jc w:val="both"/>
        <w:rPr>
          <w:rFonts w:ascii="Arial Narrow" w:hAnsi="Arial Narrow"/>
        </w:rPr>
      </w:pPr>
      <w:r>
        <w:rPr>
          <w:rFonts w:ascii="Arial Narrow" w:hAnsi="Arial Narrow"/>
        </w:rPr>
        <w:lastRenderedPageBreak/>
        <w:t xml:space="preserve">new_str = temp_obj </w:t>
      </w:r>
    </w:p>
    <w:p w:rsidR="00380422" w:rsidRDefault="00380422" w:rsidP="007F0F7D">
      <w:pPr>
        <w:pStyle w:val="a7"/>
        <w:spacing w:before="0" w:beforeAutospacing="0" w:after="0" w:afterAutospacing="0"/>
        <w:ind w:firstLine="567"/>
        <w:jc w:val="both"/>
        <w:rPr>
          <w:rFonts w:ascii="Arial Narrow" w:hAnsi="Arial Narrow"/>
        </w:rPr>
      </w:pPr>
    </w:p>
    <w:p w:rsidR="007F0F7D" w:rsidRDefault="007F0F7D" w:rsidP="007F0F7D">
      <w:pPr>
        <w:pStyle w:val="a7"/>
        <w:spacing w:before="0" w:beforeAutospacing="0" w:after="0" w:afterAutospacing="0"/>
        <w:ind w:firstLine="567"/>
        <w:jc w:val="both"/>
        <w:rPr>
          <w:rFonts w:ascii="Arial Narrow" w:hAnsi="Arial Narrow"/>
        </w:rPr>
      </w:pPr>
      <w:r w:rsidRPr="007F0F7D">
        <w:rPr>
          <w:rFonts w:ascii="Arial Narrow" w:hAnsi="Arial Narrow"/>
        </w:rPr>
        <w:t xml:space="preserve">Since </w:t>
      </w:r>
      <w:r w:rsidRPr="00380422">
        <w:rPr>
          <w:rFonts w:ascii="Arial Narrow" w:hAnsi="Arial Narrow"/>
          <w:color w:val="000000" w:themeColor="text1"/>
          <w:shd w:val="clear" w:color="auto" w:fill="F2F2F2" w:themeFill="background1" w:themeFillShade="F2"/>
        </w:rPr>
        <w:t>the</w:t>
      </w:r>
      <w:r w:rsidRPr="00380422">
        <w:rPr>
          <w:rFonts w:ascii="Arial Narrow" w:hAnsi="Arial Narrow"/>
          <w:i/>
          <w:color w:val="002060"/>
          <w:shd w:val="clear" w:color="auto" w:fill="F2F2F2" w:themeFill="background1" w:themeFillShade="F2"/>
        </w:rPr>
        <w:t xml:space="preserve"> length </w:t>
      </w:r>
      <w:r w:rsidRPr="00380422">
        <w:rPr>
          <w:rFonts w:ascii="Arial Narrow" w:hAnsi="Arial Narrow"/>
          <w:color w:val="000000" w:themeColor="text1"/>
          <w:shd w:val="clear" w:color="auto" w:fill="F2F2F2" w:themeFill="background1" w:themeFillShade="F2"/>
        </w:rPr>
        <w:t>of the</w:t>
      </w:r>
      <w:r w:rsidRPr="00380422">
        <w:rPr>
          <w:rFonts w:ascii="Arial Narrow" w:hAnsi="Arial Narrow"/>
          <w:i/>
          <w:color w:val="000000" w:themeColor="text1"/>
          <w:shd w:val="clear" w:color="auto" w:fill="F2F2F2" w:themeFill="background1" w:themeFillShade="F2"/>
        </w:rPr>
        <w:t xml:space="preserve"> </w:t>
      </w:r>
      <w:r w:rsidRPr="00380422">
        <w:rPr>
          <w:rFonts w:ascii="Arial Narrow" w:hAnsi="Arial Narrow"/>
          <w:i/>
          <w:color w:val="002060"/>
          <w:shd w:val="clear" w:color="auto" w:fill="F2F2F2" w:themeFill="background1" w:themeFillShade="F2"/>
        </w:rPr>
        <w:t xml:space="preserve">intermediate result </w:t>
      </w:r>
      <w:r w:rsidRPr="00380422">
        <w:rPr>
          <w:rFonts w:ascii="Arial Narrow" w:hAnsi="Arial Narrow"/>
          <w:color w:val="000000" w:themeColor="text1"/>
          <w:shd w:val="clear" w:color="auto" w:fill="F2F2F2" w:themeFill="background1" w:themeFillShade="F2"/>
        </w:rPr>
        <w:t>increases with each loop pass</w:t>
      </w:r>
      <w:r w:rsidRPr="00380422">
        <w:rPr>
          <w:rFonts w:ascii="Arial Narrow" w:hAnsi="Arial Narrow"/>
          <w:color w:val="000000" w:themeColor="text1"/>
        </w:rPr>
        <w:t xml:space="preserve"> </w:t>
      </w:r>
      <w:r w:rsidRPr="007F0F7D">
        <w:rPr>
          <w:rFonts w:ascii="Arial Narrow" w:hAnsi="Arial Narrow"/>
        </w:rPr>
        <w:t xml:space="preserve">and there is a copy operation for each loop pass </w:t>
      </w:r>
      <w:r w:rsidR="00380422">
        <w:rPr>
          <w:rFonts w:ascii="Arial Narrow" w:hAnsi="Arial Narrow"/>
        </w:rPr>
        <w:sym w:font="Symbol" w:char="F0DE"/>
      </w:r>
      <w:r w:rsidRPr="007F0F7D">
        <w:rPr>
          <w:rFonts w:ascii="Arial Narrow" w:hAnsi="Arial Narrow"/>
        </w:rPr>
        <w:t xml:space="preserve"> </w:t>
      </w:r>
      <w:r w:rsidRPr="00380422">
        <w:rPr>
          <w:rFonts w:ascii="Arial Narrow" w:hAnsi="Arial Narrow"/>
          <w:i/>
          <w:color w:val="002060"/>
          <w:shd w:val="clear" w:color="auto" w:fill="F2F2F2" w:themeFill="background1" w:themeFillShade="F2"/>
        </w:rPr>
        <w:t>the runtime dependency</w:t>
      </w:r>
      <w:r w:rsidRPr="00380422">
        <w:rPr>
          <w:rFonts w:ascii="Arial Narrow" w:hAnsi="Arial Narrow"/>
          <w:color w:val="385623" w:themeColor="accent6" w:themeShade="80"/>
        </w:rPr>
        <w:t xml:space="preserve"> </w:t>
      </w:r>
      <w:r w:rsidRPr="00380422">
        <w:rPr>
          <w:rFonts w:ascii="Arial Narrow" w:hAnsi="Arial Narrow"/>
        </w:rPr>
        <w:t xml:space="preserve">from the number of loop passes is </w:t>
      </w:r>
      <w:r w:rsidRPr="00380422">
        <w:rPr>
          <w:rStyle w:val="a4"/>
          <w:rFonts w:ascii="Arial Narrow" w:hAnsi="Arial Narrow"/>
          <w:b w:val="0"/>
          <w:i/>
          <w:color w:val="002060"/>
          <w:shd w:val="clear" w:color="auto" w:fill="F2F2F2" w:themeFill="background1" w:themeFillShade="F2"/>
        </w:rPr>
        <w:t>quadratic</w:t>
      </w:r>
      <w:r w:rsidRPr="007F0F7D">
        <w:rPr>
          <w:rFonts w:ascii="Arial Narrow" w:hAnsi="Arial Narrow"/>
        </w:rPr>
        <w:t xml:space="preserve">. </w:t>
      </w:r>
    </w:p>
    <w:p w:rsidR="007F0F7D" w:rsidRDefault="007F0F7D" w:rsidP="007F0F7D">
      <w:pPr>
        <w:pStyle w:val="a7"/>
        <w:spacing w:before="0" w:beforeAutospacing="0" w:after="0" w:afterAutospacing="0"/>
        <w:ind w:firstLine="567"/>
        <w:jc w:val="both"/>
        <w:rPr>
          <w:rFonts w:ascii="Arial Narrow" w:hAnsi="Arial Narrow"/>
        </w:rPr>
      </w:pPr>
    </w:p>
    <w:p w:rsidR="007F0F7D" w:rsidRPr="007F0F7D" w:rsidRDefault="007F0F7D" w:rsidP="007F0F7D">
      <w:pPr>
        <w:pStyle w:val="3"/>
        <w:spacing w:before="0" w:line="240" w:lineRule="auto"/>
        <w:ind w:firstLine="567"/>
        <w:jc w:val="both"/>
        <w:rPr>
          <w:rFonts w:ascii="Arial Narrow" w:hAnsi="Arial Narrow"/>
          <w:b/>
          <w:color w:val="000000" w:themeColor="text1"/>
        </w:rPr>
      </w:pPr>
      <w:r w:rsidRPr="007F0F7D">
        <w:rPr>
          <w:rFonts w:ascii="Arial Narrow" w:hAnsi="Arial Narrow"/>
          <w:b/>
          <w:color w:val="000000" w:themeColor="text1"/>
        </w:rPr>
        <w:t>Good News</w:t>
      </w:r>
    </w:p>
    <w:p w:rsidR="00B851E0" w:rsidRDefault="007F0F7D" w:rsidP="0053641C">
      <w:pPr>
        <w:pStyle w:val="a7"/>
        <w:spacing w:before="0" w:beforeAutospacing="0" w:after="0" w:afterAutospacing="0"/>
        <w:ind w:firstLine="567"/>
        <w:jc w:val="both"/>
        <w:rPr>
          <w:rFonts w:ascii="Arial Narrow" w:hAnsi="Arial Narrow"/>
        </w:rPr>
      </w:pPr>
      <w:r w:rsidRPr="007F0F7D">
        <w:rPr>
          <w:rFonts w:ascii="Arial Narrow" w:hAnsi="Arial Narrow"/>
        </w:rPr>
        <w:t>As long</w:t>
      </w:r>
      <w:r w:rsidR="00550060" w:rsidRPr="00550060">
        <w:rPr>
          <w:rFonts w:ascii="Arial Narrow" w:hAnsi="Arial Narrow"/>
        </w:rPr>
        <w:t xml:space="preserve"> </w:t>
      </w:r>
      <w:r w:rsidR="00550060">
        <w:rPr>
          <w:rFonts w:ascii="Arial Narrow" w:hAnsi="Arial Narrow"/>
        </w:rPr>
        <w:t>as</w:t>
      </w:r>
      <w:r w:rsidR="00B851E0">
        <w:rPr>
          <w:rFonts w:ascii="Arial Narrow" w:hAnsi="Arial Narrow"/>
        </w:rPr>
        <w:t xml:space="preserve"> </w:t>
      </w:r>
      <w:r w:rsidRPr="00380422">
        <w:rPr>
          <w:rFonts w:ascii="Arial Narrow" w:hAnsi="Arial Narrow"/>
          <w:shd w:val="clear" w:color="auto" w:fill="F2F2F2" w:themeFill="background1" w:themeFillShade="F2"/>
        </w:rPr>
        <w:t xml:space="preserve">the target string </w:t>
      </w:r>
      <w:r w:rsidRPr="00380422">
        <w:rPr>
          <w:rFonts w:ascii="Arial Narrow" w:hAnsi="Arial Narrow" w:cs="Courier New"/>
          <w:i/>
          <w:color w:val="002060"/>
          <w:shd w:val="clear" w:color="auto" w:fill="F2F2F2" w:themeFill="background1" w:themeFillShade="F2"/>
        </w:rPr>
        <w:t>str</w:t>
      </w:r>
      <w:r w:rsidRPr="00380422">
        <w:rPr>
          <w:rFonts w:ascii="Arial Narrow" w:hAnsi="Arial Narrow"/>
          <w:color w:val="002060"/>
          <w:shd w:val="clear" w:color="auto" w:fill="F2F2F2" w:themeFill="background1" w:themeFillShade="F2"/>
        </w:rPr>
        <w:t xml:space="preserve"> </w:t>
      </w:r>
      <w:r w:rsidRPr="00380422">
        <w:rPr>
          <w:rFonts w:ascii="Arial Narrow" w:hAnsi="Arial Narrow"/>
          <w:color w:val="000000" w:themeColor="text1"/>
          <w:shd w:val="clear" w:color="auto" w:fill="F2F2F2" w:themeFill="background1" w:themeFillShade="F2"/>
        </w:rPr>
        <w:t xml:space="preserve">occurs at the RHS only </w:t>
      </w:r>
      <w:r w:rsidRPr="00380422">
        <w:rPr>
          <w:rFonts w:ascii="Arial Narrow" w:hAnsi="Arial Narrow"/>
          <w:i/>
          <w:color w:val="385623" w:themeColor="accent6" w:themeShade="80"/>
          <w:shd w:val="clear" w:color="auto" w:fill="F2F2F2" w:themeFill="background1" w:themeFillShade="F2"/>
        </w:rPr>
        <w:t>once</w:t>
      </w:r>
      <w:r w:rsidRPr="00380422">
        <w:rPr>
          <w:rFonts w:ascii="Arial Narrow" w:hAnsi="Arial Narrow"/>
          <w:color w:val="000000" w:themeColor="text1"/>
          <w:shd w:val="clear" w:color="auto" w:fill="F2F2F2" w:themeFill="background1" w:themeFillShade="F2"/>
        </w:rPr>
        <w:t xml:space="preserve"> </w:t>
      </w:r>
      <w:r w:rsidRPr="00380422">
        <w:rPr>
          <w:rFonts w:ascii="Arial Narrow" w:hAnsi="Arial Narrow"/>
          <w:shd w:val="clear" w:color="auto" w:fill="F2F2F2" w:themeFill="background1" w:themeFillShade="F2"/>
        </w:rPr>
        <w:t xml:space="preserve">and as the </w:t>
      </w:r>
      <w:r w:rsidRPr="00380422">
        <w:rPr>
          <w:rFonts w:ascii="Arial Narrow" w:hAnsi="Arial Narrow"/>
          <w:i/>
          <w:color w:val="385623" w:themeColor="accent6" w:themeShade="80"/>
          <w:shd w:val="clear" w:color="auto" w:fill="F2F2F2" w:themeFill="background1" w:themeFillShade="F2"/>
        </w:rPr>
        <w:t xml:space="preserve">leftmost </w:t>
      </w:r>
      <w:r w:rsidRPr="00380422">
        <w:rPr>
          <w:rFonts w:ascii="Arial Narrow" w:hAnsi="Arial Narrow"/>
          <w:shd w:val="clear" w:color="auto" w:fill="F2F2F2" w:themeFill="background1" w:themeFillShade="F2"/>
        </w:rPr>
        <w:t>operator</w:t>
      </w:r>
      <w:r w:rsidR="00B851E0">
        <w:rPr>
          <w:rFonts w:ascii="Arial Narrow" w:hAnsi="Arial Narrow"/>
        </w:rPr>
        <w:t xml:space="preserve"> </w:t>
      </w:r>
      <w:r w:rsidR="0053641C">
        <w:rPr>
          <w:rFonts w:ascii="Arial Narrow" w:hAnsi="Arial Narrow"/>
        </w:rPr>
        <w:t xml:space="preserve">and </w:t>
      </w:r>
      <w:r w:rsidR="00B851E0" w:rsidRPr="007F0F7D">
        <w:rPr>
          <w:rFonts w:ascii="Arial Narrow" w:hAnsi="Arial Narrow"/>
        </w:rPr>
        <w:t>there are</w:t>
      </w:r>
      <w:r w:rsidR="0053641C">
        <w:rPr>
          <w:rFonts w:ascii="Arial Narrow" w:hAnsi="Arial Narrow"/>
        </w:rPr>
        <w:t xml:space="preserve"> 1) </w:t>
      </w:r>
      <w:r w:rsidRPr="00B851E0">
        <w:rPr>
          <w:rFonts w:ascii="Arial Narrow" w:hAnsi="Arial Narrow"/>
          <w:i/>
          <w:color w:val="002060"/>
        </w:rPr>
        <w:t xml:space="preserve">no </w:t>
      </w:r>
      <w:r w:rsidRPr="00AE5A72">
        <w:rPr>
          <w:rFonts w:ascii="Arial Narrow" w:hAnsi="Arial Narrow"/>
          <w:i/>
          <w:color w:val="002060"/>
          <w:shd w:val="clear" w:color="auto" w:fill="F2F2F2" w:themeFill="background1" w:themeFillShade="F2"/>
        </w:rPr>
        <w:t>formatting</w:t>
      </w:r>
      <w:r w:rsidRPr="00B851E0">
        <w:rPr>
          <w:rFonts w:ascii="Arial Narrow" w:hAnsi="Arial Narrow"/>
          <w:i/>
          <w:color w:val="002060"/>
        </w:rPr>
        <w:t xml:space="preserve"> options</w:t>
      </w:r>
      <w:r w:rsidRPr="00B851E0">
        <w:rPr>
          <w:rFonts w:ascii="Arial Narrow" w:hAnsi="Arial Narrow"/>
          <w:color w:val="002060"/>
        </w:rPr>
        <w:t xml:space="preserve"> </w:t>
      </w:r>
      <w:r w:rsidRPr="007F0F7D">
        <w:rPr>
          <w:rFonts w:ascii="Arial Narrow" w:hAnsi="Arial Narrow"/>
        </w:rPr>
        <w:t xml:space="preserve">for </w:t>
      </w:r>
      <w:r w:rsidRPr="007F0F7D">
        <w:rPr>
          <w:rFonts w:ascii="Arial Narrow" w:hAnsi="Arial Narrow" w:cs="Courier New"/>
        </w:rPr>
        <w:t>str</w:t>
      </w:r>
      <w:r w:rsidR="00550060">
        <w:rPr>
          <w:rFonts w:ascii="Arial Narrow" w:hAnsi="Arial Narrow" w:cs="Courier New"/>
        </w:rPr>
        <w:t>;</w:t>
      </w:r>
      <w:r w:rsidR="0053641C">
        <w:rPr>
          <w:rFonts w:ascii="Arial Narrow" w:hAnsi="Arial Narrow" w:cs="Courier New"/>
        </w:rPr>
        <w:t xml:space="preserve"> 2) </w:t>
      </w:r>
      <w:r w:rsidRPr="00B851E0">
        <w:rPr>
          <w:rFonts w:ascii="Arial Narrow" w:hAnsi="Arial Narrow"/>
          <w:i/>
          <w:color w:val="002060"/>
        </w:rPr>
        <w:t xml:space="preserve">no other </w:t>
      </w:r>
      <w:r w:rsidRPr="00AE5A72">
        <w:rPr>
          <w:rFonts w:ascii="Arial Narrow" w:hAnsi="Arial Narrow"/>
          <w:i/>
          <w:color w:val="002060"/>
          <w:shd w:val="clear" w:color="auto" w:fill="F2F2F2" w:themeFill="background1" w:themeFillShade="F2"/>
        </w:rPr>
        <w:t>expressions</w:t>
      </w:r>
      <w:r w:rsidRPr="00B851E0">
        <w:rPr>
          <w:rFonts w:ascii="Arial Narrow" w:hAnsi="Arial Narrow"/>
          <w:i/>
          <w:color w:val="002060"/>
        </w:rPr>
        <w:t xml:space="preserve"> or </w:t>
      </w:r>
      <w:r w:rsidRPr="00AE5A72">
        <w:rPr>
          <w:rFonts w:ascii="Arial Narrow" w:hAnsi="Arial Narrow"/>
          <w:i/>
          <w:color w:val="002060"/>
          <w:shd w:val="clear" w:color="auto" w:fill="F2F2F2" w:themeFill="background1" w:themeFillShade="F2"/>
        </w:rPr>
        <w:t>function calls</w:t>
      </w:r>
      <w:r w:rsidRPr="00B851E0">
        <w:rPr>
          <w:rFonts w:ascii="Arial Narrow" w:hAnsi="Arial Narrow"/>
          <w:color w:val="002060"/>
        </w:rPr>
        <w:t xml:space="preserve"> </w:t>
      </w:r>
      <w:r w:rsidRPr="007F0F7D">
        <w:rPr>
          <w:rFonts w:ascii="Arial Narrow" w:hAnsi="Arial Narrow"/>
        </w:rPr>
        <w:t>involved in the RHS</w:t>
      </w:r>
      <w:r w:rsidR="0053641C">
        <w:rPr>
          <w:rFonts w:ascii="Arial Narrow" w:hAnsi="Arial Narrow"/>
        </w:rPr>
        <w:t xml:space="preserve"> - </w:t>
      </w:r>
      <w:r w:rsidRPr="00B851E0">
        <w:rPr>
          <w:rStyle w:val="a4"/>
          <w:rFonts w:ascii="Arial Narrow" w:hAnsi="Arial Narrow"/>
          <w:b w:val="0"/>
          <w:i/>
          <w:color w:val="002060"/>
        </w:rPr>
        <w:t>no intermediate result</w:t>
      </w:r>
      <w:r w:rsidRPr="00B851E0">
        <w:rPr>
          <w:rFonts w:ascii="Arial Narrow" w:hAnsi="Arial Narrow"/>
          <w:b/>
          <w:i/>
          <w:color w:val="002060"/>
        </w:rPr>
        <w:t xml:space="preserve"> </w:t>
      </w:r>
      <w:r w:rsidRPr="00B851E0">
        <w:rPr>
          <w:rFonts w:ascii="Arial Narrow" w:hAnsi="Arial Narrow"/>
          <w:i/>
          <w:color w:val="002060"/>
        </w:rPr>
        <w:t>is created</w:t>
      </w:r>
      <w:r w:rsidRPr="00B851E0">
        <w:rPr>
          <w:rFonts w:ascii="Arial Narrow" w:hAnsi="Arial Narrow"/>
          <w:b/>
          <w:color w:val="002060"/>
        </w:rPr>
        <w:t xml:space="preserve"> </w:t>
      </w:r>
      <w:r w:rsidRPr="007F0F7D">
        <w:rPr>
          <w:rFonts w:ascii="Arial Narrow" w:hAnsi="Arial Narrow"/>
        </w:rPr>
        <w:t xml:space="preserve">but the characters are </w:t>
      </w:r>
      <w:r w:rsidRPr="00550060">
        <w:rPr>
          <w:rStyle w:val="a4"/>
          <w:rFonts w:ascii="Arial Narrow" w:hAnsi="Arial Narrow"/>
          <w:b w:val="0"/>
        </w:rPr>
        <w:t>concatenated directly to the target string</w:t>
      </w:r>
      <w:r w:rsidRPr="007F0F7D">
        <w:rPr>
          <w:rFonts w:ascii="Arial Narrow" w:hAnsi="Arial Narrow"/>
        </w:rPr>
        <w:t xml:space="preserve"> </w:t>
      </w:r>
      <w:r w:rsidRPr="007F0F7D">
        <w:rPr>
          <w:rFonts w:ascii="Arial Narrow" w:hAnsi="Arial Narrow" w:cs="Courier New"/>
        </w:rPr>
        <w:t>str</w:t>
      </w:r>
      <w:r w:rsidRPr="007F0F7D">
        <w:rPr>
          <w:rFonts w:ascii="Arial Narrow" w:hAnsi="Arial Narrow"/>
        </w:rPr>
        <w:t xml:space="preserve">. </w:t>
      </w:r>
    </w:p>
    <w:p w:rsidR="00B851E0" w:rsidRDefault="00B851E0" w:rsidP="00B851E0">
      <w:pPr>
        <w:pStyle w:val="a7"/>
        <w:spacing w:before="0" w:beforeAutospacing="0" w:after="0" w:afterAutospacing="0"/>
        <w:ind w:left="1134"/>
        <w:jc w:val="both"/>
        <w:rPr>
          <w:rStyle w:val="a4"/>
          <w:rFonts w:ascii="Arial Narrow" w:hAnsi="Arial Narrow"/>
          <w:b w:val="0"/>
          <w:i/>
          <w:color w:val="002060"/>
        </w:rPr>
      </w:pPr>
    </w:p>
    <w:p w:rsidR="007F0F7D" w:rsidRPr="007F0F7D" w:rsidRDefault="007F0F7D" w:rsidP="007F0F7D">
      <w:pPr>
        <w:pStyle w:val="a7"/>
        <w:spacing w:before="0" w:beforeAutospacing="0" w:after="0" w:afterAutospacing="0"/>
        <w:ind w:firstLine="567"/>
        <w:jc w:val="both"/>
        <w:rPr>
          <w:rFonts w:ascii="Arial Narrow" w:hAnsi="Arial Narrow"/>
        </w:rPr>
      </w:pPr>
      <w:r w:rsidRPr="007F0F7D">
        <w:rPr>
          <w:rFonts w:ascii="Arial Narrow" w:hAnsi="Arial Narrow"/>
        </w:rPr>
        <w:t xml:space="preserve">The same is true for the </w:t>
      </w:r>
      <w:r w:rsidRPr="007F0F7D">
        <w:rPr>
          <w:rFonts w:ascii="Arial Narrow" w:hAnsi="Arial Narrow" w:cs="Courier New"/>
        </w:rPr>
        <w:t>CONCATENATE</w:t>
      </w:r>
      <w:r w:rsidRPr="007F0F7D">
        <w:rPr>
          <w:rFonts w:ascii="Arial Narrow" w:hAnsi="Arial Narrow"/>
        </w:rPr>
        <w:t xml:space="preserve"> statement</w:t>
      </w:r>
      <w:r w:rsidR="00B851E0">
        <w:rPr>
          <w:rFonts w:ascii="Arial Narrow" w:hAnsi="Arial Narrow"/>
        </w:rPr>
        <w:t xml:space="preserve"> - w</w:t>
      </w:r>
      <w:r w:rsidRPr="007F0F7D">
        <w:rPr>
          <w:rFonts w:ascii="Arial Narrow" w:hAnsi="Arial Narrow"/>
        </w:rPr>
        <w:t xml:space="preserve">ith other words </w:t>
      </w:r>
      <w:r w:rsidRPr="00B851E0">
        <w:rPr>
          <w:rStyle w:val="a4"/>
          <w:rFonts w:ascii="Arial Narrow" w:hAnsi="Arial Narrow"/>
          <w:b w:val="0"/>
          <w:i/>
          <w:color w:val="002060"/>
        </w:rPr>
        <w:t>no problems</w:t>
      </w:r>
      <w:r w:rsidRPr="00B851E0">
        <w:rPr>
          <w:rFonts w:ascii="Arial Narrow" w:hAnsi="Arial Narrow"/>
          <w:b/>
          <w:i/>
          <w:color w:val="002060"/>
        </w:rPr>
        <w:t xml:space="preserve"> </w:t>
      </w:r>
      <w:r w:rsidRPr="007F0F7D">
        <w:rPr>
          <w:rFonts w:ascii="Arial Narrow" w:hAnsi="Arial Narrow"/>
        </w:rPr>
        <w:t>in writing something like this</w:t>
      </w:r>
    </w:p>
    <w:p w:rsidR="007F0F7D" w:rsidRPr="007F0F7D" w:rsidRDefault="007F0F7D" w:rsidP="007F0F7D">
      <w:pPr>
        <w:pStyle w:val="a7"/>
        <w:spacing w:before="0" w:beforeAutospacing="0" w:after="0" w:afterAutospacing="0"/>
        <w:ind w:firstLine="567"/>
        <w:jc w:val="both"/>
        <w:rPr>
          <w:rFonts w:ascii="Arial Narrow" w:hAnsi="Arial Narrow"/>
        </w:rPr>
      </w:pPr>
    </w:p>
    <w:p w:rsidR="007F0F7D" w:rsidRPr="00380422" w:rsidRDefault="007F0F7D" w:rsidP="0053641C">
      <w:pPr>
        <w:pStyle w:val="a7"/>
        <w:spacing w:before="0" w:beforeAutospacing="0" w:after="0" w:afterAutospacing="0"/>
        <w:ind w:firstLine="567"/>
        <w:jc w:val="both"/>
        <w:rPr>
          <w:rFonts w:ascii="Arial Narrow" w:hAnsi="Arial Narrow"/>
          <w:i/>
          <w:color w:val="323E4F" w:themeColor="text2" w:themeShade="BF"/>
        </w:rPr>
      </w:pPr>
      <w:r w:rsidRPr="007F0F7D">
        <w:rPr>
          <w:rFonts w:ascii="Arial Narrow" w:hAnsi="Arial Narrow" w:cs="Courier New"/>
        </w:rPr>
        <w:t>DATA(</w:t>
      </w:r>
      <w:r w:rsidRPr="0053641C">
        <w:rPr>
          <w:rFonts w:ascii="Arial Narrow" w:hAnsi="Arial Narrow" w:cs="Courier New"/>
          <w:i/>
          <w:color w:val="002060"/>
        </w:rPr>
        <w:t>html</w:t>
      </w:r>
      <w:r w:rsidRPr="007F0F7D">
        <w:rPr>
          <w:rFonts w:ascii="Arial Narrow" w:hAnsi="Arial Narrow" w:cs="Courier New"/>
        </w:rPr>
        <w:t>) = `&lt;</w:t>
      </w:r>
      <w:r w:rsidRPr="0053641C">
        <w:rPr>
          <w:rFonts w:ascii="Arial Narrow" w:hAnsi="Arial Narrow" w:cs="Courier New"/>
          <w:color w:val="000000" w:themeColor="text1"/>
        </w:rPr>
        <w:t>html</w:t>
      </w:r>
      <w:r w:rsidRPr="007F0F7D">
        <w:rPr>
          <w:rFonts w:ascii="Arial Narrow" w:hAnsi="Arial Narrow" w:cs="Courier New"/>
        </w:rPr>
        <w:t xml:space="preserve">&gt;&lt;body&gt;&lt;table border=1&gt;`. </w:t>
      </w:r>
      <w:r w:rsidR="00550060">
        <w:rPr>
          <w:rFonts w:ascii="Arial Narrow" w:hAnsi="Arial Narrow" w:cs="Courier New"/>
        </w:rPr>
        <w:t xml:space="preserve"> </w:t>
      </w:r>
    </w:p>
    <w:p w:rsidR="007F0F7D" w:rsidRPr="007F0F7D" w:rsidRDefault="007F0F7D" w:rsidP="007F0F7D">
      <w:pPr>
        <w:pStyle w:val="a7"/>
        <w:spacing w:before="0" w:beforeAutospacing="0" w:after="0" w:afterAutospacing="0"/>
        <w:ind w:firstLine="567"/>
        <w:jc w:val="both"/>
        <w:rPr>
          <w:rFonts w:ascii="Arial Narrow" w:hAnsi="Arial Narrow"/>
        </w:rPr>
      </w:pPr>
      <w:r w:rsidRPr="007F0F7D">
        <w:rPr>
          <w:rFonts w:ascii="Arial Narrow" w:hAnsi="Arial Narrow" w:cs="Courier New"/>
        </w:rPr>
        <w:t xml:space="preserve">DO … TIMES. </w:t>
      </w:r>
    </w:p>
    <w:p w:rsidR="007F0F7D" w:rsidRPr="007F0F7D" w:rsidRDefault="007F0F7D" w:rsidP="00380422">
      <w:pPr>
        <w:pStyle w:val="a7"/>
        <w:spacing w:before="0" w:beforeAutospacing="0" w:after="0" w:afterAutospacing="0"/>
        <w:ind w:firstLine="567"/>
        <w:jc w:val="both"/>
        <w:rPr>
          <w:rFonts w:ascii="Arial Narrow" w:hAnsi="Arial Narrow"/>
        </w:rPr>
      </w:pPr>
      <w:r w:rsidRPr="00AE5A72">
        <w:rPr>
          <w:rFonts w:ascii="Arial Narrow" w:hAnsi="Arial Narrow" w:cs="Courier New"/>
          <w:color w:val="002060"/>
        </w:rPr>
        <w:t xml:space="preserve">  </w:t>
      </w:r>
      <w:r w:rsidRPr="00AE5A72">
        <w:rPr>
          <w:rFonts w:ascii="Arial Narrow" w:hAnsi="Arial Narrow" w:cs="Courier New"/>
          <w:i/>
          <w:color w:val="002060"/>
        </w:rPr>
        <w:t>html</w:t>
      </w:r>
      <w:r w:rsidRPr="00AE5A72">
        <w:rPr>
          <w:rFonts w:ascii="Arial Narrow" w:hAnsi="Arial Narrow" w:cs="Courier New"/>
          <w:color w:val="002060"/>
        </w:rPr>
        <w:t xml:space="preserve"> </w:t>
      </w:r>
      <w:r w:rsidRPr="007F0F7D">
        <w:rPr>
          <w:rFonts w:ascii="Arial Narrow" w:hAnsi="Arial Narrow" w:cs="Courier New"/>
        </w:rPr>
        <w:t xml:space="preserve">= |{ </w:t>
      </w:r>
      <w:r w:rsidRPr="00AE5A72">
        <w:rPr>
          <w:rFonts w:ascii="Arial Narrow" w:hAnsi="Arial Narrow" w:cs="Courier New"/>
          <w:i/>
          <w:color w:val="002060"/>
          <w:shd w:val="clear" w:color="auto" w:fill="F2F2F2" w:themeFill="background1" w:themeFillShade="F2"/>
        </w:rPr>
        <w:t>html</w:t>
      </w:r>
      <w:r w:rsidRPr="007F0F7D">
        <w:rPr>
          <w:rFonts w:ascii="Arial Narrow" w:hAnsi="Arial Narrow" w:cs="Courier New"/>
        </w:rPr>
        <w:t xml:space="preserve"> }&lt;tr&gt;&lt;td&gt;{ sy-index }&lt;/td&gt;&lt;/tr&gt;|. </w:t>
      </w:r>
      <w:r w:rsidR="00AE5A72" w:rsidRPr="00380422">
        <w:rPr>
          <w:rFonts w:ascii="Arial Narrow" w:hAnsi="Arial Narrow" w:cs="Courier New"/>
          <w:i/>
          <w:color w:val="323E4F" w:themeColor="text2" w:themeShade="BF"/>
        </w:rPr>
        <w:t>“html</w:t>
      </w:r>
      <w:r w:rsidR="00AE5A72" w:rsidRPr="00380422">
        <w:rPr>
          <w:rFonts w:ascii="Arial Narrow" w:hAnsi="Arial Narrow"/>
          <w:i/>
          <w:color w:val="323E4F" w:themeColor="text2" w:themeShade="BF"/>
        </w:rPr>
        <w:t xml:space="preserve"> occurs at the RHS only once</w:t>
      </w:r>
    </w:p>
    <w:p w:rsidR="007F0F7D" w:rsidRPr="007F0F7D" w:rsidRDefault="007F0F7D" w:rsidP="007F0F7D">
      <w:pPr>
        <w:pStyle w:val="a7"/>
        <w:spacing w:before="0" w:beforeAutospacing="0" w:after="0" w:afterAutospacing="0"/>
        <w:ind w:firstLine="567"/>
        <w:jc w:val="both"/>
        <w:rPr>
          <w:rFonts w:ascii="Arial Narrow" w:hAnsi="Arial Narrow"/>
        </w:rPr>
      </w:pPr>
      <w:r w:rsidRPr="007F0F7D">
        <w:rPr>
          <w:rFonts w:ascii="Arial Narrow" w:hAnsi="Arial Narrow" w:cs="Courier New"/>
        </w:rPr>
        <w:t xml:space="preserve">ENDDO. </w:t>
      </w:r>
    </w:p>
    <w:p w:rsidR="007F0F7D" w:rsidRPr="007F0F7D" w:rsidRDefault="007F0F7D" w:rsidP="00AE5A72">
      <w:pPr>
        <w:pStyle w:val="a7"/>
        <w:spacing w:before="0" w:beforeAutospacing="0" w:after="0" w:afterAutospacing="0"/>
        <w:ind w:firstLine="567"/>
        <w:jc w:val="both"/>
        <w:rPr>
          <w:rFonts w:ascii="Arial Narrow" w:hAnsi="Arial Narrow"/>
        </w:rPr>
      </w:pPr>
      <w:r w:rsidRPr="00AE5A72">
        <w:rPr>
          <w:rFonts w:ascii="Arial Narrow" w:hAnsi="Arial Narrow" w:cs="Courier New"/>
          <w:i/>
          <w:color w:val="002060"/>
        </w:rPr>
        <w:t>html</w:t>
      </w:r>
      <w:r w:rsidRPr="00B851E0">
        <w:rPr>
          <w:rFonts w:ascii="Arial Narrow" w:hAnsi="Arial Narrow" w:cs="Courier New"/>
          <w:i/>
          <w:color w:val="385623" w:themeColor="accent6" w:themeShade="80"/>
        </w:rPr>
        <w:t xml:space="preserve"> </w:t>
      </w:r>
      <w:r w:rsidRPr="007F0F7D">
        <w:rPr>
          <w:rFonts w:ascii="Arial Narrow" w:hAnsi="Arial Narrow" w:cs="Courier New"/>
        </w:rPr>
        <w:t xml:space="preserve">= </w:t>
      </w:r>
      <w:r w:rsidRPr="00AE5A72">
        <w:rPr>
          <w:rFonts w:ascii="Arial Narrow" w:hAnsi="Arial Narrow" w:cs="Courier New"/>
          <w:i/>
          <w:color w:val="002060"/>
          <w:shd w:val="clear" w:color="auto" w:fill="F2F2F2" w:themeFill="background1" w:themeFillShade="F2"/>
        </w:rPr>
        <w:t>html</w:t>
      </w:r>
      <w:r w:rsidRPr="007F0F7D">
        <w:rPr>
          <w:rFonts w:ascii="Arial Narrow" w:hAnsi="Arial Narrow" w:cs="Courier New"/>
        </w:rPr>
        <w:t xml:space="preserve"> &amp;&amp; `&lt;/table&gt;&lt;/body&gt;&lt;/</w:t>
      </w:r>
      <w:r w:rsidRPr="0053641C">
        <w:rPr>
          <w:rFonts w:ascii="Arial Narrow" w:hAnsi="Arial Narrow" w:cs="Courier New"/>
          <w:color w:val="000000" w:themeColor="text1"/>
        </w:rPr>
        <w:t>html</w:t>
      </w:r>
      <w:r w:rsidRPr="007F0F7D">
        <w:rPr>
          <w:rFonts w:ascii="Arial Narrow" w:hAnsi="Arial Narrow" w:cs="Courier New"/>
        </w:rPr>
        <w:t xml:space="preserve">&gt;`. </w:t>
      </w:r>
    </w:p>
    <w:p w:rsidR="007F0F7D" w:rsidRPr="007F0F7D" w:rsidRDefault="007F0F7D" w:rsidP="007F0F7D">
      <w:pPr>
        <w:pStyle w:val="a7"/>
        <w:spacing w:before="0" w:beforeAutospacing="0" w:after="0" w:afterAutospacing="0"/>
        <w:ind w:firstLine="567"/>
        <w:jc w:val="both"/>
        <w:rPr>
          <w:rFonts w:ascii="Arial Narrow" w:hAnsi="Arial Narrow"/>
        </w:rPr>
      </w:pPr>
    </w:p>
    <w:p w:rsidR="00550060" w:rsidRPr="00550060" w:rsidRDefault="007F7332" w:rsidP="00550060">
      <w:pPr>
        <w:spacing w:after="0" w:line="240" w:lineRule="auto"/>
        <w:ind w:firstLine="567"/>
        <w:jc w:val="both"/>
        <w:outlineLvl w:val="0"/>
        <w:rPr>
          <w:rFonts w:ascii="Arial Narrow" w:eastAsia="Times New Roman" w:hAnsi="Arial Narrow" w:cs="Times New Roman"/>
          <w:sz w:val="24"/>
          <w:szCs w:val="24"/>
        </w:rPr>
      </w:pPr>
      <w:r>
        <w:rPr>
          <w:rFonts w:ascii="Arial Narrow" w:hAnsi="Arial Narrow"/>
          <w:sz w:val="24"/>
          <w:szCs w:val="24"/>
        </w:rPr>
        <w:t>T</w:t>
      </w:r>
      <w:r w:rsidR="00550060" w:rsidRPr="00550060">
        <w:rPr>
          <w:rFonts w:ascii="Arial Narrow" w:eastAsia="Times New Roman" w:hAnsi="Arial Narrow" w:cs="Times New Roman"/>
          <w:sz w:val="24"/>
          <w:szCs w:val="24"/>
        </w:rPr>
        <w:t xml:space="preserve">here is in fact a problem writing something looking as </w:t>
      </w:r>
      <w:r w:rsidR="00550060" w:rsidRPr="0053641C">
        <w:rPr>
          <w:rFonts w:ascii="Arial Narrow" w:eastAsia="Times New Roman" w:hAnsi="Arial Narrow" w:cs="Times New Roman"/>
          <w:i/>
          <w:color w:val="002060"/>
          <w:sz w:val="24"/>
          <w:szCs w:val="24"/>
        </w:rPr>
        <w:t>harmless</w:t>
      </w:r>
      <w:r w:rsidR="00550060" w:rsidRPr="00550060">
        <w:rPr>
          <w:rFonts w:ascii="Arial Narrow" w:eastAsia="Times New Roman" w:hAnsi="Arial Narrow" w:cs="Times New Roman"/>
          <w:sz w:val="24"/>
          <w:szCs w:val="24"/>
        </w:rPr>
        <w:t xml:space="preserve"> like this</w:t>
      </w:r>
    </w:p>
    <w:p w:rsidR="00550060" w:rsidRPr="00550060" w:rsidRDefault="00550060" w:rsidP="00550060">
      <w:pPr>
        <w:spacing w:after="0" w:line="240" w:lineRule="auto"/>
        <w:ind w:firstLine="567"/>
        <w:jc w:val="both"/>
        <w:rPr>
          <w:rFonts w:ascii="Arial Narrow" w:eastAsia="Times New Roman" w:hAnsi="Arial Narrow" w:cs="Times New Roman"/>
          <w:sz w:val="24"/>
          <w:szCs w:val="24"/>
        </w:rPr>
      </w:pPr>
    </w:p>
    <w:p w:rsidR="00550060" w:rsidRPr="00550060" w:rsidRDefault="00550060" w:rsidP="0053641C">
      <w:pPr>
        <w:spacing w:after="0" w:line="240" w:lineRule="auto"/>
        <w:ind w:firstLine="567"/>
        <w:jc w:val="both"/>
        <w:rPr>
          <w:rFonts w:ascii="Arial Narrow" w:eastAsia="Times New Roman" w:hAnsi="Arial Narrow" w:cs="Times New Roman"/>
          <w:sz w:val="24"/>
          <w:szCs w:val="24"/>
        </w:rPr>
      </w:pPr>
      <w:r w:rsidRPr="00550060">
        <w:rPr>
          <w:rFonts w:ascii="Arial Narrow" w:eastAsia="Times New Roman" w:hAnsi="Arial Narrow" w:cs="Courier New"/>
          <w:sz w:val="24"/>
          <w:szCs w:val="24"/>
        </w:rPr>
        <w:t>DATA(</w:t>
      </w:r>
      <w:r w:rsidRPr="0053641C">
        <w:rPr>
          <w:rFonts w:ascii="Arial Narrow" w:eastAsia="Times New Roman" w:hAnsi="Arial Narrow" w:cs="Courier New"/>
          <w:i/>
          <w:color w:val="002060"/>
          <w:sz w:val="24"/>
          <w:szCs w:val="24"/>
        </w:rPr>
        <w:t>html</w:t>
      </w:r>
      <w:r w:rsidRPr="00550060">
        <w:rPr>
          <w:rFonts w:ascii="Arial Narrow" w:eastAsia="Times New Roman" w:hAnsi="Arial Narrow" w:cs="Courier New"/>
          <w:sz w:val="24"/>
          <w:szCs w:val="24"/>
        </w:rPr>
        <w:t xml:space="preserve">) = `&lt;html&gt;&lt;body&gt;&lt;table border=1&gt;`. </w:t>
      </w:r>
    </w:p>
    <w:p w:rsidR="00550060" w:rsidRDefault="00550060" w:rsidP="00550060">
      <w:pPr>
        <w:spacing w:after="0" w:line="240" w:lineRule="auto"/>
        <w:ind w:firstLine="567"/>
        <w:jc w:val="both"/>
        <w:rPr>
          <w:rFonts w:ascii="Arial Narrow" w:eastAsia="Times New Roman" w:hAnsi="Arial Narrow" w:cs="Courier New"/>
          <w:sz w:val="24"/>
          <w:szCs w:val="24"/>
        </w:rPr>
      </w:pPr>
      <w:r w:rsidRPr="00550060">
        <w:rPr>
          <w:rFonts w:ascii="Arial Narrow" w:eastAsia="Times New Roman" w:hAnsi="Arial Narrow" w:cs="Courier New"/>
          <w:sz w:val="24"/>
          <w:szCs w:val="24"/>
        </w:rPr>
        <w:t xml:space="preserve">DO … TIMES. </w:t>
      </w:r>
    </w:p>
    <w:p w:rsidR="00550060" w:rsidRPr="00AE5A72" w:rsidRDefault="00550060" w:rsidP="007F7332">
      <w:pPr>
        <w:spacing w:after="0" w:line="240" w:lineRule="auto"/>
        <w:ind w:firstLine="567"/>
        <w:jc w:val="both"/>
        <w:rPr>
          <w:rFonts w:ascii="Arial Narrow" w:eastAsia="Times New Roman" w:hAnsi="Arial Narrow" w:cs="Times New Roman"/>
          <w:i/>
          <w:color w:val="323E4F" w:themeColor="text2" w:themeShade="BF"/>
          <w:sz w:val="24"/>
          <w:szCs w:val="24"/>
        </w:rPr>
      </w:pPr>
      <w:r w:rsidRPr="00AE5A72">
        <w:rPr>
          <w:rFonts w:ascii="Arial Narrow" w:eastAsia="Times New Roman" w:hAnsi="Arial Narrow" w:cs="Courier New"/>
          <w:i/>
          <w:color w:val="323E4F" w:themeColor="text2" w:themeShade="BF"/>
          <w:sz w:val="24"/>
          <w:szCs w:val="24"/>
        </w:rPr>
        <w:t xml:space="preserve">* </w:t>
      </w:r>
      <w:r w:rsidRPr="00AE5A72">
        <w:rPr>
          <w:rFonts w:ascii="Arial Narrow" w:eastAsia="Times New Roman" w:hAnsi="Arial Narrow" w:cs="Times New Roman"/>
          <w:i/>
          <w:color w:val="323E4F" w:themeColor="text2" w:themeShade="BF"/>
          <w:sz w:val="24"/>
          <w:szCs w:val="24"/>
        </w:rPr>
        <w:t xml:space="preserve">Concatenating the </w:t>
      </w:r>
      <w:r w:rsidRPr="00AE5A72">
        <w:rPr>
          <w:rFonts w:ascii="Arial Narrow" w:eastAsia="Times New Roman" w:hAnsi="Arial Narrow" w:cs="Courier New"/>
          <w:i/>
          <w:color w:val="323E4F" w:themeColor="text2" w:themeShade="BF"/>
          <w:sz w:val="24"/>
          <w:szCs w:val="24"/>
        </w:rPr>
        <w:t>ipow</w:t>
      </w:r>
      <w:r w:rsidRPr="00AE5A72">
        <w:rPr>
          <w:rFonts w:ascii="Arial Narrow" w:eastAsia="Times New Roman" w:hAnsi="Arial Narrow" w:cs="Times New Roman"/>
          <w:i/>
          <w:color w:val="323E4F" w:themeColor="text2" w:themeShade="BF"/>
          <w:sz w:val="24"/>
          <w:szCs w:val="24"/>
        </w:rPr>
        <w:t xml:space="preserve"> expression to </w:t>
      </w:r>
      <w:r w:rsidRPr="00AE5A72">
        <w:rPr>
          <w:rFonts w:ascii="Arial Narrow" w:eastAsia="Times New Roman" w:hAnsi="Arial Narrow" w:cs="Courier New"/>
          <w:i/>
          <w:color w:val="323E4F" w:themeColor="text2" w:themeShade="BF"/>
          <w:sz w:val="24"/>
          <w:szCs w:val="24"/>
        </w:rPr>
        <w:t>str</w:t>
      </w:r>
      <w:r w:rsidRPr="00AE5A72">
        <w:rPr>
          <w:rFonts w:ascii="Arial Narrow" w:eastAsia="Times New Roman" w:hAnsi="Arial Narrow" w:cs="Times New Roman"/>
          <w:i/>
          <w:color w:val="323E4F" w:themeColor="text2" w:themeShade="BF"/>
          <w:sz w:val="24"/>
          <w:szCs w:val="24"/>
        </w:rPr>
        <w:t xml:space="preserve"> breaks the optimization.</w:t>
      </w:r>
    </w:p>
    <w:p w:rsidR="007F7332" w:rsidRPr="00AE5A72" w:rsidRDefault="007F7332" w:rsidP="007F7332">
      <w:pPr>
        <w:pStyle w:val="a7"/>
        <w:spacing w:before="0" w:beforeAutospacing="0" w:after="0" w:afterAutospacing="0"/>
        <w:ind w:firstLine="567"/>
        <w:rPr>
          <w:rFonts w:ascii="Arial Narrow" w:hAnsi="Arial Narrow"/>
          <w:i/>
          <w:color w:val="323E4F" w:themeColor="text2" w:themeShade="BF"/>
        </w:rPr>
      </w:pPr>
      <w:r w:rsidRPr="00AE5A72">
        <w:rPr>
          <w:rFonts w:ascii="Arial Narrow" w:hAnsi="Arial Narrow"/>
          <w:i/>
          <w:color w:val="323E4F" w:themeColor="text2" w:themeShade="BF"/>
        </w:rPr>
        <w:t xml:space="preserve">* ipow( base = arg exp = n ) - raises the argument arg to the exponent n. </w:t>
      </w:r>
    </w:p>
    <w:p w:rsidR="00550060" w:rsidRPr="00550060" w:rsidRDefault="00550060" w:rsidP="00AE5A72">
      <w:pPr>
        <w:spacing w:after="0" w:line="240" w:lineRule="auto"/>
        <w:ind w:firstLine="567"/>
        <w:jc w:val="both"/>
        <w:rPr>
          <w:rFonts w:ascii="Arial Narrow" w:eastAsia="Times New Roman" w:hAnsi="Arial Narrow" w:cs="Times New Roman"/>
          <w:sz w:val="24"/>
          <w:szCs w:val="24"/>
        </w:rPr>
      </w:pPr>
      <w:r w:rsidRPr="00550060">
        <w:rPr>
          <w:rFonts w:ascii="Arial Narrow" w:eastAsia="Times New Roman" w:hAnsi="Arial Narrow" w:cs="Courier New"/>
          <w:sz w:val="24"/>
          <w:szCs w:val="24"/>
        </w:rPr>
        <w:t xml:space="preserve">  </w:t>
      </w:r>
      <w:r w:rsidRPr="00AE5A72">
        <w:rPr>
          <w:rFonts w:ascii="Arial Narrow" w:eastAsia="Times New Roman" w:hAnsi="Arial Narrow" w:cs="Courier New"/>
          <w:i/>
          <w:color w:val="002060"/>
          <w:sz w:val="24"/>
          <w:szCs w:val="24"/>
        </w:rPr>
        <w:t>html</w:t>
      </w:r>
      <w:r w:rsidRPr="00AE5A72">
        <w:rPr>
          <w:rFonts w:ascii="Arial Narrow" w:eastAsia="Times New Roman" w:hAnsi="Arial Narrow" w:cs="Courier New"/>
          <w:color w:val="002060"/>
          <w:sz w:val="24"/>
          <w:szCs w:val="24"/>
        </w:rPr>
        <w:t xml:space="preserve"> </w:t>
      </w:r>
      <w:r w:rsidRPr="00550060">
        <w:rPr>
          <w:rFonts w:ascii="Arial Narrow" w:eastAsia="Times New Roman" w:hAnsi="Arial Narrow" w:cs="Courier New"/>
          <w:sz w:val="24"/>
          <w:szCs w:val="24"/>
        </w:rPr>
        <w:t xml:space="preserve">= </w:t>
      </w:r>
      <w:r w:rsidRPr="0053641C">
        <w:rPr>
          <w:rFonts w:ascii="Arial Narrow" w:eastAsia="Times New Roman" w:hAnsi="Arial Narrow" w:cs="Courier New"/>
          <w:color w:val="000000" w:themeColor="text1"/>
          <w:sz w:val="24"/>
          <w:szCs w:val="24"/>
        </w:rPr>
        <w:t xml:space="preserve">|{ </w:t>
      </w:r>
      <w:r w:rsidRPr="00AE5A72">
        <w:rPr>
          <w:rFonts w:ascii="Arial Narrow" w:eastAsia="Times New Roman" w:hAnsi="Arial Narrow" w:cs="Courier New"/>
          <w:i/>
          <w:color w:val="002060"/>
          <w:sz w:val="24"/>
          <w:szCs w:val="24"/>
          <w:shd w:val="clear" w:color="auto" w:fill="F2F2F2" w:themeFill="background1" w:themeFillShade="F2"/>
        </w:rPr>
        <w:t>html</w:t>
      </w:r>
      <w:r w:rsidRPr="0053641C">
        <w:rPr>
          <w:rFonts w:ascii="Arial Narrow" w:eastAsia="Times New Roman" w:hAnsi="Arial Narrow" w:cs="Courier New"/>
          <w:color w:val="000000" w:themeColor="text1"/>
          <w:sz w:val="24"/>
          <w:szCs w:val="24"/>
        </w:rPr>
        <w:t xml:space="preserve"> }&lt;</w:t>
      </w:r>
      <w:r w:rsidRPr="00550060">
        <w:rPr>
          <w:rFonts w:ascii="Arial Narrow" w:eastAsia="Times New Roman" w:hAnsi="Arial Narrow" w:cs="Courier New"/>
          <w:sz w:val="24"/>
          <w:szCs w:val="24"/>
        </w:rPr>
        <w:t xml:space="preserve">tr&gt;&lt;td&gt;{ CONV </w:t>
      </w:r>
      <w:r w:rsidRPr="00AE5A72">
        <w:rPr>
          <w:rFonts w:ascii="Arial Narrow" w:eastAsia="Times New Roman" w:hAnsi="Arial Narrow" w:cs="Courier New"/>
          <w:i/>
          <w:color w:val="002060"/>
          <w:sz w:val="24"/>
          <w:szCs w:val="24"/>
        </w:rPr>
        <w:t>string</w:t>
      </w:r>
      <w:r w:rsidRPr="00550060">
        <w:rPr>
          <w:rFonts w:ascii="Arial Narrow" w:eastAsia="Times New Roman" w:hAnsi="Arial Narrow" w:cs="Courier New"/>
          <w:sz w:val="24"/>
          <w:szCs w:val="24"/>
        </w:rPr>
        <w:t xml:space="preserve">( ipow( base = sy-index exp = 2 ) )  }&lt;/td&gt;&lt;/tr&gt;|. </w:t>
      </w:r>
    </w:p>
    <w:p w:rsidR="00550060" w:rsidRPr="00550060" w:rsidRDefault="00550060" w:rsidP="00550060">
      <w:pPr>
        <w:spacing w:after="0" w:line="240" w:lineRule="auto"/>
        <w:ind w:firstLine="567"/>
        <w:jc w:val="both"/>
        <w:rPr>
          <w:rFonts w:ascii="Arial Narrow" w:eastAsia="Times New Roman" w:hAnsi="Arial Narrow" w:cs="Times New Roman"/>
          <w:sz w:val="24"/>
          <w:szCs w:val="24"/>
        </w:rPr>
      </w:pPr>
      <w:r w:rsidRPr="00550060">
        <w:rPr>
          <w:rFonts w:ascii="Arial Narrow" w:eastAsia="Times New Roman" w:hAnsi="Arial Narrow" w:cs="Courier New"/>
          <w:sz w:val="24"/>
          <w:szCs w:val="24"/>
        </w:rPr>
        <w:t xml:space="preserve">ENDDO. </w:t>
      </w:r>
    </w:p>
    <w:p w:rsidR="00550060" w:rsidRPr="00550060" w:rsidRDefault="00550060" w:rsidP="00550060">
      <w:pPr>
        <w:spacing w:after="0" w:line="240" w:lineRule="auto"/>
        <w:ind w:firstLine="567"/>
        <w:jc w:val="both"/>
        <w:rPr>
          <w:rFonts w:ascii="Arial Narrow" w:eastAsia="Times New Roman" w:hAnsi="Arial Narrow" w:cs="Times New Roman"/>
          <w:sz w:val="24"/>
          <w:szCs w:val="24"/>
        </w:rPr>
      </w:pPr>
      <w:r w:rsidRPr="00550060">
        <w:rPr>
          <w:rFonts w:ascii="Arial Narrow" w:eastAsia="Times New Roman" w:hAnsi="Arial Narrow" w:cs="Courier New"/>
          <w:sz w:val="24"/>
          <w:szCs w:val="24"/>
        </w:rPr>
        <w:t xml:space="preserve">html = html &amp;&amp; `&lt;/table&gt;&lt;/body&gt;&lt;/html&gt;`. </w:t>
      </w:r>
    </w:p>
    <w:p w:rsidR="00550060" w:rsidRPr="00334BE9" w:rsidRDefault="00550060" w:rsidP="00A11567">
      <w:pPr>
        <w:spacing w:after="0" w:line="240" w:lineRule="auto"/>
        <w:ind w:firstLine="567"/>
        <w:jc w:val="both"/>
        <w:outlineLvl w:val="0"/>
        <w:rPr>
          <w:rFonts w:ascii="Arial Narrow" w:hAnsi="Arial Narrow"/>
          <w:sz w:val="24"/>
          <w:szCs w:val="24"/>
        </w:rPr>
      </w:pPr>
    </w:p>
    <w:p w:rsidR="007F7332" w:rsidRDefault="007F7332" w:rsidP="007F7332">
      <w:pPr>
        <w:spacing w:after="0" w:line="240" w:lineRule="auto"/>
        <w:ind w:firstLine="567"/>
        <w:jc w:val="both"/>
        <w:rPr>
          <w:rFonts w:ascii="Arial Narrow" w:eastAsia="Times New Roman" w:hAnsi="Arial Narrow" w:cs="Times New Roman"/>
          <w:b/>
          <w:sz w:val="24"/>
          <w:szCs w:val="24"/>
        </w:rPr>
      </w:pPr>
      <w:r>
        <w:rPr>
          <w:rFonts w:ascii="Arial Narrow" w:eastAsia="Times New Roman" w:hAnsi="Arial Narrow" w:cs="Times New Roman"/>
          <w:sz w:val="24"/>
          <w:szCs w:val="24"/>
        </w:rPr>
        <w:t>Y</w:t>
      </w:r>
      <w:r w:rsidRPr="007F7332">
        <w:rPr>
          <w:rFonts w:ascii="Arial Narrow" w:eastAsia="Times New Roman" w:hAnsi="Arial Narrow" w:cs="Times New Roman"/>
          <w:sz w:val="24"/>
          <w:szCs w:val="24"/>
        </w:rPr>
        <w:t xml:space="preserve">ou can </w:t>
      </w:r>
      <w:r w:rsidRPr="007F7332">
        <w:rPr>
          <w:rFonts w:ascii="Arial Narrow" w:eastAsia="Times New Roman" w:hAnsi="Arial Narrow" w:cs="Times New Roman"/>
          <w:bCs/>
          <w:sz w:val="24"/>
          <w:szCs w:val="24"/>
        </w:rPr>
        <w:t>easily circumv</w:t>
      </w:r>
      <w:r w:rsidRPr="0053641C">
        <w:rPr>
          <w:rFonts w:ascii="Arial Narrow" w:eastAsia="Times New Roman" w:hAnsi="Arial Narrow" w:cs="Times New Roman"/>
          <w:bCs/>
          <w:sz w:val="24"/>
          <w:szCs w:val="24"/>
        </w:rPr>
        <w:t>e</w:t>
      </w:r>
      <w:r w:rsidRPr="007F7332">
        <w:rPr>
          <w:rFonts w:ascii="Arial Narrow" w:eastAsia="Times New Roman" w:hAnsi="Arial Narrow" w:cs="Times New Roman"/>
          <w:bCs/>
          <w:sz w:val="24"/>
          <w:szCs w:val="24"/>
        </w:rPr>
        <w:t>nt</w:t>
      </w:r>
      <w:r w:rsidRPr="007F7332">
        <w:rPr>
          <w:rFonts w:ascii="Arial Narrow" w:eastAsia="Times New Roman" w:hAnsi="Arial Narrow" w:cs="Times New Roman"/>
          <w:sz w:val="24"/>
          <w:szCs w:val="24"/>
        </w:rPr>
        <w:t xml:space="preserve"> </w:t>
      </w:r>
      <w:r w:rsidR="0053641C">
        <w:rPr>
          <w:rFonts w:ascii="Arial Narrow" w:eastAsia="Times New Roman" w:hAnsi="Arial Narrow" w:cs="Times New Roman"/>
          <w:sz w:val="24"/>
          <w:szCs w:val="24"/>
        </w:rPr>
        <w:t>/</w:t>
      </w:r>
      <w:r>
        <w:rPr>
          <w:rStyle w:val="2enci"/>
        </w:rPr>
        <w:t>ˌsɜːkəm'vent</w:t>
      </w:r>
      <w:r w:rsidRPr="007F7332">
        <w:rPr>
          <w:rFonts w:ascii="Arial Narrow" w:eastAsia="Times New Roman" w:hAnsi="Arial Narrow" w:cs="Times New Roman"/>
          <w:sz w:val="24"/>
          <w:szCs w:val="24"/>
        </w:rPr>
        <w:t xml:space="preserve"> </w:t>
      </w:r>
      <w:r>
        <w:rPr>
          <w:rFonts w:ascii="Arial Narrow" w:eastAsia="Times New Roman" w:hAnsi="Arial Narrow" w:cs="Times New Roman"/>
          <w:sz w:val="24"/>
          <w:szCs w:val="24"/>
          <w:lang w:val="ru-RU"/>
        </w:rPr>
        <w:t>обойти</w:t>
      </w:r>
      <w:r w:rsidR="0053641C">
        <w:rPr>
          <w:rFonts w:ascii="Arial Narrow" w:eastAsia="Times New Roman" w:hAnsi="Arial Narrow" w:cs="Times New Roman"/>
          <w:sz w:val="24"/>
          <w:szCs w:val="24"/>
        </w:rPr>
        <w:t>/</w:t>
      </w:r>
      <w:r>
        <w:rPr>
          <w:rFonts w:ascii="Arial Narrow" w:eastAsia="Times New Roman" w:hAnsi="Arial Narrow" w:cs="Times New Roman"/>
          <w:sz w:val="24"/>
          <w:szCs w:val="24"/>
        </w:rPr>
        <w:t xml:space="preserve"> it with</w:t>
      </w:r>
      <w:r w:rsidRPr="007F7332">
        <w:rPr>
          <w:rFonts w:ascii="Arial Narrow" w:eastAsia="Times New Roman" w:hAnsi="Arial Narrow" w:cs="Times New Roman"/>
          <w:sz w:val="24"/>
          <w:szCs w:val="24"/>
        </w:rPr>
        <w:t xml:space="preserve"> </w:t>
      </w:r>
      <w:r w:rsidRPr="0053641C">
        <w:rPr>
          <w:rFonts w:ascii="Arial Narrow" w:eastAsia="Times New Roman" w:hAnsi="Arial Narrow" w:cs="Times New Roman"/>
          <w:i/>
          <w:color w:val="002060"/>
          <w:sz w:val="24"/>
          <w:szCs w:val="24"/>
        </w:rPr>
        <w:t>helper variables</w:t>
      </w:r>
    </w:p>
    <w:p w:rsidR="0053641C" w:rsidRDefault="0053641C" w:rsidP="007F7332">
      <w:pPr>
        <w:spacing w:after="0" w:line="240" w:lineRule="auto"/>
        <w:ind w:firstLine="567"/>
        <w:jc w:val="both"/>
        <w:rPr>
          <w:rFonts w:ascii="Arial Narrow" w:eastAsia="Times New Roman" w:hAnsi="Arial Narrow" w:cs="Courier New"/>
          <w:sz w:val="24"/>
          <w:szCs w:val="24"/>
        </w:rPr>
      </w:pPr>
    </w:p>
    <w:p w:rsidR="007F7332" w:rsidRPr="007F7332" w:rsidRDefault="007F7332" w:rsidP="007F7332">
      <w:pPr>
        <w:spacing w:after="0" w:line="240" w:lineRule="auto"/>
        <w:ind w:firstLine="567"/>
        <w:jc w:val="both"/>
        <w:rPr>
          <w:rFonts w:ascii="Arial Narrow" w:eastAsia="Times New Roman" w:hAnsi="Arial Narrow" w:cs="Times New Roman"/>
          <w:sz w:val="24"/>
          <w:szCs w:val="24"/>
        </w:rPr>
      </w:pPr>
      <w:r w:rsidRPr="007F7332">
        <w:rPr>
          <w:rFonts w:ascii="Arial Narrow" w:eastAsia="Times New Roman" w:hAnsi="Arial Narrow" w:cs="Courier New"/>
          <w:sz w:val="24"/>
          <w:szCs w:val="24"/>
        </w:rPr>
        <w:t>DATA(</w:t>
      </w:r>
      <w:r w:rsidRPr="0053641C">
        <w:rPr>
          <w:rFonts w:ascii="Arial Narrow" w:eastAsia="Times New Roman" w:hAnsi="Arial Narrow" w:cs="Courier New"/>
          <w:i/>
          <w:color w:val="002060"/>
          <w:sz w:val="24"/>
          <w:szCs w:val="24"/>
        </w:rPr>
        <w:t>html</w:t>
      </w:r>
      <w:r w:rsidRPr="007F7332">
        <w:rPr>
          <w:rFonts w:ascii="Arial Narrow" w:eastAsia="Times New Roman" w:hAnsi="Arial Narrow" w:cs="Courier New"/>
          <w:sz w:val="24"/>
          <w:szCs w:val="24"/>
        </w:rPr>
        <w:t>) = `&lt;html&gt;&lt;body&gt;&lt;table border=1&gt;`.</w:t>
      </w:r>
    </w:p>
    <w:p w:rsidR="007F7332" w:rsidRPr="007F7332" w:rsidRDefault="007F7332" w:rsidP="007F7332">
      <w:pPr>
        <w:spacing w:after="0" w:line="240" w:lineRule="auto"/>
        <w:ind w:firstLine="567"/>
        <w:jc w:val="both"/>
        <w:rPr>
          <w:rFonts w:ascii="Arial Narrow" w:eastAsia="Times New Roman" w:hAnsi="Arial Narrow" w:cs="Times New Roman"/>
          <w:sz w:val="24"/>
          <w:szCs w:val="24"/>
        </w:rPr>
      </w:pPr>
      <w:r w:rsidRPr="007F7332">
        <w:rPr>
          <w:rFonts w:ascii="Arial Narrow" w:eastAsia="Times New Roman" w:hAnsi="Arial Narrow" w:cs="Courier New"/>
          <w:sz w:val="24"/>
          <w:szCs w:val="24"/>
        </w:rPr>
        <w:t xml:space="preserve">DATA </w:t>
      </w:r>
      <w:r w:rsidRPr="00AE5A72">
        <w:rPr>
          <w:rFonts w:ascii="Arial Narrow" w:eastAsia="Times New Roman" w:hAnsi="Arial Narrow" w:cs="Courier New"/>
          <w:i/>
          <w:color w:val="385623" w:themeColor="accent6" w:themeShade="80"/>
          <w:sz w:val="24"/>
          <w:szCs w:val="24"/>
        </w:rPr>
        <w:t>square</w:t>
      </w:r>
      <w:r w:rsidRPr="007F7332">
        <w:rPr>
          <w:rFonts w:ascii="Arial Narrow" w:eastAsia="Times New Roman" w:hAnsi="Arial Narrow" w:cs="Courier New"/>
          <w:sz w:val="24"/>
          <w:szCs w:val="24"/>
        </w:rPr>
        <w:t xml:space="preserve"> type string.</w:t>
      </w:r>
    </w:p>
    <w:p w:rsidR="007F7332" w:rsidRPr="007F7332" w:rsidRDefault="007F7332" w:rsidP="007F7332">
      <w:pPr>
        <w:spacing w:after="0" w:line="240" w:lineRule="auto"/>
        <w:ind w:firstLine="567"/>
        <w:jc w:val="both"/>
        <w:rPr>
          <w:rFonts w:ascii="Arial Narrow" w:eastAsia="Times New Roman" w:hAnsi="Arial Narrow" w:cs="Times New Roman"/>
          <w:sz w:val="24"/>
          <w:szCs w:val="24"/>
        </w:rPr>
      </w:pPr>
      <w:r w:rsidRPr="007F7332">
        <w:rPr>
          <w:rFonts w:ascii="Arial Narrow" w:eastAsia="Times New Roman" w:hAnsi="Arial Narrow" w:cs="Courier New"/>
          <w:sz w:val="24"/>
          <w:szCs w:val="24"/>
        </w:rPr>
        <w:t>DO ... TIMES.</w:t>
      </w:r>
    </w:p>
    <w:p w:rsidR="007F7332" w:rsidRPr="00AE5A72" w:rsidRDefault="007F7332" w:rsidP="007F7332">
      <w:pPr>
        <w:spacing w:after="0" w:line="240" w:lineRule="auto"/>
        <w:ind w:firstLine="567"/>
        <w:jc w:val="both"/>
        <w:rPr>
          <w:rFonts w:ascii="Arial Narrow" w:eastAsia="Times New Roman" w:hAnsi="Arial Narrow" w:cs="Times New Roman"/>
          <w:i/>
          <w:color w:val="323E4F" w:themeColor="text2" w:themeShade="BF"/>
          <w:sz w:val="24"/>
          <w:szCs w:val="24"/>
        </w:rPr>
      </w:pPr>
      <w:r w:rsidRPr="00AE5A72">
        <w:rPr>
          <w:rFonts w:ascii="Arial Narrow" w:eastAsia="Times New Roman" w:hAnsi="Arial Narrow" w:cs="Courier New"/>
          <w:i/>
          <w:color w:val="323E4F" w:themeColor="text2" w:themeShade="BF"/>
          <w:sz w:val="24"/>
          <w:szCs w:val="24"/>
        </w:rPr>
        <w:t xml:space="preserve">* </w:t>
      </w:r>
      <w:r w:rsidRPr="00AE5A72">
        <w:rPr>
          <w:rFonts w:ascii="Arial Narrow" w:eastAsia="Times New Roman" w:hAnsi="Arial Narrow" w:cs="Times New Roman"/>
          <w:i/>
          <w:color w:val="323E4F" w:themeColor="text2" w:themeShade="BF"/>
          <w:sz w:val="24"/>
          <w:szCs w:val="24"/>
        </w:rPr>
        <w:t xml:space="preserve">By assigning the </w:t>
      </w:r>
      <w:r w:rsidRPr="00AE5A72">
        <w:rPr>
          <w:rFonts w:ascii="Arial Narrow" w:eastAsia="Times New Roman" w:hAnsi="Arial Narrow" w:cs="Courier New"/>
          <w:i/>
          <w:color w:val="323E4F" w:themeColor="text2" w:themeShade="BF"/>
          <w:sz w:val="24"/>
          <w:szCs w:val="24"/>
        </w:rPr>
        <w:t>ipow</w:t>
      </w:r>
      <w:r w:rsidRPr="00AE5A72">
        <w:rPr>
          <w:rFonts w:ascii="Arial Narrow" w:eastAsia="Times New Roman" w:hAnsi="Arial Narrow" w:cs="Times New Roman"/>
          <w:i/>
          <w:color w:val="323E4F" w:themeColor="text2" w:themeShade="BF"/>
          <w:sz w:val="24"/>
          <w:szCs w:val="24"/>
        </w:rPr>
        <w:t xml:space="preserve"> expression to helper variable </w:t>
      </w:r>
      <w:r w:rsidRPr="00AE5A72">
        <w:rPr>
          <w:rFonts w:ascii="Arial Narrow" w:eastAsia="Times New Roman" w:hAnsi="Arial Narrow" w:cs="Courier New"/>
          <w:i/>
          <w:color w:val="323E4F" w:themeColor="text2" w:themeShade="BF"/>
          <w:sz w:val="24"/>
          <w:szCs w:val="24"/>
        </w:rPr>
        <w:t>square</w:t>
      </w:r>
      <w:r w:rsidRPr="00AE5A72">
        <w:rPr>
          <w:rFonts w:ascii="Arial Narrow" w:eastAsia="Times New Roman" w:hAnsi="Arial Narrow" w:cs="Times New Roman"/>
          <w:i/>
          <w:color w:val="323E4F" w:themeColor="text2" w:themeShade="BF"/>
          <w:sz w:val="24"/>
          <w:szCs w:val="24"/>
        </w:rPr>
        <w:t xml:space="preserve"> and concatenating that to </w:t>
      </w:r>
      <w:r w:rsidRPr="00AE5A72">
        <w:rPr>
          <w:rFonts w:ascii="Arial Narrow" w:eastAsia="Times New Roman" w:hAnsi="Arial Narrow" w:cs="Courier New"/>
          <w:i/>
          <w:color w:val="323E4F" w:themeColor="text2" w:themeShade="BF"/>
          <w:sz w:val="24"/>
          <w:szCs w:val="24"/>
        </w:rPr>
        <w:t>str</w:t>
      </w:r>
      <w:r w:rsidRPr="00AE5A72">
        <w:rPr>
          <w:rFonts w:ascii="Arial Narrow" w:eastAsia="Times New Roman" w:hAnsi="Arial Narrow" w:cs="Times New Roman"/>
          <w:i/>
          <w:color w:val="323E4F" w:themeColor="text2" w:themeShade="BF"/>
          <w:sz w:val="24"/>
          <w:szCs w:val="24"/>
        </w:rPr>
        <w:t xml:space="preserve">  the optimization </w:t>
      </w:r>
    </w:p>
    <w:p w:rsidR="007F7332" w:rsidRPr="00AE5A72" w:rsidRDefault="007F7332" w:rsidP="007F7332">
      <w:pPr>
        <w:spacing w:after="0" w:line="240" w:lineRule="auto"/>
        <w:ind w:firstLine="567"/>
        <w:jc w:val="both"/>
        <w:rPr>
          <w:rFonts w:ascii="Arial Narrow" w:eastAsia="Times New Roman" w:hAnsi="Arial Narrow" w:cs="Times New Roman"/>
          <w:i/>
          <w:color w:val="323E4F" w:themeColor="text2" w:themeShade="BF"/>
          <w:sz w:val="24"/>
          <w:szCs w:val="24"/>
        </w:rPr>
      </w:pPr>
      <w:r w:rsidRPr="00AE5A72">
        <w:rPr>
          <w:rFonts w:ascii="Arial Narrow" w:eastAsia="Times New Roman" w:hAnsi="Arial Narrow" w:cs="Times New Roman"/>
          <w:i/>
          <w:color w:val="323E4F" w:themeColor="text2" w:themeShade="BF"/>
          <w:sz w:val="24"/>
          <w:szCs w:val="24"/>
        </w:rPr>
        <w:t xml:space="preserve">* takes place again. </w:t>
      </w:r>
    </w:p>
    <w:p w:rsidR="007F7332" w:rsidRPr="007F7332" w:rsidRDefault="007F7332" w:rsidP="00AE5A72">
      <w:pPr>
        <w:spacing w:after="0" w:line="240" w:lineRule="auto"/>
        <w:ind w:firstLine="567"/>
        <w:jc w:val="both"/>
        <w:rPr>
          <w:rFonts w:ascii="Arial Narrow" w:eastAsia="Times New Roman" w:hAnsi="Arial Narrow" w:cs="Times New Roman"/>
          <w:sz w:val="24"/>
          <w:szCs w:val="24"/>
        </w:rPr>
      </w:pPr>
      <w:r>
        <w:rPr>
          <w:rFonts w:ascii="Arial Narrow" w:eastAsia="Times New Roman" w:hAnsi="Arial Narrow" w:cs="Courier New"/>
          <w:sz w:val="24"/>
          <w:szCs w:val="24"/>
        </w:rPr>
        <w:t xml:space="preserve">   </w:t>
      </w:r>
      <w:r w:rsidRPr="0053641C">
        <w:rPr>
          <w:rFonts w:ascii="Arial Narrow" w:eastAsia="Times New Roman" w:hAnsi="Arial Narrow" w:cs="Courier New"/>
          <w:i/>
          <w:color w:val="385623" w:themeColor="accent6" w:themeShade="80"/>
          <w:sz w:val="24"/>
          <w:szCs w:val="24"/>
        </w:rPr>
        <w:t>square</w:t>
      </w:r>
      <w:r w:rsidRPr="007F7332">
        <w:rPr>
          <w:rFonts w:ascii="Arial Narrow" w:eastAsia="Times New Roman" w:hAnsi="Arial Narrow" w:cs="Courier New"/>
          <w:sz w:val="24"/>
          <w:szCs w:val="24"/>
        </w:rPr>
        <w:t xml:space="preserve"> = ipow( base = sy–index exp = 2 ).</w:t>
      </w:r>
    </w:p>
    <w:p w:rsidR="007F7332" w:rsidRPr="007F7332" w:rsidRDefault="007F7332" w:rsidP="00AE5A72">
      <w:pPr>
        <w:spacing w:after="0" w:line="240" w:lineRule="auto"/>
        <w:ind w:firstLine="567"/>
        <w:jc w:val="both"/>
        <w:rPr>
          <w:rFonts w:ascii="Arial Narrow" w:eastAsia="Times New Roman" w:hAnsi="Arial Narrow" w:cs="Times New Roman"/>
          <w:sz w:val="24"/>
          <w:szCs w:val="24"/>
        </w:rPr>
      </w:pPr>
      <w:r w:rsidRPr="007F7332">
        <w:rPr>
          <w:rFonts w:ascii="Arial Narrow" w:eastAsia="Times New Roman" w:hAnsi="Arial Narrow" w:cs="Courier New"/>
          <w:sz w:val="24"/>
          <w:szCs w:val="24"/>
        </w:rPr>
        <w:t xml:space="preserve">   </w:t>
      </w:r>
      <w:r w:rsidRPr="00AE5A72">
        <w:rPr>
          <w:rFonts w:ascii="Arial Narrow" w:eastAsia="Times New Roman" w:hAnsi="Arial Narrow" w:cs="Courier New"/>
          <w:i/>
          <w:color w:val="002060"/>
          <w:sz w:val="24"/>
          <w:szCs w:val="24"/>
        </w:rPr>
        <w:t>html</w:t>
      </w:r>
      <w:r w:rsidRPr="0053641C">
        <w:rPr>
          <w:rFonts w:ascii="Arial Narrow" w:eastAsia="Times New Roman" w:hAnsi="Arial Narrow" w:cs="Courier New"/>
          <w:i/>
          <w:color w:val="385623" w:themeColor="accent6" w:themeShade="80"/>
          <w:sz w:val="24"/>
          <w:szCs w:val="24"/>
        </w:rPr>
        <w:t xml:space="preserve"> </w:t>
      </w:r>
      <w:r w:rsidRPr="007F7332">
        <w:rPr>
          <w:rFonts w:ascii="Arial Narrow" w:eastAsia="Times New Roman" w:hAnsi="Arial Narrow" w:cs="Courier New"/>
          <w:sz w:val="24"/>
          <w:szCs w:val="24"/>
        </w:rPr>
        <w:t xml:space="preserve">= |{ </w:t>
      </w:r>
      <w:r w:rsidRPr="00AE5A72">
        <w:rPr>
          <w:rFonts w:ascii="Arial Narrow" w:eastAsia="Times New Roman" w:hAnsi="Arial Narrow" w:cs="Courier New"/>
          <w:i/>
          <w:color w:val="002060"/>
          <w:sz w:val="24"/>
          <w:szCs w:val="24"/>
          <w:shd w:val="clear" w:color="auto" w:fill="F2F2F2" w:themeFill="background1" w:themeFillShade="F2"/>
        </w:rPr>
        <w:t>html</w:t>
      </w:r>
      <w:r w:rsidRPr="00AE5A72">
        <w:rPr>
          <w:rFonts w:ascii="Arial Narrow" w:eastAsia="Times New Roman" w:hAnsi="Arial Narrow" w:cs="Courier New"/>
          <w:color w:val="002060"/>
          <w:sz w:val="24"/>
          <w:szCs w:val="24"/>
        </w:rPr>
        <w:t xml:space="preserve"> </w:t>
      </w:r>
      <w:r w:rsidRPr="007F7332">
        <w:rPr>
          <w:rFonts w:ascii="Arial Narrow" w:eastAsia="Times New Roman" w:hAnsi="Arial Narrow" w:cs="Courier New"/>
          <w:sz w:val="24"/>
          <w:szCs w:val="24"/>
        </w:rPr>
        <w:t xml:space="preserve">}&lt;tr&gt;&lt;td&gt;{ </w:t>
      </w:r>
      <w:r w:rsidRPr="0053641C">
        <w:rPr>
          <w:rFonts w:ascii="Arial Narrow" w:eastAsia="Times New Roman" w:hAnsi="Arial Narrow" w:cs="Courier New"/>
          <w:i/>
          <w:color w:val="385623" w:themeColor="accent6" w:themeShade="80"/>
          <w:sz w:val="24"/>
          <w:szCs w:val="24"/>
        </w:rPr>
        <w:t>square</w:t>
      </w:r>
      <w:r w:rsidRPr="007F7332">
        <w:rPr>
          <w:rFonts w:ascii="Arial Narrow" w:eastAsia="Times New Roman" w:hAnsi="Arial Narrow" w:cs="Courier New"/>
          <w:sz w:val="24"/>
          <w:szCs w:val="24"/>
        </w:rPr>
        <w:t xml:space="preserve"> }&lt;/td&gt;&lt;/tr&gt;|.</w:t>
      </w:r>
    </w:p>
    <w:p w:rsidR="007F7332" w:rsidRPr="007F7332" w:rsidRDefault="007F7332" w:rsidP="007F7332">
      <w:pPr>
        <w:spacing w:after="0" w:line="240" w:lineRule="auto"/>
        <w:ind w:firstLine="567"/>
        <w:jc w:val="both"/>
        <w:rPr>
          <w:rFonts w:ascii="Arial Narrow" w:eastAsia="Times New Roman" w:hAnsi="Arial Narrow" w:cs="Times New Roman"/>
          <w:sz w:val="24"/>
          <w:szCs w:val="24"/>
        </w:rPr>
      </w:pPr>
      <w:r w:rsidRPr="007F7332">
        <w:rPr>
          <w:rFonts w:ascii="Arial Narrow" w:eastAsia="Times New Roman" w:hAnsi="Arial Narrow" w:cs="Courier New"/>
          <w:sz w:val="24"/>
          <w:szCs w:val="24"/>
        </w:rPr>
        <w:t>ENDDO.</w:t>
      </w:r>
    </w:p>
    <w:p w:rsidR="007F7332" w:rsidRPr="007F7332" w:rsidRDefault="007F7332" w:rsidP="007F7332">
      <w:pPr>
        <w:spacing w:after="0" w:line="240" w:lineRule="auto"/>
        <w:ind w:firstLine="567"/>
        <w:jc w:val="both"/>
        <w:rPr>
          <w:rFonts w:ascii="Arial Narrow" w:eastAsia="Times New Roman" w:hAnsi="Arial Narrow" w:cs="Times New Roman"/>
          <w:sz w:val="24"/>
          <w:szCs w:val="24"/>
        </w:rPr>
      </w:pPr>
      <w:r w:rsidRPr="007F7332">
        <w:rPr>
          <w:rFonts w:ascii="Arial Narrow" w:eastAsia="Times New Roman" w:hAnsi="Arial Narrow" w:cs="Courier New"/>
          <w:sz w:val="24"/>
          <w:szCs w:val="24"/>
        </w:rPr>
        <w:t>html = html &amp;&amp; `&lt;/table&gt;&lt;/body&gt;&lt;/html&gt;`.</w:t>
      </w:r>
    </w:p>
    <w:p w:rsidR="00730D21" w:rsidRDefault="00730D21" w:rsidP="007F7332">
      <w:pPr>
        <w:pStyle w:val="a7"/>
        <w:spacing w:before="0" w:beforeAutospacing="0" w:after="0" w:afterAutospacing="0"/>
        <w:ind w:firstLine="567"/>
        <w:jc w:val="both"/>
        <w:rPr>
          <w:rFonts w:ascii="Arial Narrow" w:hAnsi="Arial Narrow"/>
        </w:rPr>
      </w:pPr>
    </w:p>
    <w:p w:rsidR="007F7332" w:rsidRPr="007F7332" w:rsidRDefault="00AF402C" w:rsidP="007F7332">
      <w:pPr>
        <w:spacing w:after="0" w:line="240" w:lineRule="auto"/>
        <w:ind w:firstLine="567"/>
        <w:rPr>
          <w:rFonts w:ascii="Arial Narrow" w:eastAsia="Times New Roman" w:hAnsi="Arial Narrow" w:cs="Times New Roman"/>
          <w:sz w:val="24"/>
          <w:szCs w:val="24"/>
        </w:rPr>
      </w:pPr>
      <w:r>
        <w:rPr>
          <w:rFonts w:ascii="Arial Narrow" w:eastAsia="Times New Roman" w:hAnsi="Arial Narrow" w:cs="Times New Roman"/>
          <w:sz w:val="24"/>
          <w:szCs w:val="24"/>
        </w:rPr>
        <w:t>F</w:t>
      </w:r>
      <w:r w:rsidR="007F7332" w:rsidRPr="007F7332">
        <w:rPr>
          <w:rFonts w:ascii="Arial Narrow" w:eastAsia="Times New Roman" w:hAnsi="Arial Narrow" w:cs="Times New Roman"/>
          <w:sz w:val="24"/>
          <w:szCs w:val="24"/>
        </w:rPr>
        <w:t xml:space="preserve">or loops realized by control statements is also true for </w:t>
      </w:r>
      <w:r w:rsidR="007F7332" w:rsidRPr="0053641C">
        <w:rPr>
          <w:rFonts w:ascii="Arial Narrow" w:eastAsia="Times New Roman" w:hAnsi="Arial Narrow" w:cs="Courier New"/>
          <w:i/>
          <w:color w:val="002060"/>
          <w:sz w:val="24"/>
          <w:szCs w:val="24"/>
        </w:rPr>
        <w:t>FOR</w:t>
      </w:r>
      <w:r w:rsidR="007F7332" w:rsidRPr="0053641C">
        <w:rPr>
          <w:rFonts w:ascii="Arial Narrow" w:eastAsia="Times New Roman" w:hAnsi="Arial Narrow" w:cs="Times New Roman"/>
          <w:i/>
          <w:color w:val="002060"/>
          <w:sz w:val="24"/>
          <w:szCs w:val="24"/>
        </w:rPr>
        <w:t xml:space="preserve"> loops</w:t>
      </w:r>
      <w:r w:rsidR="007F7332" w:rsidRPr="0053641C">
        <w:rPr>
          <w:rFonts w:ascii="Arial Narrow" w:eastAsia="Times New Roman" w:hAnsi="Arial Narrow" w:cs="Times New Roman"/>
          <w:sz w:val="24"/>
          <w:szCs w:val="24"/>
        </w:rPr>
        <w:t xml:space="preserve"> in expressions</w:t>
      </w:r>
    </w:p>
    <w:p w:rsidR="00AF402C" w:rsidRDefault="00AF402C" w:rsidP="007F7332">
      <w:pPr>
        <w:spacing w:after="0" w:line="240" w:lineRule="auto"/>
        <w:ind w:firstLine="567"/>
        <w:rPr>
          <w:rFonts w:ascii="Arial Narrow" w:eastAsia="Times New Roman" w:hAnsi="Arial Narrow" w:cs="Courier New"/>
          <w:sz w:val="24"/>
          <w:szCs w:val="24"/>
        </w:rPr>
      </w:pPr>
    </w:p>
    <w:p w:rsidR="007F7332" w:rsidRPr="007F7332" w:rsidRDefault="007F7332" w:rsidP="007F7332">
      <w:pPr>
        <w:spacing w:after="0" w:line="240" w:lineRule="auto"/>
        <w:ind w:firstLine="567"/>
        <w:rPr>
          <w:rFonts w:ascii="Arial Narrow" w:eastAsia="Times New Roman" w:hAnsi="Arial Narrow" w:cs="Times New Roman"/>
          <w:sz w:val="24"/>
          <w:szCs w:val="24"/>
        </w:rPr>
      </w:pPr>
      <w:r w:rsidRPr="007F7332">
        <w:rPr>
          <w:rFonts w:ascii="Arial Narrow" w:eastAsia="Times New Roman" w:hAnsi="Arial Narrow" w:cs="Courier New"/>
          <w:sz w:val="24"/>
          <w:szCs w:val="24"/>
        </w:rPr>
        <w:t>DATA(result) =</w:t>
      </w:r>
    </w:p>
    <w:p w:rsidR="007F7332" w:rsidRPr="007F7332" w:rsidRDefault="007F7332" w:rsidP="00AE5A72">
      <w:pPr>
        <w:spacing w:after="0" w:line="240" w:lineRule="auto"/>
        <w:ind w:firstLine="567"/>
        <w:rPr>
          <w:rFonts w:ascii="Arial Narrow" w:eastAsia="Times New Roman" w:hAnsi="Arial Narrow" w:cs="Times New Roman"/>
          <w:sz w:val="24"/>
          <w:szCs w:val="24"/>
        </w:rPr>
      </w:pPr>
      <w:r w:rsidRPr="007F7332">
        <w:rPr>
          <w:rFonts w:ascii="Arial Narrow" w:eastAsia="Times New Roman" w:hAnsi="Arial Narrow" w:cs="Courier New"/>
          <w:sz w:val="24"/>
          <w:szCs w:val="24"/>
        </w:rPr>
        <w:t xml:space="preserve">  REDUCE string( INIT s = “ </w:t>
      </w:r>
      <w:r w:rsidRPr="00D32EA6">
        <w:rPr>
          <w:rFonts w:ascii="Arial Narrow" w:eastAsia="Times New Roman" w:hAnsi="Arial Narrow" w:cs="Courier New"/>
          <w:color w:val="000000" w:themeColor="text1"/>
          <w:sz w:val="24"/>
          <w:szCs w:val="24"/>
        </w:rPr>
        <w:t>FOR</w:t>
      </w:r>
      <w:r w:rsidRPr="007F7332">
        <w:rPr>
          <w:rFonts w:ascii="Arial Narrow" w:eastAsia="Times New Roman" w:hAnsi="Arial Narrow" w:cs="Courier New"/>
          <w:sz w:val="24"/>
          <w:szCs w:val="24"/>
        </w:rPr>
        <w:t xml:space="preserve"> i = 1 UNTIL i &gt; …</w:t>
      </w:r>
    </w:p>
    <w:p w:rsidR="007F7332" w:rsidRPr="007F7332" w:rsidRDefault="007F7332" w:rsidP="007F7332">
      <w:pPr>
        <w:spacing w:after="0" w:line="240" w:lineRule="auto"/>
        <w:ind w:firstLine="567"/>
        <w:rPr>
          <w:rFonts w:ascii="Arial Narrow" w:eastAsia="Times New Roman" w:hAnsi="Arial Narrow" w:cs="Times New Roman"/>
          <w:sz w:val="24"/>
          <w:szCs w:val="24"/>
        </w:rPr>
      </w:pPr>
      <w:r w:rsidRPr="007F7332">
        <w:rPr>
          <w:rFonts w:ascii="Arial Narrow" w:eastAsia="Times New Roman" w:hAnsi="Arial Narrow" w:cs="Courier New"/>
          <w:sz w:val="24"/>
          <w:szCs w:val="24"/>
        </w:rPr>
        <w:t>            </w:t>
      </w:r>
      <w:r w:rsidR="0053641C">
        <w:rPr>
          <w:rFonts w:ascii="Arial Narrow" w:eastAsia="Times New Roman" w:hAnsi="Arial Narrow" w:cs="Courier New"/>
          <w:sz w:val="24"/>
          <w:szCs w:val="24"/>
        </w:rPr>
        <w:t xml:space="preserve">            </w:t>
      </w:r>
      <w:r w:rsidRPr="007F7332">
        <w:rPr>
          <w:rFonts w:ascii="Arial Narrow" w:eastAsia="Times New Roman" w:hAnsi="Arial Narrow" w:cs="Courier New"/>
          <w:sz w:val="24"/>
          <w:szCs w:val="24"/>
        </w:rPr>
        <w:t>     NEXT s = s &amp;&amp; CONV string( i ) ).</w:t>
      </w:r>
    </w:p>
    <w:p w:rsidR="00AF402C" w:rsidRDefault="00AF402C" w:rsidP="007F7332">
      <w:pPr>
        <w:spacing w:after="0" w:line="240" w:lineRule="auto"/>
        <w:ind w:firstLine="567"/>
        <w:rPr>
          <w:rFonts w:ascii="Arial Narrow" w:eastAsia="Times New Roman" w:hAnsi="Arial Narrow" w:cs="Times New Roman"/>
          <w:sz w:val="24"/>
          <w:szCs w:val="24"/>
        </w:rPr>
      </w:pPr>
    </w:p>
    <w:p w:rsidR="007F7332" w:rsidRPr="007F7332" w:rsidRDefault="007F7332" w:rsidP="007F7332">
      <w:pPr>
        <w:spacing w:after="0" w:line="240" w:lineRule="auto"/>
        <w:ind w:firstLine="567"/>
        <w:rPr>
          <w:rFonts w:ascii="Arial Narrow" w:eastAsia="Times New Roman" w:hAnsi="Arial Narrow" w:cs="Times New Roman"/>
          <w:sz w:val="24"/>
          <w:szCs w:val="24"/>
        </w:rPr>
      </w:pPr>
      <w:r w:rsidRPr="007F7332">
        <w:rPr>
          <w:rFonts w:ascii="Arial Narrow" w:eastAsia="Times New Roman" w:hAnsi="Arial Narrow" w:cs="Times New Roman"/>
          <w:sz w:val="24"/>
          <w:szCs w:val="24"/>
        </w:rPr>
        <w:t>vs.</w:t>
      </w:r>
    </w:p>
    <w:p w:rsidR="00AF402C" w:rsidRDefault="00AF402C" w:rsidP="007F7332">
      <w:pPr>
        <w:spacing w:after="0" w:line="240" w:lineRule="auto"/>
        <w:ind w:firstLine="567"/>
        <w:rPr>
          <w:rFonts w:ascii="Arial Narrow" w:eastAsia="Times New Roman" w:hAnsi="Arial Narrow" w:cs="Courier New"/>
          <w:sz w:val="24"/>
          <w:szCs w:val="24"/>
        </w:rPr>
      </w:pPr>
    </w:p>
    <w:p w:rsidR="007F7332" w:rsidRPr="007F7332" w:rsidRDefault="007F7332" w:rsidP="007F7332">
      <w:pPr>
        <w:spacing w:after="0" w:line="240" w:lineRule="auto"/>
        <w:ind w:firstLine="567"/>
        <w:rPr>
          <w:rFonts w:ascii="Arial Narrow" w:eastAsia="Times New Roman" w:hAnsi="Arial Narrow" w:cs="Times New Roman"/>
          <w:sz w:val="24"/>
          <w:szCs w:val="24"/>
        </w:rPr>
      </w:pPr>
      <w:r w:rsidRPr="007F7332">
        <w:rPr>
          <w:rFonts w:ascii="Arial Narrow" w:eastAsia="Times New Roman" w:hAnsi="Arial Narrow" w:cs="Courier New"/>
          <w:sz w:val="24"/>
          <w:szCs w:val="24"/>
        </w:rPr>
        <w:t>DATA(result) =</w:t>
      </w:r>
    </w:p>
    <w:p w:rsidR="007F7332" w:rsidRDefault="007F7332" w:rsidP="00D32EA6">
      <w:pPr>
        <w:spacing w:after="0" w:line="240" w:lineRule="auto"/>
        <w:ind w:firstLine="567"/>
        <w:rPr>
          <w:rFonts w:ascii="Arial Narrow" w:eastAsia="Times New Roman" w:hAnsi="Arial Narrow" w:cs="Courier New"/>
          <w:sz w:val="24"/>
          <w:szCs w:val="24"/>
        </w:rPr>
      </w:pPr>
      <w:r w:rsidRPr="007F7332">
        <w:rPr>
          <w:rFonts w:ascii="Arial Narrow" w:eastAsia="Times New Roman" w:hAnsi="Arial Narrow" w:cs="Courier New"/>
          <w:sz w:val="24"/>
          <w:szCs w:val="24"/>
        </w:rPr>
        <w:t>  REDUCE string( INIT s = “</w:t>
      </w:r>
      <w:r w:rsidR="0053641C">
        <w:rPr>
          <w:rFonts w:ascii="Arial Narrow" w:eastAsia="Times New Roman" w:hAnsi="Arial Narrow" w:cs="Courier New"/>
          <w:sz w:val="24"/>
          <w:szCs w:val="24"/>
        </w:rPr>
        <w:t xml:space="preserve"> </w:t>
      </w:r>
      <w:r w:rsidRPr="007F7332">
        <w:rPr>
          <w:rFonts w:ascii="Arial Narrow" w:eastAsia="Times New Roman" w:hAnsi="Arial Narrow" w:cs="Courier New"/>
          <w:sz w:val="24"/>
          <w:szCs w:val="24"/>
        </w:rPr>
        <w:t>FOR i = 1 UNTIL i &gt; …</w:t>
      </w:r>
    </w:p>
    <w:p w:rsidR="00AF402C" w:rsidRPr="00AE5A72" w:rsidRDefault="00AF402C" w:rsidP="00AF402C">
      <w:pPr>
        <w:spacing w:after="0" w:line="240" w:lineRule="auto"/>
        <w:ind w:firstLine="567"/>
        <w:rPr>
          <w:rFonts w:ascii="Arial Narrow" w:eastAsia="Times New Roman" w:hAnsi="Arial Narrow" w:cs="Times New Roman"/>
          <w:i/>
          <w:color w:val="323E4F" w:themeColor="text2" w:themeShade="BF"/>
          <w:sz w:val="24"/>
          <w:szCs w:val="24"/>
        </w:rPr>
      </w:pPr>
      <w:r w:rsidRPr="00AE5A72">
        <w:rPr>
          <w:rFonts w:ascii="Arial Narrow" w:eastAsia="Times New Roman" w:hAnsi="Arial Narrow" w:cs="Courier New"/>
          <w:i/>
          <w:color w:val="323E4F" w:themeColor="text2" w:themeShade="BF"/>
          <w:sz w:val="24"/>
          <w:szCs w:val="24"/>
        </w:rPr>
        <w:t xml:space="preserve">                 </w:t>
      </w:r>
      <w:r w:rsidR="0053641C" w:rsidRPr="00AE5A72">
        <w:rPr>
          <w:rFonts w:ascii="Arial Narrow" w:eastAsia="Times New Roman" w:hAnsi="Arial Narrow" w:cs="Courier New"/>
          <w:i/>
          <w:color w:val="323E4F" w:themeColor="text2" w:themeShade="BF"/>
          <w:sz w:val="24"/>
          <w:szCs w:val="24"/>
        </w:rPr>
        <w:t xml:space="preserve">            </w:t>
      </w:r>
      <w:r w:rsidRPr="00AE5A72">
        <w:rPr>
          <w:rFonts w:ascii="Arial Narrow" w:eastAsia="Times New Roman" w:hAnsi="Arial Narrow" w:cs="Courier New"/>
          <w:i/>
          <w:color w:val="323E4F" w:themeColor="text2" w:themeShade="BF"/>
          <w:sz w:val="24"/>
          <w:szCs w:val="24"/>
        </w:rPr>
        <w:t xml:space="preserve">“ </w:t>
      </w:r>
      <w:r w:rsidRPr="00AE5A72">
        <w:rPr>
          <w:rFonts w:ascii="Arial Narrow" w:eastAsia="Times New Roman" w:hAnsi="Arial Narrow" w:cs="Times New Roman"/>
          <w:i/>
          <w:color w:val="323E4F" w:themeColor="text2" w:themeShade="BF"/>
          <w:sz w:val="24"/>
          <w:szCs w:val="24"/>
        </w:rPr>
        <w:t xml:space="preserve">Only by using the helper variable </w:t>
      </w:r>
      <w:r w:rsidRPr="00AE5A72">
        <w:rPr>
          <w:rFonts w:ascii="Arial Narrow" w:eastAsia="Times New Roman" w:hAnsi="Arial Narrow" w:cs="Courier New"/>
          <w:i/>
          <w:color w:val="323E4F" w:themeColor="text2" w:themeShade="BF"/>
          <w:sz w:val="24"/>
          <w:szCs w:val="24"/>
        </w:rPr>
        <w:t>num</w:t>
      </w:r>
      <w:r w:rsidRPr="00AE5A72">
        <w:rPr>
          <w:rFonts w:ascii="Arial Narrow" w:eastAsia="Times New Roman" w:hAnsi="Arial Narrow" w:cs="Times New Roman"/>
          <w:i/>
          <w:color w:val="323E4F" w:themeColor="text2" w:themeShade="BF"/>
          <w:sz w:val="24"/>
          <w:szCs w:val="24"/>
        </w:rPr>
        <w:t xml:space="preserve"> the optimization is enabled. </w:t>
      </w:r>
    </w:p>
    <w:p w:rsidR="00D32EA6" w:rsidRDefault="007F7332" w:rsidP="00AE5A72">
      <w:pPr>
        <w:spacing w:after="0" w:line="240" w:lineRule="auto"/>
        <w:ind w:firstLine="567"/>
        <w:rPr>
          <w:rFonts w:ascii="Arial Narrow" w:eastAsia="Times New Roman" w:hAnsi="Arial Narrow" w:cs="Courier New"/>
          <w:sz w:val="24"/>
          <w:szCs w:val="24"/>
        </w:rPr>
      </w:pPr>
      <w:r w:rsidRPr="007F7332">
        <w:rPr>
          <w:rFonts w:ascii="Arial Narrow" w:eastAsia="Times New Roman" w:hAnsi="Arial Narrow" w:cs="Courier New"/>
          <w:sz w:val="24"/>
          <w:szCs w:val="24"/>
        </w:rPr>
        <w:t xml:space="preserve">                 </w:t>
      </w:r>
      <w:r w:rsidR="0053641C">
        <w:rPr>
          <w:rFonts w:ascii="Arial Narrow" w:eastAsia="Times New Roman" w:hAnsi="Arial Narrow" w:cs="Courier New"/>
          <w:sz w:val="24"/>
          <w:szCs w:val="24"/>
        </w:rPr>
        <w:t xml:space="preserve">            </w:t>
      </w:r>
      <w:r w:rsidRPr="0053641C">
        <w:rPr>
          <w:rFonts w:ascii="Arial Narrow" w:eastAsia="Times New Roman" w:hAnsi="Arial Narrow" w:cs="Courier New"/>
          <w:sz w:val="24"/>
          <w:szCs w:val="24"/>
        </w:rPr>
        <w:t xml:space="preserve">LET </w:t>
      </w:r>
      <w:r w:rsidRPr="00D32EA6">
        <w:rPr>
          <w:rFonts w:ascii="Arial Narrow" w:eastAsia="Times New Roman" w:hAnsi="Arial Narrow" w:cs="Courier New"/>
          <w:i/>
          <w:color w:val="002060"/>
          <w:sz w:val="24"/>
          <w:szCs w:val="24"/>
          <w:shd w:val="clear" w:color="auto" w:fill="F2F2F2" w:themeFill="background1" w:themeFillShade="F2"/>
        </w:rPr>
        <w:t>num</w:t>
      </w:r>
      <w:r w:rsidRPr="00D32EA6">
        <w:rPr>
          <w:rFonts w:ascii="Arial Narrow" w:eastAsia="Times New Roman" w:hAnsi="Arial Narrow" w:cs="Courier New"/>
          <w:color w:val="000000" w:themeColor="text1"/>
          <w:sz w:val="24"/>
          <w:szCs w:val="24"/>
        </w:rPr>
        <w:t xml:space="preserve"> </w:t>
      </w:r>
      <w:r w:rsidRPr="007F7332">
        <w:rPr>
          <w:rFonts w:ascii="Arial Narrow" w:eastAsia="Times New Roman" w:hAnsi="Arial Narrow" w:cs="Courier New"/>
          <w:sz w:val="24"/>
          <w:szCs w:val="24"/>
        </w:rPr>
        <w:t xml:space="preserve">= CONV string( i ) IN  </w:t>
      </w:r>
    </w:p>
    <w:p w:rsidR="007F7332" w:rsidRPr="007F7332" w:rsidRDefault="00D32EA6" w:rsidP="00AE5A72">
      <w:pPr>
        <w:spacing w:after="0" w:line="240" w:lineRule="auto"/>
        <w:ind w:firstLine="567"/>
        <w:rPr>
          <w:rFonts w:ascii="Arial Narrow" w:eastAsia="Times New Roman" w:hAnsi="Arial Narrow" w:cs="Times New Roman"/>
          <w:sz w:val="24"/>
          <w:szCs w:val="24"/>
        </w:rPr>
      </w:pPr>
      <w:r>
        <w:rPr>
          <w:rFonts w:ascii="Arial Narrow" w:eastAsia="Times New Roman" w:hAnsi="Arial Narrow" w:cs="Courier New"/>
          <w:sz w:val="24"/>
          <w:szCs w:val="24"/>
        </w:rPr>
        <w:t xml:space="preserve">                             </w:t>
      </w:r>
      <w:r w:rsidR="007F7332" w:rsidRPr="007F7332">
        <w:rPr>
          <w:rFonts w:ascii="Arial Narrow" w:eastAsia="Times New Roman" w:hAnsi="Arial Narrow" w:cs="Courier New"/>
          <w:sz w:val="24"/>
          <w:szCs w:val="24"/>
        </w:rPr>
        <w:t xml:space="preserve">NEXT s = s &amp;&amp; </w:t>
      </w:r>
      <w:r w:rsidR="007F7332" w:rsidRPr="00D32EA6">
        <w:rPr>
          <w:rFonts w:ascii="Arial Narrow" w:eastAsia="Times New Roman" w:hAnsi="Arial Narrow" w:cs="Courier New"/>
          <w:i/>
          <w:color w:val="002060"/>
          <w:sz w:val="24"/>
          <w:szCs w:val="24"/>
          <w:shd w:val="clear" w:color="auto" w:fill="F2F2F2" w:themeFill="background1" w:themeFillShade="F2"/>
        </w:rPr>
        <w:t>num</w:t>
      </w:r>
      <w:r w:rsidR="007F7332" w:rsidRPr="007F7332">
        <w:rPr>
          <w:rFonts w:ascii="Arial Narrow" w:eastAsia="Times New Roman" w:hAnsi="Arial Narrow" w:cs="Courier New"/>
          <w:sz w:val="24"/>
          <w:szCs w:val="24"/>
        </w:rPr>
        <w:t xml:space="preserve"> ).</w:t>
      </w:r>
    </w:p>
    <w:p w:rsidR="007F7332" w:rsidRPr="007F7332" w:rsidRDefault="007F7332" w:rsidP="007F7332">
      <w:pPr>
        <w:pStyle w:val="a7"/>
        <w:spacing w:before="0" w:beforeAutospacing="0" w:after="0" w:afterAutospacing="0"/>
        <w:ind w:firstLine="567"/>
        <w:jc w:val="both"/>
        <w:rPr>
          <w:rFonts w:ascii="Arial Narrow" w:hAnsi="Arial Narrow"/>
        </w:rPr>
      </w:pPr>
    </w:p>
    <w:tbl>
      <w:tblPr>
        <w:tblW w:w="0" w:type="auto"/>
        <w:tblCellSpacing w:w="15" w:type="dxa"/>
        <w:tblInd w:w="597" w:type="dxa"/>
        <w:tblCellMar>
          <w:top w:w="15" w:type="dxa"/>
          <w:left w:w="15" w:type="dxa"/>
          <w:bottom w:w="15" w:type="dxa"/>
          <w:right w:w="15" w:type="dxa"/>
        </w:tblCellMar>
        <w:tblLook w:val="04A0" w:firstRow="1" w:lastRow="0" w:firstColumn="1" w:lastColumn="0" w:noHBand="0" w:noVBand="1"/>
      </w:tblPr>
      <w:tblGrid>
        <w:gridCol w:w="7322"/>
      </w:tblGrid>
      <w:tr w:rsidR="004C0076" w:rsidRPr="00730D21" w:rsidTr="004C0076">
        <w:trPr>
          <w:tblCellSpacing w:w="15" w:type="dxa"/>
        </w:trPr>
        <w:tc>
          <w:tcPr>
            <w:tcW w:w="0" w:type="auto"/>
            <w:vAlign w:val="center"/>
            <w:hideMark/>
          </w:tcPr>
          <w:p w:rsidR="004C0076" w:rsidRPr="00730D21" w:rsidRDefault="004C0076" w:rsidP="00B74688">
            <w:pPr>
              <w:pStyle w:val="a7"/>
              <w:spacing w:before="0" w:beforeAutospacing="0" w:after="0" w:afterAutospacing="0"/>
              <w:jc w:val="both"/>
              <w:rPr>
                <w:rFonts w:ascii="Arial Narrow" w:hAnsi="Arial Narrow"/>
              </w:rPr>
            </w:pPr>
            <w:r w:rsidRPr="00730D21">
              <w:rPr>
                <w:rFonts w:ascii="Arial Narrow" w:hAnsi="Arial Narrow"/>
                <w:b/>
                <w:bCs/>
              </w:rPr>
              <w:t xml:space="preserve">CO </w:t>
            </w:r>
            <w:r w:rsidRPr="004C0076">
              <w:rPr>
                <w:rFonts w:ascii="Arial Narrow" w:hAnsi="Arial Narrow"/>
                <w:bCs/>
                <w:i/>
                <w:color w:val="002060"/>
              </w:rPr>
              <w:t xml:space="preserve">- </w:t>
            </w:r>
            <w:r w:rsidRPr="00B74688">
              <w:rPr>
                <w:rFonts w:ascii="Arial Narrow" w:hAnsi="Arial Narrow"/>
                <w:bCs/>
                <w:i/>
                <w:color w:val="002060"/>
              </w:rPr>
              <w:t>Contains Only</w:t>
            </w:r>
            <w:r w:rsidRPr="004C0076">
              <w:rPr>
                <w:rFonts w:ascii="Arial Narrow" w:hAnsi="Arial Narrow"/>
                <w:bCs/>
                <w:i/>
                <w:color w:val="002060"/>
              </w:rPr>
              <w:t xml:space="preserve"> -</w:t>
            </w:r>
            <w:r w:rsidRPr="004C0076">
              <w:rPr>
                <w:rFonts w:ascii="Arial Narrow" w:hAnsi="Arial Narrow"/>
                <w:b/>
                <w:bCs/>
                <w:color w:val="002060"/>
              </w:rPr>
              <w:t xml:space="preserve"> </w:t>
            </w:r>
            <w:r w:rsidR="00B74688">
              <w:rPr>
                <w:rFonts w:ascii="Arial Narrow" w:hAnsi="Arial Narrow"/>
              </w:rPr>
              <w:t>c</w:t>
            </w:r>
            <w:r w:rsidRPr="00730D21">
              <w:rPr>
                <w:rFonts w:ascii="Arial Narrow" w:hAnsi="Arial Narrow"/>
              </w:rPr>
              <w:t>hecks whether A is solely composed of the characters in B.</w:t>
            </w:r>
          </w:p>
        </w:tc>
      </w:tr>
      <w:tr w:rsidR="004C0076" w:rsidRPr="00730D21" w:rsidTr="004C0076">
        <w:trPr>
          <w:tblCellSpacing w:w="15" w:type="dxa"/>
        </w:trPr>
        <w:tc>
          <w:tcPr>
            <w:tcW w:w="0" w:type="auto"/>
            <w:vAlign w:val="center"/>
            <w:hideMark/>
          </w:tcPr>
          <w:p w:rsidR="004C0076" w:rsidRPr="00730D21" w:rsidRDefault="004C0076" w:rsidP="00B74688">
            <w:pPr>
              <w:pStyle w:val="a7"/>
              <w:spacing w:before="0" w:beforeAutospacing="0" w:after="0" w:afterAutospacing="0"/>
              <w:jc w:val="both"/>
              <w:rPr>
                <w:rFonts w:ascii="Arial Narrow" w:hAnsi="Arial Narrow"/>
              </w:rPr>
            </w:pPr>
            <w:r w:rsidRPr="00730D21">
              <w:rPr>
                <w:rFonts w:ascii="Arial Narrow" w:hAnsi="Arial Narrow"/>
                <w:b/>
                <w:bCs/>
              </w:rPr>
              <w:t xml:space="preserve">CN </w:t>
            </w:r>
            <w:r w:rsidRPr="004C0076">
              <w:rPr>
                <w:rFonts w:ascii="Arial Narrow" w:hAnsi="Arial Narrow"/>
                <w:b/>
                <w:bCs/>
              </w:rPr>
              <w:t xml:space="preserve"> </w:t>
            </w:r>
            <w:r w:rsidRPr="004C0076">
              <w:rPr>
                <w:rFonts w:ascii="Arial Narrow" w:hAnsi="Arial Narrow"/>
                <w:bCs/>
                <w:i/>
                <w:color w:val="002060"/>
              </w:rPr>
              <w:t>- Not Contains ONLY -</w:t>
            </w:r>
            <w:r w:rsidRPr="004C0076">
              <w:rPr>
                <w:rFonts w:ascii="Arial Narrow" w:hAnsi="Arial Narrow"/>
                <w:b/>
                <w:bCs/>
                <w:color w:val="002060"/>
              </w:rPr>
              <w:t xml:space="preserve"> </w:t>
            </w:r>
            <w:r w:rsidR="00B74688">
              <w:rPr>
                <w:rFonts w:ascii="Arial Narrow" w:hAnsi="Arial Narrow"/>
              </w:rPr>
              <w:t>c</w:t>
            </w:r>
            <w:r w:rsidRPr="00730D21">
              <w:rPr>
                <w:rFonts w:ascii="Arial Narrow" w:hAnsi="Arial Narrow"/>
              </w:rPr>
              <w:t>hecks whether A contains characters that are not in B.</w:t>
            </w:r>
          </w:p>
        </w:tc>
      </w:tr>
      <w:tr w:rsidR="004C0076" w:rsidRPr="00730D21" w:rsidTr="004C0076">
        <w:trPr>
          <w:tblCellSpacing w:w="15" w:type="dxa"/>
        </w:trPr>
        <w:tc>
          <w:tcPr>
            <w:tcW w:w="0" w:type="auto"/>
            <w:vAlign w:val="center"/>
            <w:hideMark/>
          </w:tcPr>
          <w:p w:rsidR="004C0076" w:rsidRPr="00730D21" w:rsidRDefault="004C0076" w:rsidP="00B74688">
            <w:pPr>
              <w:pStyle w:val="a7"/>
              <w:spacing w:before="0" w:beforeAutospacing="0" w:after="0" w:afterAutospacing="0"/>
              <w:jc w:val="both"/>
              <w:rPr>
                <w:rFonts w:ascii="Arial Narrow" w:hAnsi="Arial Narrow"/>
              </w:rPr>
            </w:pPr>
            <w:r w:rsidRPr="00730D21">
              <w:rPr>
                <w:rFonts w:ascii="Arial Narrow" w:hAnsi="Arial Narrow"/>
                <w:b/>
                <w:bCs/>
              </w:rPr>
              <w:t xml:space="preserve">CA </w:t>
            </w:r>
            <w:r w:rsidRPr="004C0076">
              <w:rPr>
                <w:rFonts w:ascii="Arial Narrow" w:hAnsi="Arial Narrow"/>
                <w:bCs/>
                <w:i/>
                <w:color w:val="002060"/>
              </w:rPr>
              <w:t xml:space="preserve">- </w:t>
            </w:r>
            <w:r w:rsidRPr="00B74688">
              <w:rPr>
                <w:rFonts w:ascii="Arial Narrow" w:hAnsi="Arial Narrow"/>
                <w:bCs/>
                <w:i/>
                <w:color w:val="002060"/>
              </w:rPr>
              <w:t>Contains ANY -</w:t>
            </w:r>
            <w:r w:rsidRPr="004C0076">
              <w:rPr>
                <w:rFonts w:ascii="Arial Narrow" w:hAnsi="Arial Narrow"/>
                <w:b/>
                <w:bCs/>
                <w:color w:val="002060"/>
              </w:rPr>
              <w:t xml:space="preserve"> </w:t>
            </w:r>
            <w:r w:rsidR="00B74688">
              <w:rPr>
                <w:rFonts w:ascii="Arial Narrow" w:hAnsi="Arial Narrow"/>
              </w:rPr>
              <w:t>c</w:t>
            </w:r>
            <w:r w:rsidRPr="00730D21">
              <w:rPr>
                <w:rFonts w:ascii="Arial Narrow" w:hAnsi="Arial Narrow"/>
              </w:rPr>
              <w:t>hecks whether A contains at least one character of B.</w:t>
            </w:r>
          </w:p>
        </w:tc>
      </w:tr>
      <w:tr w:rsidR="004C0076" w:rsidRPr="00730D21" w:rsidTr="004C0076">
        <w:trPr>
          <w:tblCellSpacing w:w="15" w:type="dxa"/>
        </w:trPr>
        <w:tc>
          <w:tcPr>
            <w:tcW w:w="0" w:type="auto"/>
            <w:vAlign w:val="center"/>
            <w:hideMark/>
          </w:tcPr>
          <w:p w:rsidR="004C0076" w:rsidRPr="00730D21" w:rsidRDefault="004C0076" w:rsidP="004C0076">
            <w:pPr>
              <w:pStyle w:val="a7"/>
              <w:spacing w:before="0" w:beforeAutospacing="0" w:after="0" w:afterAutospacing="0"/>
              <w:jc w:val="both"/>
              <w:rPr>
                <w:rFonts w:ascii="Arial Narrow" w:hAnsi="Arial Narrow"/>
              </w:rPr>
            </w:pPr>
            <w:r w:rsidRPr="00730D21">
              <w:rPr>
                <w:rFonts w:ascii="Arial Narrow" w:hAnsi="Arial Narrow"/>
                <w:b/>
                <w:bCs/>
              </w:rPr>
              <w:t xml:space="preserve">NA </w:t>
            </w:r>
            <w:r w:rsidRPr="004C0076">
              <w:rPr>
                <w:rFonts w:ascii="Arial Narrow" w:hAnsi="Arial Narrow"/>
                <w:bCs/>
                <w:i/>
                <w:color w:val="002060"/>
              </w:rPr>
              <w:t>- NOT Contains Any</w:t>
            </w:r>
            <w:r w:rsidRPr="004C0076">
              <w:rPr>
                <w:rFonts w:ascii="Arial Narrow" w:hAnsi="Arial Narrow"/>
                <w:b/>
                <w:bCs/>
                <w:color w:val="002060"/>
              </w:rPr>
              <w:t xml:space="preserve"> </w:t>
            </w:r>
          </w:p>
        </w:tc>
      </w:tr>
      <w:tr w:rsidR="004C0076" w:rsidRPr="00730D21" w:rsidTr="004C0076">
        <w:trPr>
          <w:tblCellSpacing w:w="15" w:type="dxa"/>
        </w:trPr>
        <w:tc>
          <w:tcPr>
            <w:tcW w:w="0" w:type="auto"/>
            <w:vAlign w:val="center"/>
            <w:hideMark/>
          </w:tcPr>
          <w:p w:rsidR="004C0076" w:rsidRPr="00730D21" w:rsidRDefault="004C0076" w:rsidP="00B74688">
            <w:pPr>
              <w:pStyle w:val="a7"/>
              <w:spacing w:before="0" w:beforeAutospacing="0" w:after="0" w:afterAutospacing="0"/>
              <w:jc w:val="both"/>
              <w:rPr>
                <w:rFonts w:ascii="Arial Narrow" w:hAnsi="Arial Narrow"/>
              </w:rPr>
            </w:pPr>
            <w:r w:rsidRPr="00730D21">
              <w:rPr>
                <w:rFonts w:ascii="Arial Narrow" w:hAnsi="Arial Narrow"/>
                <w:b/>
                <w:bCs/>
              </w:rPr>
              <w:t xml:space="preserve">CS </w:t>
            </w:r>
            <w:r w:rsidRPr="004C0076">
              <w:rPr>
                <w:rFonts w:ascii="Arial Narrow" w:hAnsi="Arial Narrow"/>
                <w:bCs/>
                <w:i/>
                <w:color w:val="002060"/>
              </w:rPr>
              <w:t xml:space="preserve">- </w:t>
            </w:r>
            <w:r w:rsidRPr="00B74688">
              <w:rPr>
                <w:rFonts w:ascii="Arial Narrow" w:hAnsi="Arial Narrow"/>
                <w:bCs/>
                <w:i/>
                <w:color w:val="002060"/>
              </w:rPr>
              <w:t>Contains a String</w:t>
            </w:r>
            <w:r w:rsidRPr="004C0076">
              <w:rPr>
                <w:rFonts w:ascii="Arial Narrow" w:hAnsi="Arial Narrow"/>
                <w:bCs/>
                <w:i/>
                <w:color w:val="002060"/>
              </w:rPr>
              <w:t xml:space="preserve"> -</w:t>
            </w:r>
            <w:r w:rsidRPr="004C0076">
              <w:rPr>
                <w:rFonts w:ascii="Arial Narrow" w:hAnsi="Arial Narrow"/>
                <w:b/>
                <w:bCs/>
                <w:color w:val="002060"/>
              </w:rPr>
              <w:t xml:space="preserve"> </w:t>
            </w:r>
            <w:r w:rsidR="00B74688" w:rsidRPr="00B74688">
              <w:rPr>
                <w:rFonts w:ascii="Arial Narrow" w:hAnsi="Arial Narrow"/>
                <w:bCs/>
                <w:color w:val="002060"/>
              </w:rPr>
              <w:t>c</w:t>
            </w:r>
            <w:r w:rsidRPr="00730D21">
              <w:rPr>
                <w:rFonts w:ascii="Arial Narrow" w:hAnsi="Arial Narrow"/>
              </w:rPr>
              <w:t>hecks whether A contains the character string B.</w:t>
            </w:r>
          </w:p>
        </w:tc>
      </w:tr>
      <w:tr w:rsidR="004C0076" w:rsidRPr="00730D21" w:rsidTr="004C0076">
        <w:trPr>
          <w:tblCellSpacing w:w="15" w:type="dxa"/>
        </w:trPr>
        <w:tc>
          <w:tcPr>
            <w:tcW w:w="0" w:type="auto"/>
            <w:vAlign w:val="center"/>
            <w:hideMark/>
          </w:tcPr>
          <w:p w:rsidR="004C0076" w:rsidRPr="00730D21" w:rsidRDefault="004C0076" w:rsidP="004C0076">
            <w:pPr>
              <w:pStyle w:val="a7"/>
              <w:spacing w:before="0" w:beforeAutospacing="0" w:after="0" w:afterAutospacing="0"/>
              <w:jc w:val="both"/>
              <w:rPr>
                <w:rFonts w:ascii="Arial Narrow" w:hAnsi="Arial Narrow"/>
              </w:rPr>
            </w:pPr>
            <w:r w:rsidRPr="00730D21">
              <w:rPr>
                <w:rFonts w:ascii="Arial Narrow" w:hAnsi="Arial Narrow"/>
                <w:b/>
                <w:bCs/>
              </w:rPr>
              <w:t xml:space="preserve">NS </w:t>
            </w:r>
            <w:r w:rsidRPr="004C0076">
              <w:rPr>
                <w:rFonts w:ascii="Arial Narrow" w:hAnsi="Arial Narrow"/>
                <w:bCs/>
                <w:i/>
                <w:color w:val="002060"/>
              </w:rPr>
              <w:t>- NOT Contains a String</w:t>
            </w:r>
          </w:p>
        </w:tc>
      </w:tr>
      <w:tr w:rsidR="004C0076" w:rsidRPr="00730D21" w:rsidTr="004C0076">
        <w:trPr>
          <w:tblCellSpacing w:w="15" w:type="dxa"/>
        </w:trPr>
        <w:tc>
          <w:tcPr>
            <w:tcW w:w="0" w:type="auto"/>
            <w:vAlign w:val="center"/>
            <w:hideMark/>
          </w:tcPr>
          <w:p w:rsidR="004C0076" w:rsidRPr="00730D21" w:rsidRDefault="004C0076" w:rsidP="00B74688">
            <w:pPr>
              <w:pStyle w:val="a7"/>
              <w:spacing w:before="0" w:beforeAutospacing="0" w:after="0" w:afterAutospacing="0"/>
              <w:jc w:val="both"/>
              <w:rPr>
                <w:rFonts w:ascii="Arial Narrow" w:hAnsi="Arial Narrow"/>
              </w:rPr>
            </w:pPr>
            <w:r w:rsidRPr="00730D21">
              <w:rPr>
                <w:rFonts w:ascii="Arial Narrow" w:hAnsi="Arial Narrow"/>
                <w:b/>
                <w:bCs/>
              </w:rPr>
              <w:t xml:space="preserve">CP </w:t>
            </w:r>
            <w:r w:rsidRPr="004C0076">
              <w:rPr>
                <w:rFonts w:ascii="Arial Narrow" w:hAnsi="Arial Narrow"/>
                <w:bCs/>
                <w:i/>
                <w:color w:val="002060"/>
              </w:rPr>
              <w:t xml:space="preserve">- </w:t>
            </w:r>
            <w:r w:rsidRPr="00B74688">
              <w:rPr>
                <w:rFonts w:ascii="Arial Narrow" w:hAnsi="Arial Narrow"/>
                <w:bCs/>
                <w:i/>
                <w:color w:val="002060"/>
              </w:rPr>
              <w:t>Contains a Pattern</w:t>
            </w:r>
            <w:r w:rsidRPr="004C0076">
              <w:rPr>
                <w:rFonts w:ascii="Arial Narrow" w:hAnsi="Arial Narrow"/>
                <w:bCs/>
                <w:i/>
                <w:color w:val="002060"/>
              </w:rPr>
              <w:t xml:space="preserve"> -</w:t>
            </w:r>
            <w:r w:rsidRPr="004C0076">
              <w:rPr>
                <w:rFonts w:ascii="Arial Narrow" w:hAnsi="Arial Narrow"/>
                <w:b/>
                <w:bCs/>
                <w:color w:val="002060"/>
              </w:rPr>
              <w:t xml:space="preserve"> </w:t>
            </w:r>
            <w:r w:rsidRPr="00730D21">
              <w:rPr>
                <w:rFonts w:ascii="Arial Narrow" w:hAnsi="Arial Narrow"/>
              </w:rPr>
              <w:t>checks whether A contains the pattern in B.</w:t>
            </w:r>
          </w:p>
        </w:tc>
      </w:tr>
      <w:tr w:rsidR="004C0076" w:rsidRPr="00730D21" w:rsidTr="004C0076">
        <w:trPr>
          <w:tblCellSpacing w:w="15" w:type="dxa"/>
        </w:trPr>
        <w:tc>
          <w:tcPr>
            <w:tcW w:w="0" w:type="auto"/>
            <w:vAlign w:val="center"/>
            <w:hideMark/>
          </w:tcPr>
          <w:p w:rsidR="004C0076" w:rsidRPr="00730D21" w:rsidRDefault="004C0076" w:rsidP="004C0076">
            <w:pPr>
              <w:pStyle w:val="a7"/>
              <w:spacing w:before="0" w:beforeAutospacing="0" w:after="0" w:afterAutospacing="0"/>
              <w:jc w:val="both"/>
              <w:rPr>
                <w:rFonts w:ascii="Arial Narrow" w:hAnsi="Arial Narrow"/>
              </w:rPr>
            </w:pPr>
            <w:r w:rsidRPr="00730D21">
              <w:rPr>
                <w:rFonts w:ascii="Arial Narrow" w:hAnsi="Arial Narrow"/>
                <w:b/>
                <w:bCs/>
              </w:rPr>
              <w:t xml:space="preserve">NP </w:t>
            </w:r>
            <w:r w:rsidRPr="004C0076">
              <w:rPr>
                <w:rFonts w:ascii="Arial Narrow" w:hAnsi="Arial Narrow"/>
                <w:bCs/>
                <w:i/>
                <w:color w:val="002060"/>
              </w:rPr>
              <w:t>- NOT Contains a Pattern</w:t>
            </w:r>
          </w:p>
          <w:p w:rsidR="004C0076" w:rsidRPr="00730D21" w:rsidRDefault="004C0076" w:rsidP="00730D21">
            <w:pPr>
              <w:pStyle w:val="a7"/>
              <w:spacing w:before="0" w:beforeAutospacing="0" w:after="0" w:afterAutospacing="0"/>
              <w:jc w:val="both"/>
              <w:rPr>
                <w:rFonts w:ascii="Arial Narrow" w:hAnsi="Arial Narrow"/>
              </w:rPr>
            </w:pPr>
          </w:p>
        </w:tc>
      </w:tr>
    </w:tbl>
    <w:p w:rsidR="004C0076" w:rsidRDefault="00730D21" w:rsidP="004C0076">
      <w:pPr>
        <w:pStyle w:val="HTML"/>
        <w:ind w:firstLine="567"/>
        <w:jc w:val="both"/>
        <w:rPr>
          <w:rStyle w:val="pln"/>
          <w:rFonts w:ascii="Arial Narrow" w:hAnsi="Arial Narrow"/>
          <w:sz w:val="24"/>
          <w:szCs w:val="24"/>
        </w:rPr>
      </w:pPr>
      <w:r w:rsidRPr="00730D21">
        <w:rPr>
          <w:rStyle w:val="pln"/>
          <w:rFonts w:ascii="Arial Narrow" w:hAnsi="Arial Narrow"/>
          <w:sz w:val="24"/>
          <w:szCs w:val="24"/>
        </w:rPr>
        <w:t>DATA</w:t>
      </w:r>
      <w:r w:rsidRPr="00730D21">
        <w:rPr>
          <w:rStyle w:val="pun"/>
          <w:rFonts w:ascii="Arial Narrow" w:hAnsi="Arial Narrow"/>
          <w:sz w:val="24"/>
          <w:szCs w:val="24"/>
        </w:rPr>
        <w:t>:</w:t>
      </w:r>
      <w:r w:rsidRPr="00730D21">
        <w:rPr>
          <w:rStyle w:val="pln"/>
          <w:rFonts w:ascii="Arial Narrow" w:hAnsi="Arial Narrow"/>
          <w:sz w:val="24"/>
          <w:szCs w:val="24"/>
        </w:rPr>
        <w:t xml:space="preserve"> </w:t>
      </w:r>
    </w:p>
    <w:p w:rsidR="00730D21" w:rsidRPr="00730D21" w:rsidRDefault="004C0076" w:rsidP="004C0076">
      <w:pPr>
        <w:pStyle w:val="HTML"/>
        <w:ind w:firstLine="567"/>
        <w:jc w:val="both"/>
        <w:rPr>
          <w:rStyle w:val="pln"/>
          <w:rFonts w:ascii="Arial Narrow" w:hAnsi="Arial Narrow"/>
          <w:sz w:val="24"/>
          <w:szCs w:val="24"/>
        </w:rPr>
      </w:pPr>
      <w:r>
        <w:rPr>
          <w:rStyle w:val="pln"/>
          <w:rFonts w:ascii="Arial Narrow" w:hAnsi="Arial Narrow"/>
          <w:sz w:val="24"/>
          <w:szCs w:val="24"/>
        </w:rPr>
        <w:tab/>
      </w:r>
      <w:r w:rsidR="00730D21" w:rsidRPr="00730D21">
        <w:rPr>
          <w:rStyle w:val="pln"/>
          <w:rFonts w:ascii="Arial Narrow" w:hAnsi="Arial Narrow"/>
          <w:sz w:val="24"/>
          <w:szCs w:val="24"/>
        </w:rPr>
        <w:t>P</w:t>
      </w:r>
      <w:r w:rsidR="00730D21" w:rsidRPr="00730D21">
        <w:rPr>
          <w:rStyle w:val="pun"/>
          <w:rFonts w:ascii="Arial Narrow" w:hAnsi="Arial Narrow"/>
          <w:sz w:val="24"/>
          <w:szCs w:val="24"/>
        </w:rPr>
        <w:t>(</w:t>
      </w:r>
      <w:r w:rsidR="00730D21" w:rsidRPr="00730D21">
        <w:rPr>
          <w:rStyle w:val="lit"/>
          <w:rFonts w:ascii="Arial Narrow" w:hAnsi="Arial Narrow"/>
          <w:sz w:val="24"/>
          <w:szCs w:val="24"/>
        </w:rPr>
        <w:t>10</w:t>
      </w:r>
      <w:r w:rsidR="00730D21" w:rsidRPr="00730D21">
        <w:rPr>
          <w:rStyle w:val="pun"/>
          <w:rFonts w:ascii="Arial Narrow" w:hAnsi="Arial Narrow"/>
          <w:sz w:val="24"/>
          <w:szCs w:val="24"/>
        </w:rPr>
        <w:t>)</w:t>
      </w:r>
      <w:r w:rsidR="00730D21" w:rsidRPr="00730D21">
        <w:rPr>
          <w:rStyle w:val="pln"/>
          <w:rFonts w:ascii="Arial Narrow" w:hAnsi="Arial Narrow"/>
          <w:sz w:val="24"/>
          <w:szCs w:val="24"/>
        </w:rPr>
        <w:t xml:space="preserve"> TYPE C VALUE </w:t>
      </w:r>
      <w:r w:rsidR="00730D21" w:rsidRPr="00730D21">
        <w:rPr>
          <w:rStyle w:val="str"/>
          <w:rFonts w:ascii="Arial Narrow" w:hAnsi="Arial Narrow"/>
          <w:sz w:val="24"/>
          <w:szCs w:val="24"/>
        </w:rPr>
        <w:t>'APPLE'</w:t>
      </w:r>
      <w:r w:rsidR="00730D21" w:rsidRPr="00730D21">
        <w:rPr>
          <w:rStyle w:val="pun"/>
          <w:rFonts w:ascii="Arial Narrow" w:hAnsi="Arial Narrow"/>
          <w:sz w:val="24"/>
          <w:szCs w:val="24"/>
        </w:rPr>
        <w:t>,</w:t>
      </w:r>
    </w:p>
    <w:p w:rsidR="00730D21" w:rsidRPr="00730D21" w:rsidRDefault="00730D21" w:rsidP="004C0076">
      <w:pPr>
        <w:pStyle w:val="HTML"/>
        <w:ind w:firstLine="567"/>
        <w:jc w:val="both"/>
        <w:rPr>
          <w:rStyle w:val="pln"/>
          <w:rFonts w:ascii="Arial Narrow" w:hAnsi="Arial Narrow"/>
          <w:sz w:val="24"/>
          <w:szCs w:val="24"/>
        </w:rPr>
      </w:pPr>
      <w:r w:rsidRPr="00730D21">
        <w:rPr>
          <w:rStyle w:val="pln"/>
          <w:rFonts w:ascii="Arial Narrow" w:hAnsi="Arial Narrow"/>
          <w:sz w:val="24"/>
          <w:szCs w:val="24"/>
        </w:rPr>
        <w:t xml:space="preserve">      Q</w:t>
      </w:r>
      <w:r w:rsidRPr="00730D21">
        <w:rPr>
          <w:rStyle w:val="pun"/>
          <w:rFonts w:ascii="Arial Narrow" w:hAnsi="Arial Narrow"/>
          <w:sz w:val="24"/>
          <w:szCs w:val="24"/>
        </w:rPr>
        <w:t>(</w:t>
      </w:r>
      <w:r w:rsidRPr="00730D21">
        <w:rPr>
          <w:rStyle w:val="lit"/>
          <w:rFonts w:ascii="Arial Narrow" w:hAnsi="Arial Narrow"/>
          <w:sz w:val="24"/>
          <w:szCs w:val="24"/>
        </w:rPr>
        <w:t>10</w:t>
      </w:r>
      <w:r w:rsidRPr="00730D21">
        <w:rPr>
          <w:rStyle w:val="pun"/>
          <w:rFonts w:ascii="Arial Narrow" w:hAnsi="Arial Narrow"/>
          <w:sz w:val="24"/>
          <w:szCs w:val="24"/>
        </w:rPr>
        <w:t>)</w:t>
      </w:r>
      <w:r w:rsidRPr="00730D21">
        <w:rPr>
          <w:rStyle w:val="pln"/>
          <w:rFonts w:ascii="Arial Narrow" w:hAnsi="Arial Narrow"/>
          <w:sz w:val="24"/>
          <w:szCs w:val="24"/>
        </w:rPr>
        <w:t xml:space="preserve"> TYPE C VALUE </w:t>
      </w:r>
      <w:r w:rsidRPr="00730D21">
        <w:rPr>
          <w:rStyle w:val="str"/>
          <w:rFonts w:ascii="Arial Narrow" w:hAnsi="Arial Narrow"/>
          <w:sz w:val="24"/>
          <w:szCs w:val="24"/>
        </w:rPr>
        <w:t>'CHAIR'</w:t>
      </w:r>
      <w:r w:rsidRPr="00730D21">
        <w:rPr>
          <w:rStyle w:val="pun"/>
          <w:rFonts w:ascii="Arial Narrow" w:hAnsi="Arial Narrow"/>
          <w:sz w:val="24"/>
          <w:szCs w:val="24"/>
        </w:rPr>
        <w:t>.</w:t>
      </w:r>
    </w:p>
    <w:p w:rsidR="00730D21" w:rsidRPr="00A11567" w:rsidRDefault="004C0076" w:rsidP="00B74688">
      <w:pPr>
        <w:pStyle w:val="HTML"/>
        <w:shd w:val="clear" w:color="auto" w:fill="E7E6E6" w:themeFill="background2"/>
        <w:ind w:firstLine="567"/>
        <w:jc w:val="both"/>
        <w:rPr>
          <w:rStyle w:val="pln"/>
          <w:rFonts w:ascii="Arial Narrow" w:hAnsi="Arial Narrow"/>
          <w:i/>
          <w:color w:val="000000" w:themeColor="text1"/>
          <w:sz w:val="24"/>
          <w:szCs w:val="24"/>
        </w:rPr>
      </w:pPr>
      <w:r>
        <w:rPr>
          <w:rStyle w:val="pln"/>
          <w:rFonts w:ascii="Arial Narrow" w:hAnsi="Arial Narrow"/>
          <w:sz w:val="24"/>
          <w:szCs w:val="24"/>
        </w:rPr>
        <w:t xml:space="preserve"> </w:t>
      </w:r>
      <w:r w:rsidR="00730D21" w:rsidRPr="00730D21">
        <w:rPr>
          <w:rStyle w:val="pln"/>
          <w:rFonts w:ascii="Arial Narrow" w:hAnsi="Arial Narrow"/>
          <w:sz w:val="24"/>
          <w:szCs w:val="24"/>
        </w:rPr>
        <w:t xml:space="preserve">IF P </w:t>
      </w:r>
      <w:r w:rsidR="00730D21" w:rsidRPr="00B74688">
        <w:rPr>
          <w:rStyle w:val="pln"/>
          <w:rFonts w:ascii="Arial Narrow" w:hAnsi="Arial Narrow"/>
          <w:i/>
          <w:color w:val="385623" w:themeColor="accent6" w:themeShade="80"/>
          <w:sz w:val="24"/>
          <w:szCs w:val="24"/>
        </w:rPr>
        <w:t>CA</w:t>
      </w:r>
      <w:r w:rsidR="00730D21" w:rsidRPr="00730D21">
        <w:rPr>
          <w:rStyle w:val="pln"/>
          <w:rFonts w:ascii="Arial Narrow" w:hAnsi="Arial Narrow"/>
          <w:sz w:val="24"/>
          <w:szCs w:val="24"/>
        </w:rPr>
        <w:t xml:space="preserve"> Q</w:t>
      </w:r>
      <w:r w:rsidR="00730D21" w:rsidRPr="00730D21">
        <w:rPr>
          <w:rStyle w:val="pun"/>
          <w:rFonts w:ascii="Arial Narrow" w:hAnsi="Arial Narrow"/>
          <w:sz w:val="24"/>
          <w:szCs w:val="24"/>
        </w:rPr>
        <w:t>.</w:t>
      </w:r>
      <w:r w:rsidR="00A11567">
        <w:rPr>
          <w:rStyle w:val="pun"/>
          <w:rFonts w:ascii="Arial Narrow" w:hAnsi="Arial Narrow"/>
          <w:sz w:val="24"/>
          <w:szCs w:val="24"/>
        </w:rPr>
        <w:t xml:space="preserve"> </w:t>
      </w:r>
      <w:r w:rsidR="00A11567" w:rsidRPr="00A11567">
        <w:rPr>
          <w:rStyle w:val="pun"/>
          <w:rFonts w:ascii="Arial Narrow" w:hAnsi="Arial Narrow"/>
          <w:i/>
          <w:color w:val="000000" w:themeColor="text1"/>
          <w:sz w:val="24"/>
          <w:szCs w:val="24"/>
        </w:rPr>
        <w:t>“</w:t>
      </w:r>
      <w:r w:rsidR="00A11567" w:rsidRPr="00A11567">
        <w:rPr>
          <w:rFonts w:ascii="Arial Narrow" w:hAnsi="Arial Narrow"/>
          <w:bCs/>
          <w:i/>
          <w:color w:val="000000" w:themeColor="text1"/>
          <w:sz w:val="24"/>
          <w:szCs w:val="24"/>
        </w:rPr>
        <w:t>Contains ANY</w:t>
      </w:r>
    </w:p>
    <w:p w:rsidR="00730D21" w:rsidRPr="00730D21" w:rsidRDefault="00730D21" w:rsidP="004C0076">
      <w:pPr>
        <w:pStyle w:val="HTML"/>
        <w:ind w:firstLine="567"/>
        <w:jc w:val="both"/>
        <w:rPr>
          <w:rStyle w:val="pln"/>
          <w:rFonts w:ascii="Arial Narrow" w:hAnsi="Arial Narrow"/>
          <w:sz w:val="24"/>
          <w:szCs w:val="24"/>
        </w:rPr>
      </w:pPr>
      <w:r w:rsidRPr="00730D21">
        <w:rPr>
          <w:rStyle w:val="pln"/>
          <w:rFonts w:ascii="Arial Narrow" w:hAnsi="Arial Narrow"/>
          <w:sz w:val="24"/>
          <w:szCs w:val="24"/>
        </w:rPr>
        <w:t xml:space="preserve">     WRITE</w:t>
      </w:r>
      <w:r w:rsidRPr="00730D21">
        <w:rPr>
          <w:rStyle w:val="pun"/>
          <w:rFonts w:ascii="Arial Narrow" w:hAnsi="Arial Narrow"/>
          <w:sz w:val="24"/>
          <w:szCs w:val="24"/>
        </w:rPr>
        <w:t>:</w:t>
      </w:r>
      <w:r w:rsidRPr="00730D21">
        <w:rPr>
          <w:rStyle w:val="pln"/>
          <w:rFonts w:ascii="Arial Narrow" w:hAnsi="Arial Narrow"/>
          <w:sz w:val="24"/>
          <w:szCs w:val="24"/>
        </w:rPr>
        <w:t xml:space="preserve"> </w:t>
      </w:r>
      <w:r w:rsidRPr="00730D21">
        <w:rPr>
          <w:rStyle w:val="pun"/>
          <w:rFonts w:ascii="Arial Narrow" w:hAnsi="Arial Narrow"/>
          <w:sz w:val="24"/>
          <w:szCs w:val="24"/>
        </w:rPr>
        <w:t>/</w:t>
      </w:r>
      <w:r w:rsidRPr="00730D21">
        <w:rPr>
          <w:rStyle w:val="pln"/>
          <w:rFonts w:ascii="Arial Narrow" w:hAnsi="Arial Narrow"/>
          <w:sz w:val="24"/>
          <w:szCs w:val="24"/>
        </w:rPr>
        <w:t xml:space="preserve"> </w:t>
      </w:r>
      <w:r w:rsidRPr="00730D21">
        <w:rPr>
          <w:rStyle w:val="str"/>
          <w:rFonts w:ascii="Arial Narrow" w:hAnsi="Arial Narrow"/>
          <w:sz w:val="24"/>
          <w:szCs w:val="24"/>
        </w:rPr>
        <w:t>'P contains at least one character of Q'</w:t>
      </w:r>
      <w:r w:rsidRPr="00730D21">
        <w:rPr>
          <w:rStyle w:val="pun"/>
          <w:rFonts w:ascii="Arial Narrow" w:hAnsi="Arial Narrow"/>
          <w:sz w:val="24"/>
          <w:szCs w:val="24"/>
        </w:rPr>
        <w:t>.</w:t>
      </w:r>
    </w:p>
    <w:p w:rsidR="00730D21" w:rsidRPr="00745A81" w:rsidRDefault="00730D21" w:rsidP="004C0076">
      <w:pPr>
        <w:pStyle w:val="HTML"/>
        <w:ind w:firstLine="567"/>
        <w:jc w:val="both"/>
        <w:rPr>
          <w:rFonts w:ascii="Arial Narrow" w:hAnsi="Arial Narrow"/>
          <w:sz w:val="24"/>
          <w:szCs w:val="24"/>
          <w:lang w:val="ru-RU"/>
        </w:rPr>
      </w:pPr>
      <w:r w:rsidRPr="00730D21">
        <w:rPr>
          <w:rStyle w:val="pln"/>
          <w:rFonts w:ascii="Arial Narrow" w:hAnsi="Arial Narrow"/>
          <w:sz w:val="24"/>
          <w:szCs w:val="24"/>
        </w:rPr>
        <w:t xml:space="preserve"> ENDIF</w:t>
      </w:r>
      <w:r w:rsidRPr="00745A81">
        <w:rPr>
          <w:rStyle w:val="pun"/>
          <w:rFonts w:ascii="Arial Narrow" w:hAnsi="Arial Narrow"/>
          <w:sz w:val="24"/>
          <w:szCs w:val="24"/>
          <w:lang w:val="ru-RU"/>
        </w:rPr>
        <w:t>.</w:t>
      </w:r>
    </w:p>
    <w:p w:rsidR="00AC1A35" w:rsidRPr="00745A81" w:rsidRDefault="00AC1A35" w:rsidP="004C0076">
      <w:pPr>
        <w:pStyle w:val="a7"/>
        <w:spacing w:before="0" w:beforeAutospacing="0" w:after="0" w:afterAutospacing="0"/>
        <w:ind w:firstLine="567"/>
        <w:jc w:val="both"/>
        <w:rPr>
          <w:rFonts w:ascii="Arial Narrow" w:hAnsi="Arial Narrow"/>
          <w:color w:val="000000" w:themeColor="text1"/>
          <w:spacing w:val="20"/>
          <w:lang w:val="ru-RU"/>
        </w:rPr>
      </w:pPr>
    </w:p>
    <w:p w:rsidR="009D2F86" w:rsidRDefault="009D2F86" w:rsidP="00730D21">
      <w:pPr>
        <w:spacing w:after="0" w:line="240" w:lineRule="auto"/>
        <w:ind w:firstLine="567"/>
        <w:jc w:val="both"/>
        <w:rPr>
          <w:rFonts w:ascii="Arial Narrow" w:hAnsi="Arial Narrow"/>
          <w:color w:val="000000" w:themeColor="text1"/>
          <w:sz w:val="24"/>
          <w:szCs w:val="24"/>
          <w:lang w:val="ru-RU"/>
        </w:rPr>
      </w:pPr>
      <w:r>
        <w:rPr>
          <w:rFonts w:ascii="Arial Narrow" w:hAnsi="Arial Narrow"/>
          <w:color w:val="000000" w:themeColor="text1"/>
          <w:sz w:val="24"/>
          <w:szCs w:val="24"/>
          <w:lang w:val="ru-RU"/>
        </w:rPr>
        <w:t>Работа со строками</w:t>
      </w:r>
    </w:p>
    <w:p w:rsidR="009D2F86" w:rsidRDefault="00912F9E" w:rsidP="00730D21">
      <w:pPr>
        <w:spacing w:after="0" w:line="240" w:lineRule="auto"/>
        <w:ind w:firstLine="567"/>
        <w:jc w:val="both"/>
        <w:rPr>
          <w:rFonts w:ascii="Arial Narrow" w:hAnsi="Arial Narrow"/>
          <w:color w:val="000000" w:themeColor="text1"/>
          <w:sz w:val="24"/>
          <w:szCs w:val="24"/>
          <w:lang w:val="ru-RU"/>
        </w:rPr>
      </w:pPr>
      <w:hyperlink r:id="rId23" w:history="1">
        <w:r w:rsidR="009D2F86" w:rsidRPr="009D2F86">
          <w:rPr>
            <w:rStyle w:val="a3"/>
            <w:rFonts w:ascii="Arial Narrow" w:hAnsi="Arial Narrow"/>
            <w:sz w:val="24"/>
            <w:szCs w:val="24"/>
            <w:u w:val="none"/>
            <w:lang w:val="ru-RU"/>
          </w:rPr>
          <w:t>http://razumsap.blogspot.com/2014/10/blog-post.html</w:t>
        </w:r>
      </w:hyperlink>
    </w:p>
    <w:p w:rsidR="00AF402C" w:rsidRDefault="00AF402C" w:rsidP="00730D21">
      <w:pPr>
        <w:spacing w:after="0" w:line="240" w:lineRule="auto"/>
        <w:ind w:firstLine="567"/>
        <w:jc w:val="both"/>
        <w:rPr>
          <w:rFonts w:ascii="Arial Narrow" w:hAnsi="Arial Narrow"/>
          <w:color w:val="000000" w:themeColor="text1"/>
          <w:sz w:val="24"/>
          <w:szCs w:val="24"/>
          <w:lang w:val="ru-RU"/>
        </w:rPr>
      </w:pPr>
    </w:p>
    <w:p w:rsidR="009D2F86" w:rsidRPr="009D2F86" w:rsidRDefault="009D2F86" w:rsidP="00730D21">
      <w:pPr>
        <w:spacing w:after="0" w:line="240" w:lineRule="auto"/>
        <w:ind w:firstLine="567"/>
        <w:jc w:val="both"/>
        <w:rPr>
          <w:rFonts w:ascii="Arial Narrow" w:hAnsi="Arial Narrow"/>
          <w:color w:val="000000" w:themeColor="text1"/>
          <w:sz w:val="24"/>
          <w:szCs w:val="24"/>
          <w:lang w:val="ru-RU"/>
        </w:rPr>
      </w:pPr>
    </w:p>
    <w:p w:rsidR="00A11567" w:rsidRPr="005B1290" w:rsidRDefault="00A11567" w:rsidP="005B1290">
      <w:pPr>
        <w:spacing w:after="0" w:line="240" w:lineRule="auto"/>
        <w:ind w:firstLine="567"/>
        <w:jc w:val="center"/>
        <w:rPr>
          <w:rStyle w:val="h1"/>
          <w:rFonts w:ascii="Arial Narrow" w:hAnsi="Arial Narrow"/>
          <w:b/>
          <w:sz w:val="24"/>
          <w:szCs w:val="24"/>
        </w:rPr>
      </w:pPr>
      <w:bookmarkStart w:id="16" w:name="DATA_Inline_Declaration"/>
      <w:r w:rsidRPr="005B1290">
        <w:rPr>
          <w:rStyle w:val="h1"/>
          <w:rFonts w:ascii="Arial Narrow" w:hAnsi="Arial Narrow"/>
          <w:b/>
          <w:sz w:val="24"/>
          <w:szCs w:val="24"/>
        </w:rPr>
        <w:t>DATA - Inline Declaration</w:t>
      </w:r>
    </w:p>
    <w:bookmarkEnd w:id="16"/>
    <w:p w:rsidR="005B1290" w:rsidRPr="00DE6285" w:rsidRDefault="005B1290" w:rsidP="005B1290">
      <w:pPr>
        <w:spacing w:after="0" w:line="240" w:lineRule="auto"/>
        <w:ind w:firstLine="567"/>
        <w:jc w:val="both"/>
        <w:outlineLvl w:val="0"/>
        <w:rPr>
          <w:rFonts w:ascii="Arial Narrow" w:eastAsia="Times New Roman" w:hAnsi="Arial Narrow" w:cs="Times New Roman"/>
          <w:bCs/>
          <w:kern w:val="36"/>
          <w:sz w:val="24"/>
          <w:szCs w:val="24"/>
        </w:rPr>
      </w:pPr>
      <w:r w:rsidRPr="002E64CF">
        <w:rPr>
          <w:rFonts w:ascii="Arial Narrow" w:eastAsia="Times New Roman" w:hAnsi="Arial Narrow" w:cs="Times New Roman"/>
          <w:bCs/>
          <w:kern w:val="36"/>
          <w:sz w:val="24"/>
          <w:szCs w:val="24"/>
          <w:lang w:val="ru-RU"/>
        </w:rPr>
        <w:fldChar w:fldCharType="begin"/>
      </w:r>
      <w:r w:rsidRPr="00DE6285">
        <w:rPr>
          <w:rFonts w:ascii="Arial Narrow" w:eastAsia="Times New Roman" w:hAnsi="Arial Narrow" w:cs="Times New Roman"/>
          <w:bCs/>
          <w:kern w:val="36"/>
          <w:sz w:val="24"/>
          <w:szCs w:val="24"/>
        </w:rPr>
        <w:instrText xml:space="preserve"> HYPERLINK  \l "</w:instrText>
      </w:r>
      <w:r w:rsidRPr="002E64CF">
        <w:rPr>
          <w:rFonts w:ascii="Arial Narrow" w:eastAsia="Times New Roman" w:hAnsi="Arial Narrow" w:cs="Times New Roman"/>
          <w:bCs/>
          <w:kern w:val="36"/>
          <w:sz w:val="24"/>
          <w:szCs w:val="24"/>
          <w:lang w:val="ru-RU"/>
        </w:rPr>
        <w:instrText>Содержание</w:instrText>
      </w:r>
      <w:r w:rsidRPr="00DE6285">
        <w:rPr>
          <w:rFonts w:ascii="Arial Narrow" w:eastAsia="Times New Roman" w:hAnsi="Arial Narrow" w:cs="Times New Roman"/>
          <w:bCs/>
          <w:kern w:val="36"/>
          <w:sz w:val="24"/>
          <w:szCs w:val="24"/>
        </w:rPr>
        <w:instrText xml:space="preserve">" </w:instrText>
      </w:r>
      <w:r w:rsidRPr="002E64CF">
        <w:rPr>
          <w:rFonts w:ascii="Arial Narrow" w:eastAsia="Times New Roman" w:hAnsi="Arial Narrow" w:cs="Times New Roman"/>
          <w:bCs/>
          <w:kern w:val="36"/>
          <w:sz w:val="24"/>
          <w:szCs w:val="24"/>
          <w:lang w:val="ru-RU"/>
        </w:rPr>
        <w:fldChar w:fldCharType="separate"/>
      </w:r>
      <w:r w:rsidRPr="002E64CF">
        <w:rPr>
          <w:rStyle w:val="a3"/>
          <w:rFonts w:ascii="Arial Narrow" w:eastAsia="Times New Roman" w:hAnsi="Arial Narrow" w:cs="Times New Roman"/>
          <w:bCs/>
          <w:kern w:val="36"/>
          <w:sz w:val="24"/>
          <w:szCs w:val="24"/>
          <w:u w:val="none"/>
          <w:lang w:val="ru-RU"/>
        </w:rPr>
        <w:t>Содержание</w:t>
      </w:r>
      <w:r w:rsidRPr="002E64CF">
        <w:rPr>
          <w:rFonts w:ascii="Arial Narrow" w:eastAsia="Times New Roman" w:hAnsi="Arial Narrow" w:cs="Times New Roman"/>
          <w:bCs/>
          <w:kern w:val="36"/>
          <w:sz w:val="24"/>
          <w:szCs w:val="24"/>
          <w:lang w:val="ru-RU"/>
        </w:rPr>
        <w:fldChar w:fldCharType="end"/>
      </w:r>
    </w:p>
    <w:p w:rsidR="00A11567" w:rsidRPr="005B1290" w:rsidRDefault="00A11567" w:rsidP="00730D21">
      <w:pPr>
        <w:spacing w:after="0" w:line="240" w:lineRule="auto"/>
        <w:ind w:firstLine="567"/>
        <w:jc w:val="both"/>
        <w:rPr>
          <w:rStyle w:val="h1"/>
          <w:rFonts w:ascii="Arial Narrow" w:hAnsi="Arial Narrow"/>
          <w:sz w:val="24"/>
          <w:szCs w:val="24"/>
        </w:rPr>
      </w:pPr>
    </w:p>
    <w:p w:rsidR="005B1290" w:rsidRPr="005B1290" w:rsidRDefault="005B1290" w:rsidP="00730D21">
      <w:pPr>
        <w:spacing w:after="0" w:line="240" w:lineRule="auto"/>
        <w:ind w:firstLine="567"/>
        <w:jc w:val="both"/>
        <w:rPr>
          <w:rStyle w:val="qtext"/>
          <w:rFonts w:ascii="Arial Narrow" w:hAnsi="Arial Narrow"/>
          <w:b/>
          <w:sz w:val="24"/>
          <w:szCs w:val="24"/>
        </w:rPr>
      </w:pPr>
      <w:r w:rsidRPr="005B1290">
        <w:rPr>
          <w:rStyle w:val="qtext"/>
          <w:rFonts w:ascii="Arial Narrow" w:hAnsi="Arial Narrow"/>
          <w:b/>
          <w:sz w:val="24"/>
          <w:szCs w:val="24"/>
        </w:rPr>
        <w:t xml:space="preserve">DATA(var)  </w:t>
      </w:r>
    </w:p>
    <w:p w:rsidR="005B1290" w:rsidRDefault="005B1290" w:rsidP="00D613E2">
      <w:pPr>
        <w:pStyle w:val="a6"/>
        <w:numPr>
          <w:ilvl w:val="0"/>
          <w:numId w:val="23"/>
        </w:numPr>
        <w:spacing w:after="0" w:line="240" w:lineRule="auto"/>
        <w:ind w:left="1134"/>
        <w:jc w:val="both"/>
        <w:rPr>
          <w:rFonts w:ascii="Arial Narrow" w:hAnsi="Arial Narrow"/>
          <w:sz w:val="24"/>
          <w:szCs w:val="24"/>
        </w:rPr>
      </w:pPr>
      <w:r w:rsidRPr="005B1290">
        <w:rPr>
          <w:rFonts w:ascii="Arial Narrow" w:hAnsi="Arial Narrow"/>
          <w:sz w:val="24"/>
          <w:szCs w:val="24"/>
        </w:rPr>
        <w:t xml:space="preserve">The declared variable </w:t>
      </w:r>
      <w:r w:rsidRPr="00A85CA8">
        <w:rPr>
          <w:rFonts w:ascii="Arial Narrow" w:hAnsi="Arial Narrow"/>
          <w:sz w:val="24"/>
          <w:szCs w:val="24"/>
          <w:shd w:val="clear" w:color="auto" w:fill="F2F2F2" w:themeFill="background1" w:themeFillShade="F2"/>
        </w:rPr>
        <w:t xml:space="preserve">is visible </w:t>
      </w:r>
      <w:r w:rsidRPr="00A85CA8">
        <w:rPr>
          <w:rFonts w:ascii="Arial Narrow" w:hAnsi="Arial Narrow"/>
          <w:i/>
          <w:color w:val="385623" w:themeColor="accent6" w:themeShade="80"/>
          <w:sz w:val="24"/>
          <w:szCs w:val="24"/>
          <w:shd w:val="clear" w:color="auto" w:fill="F2F2F2" w:themeFill="background1" w:themeFillShade="F2"/>
        </w:rPr>
        <w:t>statically</w:t>
      </w:r>
      <w:r w:rsidRPr="005B1290">
        <w:rPr>
          <w:rFonts w:ascii="Arial Narrow" w:hAnsi="Arial Narrow"/>
          <w:sz w:val="24"/>
          <w:szCs w:val="24"/>
        </w:rPr>
        <w:t xml:space="preserve"> in the program and is valid in the current </w:t>
      </w:r>
      <w:hyperlink r:id="rId24" w:tooltip="Glossary Entry" w:history="1">
        <w:r w:rsidRPr="005B1290">
          <w:rPr>
            <w:rStyle w:val="a3"/>
            <w:rFonts w:ascii="Arial Narrow" w:hAnsi="Arial Narrow"/>
            <w:sz w:val="24"/>
            <w:szCs w:val="24"/>
            <w:u w:val="none"/>
          </w:rPr>
          <w:t>context</w:t>
        </w:r>
      </w:hyperlink>
      <w:r w:rsidRPr="005B1290">
        <w:rPr>
          <w:rFonts w:ascii="Arial Narrow" w:hAnsi="Arial Narrow"/>
          <w:sz w:val="24"/>
          <w:szCs w:val="24"/>
        </w:rPr>
        <w:t xml:space="preserve">. </w:t>
      </w:r>
    </w:p>
    <w:p w:rsidR="005B1290" w:rsidRPr="003B42BF" w:rsidRDefault="005B1290" w:rsidP="00D613E2">
      <w:pPr>
        <w:pStyle w:val="a6"/>
        <w:numPr>
          <w:ilvl w:val="0"/>
          <w:numId w:val="23"/>
        </w:numPr>
        <w:spacing w:after="0" w:line="240" w:lineRule="auto"/>
        <w:ind w:left="1134"/>
        <w:jc w:val="both"/>
        <w:rPr>
          <w:rFonts w:ascii="Arial Narrow" w:hAnsi="Arial Narrow"/>
          <w:sz w:val="24"/>
          <w:szCs w:val="24"/>
        </w:rPr>
      </w:pPr>
      <w:r w:rsidRPr="005B1290">
        <w:rPr>
          <w:rFonts w:ascii="Arial Narrow" w:hAnsi="Arial Narrow"/>
          <w:sz w:val="24"/>
          <w:szCs w:val="24"/>
        </w:rPr>
        <w:t xml:space="preserve">The declaration is made </w:t>
      </w:r>
      <w:r w:rsidRPr="00A85CA8">
        <w:rPr>
          <w:rFonts w:ascii="Arial Narrow" w:hAnsi="Arial Narrow"/>
          <w:sz w:val="24"/>
          <w:szCs w:val="24"/>
          <w:shd w:val="clear" w:color="auto" w:fill="F2F2F2" w:themeFill="background1" w:themeFillShade="F2"/>
        </w:rPr>
        <w:t xml:space="preserve">when the program </w:t>
      </w:r>
      <w:r w:rsidRPr="00A85CA8">
        <w:rPr>
          <w:rFonts w:ascii="Arial Narrow" w:hAnsi="Arial Narrow"/>
          <w:i/>
          <w:color w:val="385623" w:themeColor="accent6" w:themeShade="80"/>
          <w:sz w:val="24"/>
          <w:szCs w:val="24"/>
          <w:shd w:val="clear" w:color="auto" w:fill="F2F2F2" w:themeFill="background1" w:themeFillShade="F2"/>
        </w:rPr>
        <w:t>is compiled</w:t>
      </w:r>
      <w:r w:rsidRPr="003B42BF">
        <w:rPr>
          <w:rFonts w:ascii="Arial Narrow" w:hAnsi="Arial Narrow"/>
          <w:sz w:val="24"/>
          <w:szCs w:val="24"/>
        </w:rPr>
        <w:t>.</w:t>
      </w:r>
    </w:p>
    <w:p w:rsidR="005B1290" w:rsidRPr="005B1290" w:rsidRDefault="005B1290" w:rsidP="00D613E2">
      <w:pPr>
        <w:pStyle w:val="a6"/>
        <w:numPr>
          <w:ilvl w:val="0"/>
          <w:numId w:val="23"/>
        </w:numPr>
        <w:spacing w:after="0" w:line="240" w:lineRule="auto"/>
        <w:ind w:left="1134"/>
        <w:jc w:val="both"/>
        <w:rPr>
          <w:rFonts w:ascii="Arial Narrow" w:hAnsi="Arial Narrow"/>
          <w:color w:val="000000" w:themeColor="text1"/>
          <w:sz w:val="24"/>
          <w:szCs w:val="24"/>
        </w:rPr>
      </w:pPr>
      <w:r w:rsidRPr="00A100FE">
        <w:rPr>
          <w:rFonts w:ascii="Arial Narrow" w:hAnsi="Arial Narrow"/>
          <w:color w:val="000000" w:themeColor="text1"/>
          <w:sz w:val="24"/>
          <w:szCs w:val="24"/>
          <w:shd w:val="clear" w:color="auto" w:fill="F2F2F2" w:themeFill="background1" w:themeFillShade="F2"/>
        </w:rPr>
        <w:t xml:space="preserve">The </w:t>
      </w:r>
      <w:r w:rsidRPr="00A100FE">
        <w:rPr>
          <w:rFonts w:ascii="Arial Narrow" w:hAnsi="Arial Narrow"/>
          <w:i/>
          <w:color w:val="385623" w:themeColor="accent6" w:themeShade="80"/>
          <w:sz w:val="24"/>
          <w:szCs w:val="24"/>
          <w:shd w:val="clear" w:color="auto" w:fill="F2F2F2" w:themeFill="background1" w:themeFillShade="F2"/>
        </w:rPr>
        <w:t>d</w:t>
      </w:r>
      <w:r w:rsidRPr="003B42BF">
        <w:rPr>
          <w:rFonts w:ascii="Arial Narrow" w:hAnsi="Arial Narrow"/>
          <w:i/>
          <w:color w:val="385623" w:themeColor="accent6" w:themeShade="80"/>
          <w:sz w:val="24"/>
          <w:szCs w:val="24"/>
          <w:shd w:val="clear" w:color="auto" w:fill="E7E6E6" w:themeFill="background2"/>
        </w:rPr>
        <w:t>ate type</w:t>
      </w:r>
      <w:r w:rsidRPr="00A85CA8">
        <w:rPr>
          <w:rFonts w:ascii="Arial Narrow" w:hAnsi="Arial Narrow"/>
          <w:color w:val="385623" w:themeColor="accent6" w:themeShade="80"/>
          <w:sz w:val="24"/>
          <w:szCs w:val="24"/>
          <w:shd w:val="clear" w:color="auto" w:fill="FFFFFF" w:themeFill="background1"/>
        </w:rPr>
        <w:t xml:space="preserve"> </w:t>
      </w:r>
      <w:r w:rsidRPr="00A85CA8">
        <w:rPr>
          <w:rFonts w:ascii="Arial Narrow" w:hAnsi="Arial Narrow"/>
          <w:sz w:val="24"/>
          <w:szCs w:val="24"/>
          <w:shd w:val="clear" w:color="auto" w:fill="FFFFFF" w:themeFill="background1"/>
        </w:rPr>
        <w:t xml:space="preserve">of the variable is </w:t>
      </w:r>
      <w:r w:rsidRPr="00A85CA8">
        <w:rPr>
          <w:rFonts w:ascii="Arial Narrow" w:hAnsi="Arial Narrow"/>
          <w:color w:val="000000" w:themeColor="text1"/>
          <w:sz w:val="24"/>
          <w:szCs w:val="24"/>
          <w:shd w:val="clear" w:color="auto" w:fill="FFFFFF" w:themeFill="background1"/>
        </w:rPr>
        <w:t xml:space="preserve">determined by the </w:t>
      </w:r>
      <w:hyperlink r:id="rId25" w:tooltip="Glossary Entry" w:history="1">
        <w:r w:rsidRPr="00A85CA8">
          <w:rPr>
            <w:rStyle w:val="a3"/>
            <w:rFonts w:ascii="Arial Narrow" w:hAnsi="Arial Narrow"/>
            <w:color w:val="000000" w:themeColor="text1"/>
            <w:sz w:val="24"/>
            <w:szCs w:val="24"/>
            <w:u w:val="none"/>
            <w:shd w:val="clear" w:color="auto" w:fill="FFFFFF" w:themeFill="background1"/>
          </w:rPr>
          <w:t>operand type</w:t>
        </w:r>
      </w:hyperlink>
      <w:r w:rsidRPr="005B1290">
        <w:rPr>
          <w:rFonts w:ascii="Arial Narrow" w:hAnsi="Arial Narrow"/>
          <w:color w:val="000000" w:themeColor="text1"/>
          <w:sz w:val="24"/>
          <w:szCs w:val="24"/>
        </w:rPr>
        <w:t>.</w:t>
      </w:r>
    </w:p>
    <w:p w:rsidR="005B1290" w:rsidRPr="005B1290" w:rsidRDefault="005B1290" w:rsidP="00730D21">
      <w:pPr>
        <w:spacing w:after="0" w:line="240" w:lineRule="auto"/>
        <w:ind w:firstLine="567"/>
        <w:jc w:val="both"/>
        <w:rPr>
          <w:rFonts w:ascii="Arial Narrow" w:hAnsi="Arial Narrow"/>
          <w:sz w:val="24"/>
          <w:szCs w:val="24"/>
        </w:rPr>
      </w:pPr>
    </w:p>
    <w:p w:rsidR="00FC5430" w:rsidRPr="00FC5430" w:rsidRDefault="00FC5430" w:rsidP="00730D21">
      <w:pPr>
        <w:spacing w:after="0" w:line="240" w:lineRule="auto"/>
        <w:ind w:firstLine="567"/>
        <w:jc w:val="both"/>
        <w:rPr>
          <w:rStyle w:val="h4"/>
          <w:rFonts w:ascii="Arial Narrow" w:hAnsi="Arial Narrow"/>
          <w:b/>
          <w:i/>
          <w:sz w:val="24"/>
          <w:szCs w:val="24"/>
        </w:rPr>
      </w:pPr>
      <w:r w:rsidRPr="00FC5430">
        <w:rPr>
          <w:rStyle w:val="h4"/>
          <w:rFonts w:ascii="Arial Narrow" w:hAnsi="Arial Narrow"/>
          <w:b/>
          <w:i/>
          <w:sz w:val="24"/>
          <w:szCs w:val="24"/>
        </w:rPr>
        <w:t xml:space="preserve">Notes </w:t>
      </w:r>
    </w:p>
    <w:p w:rsidR="005B1290" w:rsidRPr="00FC5430" w:rsidRDefault="00912F9E" w:rsidP="00D613E2">
      <w:pPr>
        <w:pStyle w:val="a6"/>
        <w:numPr>
          <w:ilvl w:val="0"/>
          <w:numId w:val="24"/>
        </w:numPr>
        <w:spacing w:after="0" w:line="240" w:lineRule="auto"/>
        <w:ind w:left="1134"/>
        <w:jc w:val="both"/>
        <w:rPr>
          <w:rFonts w:ascii="Arial Narrow" w:hAnsi="Arial Narrow"/>
          <w:color w:val="000000" w:themeColor="text1"/>
          <w:sz w:val="24"/>
          <w:szCs w:val="24"/>
        </w:rPr>
      </w:pPr>
      <w:hyperlink r:id="rId26" w:tooltip="Guideline" w:history="1">
        <w:r w:rsidR="005B1290" w:rsidRPr="00A100FE">
          <w:rPr>
            <w:rStyle w:val="a3"/>
            <w:rFonts w:ascii="Arial Narrow" w:hAnsi="Arial Narrow"/>
            <w:color w:val="000000" w:themeColor="text1"/>
            <w:sz w:val="24"/>
            <w:szCs w:val="24"/>
            <w:u w:val="none"/>
            <w:shd w:val="clear" w:color="auto" w:fill="F2F2F2" w:themeFill="background1" w:themeFillShade="F2"/>
          </w:rPr>
          <w:t xml:space="preserve">Only use inline declarations </w:t>
        </w:r>
        <w:r w:rsidR="005B1290" w:rsidRPr="00A100FE">
          <w:rPr>
            <w:rStyle w:val="a3"/>
            <w:rFonts w:ascii="Arial Narrow" w:hAnsi="Arial Narrow"/>
            <w:i/>
            <w:color w:val="385623" w:themeColor="accent6" w:themeShade="80"/>
            <w:sz w:val="24"/>
            <w:szCs w:val="24"/>
            <w:u w:val="none"/>
            <w:shd w:val="clear" w:color="auto" w:fill="F2F2F2" w:themeFill="background1" w:themeFillShade="F2"/>
          </w:rPr>
          <w:t>lo</w:t>
        </w:r>
        <w:r w:rsidR="005B1290" w:rsidRPr="00A85CA8">
          <w:rPr>
            <w:rStyle w:val="a3"/>
            <w:rFonts w:ascii="Arial Narrow" w:hAnsi="Arial Narrow"/>
            <w:i/>
            <w:color w:val="385623" w:themeColor="accent6" w:themeShade="80"/>
            <w:sz w:val="24"/>
            <w:szCs w:val="24"/>
            <w:u w:val="none"/>
            <w:shd w:val="clear" w:color="auto" w:fill="F2F2F2" w:themeFill="background1" w:themeFillShade="F2"/>
          </w:rPr>
          <w:t>cally</w:t>
        </w:r>
      </w:hyperlink>
      <w:r w:rsidR="005B1290" w:rsidRPr="003B42BF">
        <w:rPr>
          <w:rFonts w:ascii="Arial Narrow" w:hAnsi="Arial Narrow"/>
          <w:color w:val="000000" w:themeColor="text1"/>
          <w:sz w:val="24"/>
          <w:szCs w:val="24"/>
          <w:shd w:val="clear" w:color="auto" w:fill="E7E6E6" w:themeFill="background2"/>
        </w:rPr>
        <w:t>.</w:t>
      </w:r>
      <w:r w:rsidR="005B1290" w:rsidRPr="00FC5430">
        <w:rPr>
          <w:rFonts w:ascii="Arial Narrow" w:hAnsi="Arial Narrow"/>
          <w:color w:val="000000" w:themeColor="text1"/>
          <w:sz w:val="24"/>
          <w:szCs w:val="24"/>
        </w:rPr>
        <w:t xml:space="preserve"> </w:t>
      </w:r>
    </w:p>
    <w:p w:rsidR="00FC5430" w:rsidRPr="00FC5430" w:rsidRDefault="00FC5430" w:rsidP="00D613E2">
      <w:pPr>
        <w:pStyle w:val="a6"/>
        <w:numPr>
          <w:ilvl w:val="0"/>
          <w:numId w:val="24"/>
        </w:numPr>
        <w:spacing w:after="0" w:line="240" w:lineRule="auto"/>
        <w:ind w:left="1134"/>
        <w:jc w:val="both"/>
        <w:rPr>
          <w:rFonts w:ascii="Arial Narrow" w:hAnsi="Arial Narrow"/>
          <w:sz w:val="24"/>
          <w:szCs w:val="24"/>
        </w:rPr>
      </w:pPr>
      <w:r w:rsidRPr="00FC5430">
        <w:rPr>
          <w:rFonts w:ascii="Arial Narrow" w:hAnsi="Arial Narrow"/>
          <w:sz w:val="24"/>
          <w:szCs w:val="24"/>
        </w:rPr>
        <w:t xml:space="preserve">An inline declaration </w:t>
      </w:r>
      <w:r w:rsidRPr="00A85CA8">
        <w:rPr>
          <w:rFonts w:ascii="Arial Narrow" w:hAnsi="Arial Narrow"/>
          <w:sz w:val="24"/>
          <w:szCs w:val="24"/>
          <w:shd w:val="clear" w:color="auto" w:fill="F2F2F2" w:themeFill="background1" w:themeFillShade="F2"/>
        </w:rPr>
        <w:t xml:space="preserve">cannot occur </w:t>
      </w:r>
      <w:r w:rsidRPr="00A85CA8">
        <w:rPr>
          <w:rFonts w:ascii="Arial Narrow" w:hAnsi="Arial Narrow"/>
          <w:i/>
          <w:color w:val="385623" w:themeColor="accent6" w:themeShade="80"/>
          <w:sz w:val="24"/>
          <w:szCs w:val="24"/>
          <w:shd w:val="clear" w:color="auto" w:fill="F2F2F2" w:themeFill="background1" w:themeFillShade="F2"/>
        </w:rPr>
        <w:t>on the right-hand side</w:t>
      </w:r>
      <w:r w:rsidRPr="00A85CA8">
        <w:rPr>
          <w:rFonts w:ascii="Arial Narrow" w:hAnsi="Arial Narrow"/>
          <w:color w:val="385623" w:themeColor="accent6" w:themeShade="80"/>
          <w:sz w:val="24"/>
          <w:szCs w:val="24"/>
          <w:shd w:val="clear" w:color="auto" w:fill="F2F2F2" w:themeFill="background1" w:themeFillShade="F2"/>
        </w:rPr>
        <w:t xml:space="preserve"> </w:t>
      </w:r>
      <w:r w:rsidRPr="00A85CA8">
        <w:rPr>
          <w:rFonts w:ascii="Arial Narrow" w:hAnsi="Arial Narrow"/>
          <w:sz w:val="24"/>
          <w:szCs w:val="24"/>
          <w:shd w:val="clear" w:color="auto" w:fill="F2F2F2" w:themeFill="background1" w:themeFillShade="F2"/>
        </w:rPr>
        <w:t xml:space="preserve">of an assignment or </w:t>
      </w:r>
      <w:r w:rsidRPr="00A85CA8">
        <w:rPr>
          <w:rFonts w:ascii="Arial Narrow" w:hAnsi="Arial Narrow"/>
          <w:i/>
          <w:color w:val="385623" w:themeColor="accent6" w:themeShade="80"/>
          <w:sz w:val="24"/>
          <w:szCs w:val="24"/>
          <w:shd w:val="clear" w:color="auto" w:fill="F2F2F2" w:themeFill="background1" w:themeFillShade="F2"/>
        </w:rPr>
        <w:t>within</w:t>
      </w:r>
      <w:r w:rsidRPr="00A85CA8">
        <w:rPr>
          <w:rFonts w:ascii="Arial Narrow" w:hAnsi="Arial Narrow"/>
          <w:sz w:val="24"/>
          <w:szCs w:val="24"/>
          <w:shd w:val="clear" w:color="auto" w:fill="F2F2F2" w:themeFill="background1" w:themeFillShade="F2"/>
        </w:rPr>
        <w:t xml:space="preserve"> an expression</w:t>
      </w:r>
      <w:r w:rsidRPr="00FC5430">
        <w:rPr>
          <w:rFonts w:ascii="Arial Narrow" w:hAnsi="Arial Narrow"/>
          <w:sz w:val="24"/>
          <w:szCs w:val="24"/>
        </w:rPr>
        <w:t>.</w:t>
      </w:r>
    </w:p>
    <w:p w:rsidR="00FC5430" w:rsidRPr="005B1290" w:rsidRDefault="00FC5430" w:rsidP="00730D21">
      <w:pPr>
        <w:spacing w:after="0" w:line="240" w:lineRule="auto"/>
        <w:ind w:firstLine="567"/>
        <w:jc w:val="both"/>
        <w:rPr>
          <w:rFonts w:ascii="Arial Narrow" w:hAnsi="Arial Narrow"/>
          <w:color w:val="000000" w:themeColor="text1"/>
          <w:sz w:val="24"/>
          <w:szCs w:val="24"/>
        </w:rPr>
      </w:pPr>
    </w:p>
    <w:p w:rsidR="00FC5430" w:rsidRDefault="00FC5430" w:rsidP="00730D21">
      <w:pPr>
        <w:spacing w:after="0" w:line="240" w:lineRule="auto"/>
        <w:ind w:firstLine="567"/>
        <w:jc w:val="both"/>
        <w:rPr>
          <w:rFonts w:ascii="Arial Narrow" w:hAnsi="Arial Narrow"/>
          <w:color w:val="002060"/>
          <w:spacing w:val="20"/>
          <w:sz w:val="24"/>
          <w:szCs w:val="24"/>
        </w:rPr>
      </w:pPr>
    </w:p>
    <w:p w:rsidR="00FC5430" w:rsidRDefault="00FC5430" w:rsidP="00730D21">
      <w:pPr>
        <w:spacing w:after="0" w:line="240" w:lineRule="auto"/>
        <w:ind w:firstLine="567"/>
        <w:jc w:val="both"/>
        <w:rPr>
          <w:rFonts w:ascii="Arial Narrow" w:hAnsi="Arial Narrow"/>
          <w:color w:val="002060"/>
          <w:spacing w:val="20"/>
          <w:sz w:val="24"/>
          <w:szCs w:val="24"/>
        </w:rPr>
      </w:pPr>
    </w:p>
    <w:p w:rsidR="00FC5430" w:rsidRDefault="00FC5430" w:rsidP="00730D21">
      <w:pPr>
        <w:spacing w:after="0" w:line="240" w:lineRule="auto"/>
        <w:ind w:firstLine="567"/>
        <w:jc w:val="both"/>
        <w:rPr>
          <w:rFonts w:ascii="Arial Narrow" w:hAnsi="Arial Narrow"/>
          <w:color w:val="002060"/>
          <w:spacing w:val="20"/>
          <w:sz w:val="24"/>
          <w:szCs w:val="24"/>
        </w:rPr>
      </w:pPr>
    </w:p>
    <w:p w:rsidR="005B1290" w:rsidRPr="003B42BF" w:rsidRDefault="00FC5430" w:rsidP="00730D21">
      <w:pPr>
        <w:spacing w:after="0" w:line="240" w:lineRule="auto"/>
        <w:ind w:firstLine="567"/>
        <w:jc w:val="both"/>
        <w:rPr>
          <w:rFonts w:ascii="Arial Narrow" w:hAnsi="Arial Narrow"/>
          <w:color w:val="002060"/>
          <w:sz w:val="24"/>
          <w:szCs w:val="24"/>
        </w:rPr>
      </w:pPr>
      <w:r w:rsidRPr="003B42BF">
        <w:rPr>
          <w:rFonts w:ascii="Arial Narrow" w:hAnsi="Arial Narrow"/>
          <w:color w:val="002060"/>
          <w:sz w:val="24"/>
          <w:szCs w:val="24"/>
        </w:rPr>
        <w:t>Example</w:t>
      </w:r>
    </w:p>
    <w:p w:rsidR="00FC5430" w:rsidRDefault="00FC5430" w:rsidP="00730D21">
      <w:pPr>
        <w:spacing w:after="0" w:line="240" w:lineRule="auto"/>
        <w:ind w:firstLine="567"/>
        <w:jc w:val="both"/>
        <w:rPr>
          <w:rStyle w:val="qtext"/>
          <w:rFonts w:ascii="Arial Narrow" w:hAnsi="Arial Narrow"/>
          <w:sz w:val="24"/>
          <w:szCs w:val="24"/>
        </w:rPr>
      </w:pPr>
    </w:p>
    <w:p w:rsidR="005B1290" w:rsidRDefault="005B1290" w:rsidP="00434868">
      <w:pPr>
        <w:spacing w:after="0" w:line="240" w:lineRule="auto"/>
        <w:ind w:firstLine="567"/>
        <w:jc w:val="both"/>
        <w:rPr>
          <w:rStyle w:val="qtext"/>
          <w:rFonts w:ascii="Arial Narrow" w:hAnsi="Arial Narrow"/>
          <w:sz w:val="24"/>
          <w:szCs w:val="24"/>
        </w:rPr>
      </w:pPr>
      <w:r w:rsidRPr="005B1290">
        <w:rPr>
          <w:rStyle w:val="qtext"/>
          <w:rFonts w:ascii="Arial Narrow" w:hAnsi="Arial Narrow"/>
          <w:sz w:val="24"/>
          <w:szCs w:val="24"/>
        </w:rPr>
        <w:t xml:space="preserve">TYPES </w:t>
      </w:r>
      <w:r w:rsidRPr="005B1290">
        <w:rPr>
          <w:rStyle w:val="qtext"/>
          <w:rFonts w:ascii="Arial Narrow" w:hAnsi="Arial Narrow"/>
          <w:i/>
          <w:color w:val="002060"/>
          <w:sz w:val="24"/>
          <w:szCs w:val="24"/>
        </w:rPr>
        <w:t>t_itab</w:t>
      </w:r>
      <w:r w:rsidRPr="005B1290">
        <w:rPr>
          <w:rStyle w:val="qtext"/>
          <w:rFonts w:ascii="Arial Narrow" w:hAnsi="Arial Narrow"/>
          <w:color w:val="002060"/>
          <w:sz w:val="24"/>
          <w:szCs w:val="24"/>
        </w:rPr>
        <w:t xml:space="preserve"> </w:t>
      </w:r>
      <w:r w:rsidRPr="005B1290">
        <w:rPr>
          <w:rStyle w:val="qtext"/>
          <w:rFonts w:ascii="Arial Narrow" w:hAnsi="Arial Narrow"/>
          <w:sz w:val="24"/>
          <w:szCs w:val="24"/>
        </w:rPr>
        <w:t xml:space="preserve">TYPE TABLE OF i WITH NON-UNIQUE KEY table_line. </w:t>
      </w:r>
    </w:p>
    <w:p w:rsidR="005B1290" w:rsidRDefault="005B1290" w:rsidP="00434868">
      <w:pPr>
        <w:shd w:val="clear" w:color="auto" w:fill="E7E6E6" w:themeFill="background2"/>
        <w:spacing w:after="0" w:line="240" w:lineRule="auto"/>
        <w:ind w:firstLine="567"/>
        <w:jc w:val="both"/>
        <w:rPr>
          <w:rStyle w:val="qtext"/>
          <w:rFonts w:ascii="Arial Narrow" w:hAnsi="Arial Narrow"/>
          <w:sz w:val="24"/>
          <w:szCs w:val="24"/>
        </w:rPr>
      </w:pPr>
      <w:r w:rsidRPr="00434868">
        <w:rPr>
          <w:rStyle w:val="qtext"/>
          <w:rFonts w:ascii="Arial Narrow" w:hAnsi="Arial Narrow"/>
          <w:i/>
          <w:color w:val="385623" w:themeColor="accent6" w:themeShade="80"/>
          <w:sz w:val="24"/>
          <w:szCs w:val="24"/>
        </w:rPr>
        <w:t>DATA</w:t>
      </w:r>
      <w:r w:rsidRPr="00434868">
        <w:rPr>
          <w:rStyle w:val="qtext"/>
          <w:rFonts w:ascii="Arial Narrow" w:hAnsi="Arial Narrow"/>
          <w:sz w:val="24"/>
          <w:szCs w:val="24"/>
        </w:rPr>
        <w:t>(itab)</w:t>
      </w:r>
      <w:r w:rsidRPr="005B1290">
        <w:rPr>
          <w:rStyle w:val="qtext"/>
          <w:rFonts w:ascii="Arial Narrow" w:hAnsi="Arial Narrow"/>
          <w:sz w:val="24"/>
          <w:szCs w:val="24"/>
        </w:rPr>
        <w:t xml:space="preserve"> = VALUE </w:t>
      </w:r>
      <w:r w:rsidRPr="00434868">
        <w:rPr>
          <w:rStyle w:val="qtext"/>
          <w:rFonts w:ascii="Arial Narrow" w:hAnsi="Arial Narrow"/>
          <w:i/>
          <w:color w:val="385623" w:themeColor="accent6" w:themeShade="80"/>
          <w:sz w:val="24"/>
          <w:szCs w:val="24"/>
        </w:rPr>
        <w:t>t_itab</w:t>
      </w:r>
      <w:r w:rsidRPr="005B1290">
        <w:rPr>
          <w:rStyle w:val="qtext"/>
          <w:rFonts w:ascii="Arial Narrow" w:hAnsi="Arial Narrow"/>
          <w:sz w:val="24"/>
          <w:szCs w:val="24"/>
        </w:rPr>
        <w:t xml:space="preserve">( ( 1 ) ( 2 ) ( 3 ) ). </w:t>
      </w:r>
    </w:p>
    <w:p w:rsidR="005B1290" w:rsidRDefault="005B1290" w:rsidP="00730D21">
      <w:pPr>
        <w:spacing w:after="0" w:line="240" w:lineRule="auto"/>
        <w:ind w:firstLine="567"/>
        <w:jc w:val="both"/>
        <w:rPr>
          <w:rStyle w:val="qtext"/>
          <w:rFonts w:ascii="Arial Narrow" w:hAnsi="Arial Narrow"/>
          <w:sz w:val="24"/>
          <w:szCs w:val="24"/>
        </w:rPr>
      </w:pPr>
      <w:r w:rsidRPr="005B1290">
        <w:rPr>
          <w:rStyle w:val="qtext"/>
          <w:rFonts w:ascii="Arial Narrow" w:hAnsi="Arial Narrow"/>
          <w:sz w:val="24"/>
          <w:szCs w:val="24"/>
        </w:rPr>
        <w:t xml:space="preserve">LOOP AT itab INTO DATA(wa). </w:t>
      </w:r>
    </w:p>
    <w:p w:rsidR="005B1290" w:rsidRDefault="005B1290" w:rsidP="00730D21">
      <w:pPr>
        <w:spacing w:after="0" w:line="240" w:lineRule="auto"/>
        <w:ind w:firstLine="567"/>
        <w:jc w:val="both"/>
        <w:rPr>
          <w:rStyle w:val="qtext"/>
          <w:rFonts w:ascii="Arial Narrow" w:hAnsi="Arial Narrow"/>
          <w:sz w:val="24"/>
          <w:szCs w:val="24"/>
        </w:rPr>
      </w:pPr>
      <w:r w:rsidRPr="005B1290">
        <w:rPr>
          <w:rStyle w:val="qtext"/>
          <w:rFonts w:ascii="Arial Narrow" w:hAnsi="Arial Narrow"/>
          <w:sz w:val="24"/>
          <w:szCs w:val="24"/>
        </w:rPr>
        <w:lastRenderedPageBreak/>
        <w:t xml:space="preserve">  ... </w:t>
      </w:r>
    </w:p>
    <w:p w:rsidR="005B1290" w:rsidRPr="005B1290" w:rsidRDefault="005B1290" w:rsidP="00730D21">
      <w:pPr>
        <w:spacing w:after="0" w:line="240" w:lineRule="auto"/>
        <w:ind w:firstLine="567"/>
        <w:jc w:val="both"/>
        <w:rPr>
          <w:rStyle w:val="h1"/>
          <w:rFonts w:ascii="Arial Narrow" w:hAnsi="Arial Narrow"/>
          <w:sz w:val="24"/>
          <w:szCs w:val="24"/>
        </w:rPr>
      </w:pPr>
      <w:r w:rsidRPr="005B1290">
        <w:rPr>
          <w:rStyle w:val="qtext"/>
          <w:rFonts w:ascii="Arial Narrow" w:hAnsi="Arial Narrow"/>
          <w:sz w:val="24"/>
          <w:szCs w:val="24"/>
        </w:rPr>
        <w:t>ENDLOOP.</w:t>
      </w:r>
    </w:p>
    <w:p w:rsidR="005B1290" w:rsidRDefault="005B1290" w:rsidP="00730D21">
      <w:pPr>
        <w:spacing w:after="0" w:line="240" w:lineRule="auto"/>
        <w:ind w:firstLine="567"/>
        <w:jc w:val="both"/>
        <w:rPr>
          <w:rStyle w:val="h1"/>
          <w:rFonts w:ascii="Arial Narrow" w:hAnsi="Arial Narrow"/>
          <w:sz w:val="24"/>
          <w:szCs w:val="24"/>
        </w:rPr>
      </w:pPr>
    </w:p>
    <w:p w:rsidR="00AE5A72" w:rsidRPr="00AE5A72" w:rsidRDefault="00AE5A72" w:rsidP="00AE5A72">
      <w:pPr>
        <w:spacing w:after="0" w:line="240" w:lineRule="auto"/>
        <w:ind w:firstLine="567"/>
        <w:jc w:val="center"/>
        <w:rPr>
          <w:rFonts w:ascii="Arial Narrow" w:eastAsia="Times New Roman" w:hAnsi="Arial Narrow" w:cs="Times New Roman"/>
          <w:sz w:val="24"/>
          <w:szCs w:val="24"/>
        </w:rPr>
      </w:pPr>
      <w:bookmarkStart w:id="17" w:name="REDUCE"/>
      <w:bookmarkStart w:id="18" w:name="VALUE_Operator"/>
      <w:r w:rsidRPr="00AE5A72">
        <w:rPr>
          <w:rFonts w:ascii="Arial Narrow" w:eastAsia="Times New Roman" w:hAnsi="Arial Narrow" w:cs="Arial"/>
          <w:b/>
          <w:bCs/>
          <w:color w:val="3C3C3C"/>
          <w:sz w:val="24"/>
          <w:szCs w:val="24"/>
          <w:bdr w:val="none" w:sz="0" w:space="0" w:color="auto" w:frame="1"/>
          <w:shd w:val="clear" w:color="auto" w:fill="FFFFFF"/>
        </w:rPr>
        <w:t>REDUCE</w:t>
      </w:r>
      <w:bookmarkEnd w:id="17"/>
      <w:r w:rsidRPr="00AE5A72">
        <w:rPr>
          <w:rFonts w:ascii="Arial Narrow" w:eastAsia="Times New Roman" w:hAnsi="Arial Narrow" w:cs="Arial"/>
          <w:b/>
          <w:bCs/>
          <w:color w:val="3C3C3C"/>
          <w:sz w:val="24"/>
          <w:szCs w:val="24"/>
          <w:bdr w:val="none" w:sz="0" w:space="0" w:color="auto" w:frame="1"/>
          <w:shd w:val="clear" w:color="auto" w:fill="FFFFFF"/>
        </w:rPr>
        <w:t xml:space="preserve"> </w:t>
      </w:r>
      <w:r>
        <w:rPr>
          <w:rFonts w:ascii="Arial Narrow" w:eastAsia="Times New Roman" w:hAnsi="Arial Narrow" w:cs="Arial"/>
          <w:b/>
          <w:bCs/>
          <w:color w:val="3C3C3C"/>
          <w:sz w:val="24"/>
          <w:szCs w:val="24"/>
          <w:bdr w:val="none" w:sz="0" w:space="0" w:color="auto" w:frame="1"/>
          <w:shd w:val="clear" w:color="auto" w:fill="FFFFFF"/>
        </w:rPr>
        <w:t>-</w:t>
      </w:r>
      <w:r w:rsidRPr="00AE5A72">
        <w:rPr>
          <w:rFonts w:ascii="Arial Narrow" w:eastAsia="Times New Roman" w:hAnsi="Arial Narrow" w:cs="Arial"/>
          <w:b/>
          <w:bCs/>
          <w:color w:val="3C3C3C"/>
          <w:sz w:val="24"/>
          <w:szCs w:val="24"/>
          <w:bdr w:val="none" w:sz="0" w:space="0" w:color="auto" w:frame="1"/>
          <w:shd w:val="clear" w:color="auto" w:fill="FFFFFF"/>
        </w:rPr>
        <w:t xml:space="preserve"> Reduction Operator</w:t>
      </w:r>
    </w:p>
    <w:p w:rsidR="00AE5A72" w:rsidRPr="00DE6285" w:rsidRDefault="00912F9E" w:rsidP="00AE5A72">
      <w:pPr>
        <w:spacing w:after="0" w:line="240" w:lineRule="auto"/>
        <w:ind w:firstLine="567"/>
        <w:jc w:val="both"/>
        <w:outlineLvl w:val="0"/>
        <w:rPr>
          <w:rFonts w:ascii="Arial Narrow" w:eastAsia="Times New Roman" w:hAnsi="Arial Narrow" w:cs="Times New Roman"/>
          <w:bCs/>
          <w:kern w:val="36"/>
          <w:sz w:val="24"/>
          <w:szCs w:val="24"/>
        </w:rPr>
      </w:pPr>
      <w:hyperlink w:anchor="Содержание" w:history="1">
        <w:r w:rsidR="00AE5A72" w:rsidRPr="002E64CF">
          <w:rPr>
            <w:rStyle w:val="a3"/>
            <w:rFonts w:ascii="Arial Narrow" w:eastAsia="Times New Roman" w:hAnsi="Arial Narrow" w:cs="Times New Roman"/>
            <w:bCs/>
            <w:kern w:val="36"/>
            <w:sz w:val="24"/>
            <w:szCs w:val="24"/>
            <w:u w:val="none"/>
            <w:lang w:val="ru-RU"/>
          </w:rPr>
          <w:t>Содержание</w:t>
        </w:r>
      </w:hyperlink>
    </w:p>
    <w:p w:rsidR="00AE5A72" w:rsidRDefault="00AE5A72" w:rsidP="00AE5A72">
      <w:pPr>
        <w:spacing w:after="0" w:line="240" w:lineRule="auto"/>
        <w:ind w:firstLine="567"/>
        <w:rPr>
          <w:rFonts w:ascii="Arial Narrow" w:eastAsia="Times New Roman" w:hAnsi="Arial Narrow" w:cs="Times New Roman"/>
          <w:sz w:val="24"/>
          <w:szCs w:val="24"/>
        </w:rPr>
      </w:pPr>
    </w:p>
    <w:p w:rsidR="00B3028D" w:rsidRPr="00B3028D" w:rsidRDefault="00EB6FA4" w:rsidP="00B3028D">
      <w:pPr>
        <w:spacing w:after="0" w:line="240" w:lineRule="auto"/>
        <w:ind w:firstLine="567"/>
        <w:rPr>
          <w:rFonts w:ascii="Arial Narrow" w:hAnsi="Arial Narrow"/>
          <w:sz w:val="24"/>
          <w:szCs w:val="24"/>
        </w:rPr>
      </w:pPr>
      <w:r w:rsidRPr="00B3028D">
        <w:rPr>
          <w:rFonts w:ascii="Arial Narrow" w:hAnsi="Arial Narrow"/>
          <w:sz w:val="24"/>
          <w:szCs w:val="24"/>
        </w:rPr>
        <w:t xml:space="preserve">Reduce operator creates a result of specified data type after going through iterations. </w:t>
      </w:r>
    </w:p>
    <w:p w:rsidR="00B3028D" w:rsidRPr="00B3028D" w:rsidRDefault="00B3028D" w:rsidP="00B3028D">
      <w:pPr>
        <w:spacing w:after="0" w:line="240" w:lineRule="auto"/>
        <w:ind w:firstLine="567"/>
        <w:rPr>
          <w:rFonts w:ascii="Arial Narrow" w:hAnsi="Arial Narrow"/>
          <w:sz w:val="24"/>
          <w:szCs w:val="24"/>
        </w:rPr>
      </w:pPr>
    </w:p>
    <w:p w:rsidR="00B3028D" w:rsidRPr="00B3028D" w:rsidRDefault="00B3028D" w:rsidP="00B3028D">
      <w:pPr>
        <w:spacing w:after="0" w:line="240" w:lineRule="auto"/>
        <w:ind w:firstLine="567"/>
        <w:rPr>
          <w:rFonts w:ascii="Arial Narrow" w:eastAsia="Times New Roman" w:hAnsi="Arial Narrow" w:cs="Times New Roman"/>
          <w:color w:val="000000" w:themeColor="text1"/>
          <w:sz w:val="24"/>
          <w:szCs w:val="24"/>
        </w:rPr>
      </w:pPr>
      <w:r w:rsidRPr="00B3028D">
        <w:rPr>
          <w:rFonts w:ascii="Arial Narrow" w:eastAsia="Times New Roman" w:hAnsi="Arial Narrow" w:cs="Consolas"/>
          <w:bCs/>
          <w:color w:val="000000" w:themeColor="text1"/>
          <w:sz w:val="24"/>
          <w:szCs w:val="24"/>
        </w:rPr>
        <w:t xml:space="preserve">TYPES : BEGIN OF </w:t>
      </w:r>
      <w:r w:rsidRPr="00B3028D">
        <w:rPr>
          <w:rFonts w:ascii="Arial Narrow" w:eastAsia="Times New Roman" w:hAnsi="Arial Narrow" w:cs="Consolas"/>
          <w:bCs/>
          <w:i/>
          <w:color w:val="002060"/>
          <w:sz w:val="24"/>
          <w:szCs w:val="24"/>
        </w:rPr>
        <w:t>lty_alphabet</w:t>
      </w:r>
      <w:r w:rsidRPr="00B3028D">
        <w:rPr>
          <w:rFonts w:ascii="Arial Narrow" w:eastAsia="Times New Roman" w:hAnsi="Arial Narrow" w:cs="Consolas"/>
          <w:bCs/>
          <w:color w:val="000000" w:themeColor="text1"/>
          <w:sz w:val="24"/>
          <w:szCs w:val="24"/>
        </w:rPr>
        <w:t>,</w:t>
      </w:r>
    </w:p>
    <w:p w:rsidR="00B3028D" w:rsidRPr="00B3028D" w:rsidRDefault="00B3028D" w:rsidP="00B3028D">
      <w:pPr>
        <w:spacing w:after="0" w:line="240" w:lineRule="auto"/>
        <w:ind w:firstLine="720"/>
        <w:rPr>
          <w:rFonts w:ascii="Arial Narrow" w:eastAsia="Times New Roman" w:hAnsi="Arial Narrow" w:cs="Times New Roman"/>
          <w:color w:val="000000" w:themeColor="text1"/>
          <w:sz w:val="24"/>
          <w:szCs w:val="24"/>
        </w:rPr>
      </w:pPr>
      <w:r w:rsidRPr="00B3028D">
        <w:rPr>
          <w:rFonts w:ascii="Arial Narrow" w:eastAsia="Times New Roman" w:hAnsi="Arial Narrow" w:cs="Consolas"/>
          <w:bCs/>
          <w:color w:val="000000" w:themeColor="text1"/>
          <w:sz w:val="24"/>
          <w:szCs w:val="24"/>
        </w:rPr>
        <w:t>letter TYPE c,</w:t>
      </w:r>
    </w:p>
    <w:p w:rsidR="00B3028D" w:rsidRPr="00B3028D" w:rsidRDefault="00B3028D" w:rsidP="00B3028D">
      <w:pPr>
        <w:spacing w:after="0" w:line="240" w:lineRule="auto"/>
        <w:ind w:firstLine="567"/>
        <w:rPr>
          <w:rFonts w:ascii="Arial Narrow" w:eastAsia="Times New Roman" w:hAnsi="Arial Narrow" w:cs="Times New Roman"/>
          <w:color w:val="000000" w:themeColor="text1"/>
          <w:sz w:val="24"/>
          <w:szCs w:val="24"/>
        </w:rPr>
      </w:pPr>
      <w:r w:rsidRPr="00B3028D">
        <w:rPr>
          <w:rFonts w:ascii="Arial Narrow" w:eastAsia="Times New Roman" w:hAnsi="Arial Narrow" w:cs="Consolas"/>
          <w:bCs/>
          <w:color w:val="000000" w:themeColor="text1"/>
          <w:sz w:val="24"/>
          <w:szCs w:val="24"/>
        </w:rPr>
        <w:t>END OF lty_alphabet,</w:t>
      </w:r>
    </w:p>
    <w:p w:rsidR="00B3028D" w:rsidRDefault="00B3028D" w:rsidP="00B3028D">
      <w:pPr>
        <w:spacing w:after="0" w:line="240" w:lineRule="auto"/>
        <w:ind w:firstLine="567"/>
        <w:rPr>
          <w:rFonts w:ascii="Arial Narrow" w:eastAsia="Times New Roman" w:hAnsi="Arial Narrow" w:cs="Consolas"/>
          <w:bCs/>
          <w:color w:val="000000" w:themeColor="text1"/>
          <w:sz w:val="24"/>
          <w:szCs w:val="24"/>
        </w:rPr>
      </w:pPr>
      <w:r w:rsidRPr="00B3028D">
        <w:rPr>
          <w:rFonts w:ascii="Arial Narrow" w:eastAsia="Times New Roman" w:hAnsi="Arial Narrow" w:cs="Consolas"/>
          <w:bCs/>
          <w:i/>
          <w:color w:val="002060"/>
          <w:sz w:val="24"/>
          <w:szCs w:val="24"/>
        </w:rPr>
        <w:t>ltty_alphabet</w:t>
      </w:r>
      <w:r w:rsidRPr="00B3028D">
        <w:rPr>
          <w:rFonts w:ascii="Arial Narrow" w:eastAsia="Times New Roman" w:hAnsi="Arial Narrow" w:cs="Consolas"/>
          <w:bCs/>
          <w:color w:val="000000" w:themeColor="text1"/>
          <w:sz w:val="24"/>
          <w:szCs w:val="24"/>
        </w:rPr>
        <w:t xml:space="preserve"> TYPE STANDARD TABLE OF lty_alphabet WITH EMPTY KEY.</w:t>
      </w:r>
    </w:p>
    <w:p w:rsidR="00B3028D" w:rsidRDefault="00B3028D" w:rsidP="00B3028D">
      <w:pPr>
        <w:spacing w:after="0" w:line="240" w:lineRule="auto"/>
        <w:ind w:firstLine="567"/>
        <w:rPr>
          <w:rFonts w:ascii="Arial Narrow" w:eastAsia="Times New Roman" w:hAnsi="Arial Narrow" w:cs="Consolas"/>
          <w:bCs/>
          <w:color w:val="000000" w:themeColor="text1"/>
          <w:sz w:val="24"/>
          <w:szCs w:val="24"/>
        </w:rPr>
      </w:pPr>
    </w:p>
    <w:p w:rsidR="00B3028D" w:rsidRPr="00B3028D" w:rsidRDefault="00B3028D" w:rsidP="00B3028D">
      <w:pPr>
        <w:spacing w:after="0" w:line="240" w:lineRule="auto"/>
        <w:ind w:firstLine="567"/>
        <w:rPr>
          <w:rFonts w:ascii="Arial Narrow" w:eastAsia="Times New Roman" w:hAnsi="Arial Narrow" w:cs="Times New Roman"/>
          <w:color w:val="000000" w:themeColor="text1"/>
          <w:sz w:val="24"/>
          <w:szCs w:val="24"/>
        </w:rPr>
      </w:pPr>
      <w:r w:rsidRPr="00B3028D">
        <w:rPr>
          <w:rFonts w:ascii="Arial Narrow" w:eastAsia="Times New Roman" w:hAnsi="Arial Narrow" w:cs="Consolas"/>
          <w:color w:val="000000" w:themeColor="text1"/>
          <w:sz w:val="24"/>
          <w:szCs w:val="24"/>
        </w:rPr>
        <w:t>DATA(</w:t>
      </w:r>
      <w:r w:rsidRPr="00B3028D">
        <w:rPr>
          <w:rFonts w:ascii="Arial Narrow" w:eastAsia="Times New Roman" w:hAnsi="Arial Narrow" w:cs="Consolas"/>
          <w:i/>
          <w:color w:val="002060"/>
          <w:sz w:val="24"/>
          <w:szCs w:val="24"/>
        </w:rPr>
        <w:t>lt_alpha</w:t>
      </w:r>
      <w:r w:rsidRPr="00B3028D">
        <w:rPr>
          <w:rFonts w:ascii="Arial Narrow" w:eastAsia="Times New Roman" w:hAnsi="Arial Narrow" w:cs="Consolas"/>
          <w:color w:val="000000" w:themeColor="text1"/>
          <w:sz w:val="24"/>
          <w:szCs w:val="24"/>
        </w:rPr>
        <w:t>) = VALUE ltty_alphabet(</w:t>
      </w:r>
      <w:r>
        <w:rPr>
          <w:rFonts w:ascii="Arial Narrow" w:eastAsia="Times New Roman" w:hAnsi="Arial Narrow" w:cs="Consolas"/>
          <w:color w:val="000000" w:themeColor="text1"/>
          <w:sz w:val="24"/>
          <w:szCs w:val="24"/>
        </w:rPr>
        <w:t xml:space="preserve"> </w:t>
      </w:r>
      <w:r w:rsidRPr="00B3028D">
        <w:rPr>
          <w:rFonts w:ascii="Arial Narrow" w:eastAsia="Times New Roman" w:hAnsi="Arial Narrow" w:cs="Consolas"/>
          <w:color w:val="000000" w:themeColor="text1"/>
          <w:sz w:val="24"/>
          <w:szCs w:val="24"/>
        </w:rPr>
        <w:t>(</w:t>
      </w:r>
      <w:r>
        <w:rPr>
          <w:rFonts w:ascii="Arial Narrow" w:eastAsia="Times New Roman" w:hAnsi="Arial Narrow" w:cs="Consolas"/>
          <w:color w:val="000000" w:themeColor="text1"/>
          <w:sz w:val="24"/>
          <w:szCs w:val="24"/>
        </w:rPr>
        <w:t xml:space="preserve"> </w:t>
      </w:r>
      <w:r w:rsidRPr="00B3028D">
        <w:rPr>
          <w:rFonts w:ascii="Arial Narrow" w:eastAsia="Times New Roman" w:hAnsi="Arial Narrow" w:cs="Consolas"/>
          <w:color w:val="000000" w:themeColor="text1"/>
          <w:sz w:val="24"/>
          <w:szCs w:val="24"/>
        </w:rPr>
        <w:t>letter</w:t>
      </w:r>
      <w:r>
        <w:rPr>
          <w:rFonts w:ascii="Arial Narrow" w:eastAsia="Times New Roman" w:hAnsi="Arial Narrow" w:cs="Consolas"/>
          <w:color w:val="000000" w:themeColor="text1"/>
          <w:sz w:val="24"/>
          <w:szCs w:val="24"/>
        </w:rPr>
        <w:t xml:space="preserve"> </w:t>
      </w:r>
      <w:r w:rsidRPr="00B3028D">
        <w:rPr>
          <w:rFonts w:ascii="Arial Narrow" w:eastAsia="Times New Roman" w:hAnsi="Arial Narrow" w:cs="Consolas"/>
          <w:color w:val="000000" w:themeColor="text1"/>
          <w:sz w:val="24"/>
          <w:szCs w:val="24"/>
        </w:rPr>
        <w:t>=</w:t>
      </w:r>
      <w:r>
        <w:rPr>
          <w:rFonts w:ascii="Arial Narrow" w:eastAsia="Times New Roman" w:hAnsi="Arial Narrow" w:cs="Consolas"/>
          <w:color w:val="000000" w:themeColor="text1"/>
          <w:sz w:val="24"/>
          <w:szCs w:val="24"/>
        </w:rPr>
        <w:t xml:space="preserve"> </w:t>
      </w:r>
      <w:r w:rsidRPr="00B3028D">
        <w:rPr>
          <w:rFonts w:ascii="Arial Narrow" w:eastAsia="Times New Roman" w:hAnsi="Arial Narrow" w:cs="Consolas"/>
          <w:color w:val="000000" w:themeColor="text1"/>
          <w:sz w:val="24"/>
          <w:szCs w:val="24"/>
        </w:rPr>
        <w:t>’A’</w:t>
      </w:r>
      <w:r>
        <w:rPr>
          <w:rFonts w:ascii="Arial Narrow" w:eastAsia="Times New Roman" w:hAnsi="Arial Narrow" w:cs="Consolas"/>
          <w:color w:val="000000" w:themeColor="text1"/>
          <w:sz w:val="24"/>
          <w:szCs w:val="24"/>
        </w:rPr>
        <w:t xml:space="preserve"> </w:t>
      </w:r>
      <w:r w:rsidRPr="00B3028D">
        <w:rPr>
          <w:rFonts w:ascii="Arial Narrow" w:eastAsia="Times New Roman" w:hAnsi="Arial Narrow" w:cs="Consolas"/>
          <w:color w:val="000000" w:themeColor="text1"/>
          <w:sz w:val="24"/>
          <w:szCs w:val="24"/>
        </w:rPr>
        <w:t>)</w:t>
      </w:r>
      <w:r>
        <w:rPr>
          <w:rFonts w:ascii="Arial Narrow" w:eastAsia="Times New Roman" w:hAnsi="Arial Narrow" w:cs="Consolas"/>
          <w:color w:val="000000" w:themeColor="text1"/>
          <w:sz w:val="24"/>
          <w:szCs w:val="24"/>
        </w:rPr>
        <w:t xml:space="preserve"> </w:t>
      </w:r>
      <w:r w:rsidRPr="00B3028D">
        <w:rPr>
          <w:rFonts w:ascii="Arial Narrow" w:eastAsia="Times New Roman" w:hAnsi="Arial Narrow" w:cs="Consolas"/>
          <w:color w:val="000000" w:themeColor="text1"/>
          <w:sz w:val="24"/>
          <w:szCs w:val="24"/>
        </w:rPr>
        <w:t>(</w:t>
      </w:r>
      <w:r>
        <w:rPr>
          <w:rFonts w:ascii="Arial Narrow" w:eastAsia="Times New Roman" w:hAnsi="Arial Narrow" w:cs="Consolas"/>
          <w:color w:val="000000" w:themeColor="text1"/>
          <w:sz w:val="24"/>
          <w:szCs w:val="24"/>
        </w:rPr>
        <w:t xml:space="preserve"> </w:t>
      </w:r>
      <w:r w:rsidRPr="00B3028D">
        <w:rPr>
          <w:rFonts w:ascii="Arial Narrow" w:eastAsia="Times New Roman" w:hAnsi="Arial Narrow" w:cs="Consolas"/>
          <w:color w:val="000000" w:themeColor="text1"/>
          <w:sz w:val="24"/>
          <w:szCs w:val="24"/>
        </w:rPr>
        <w:t>letter</w:t>
      </w:r>
      <w:r>
        <w:rPr>
          <w:rFonts w:ascii="Arial Narrow" w:eastAsia="Times New Roman" w:hAnsi="Arial Narrow" w:cs="Consolas"/>
          <w:color w:val="000000" w:themeColor="text1"/>
          <w:sz w:val="24"/>
          <w:szCs w:val="24"/>
        </w:rPr>
        <w:t xml:space="preserve"> </w:t>
      </w:r>
      <w:r w:rsidRPr="00B3028D">
        <w:rPr>
          <w:rFonts w:ascii="Arial Narrow" w:eastAsia="Times New Roman" w:hAnsi="Arial Narrow" w:cs="Consolas"/>
          <w:color w:val="000000" w:themeColor="text1"/>
          <w:sz w:val="24"/>
          <w:szCs w:val="24"/>
        </w:rPr>
        <w:t>=</w:t>
      </w:r>
      <w:r>
        <w:rPr>
          <w:rFonts w:ascii="Arial Narrow" w:eastAsia="Times New Roman" w:hAnsi="Arial Narrow" w:cs="Consolas"/>
          <w:color w:val="000000" w:themeColor="text1"/>
          <w:sz w:val="24"/>
          <w:szCs w:val="24"/>
        </w:rPr>
        <w:t xml:space="preserve"> </w:t>
      </w:r>
      <w:r w:rsidRPr="00B3028D">
        <w:rPr>
          <w:rFonts w:ascii="Arial Narrow" w:eastAsia="Times New Roman" w:hAnsi="Arial Narrow" w:cs="Consolas"/>
          <w:color w:val="000000" w:themeColor="text1"/>
          <w:sz w:val="24"/>
          <w:szCs w:val="24"/>
        </w:rPr>
        <w:t>’B‘</w:t>
      </w:r>
      <w:r>
        <w:rPr>
          <w:rFonts w:ascii="Arial Narrow" w:eastAsia="Times New Roman" w:hAnsi="Arial Narrow" w:cs="Consolas"/>
          <w:color w:val="000000" w:themeColor="text1"/>
          <w:sz w:val="24"/>
          <w:szCs w:val="24"/>
        </w:rPr>
        <w:t xml:space="preserve"> </w:t>
      </w:r>
      <w:r w:rsidRPr="00B3028D">
        <w:rPr>
          <w:rFonts w:ascii="Arial Narrow" w:eastAsia="Times New Roman" w:hAnsi="Arial Narrow" w:cs="Consolas"/>
          <w:color w:val="000000" w:themeColor="text1"/>
          <w:sz w:val="24"/>
          <w:szCs w:val="24"/>
        </w:rPr>
        <w:t>)</w:t>
      </w:r>
      <w:r>
        <w:rPr>
          <w:rFonts w:ascii="Arial Narrow" w:eastAsia="Times New Roman" w:hAnsi="Arial Narrow" w:cs="Consolas"/>
          <w:color w:val="000000" w:themeColor="text1"/>
          <w:sz w:val="24"/>
          <w:szCs w:val="24"/>
        </w:rPr>
        <w:t xml:space="preserve"> </w:t>
      </w:r>
      <w:r w:rsidRPr="00B3028D">
        <w:rPr>
          <w:rFonts w:ascii="Arial Narrow" w:eastAsia="Times New Roman" w:hAnsi="Arial Narrow" w:cs="Consolas"/>
          <w:color w:val="000000" w:themeColor="text1"/>
          <w:sz w:val="24"/>
          <w:szCs w:val="24"/>
        </w:rPr>
        <w:t>(</w:t>
      </w:r>
      <w:r>
        <w:rPr>
          <w:rFonts w:ascii="Arial Narrow" w:eastAsia="Times New Roman" w:hAnsi="Arial Narrow" w:cs="Consolas"/>
          <w:color w:val="000000" w:themeColor="text1"/>
          <w:sz w:val="24"/>
          <w:szCs w:val="24"/>
        </w:rPr>
        <w:t xml:space="preserve"> </w:t>
      </w:r>
      <w:r w:rsidRPr="00B3028D">
        <w:rPr>
          <w:rFonts w:ascii="Arial Narrow" w:eastAsia="Times New Roman" w:hAnsi="Arial Narrow" w:cs="Consolas"/>
          <w:color w:val="000000" w:themeColor="text1"/>
          <w:sz w:val="24"/>
          <w:szCs w:val="24"/>
        </w:rPr>
        <w:t>letter</w:t>
      </w:r>
      <w:r>
        <w:rPr>
          <w:rFonts w:ascii="Arial Narrow" w:eastAsia="Times New Roman" w:hAnsi="Arial Narrow" w:cs="Consolas"/>
          <w:color w:val="000000" w:themeColor="text1"/>
          <w:sz w:val="24"/>
          <w:szCs w:val="24"/>
        </w:rPr>
        <w:t xml:space="preserve"> </w:t>
      </w:r>
      <w:r w:rsidRPr="00B3028D">
        <w:rPr>
          <w:rFonts w:ascii="Arial Narrow" w:eastAsia="Times New Roman" w:hAnsi="Arial Narrow" w:cs="Consolas"/>
          <w:color w:val="000000" w:themeColor="text1"/>
          <w:sz w:val="24"/>
          <w:szCs w:val="24"/>
        </w:rPr>
        <w:t>=</w:t>
      </w:r>
      <w:r w:rsidRPr="00B3028D">
        <w:rPr>
          <w:rFonts w:ascii="Arial Narrow" w:eastAsia="Times New Roman" w:hAnsi="Arial Narrow" w:cs="Consolas"/>
          <w:color w:val="000000" w:themeColor="text1"/>
          <w:sz w:val="24"/>
          <w:szCs w:val="24"/>
        </w:rPr>
        <w:tab/>
        <w:t>’C‘</w:t>
      </w:r>
      <w:r>
        <w:rPr>
          <w:rFonts w:ascii="Arial Narrow" w:eastAsia="Times New Roman" w:hAnsi="Arial Narrow" w:cs="Consolas"/>
          <w:color w:val="000000" w:themeColor="text1"/>
          <w:sz w:val="24"/>
          <w:szCs w:val="24"/>
        </w:rPr>
        <w:t xml:space="preserve"> </w:t>
      </w:r>
      <w:r w:rsidRPr="00B3028D">
        <w:rPr>
          <w:rFonts w:ascii="Arial Narrow" w:eastAsia="Times New Roman" w:hAnsi="Arial Narrow" w:cs="Consolas"/>
          <w:color w:val="000000" w:themeColor="text1"/>
          <w:sz w:val="24"/>
          <w:szCs w:val="24"/>
        </w:rPr>
        <w:t>)</w:t>
      </w:r>
      <w:r>
        <w:rPr>
          <w:rFonts w:ascii="Arial Narrow" w:eastAsia="Times New Roman" w:hAnsi="Arial Narrow" w:cs="Consolas"/>
          <w:color w:val="000000" w:themeColor="text1"/>
          <w:sz w:val="24"/>
          <w:szCs w:val="24"/>
        </w:rPr>
        <w:t xml:space="preserve"> </w:t>
      </w:r>
      <w:r w:rsidRPr="00B3028D">
        <w:rPr>
          <w:rFonts w:ascii="Arial Narrow" w:eastAsia="Times New Roman" w:hAnsi="Arial Narrow" w:cs="Consolas"/>
          <w:color w:val="000000" w:themeColor="text1"/>
          <w:sz w:val="24"/>
          <w:szCs w:val="24"/>
        </w:rPr>
        <w:t>(</w:t>
      </w:r>
      <w:r>
        <w:rPr>
          <w:rFonts w:ascii="Arial Narrow" w:eastAsia="Times New Roman" w:hAnsi="Arial Narrow" w:cs="Consolas"/>
          <w:color w:val="000000" w:themeColor="text1"/>
          <w:sz w:val="24"/>
          <w:szCs w:val="24"/>
        </w:rPr>
        <w:t xml:space="preserve"> </w:t>
      </w:r>
      <w:r w:rsidRPr="00B3028D">
        <w:rPr>
          <w:rFonts w:ascii="Arial Narrow" w:eastAsia="Times New Roman" w:hAnsi="Arial Narrow" w:cs="Consolas"/>
          <w:color w:val="000000" w:themeColor="text1"/>
          <w:sz w:val="24"/>
          <w:szCs w:val="24"/>
        </w:rPr>
        <w:t>letter</w:t>
      </w:r>
      <w:r>
        <w:rPr>
          <w:rFonts w:ascii="Arial Narrow" w:eastAsia="Times New Roman" w:hAnsi="Arial Narrow" w:cs="Consolas"/>
          <w:color w:val="000000" w:themeColor="text1"/>
          <w:sz w:val="24"/>
          <w:szCs w:val="24"/>
        </w:rPr>
        <w:t xml:space="preserve"> </w:t>
      </w:r>
      <w:r w:rsidRPr="00B3028D">
        <w:rPr>
          <w:rFonts w:ascii="Arial Narrow" w:eastAsia="Times New Roman" w:hAnsi="Arial Narrow" w:cs="Consolas"/>
          <w:color w:val="000000" w:themeColor="text1"/>
          <w:sz w:val="24"/>
          <w:szCs w:val="24"/>
        </w:rPr>
        <w:t>=</w:t>
      </w:r>
      <w:r>
        <w:rPr>
          <w:rFonts w:ascii="Arial Narrow" w:eastAsia="Times New Roman" w:hAnsi="Arial Narrow" w:cs="Consolas"/>
          <w:color w:val="000000" w:themeColor="text1"/>
          <w:sz w:val="24"/>
          <w:szCs w:val="24"/>
        </w:rPr>
        <w:t xml:space="preserve"> </w:t>
      </w:r>
      <w:r w:rsidRPr="00B3028D">
        <w:rPr>
          <w:rFonts w:ascii="Arial Narrow" w:eastAsia="Times New Roman" w:hAnsi="Arial Narrow" w:cs="Consolas"/>
          <w:color w:val="000000" w:themeColor="text1"/>
          <w:sz w:val="24"/>
          <w:szCs w:val="24"/>
        </w:rPr>
        <w:t>’D'</w:t>
      </w:r>
      <w:r>
        <w:rPr>
          <w:rFonts w:ascii="Arial Narrow" w:eastAsia="Times New Roman" w:hAnsi="Arial Narrow" w:cs="Consolas"/>
          <w:color w:val="000000" w:themeColor="text1"/>
          <w:sz w:val="24"/>
          <w:szCs w:val="24"/>
        </w:rPr>
        <w:t xml:space="preserve"> </w:t>
      </w:r>
      <w:r w:rsidRPr="00B3028D">
        <w:rPr>
          <w:rFonts w:ascii="Arial Narrow" w:eastAsia="Times New Roman" w:hAnsi="Arial Narrow" w:cs="Consolas"/>
          <w:color w:val="000000" w:themeColor="text1"/>
          <w:sz w:val="24"/>
          <w:szCs w:val="24"/>
        </w:rPr>
        <w:t>)</w:t>
      </w:r>
      <w:r>
        <w:rPr>
          <w:rFonts w:ascii="Arial Narrow" w:eastAsia="Times New Roman" w:hAnsi="Arial Narrow" w:cs="Consolas"/>
          <w:color w:val="000000" w:themeColor="text1"/>
          <w:sz w:val="24"/>
          <w:szCs w:val="24"/>
        </w:rPr>
        <w:t xml:space="preserve"> </w:t>
      </w:r>
      <w:r w:rsidRPr="00B3028D">
        <w:rPr>
          <w:rFonts w:ascii="Arial Narrow" w:eastAsia="Times New Roman" w:hAnsi="Arial Narrow" w:cs="Consolas"/>
          <w:color w:val="000000" w:themeColor="text1"/>
          <w:sz w:val="24"/>
          <w:szCs w:val="24"/>
        </w:rPr>
        <w:t>).</w:t>
      </w:r>
    </w:p>
    <w:p w:rsidR="00B3028D" w:rsidRDefault="00B3028D" w:rsidP="00B3028D">
      <w:pPr>
        <w:spacing w:after="0" w:line="240" w:lineRule="auto"/>
        <w:ind w:firstLine="567"/>
        <w:rPr>
          <w:rFonts w:ascii="Arial Narrow" w:eastAsia="Times New Roman" w:hAnsi="Arial Narrow" w:cs="Consolas"/>
          <w:color w:val="000000" w:themeColor="text1"/>
          <w:sz w:val="24"/>
          <w:szCs w:val="24"/>
        </w:rPr>
      </w:pPr>
      <w:r w:rsidRPr="00B3028D">
        <w:rPr>
          <w:rFonts w:ascii="Arial Narrow" w:eastAsia="Times New Roman" w:hAnsi="Arial Narrow" w:cs="Consolas"/>
          <w:color w:val="000000" w:themeColor="text1"/>
          <w:sz w:val="24"/>
          <w:szCs w:val="24"/>
        </w:rPr>
        <w:t>DATA(</w:t>
      </w:r>
      <w:r w:rsidRPr="00B3028D">
        <w:rPr>
          <w:rFonts w:ascii="Arial Narrow" w:eastAsia="Times New Roman" w:hAnsi="Arial Narrow" w:cs="Consolas"/>
          <w:i/>
          <w:color w:val="002060"/>
          <w:sz w:val="24"/>
          <w:szCs w:val="24"/>
        </w:rPr>
        <w:t>lv_letters</w:t>
      </w:r>
      <w:r w:rsidRPr="00B3028D">
        <w:rPr>
          <w:rFonts w:ascii="Arial Narrow" w:eastAsia="Times New Roman" w:hAnsi="Arial Narrow" w:cs="Consolas"/>
          <w:color w:val="000000" w:themeColor="text1"/>
          <w:sz w:val="24"/>
          <w:szCs w:val="24"/>
        </w:rPr>
        <w:t xml:space="preserve">) = REDUCE string( INIT lv_y = ’ </w:t>
      </w:r>
      <w:r>
        <w:rPr>
          <w:rFonts w:ascii="Arial Narrow" w:eastAsia="Times New Roman" w:hAnsi="Arial Narrow" w:cs="Consolas"/>
          <w:color w:val="000000" w:themeColor="text1"/>
          <w:sz w:val="24"/>
          <w:szCs w:val="24"/>
        </w:rPr>
        <w:tab/>
      </w:r>
      <w:r w:rsidRPr="00B3028D">
        <w:rPr>
          <w:rFonts w:ascii="Arial Narrow" w:eastAsia="Times New Roman" w:hAnsi="Arial Narrow" w:cs="Consolas"/>
          <w:color w:val="000000" w:themeColor="text1"/>
          <w:sz w:val="24"/>
          <w:szCs w:val="24"/>
        </w:rPr>
        <w:t>’</w:t>
      </w:r>
    </w:p>
    <w:p w:rsidR="00E445CC" w:rsidRDefault="00B3028D" w:rsidP="00B3028D">
      <w:pPr>
        <w:spacing w:after="0" w:line="240" w:lineRule="auto"/>
        <w:ind w:firstLine="567"/>
        <w:rPr>
          <w:rFonts w:ascii="Arial Narrow" w:eastAsia="Times New Roman" w:hAnsi="Arial Narrow" w:cs="Consolas"/>
          <w:color w:val="000000" w:themeColor="text1"/>
          <w:sz w:val="24"/>
          <w:szCs w:val="24"/>
        </w:rPr>
      </w:pPr>
      <w:r>
        <w:rPr>
          <w:rFonts w:ascii="Arial Narrow" w:eastAsia="Times New Roman" w:hAnsi="Arial Narrow" w:cs="Consolas"/>
          <w:color w:val="000000" w:themeColor="text1"/>
          <w:sz w:val="24"/>
          <w:szCs w:val="24"/>
        </w:rPr>
        <w:t xml:space="preserve">                                                         </w:t>
      </w:r>
      <w:r w:rsidRPr="00B3028D">
        <w:rPr>
          <w:rFonts w:ascii="Arial Narrow" w:eastAsia="Times New Roman" w:hAnsi="Arial Narrow" w:cs="Consolas"/>
          <w:color w:val="000000" w:themeColor="text1"/>
          <w:sz w:val="24"/>
          <w:szCs w:val="24"/>
        </w:rPr>
        <w:t xml:space="preserve"> FOR </w:t>
      </w:r>
      <w:r w:rsidRPr="00B3028D">
        <w:rPr>
          <w:rFonts w:ascii="Arial Narrow" w:eastAsia="Times New Roman" w:hAnsi="Arial Narrow" w:cs="Consolas"/>
          <w:i/>
          <w:color w:val="002060"/>
          <w:sz w:val="24"/>
          <w:szCs w:val="24"/>
          <w:shd w:val="clear" w:color="auto" w:fill="F2F2F2" w:themeFill="background1" w:themeFillShade="F2"/>
        </w:rPr>
        <w:t>wa_alpha</w:t>
      </w:r>
      <w:r w:rsidRPr="00B3028D">
        <w:rPr>
          <w:rFonts w:ascii="Arial Narrow" w:eastAsia="Times New Roman" w:hAnsi="Arial Narrow" w:cs="Consolas"/>
          <w:color w:val="000000" w:themeColor="text1"/>
          <w:sz w:val="24"/>
          <w:szCs w:val="24"/>
        </w:rPr>
        <w:t xml:space="preserve"> IN lt_alpha </w:t>
      </w:r>
    </w:p>
    <w:p w:rsidR="00B3028D" w:rsidRPr="00B3028D" w:rsidRDefault="00E445CC" w:rsidP="00E445CC">
      <w:pPr>
        <w:spacing w:after="0" w:line="240" w:lineRule="auto"/>
        <w:ind w:left="2880" w:firstLine="720"/>
        <w:rPr>
          <w:rFonts w:ascii="Arial Narrow" w:eastAsia="Times New Roman" w:hAnsi="Arial Narrow" w:cs="Times New Roman"/>
          <w:color w:val="000000" w:themeColor="text1"/>
          <w:sz w:val="24"/>
          <w:szCs w:val="24"/>
        </w:rPr>
      </w:pPr>
      <w:r>
        <w:rPr>
          <w:rFonts w:ascii="Arial Narrow" w:eastAsia="Times New Roman" w:hAnsi="Arial Narrow" w:cs="Consolas"/>
          <w:color w:val="000000" w:themeColor="text1"/>
          <w:sz w:val="24"/>
          <w:szCs w:val="24"/>
        </w:rPr>
        <w:t xml:space="preserve">   </w:t>
      </w:r>
      <w:r w:rsidR="00B3028D" w:rsidRPr="00B3028D">
        <w:rPr>
          <w:rFonts w:ascii="Arial Narrow" w:eastAsia="Times New Roman" w:hAnsi="Arial Narrow" w:cs="Consolas"/>
          <w:color w:val="000000" w:themeColor="text1"/>
          <w:sz w:val="24"/>
          <w:szCs w:val="24"/>
        </w:rPr>
        <w:t xml:space="preserve">NEXT lv_y = |{ </w:t>
      </w:r>
      <w:r w:rsidR="00B3028D" w:rsidRPr="00B3028D">
        <w:rPr>
          <w:rFonts w:ascii="Arial Narrow" w:eastAsia="Times New Roman" w:hAnsi="Arial Narrow" w:cs="Consolas"/>
          <w:i/>
          <w:color w:val="002060"/>
          <w:sz w:val="24"/>
          <w:szCs w:val="24"/>
        </w:rPr>
        <w:t>lv_y</w:t>
      </w:r>
      <w:r w:rsidR="00B3028D" w:rsidRPr="00B3028D">
        <w:rPr>
          <w:rFonts w:ascii="Arial Narrow" w:eastAsia="Times New Roman" w:hAnsi="Arial Narrow" w:cs="Consolas"/>
          <w:color w:val="002060"/>
          <w:sz w:val="24"/>
          <w:szCs w:val="24"/>
        </w:rPr>
        <w:t xml:space="preserve"> </w:t>
      </w:r>
      <w:r w:rsidR="00B3028D" w:rsidRPr="00B3028D">
        <w:rPr>
          <w:rFonts w:ascii="Arial Narrow" w:eastAsia="Times New Roman" w:hAnsi="Arial Narrow" w:cs="Consolas"/>
          <w:color w:val="000000" w:themeColor="text1"/>
          <w:sz w:val="24"/>
          <w:szCs w:val="24"/>
        </w:rPr>
        <w:t xml:space="preserve">}| &amp; |{ </w:t>
      </w:r>
      <w:r w:rsidR="00B3028D" w:rsidRPr="00B3028D">
        <w:rPr>
          <w:rFonts w:ascii="Arial Narrow" w:eastAsia="Times New Roman" w:hAnsi="Arial Narrow" w:cs="Consolas"/>
          <w:i/>
          <w:color w:val="002060"/>
          <w:sz w:val="24"/>
          <w:szCs w:val="24"/>
          <w:shd w:val="clear" w:color="auto" w:fill="F2F2F2" w:themeFill="background1" w:themeFillShade="F2"/>
        </w:rPr>
        <w:t>wa_alpha-letter</w:t>
      </w:r>
      <w:r w:rsidR="00B3028D" w:rsidRPr="00B3028D">
        <w:rPr>
          <w:rFonts w:ascii="Arial Narrow" w:eastAsia="Times New Roman" w:hAnsi="Arial Narrow" w:cs="Consolas"/>
          <w:color w:val="000000" w:themeColor="text1"/>
          <w:sz w:val="24"/>
          <w:szCs w:val="24"/>
        </w:rPr>
        <w:t xml:space="preserve"> }| ).</w:t>
      </w:r>
    </w:p>
    <w:p w:rsidR="00B3028D" w:rsidRPr="00B3028D" w:rsidRDefault="00B3028D" w:rsidP="00B3028D">
      <w:pPr>
        <w:spacing w:after="0" w:line="240" w:lineRule="auto"/>
        <w:ind w:firstLine="567"/>
        <w:rPr>
          <w:rFonts w:ascii="Arial Narrow" w:eastAsia="Times New Roman" w:hAnsi="Arial Narrow" w:cs="Consolas"/>
          <w:bCs/>
          <w:color w:val="000000" w:themeColor="text1"/>
          <w:sz w:val="24"/>
          <w:szCs w:val="24"/>
        </w:rPr>
      </w:pPr>
    </w:p>
    <w:p w:rsidR="00EB6FA4" w:rsidRPr="00E55AD3" w:rsidRDefault="00E445CC" w:rsidP="00AE5A72">
      <w:pPr>
        <w:spacing w:after="0" w:line="240" w:lineRule="auto"/>
        <w:ind w:firstLine="567"/>
        <w:rPr>
          <w:rFonts w:ascii="Arial Narrow" w:eastAsia="Times New Roman" w:hAnsi="Arial Narrow" w:cs="Times New Roman"/>
          <w:i/>
          <w:color w:val="002060"/>
          <w:sz w:val="24"/>
          <w:szCs w:val="24"/>
        </w:rPr>
      </w:pPr>
      <w:r w:rsidRPr="00E445CC">
        <w:rPr>
          <w:rFonts w:ascii="Arial Narrow" w:eastAsia="Times New Roman" w:hAnsi="Arial Narrow" w:cs="Times New Roman"/>
          <w:i/>
          <w:color w:val="002060"/>
          <w:sz w:val="24"/>
          <w:szCs w:val="24"/>
          <w:lang w:val="ru-RU"/>
        </w:rPr>
        <w:t>Результат</w:t>
      </w:r>
    </w:p>
    <w:p w:rsidR="00E445CC" w:rsidRPr="00E445CC" w:rsidRDefault="00E445CC" w:rsidP="00AE5A72">
      <w:pPr>
        <w:spacing w:after="0" w:line="240" w:lineRule="auto"/>
        <w:ind w:firstLine="567"/>
        <w:rPr>
          <w:rFonts w:ascii="Arial Narrow" w:eastAsia="Times New Roman" w:hAnsi="Arial Narrow" w:cs="Times New Roman"/>
          <w:sz w:val="24"/>
          <w:szCs w:val="24"/>
        </w:rPr>
      </w:pPr>
      <w:r w:rsidRPr="00B3028D">
        <w:rPr>
          <w:rFonts w:ascii="Arial Narrow" w:eastAsia="Times New Roman" w:hAnsi="Arial Narrow" w:cs="Consolas"/>
          <w:i/>
          <w:color w:val="002060"/>
          <w:sz w:val="24"/>
          <w:szCs w:val="24"/>
        </w:rPr>
        <w:t>lv_letters</w:t>
      </w:r>
      <w:r w:rsidRPr="00E55AD3">
        <w:rPr>
          <w:rFonts w:ascii="Arial Narrow" w:eastAsia="Times New Roman" w:hAnsi="Arial Narrow" w:cs="Consolas"/>
          <w:i/>
          <w:color w:val="002060"/>
          <w:sz w:val="24"/>
          <w:szCs w:val="24"/>
        </w:rPr>
        <w:t xml:space="preserve"> = </w:t>
      </w:r>
      <w:r>
        <w:rPr>
          <w:rFonts w:ascii="Arial Narrow" w:eastAsia="Times New Roman" w:hAnsi="Arial Narrow" w:cs="Consolas"/>
          <w:i/>
          <w:color w:val="002060"/>
          <w:sz w:val="24"/>
          <w:szCs w:val="24"/>
        </w:rPr>
        <w:t>‘ABCD’</w:t>
      </w:r>
    </w:p>
    <w:p w:rsidR="00E445CC" w:rsidRDefault="00E445CC" w:rsidP="00AE5A72">
      <w:pPr>
        <w:spacing w:after="0" w:line="240" w:lineRule="auto"/>
        <w:ind w:firstLine="567"/>
        <w:rPr>
          <w:rFonts w:ascii="Arial Narrow" w:eastAsia="Times New Roman" w:hAnsi="Arial Narrow" w:cs="Times New Roman"/>
          <w:sz w:val="24"/>
          <w:szCs w:val="24"/>
        </w:rPr>
      </w:pPr>
    </w:p>
    <w:p w:rsidR="00E445CC" w:rsidRDefault="00E445CC" w:rsidP="00AE5A72">
      <w:pPr>
        <w:spacing w:after="0" w:line="240" w:lineRule="auto"/>
        <w:ind w:firstLine="567"/>
        <w:rPr>
          <w:rFonts w:ascii="Arial Narrow" w:eastAsia="Times New Roman" w:hAnsi="Arial Narrow" w:cs="Times New Roman"/>
          <w:sz w:val="24"/>
          <w:szCs w:val="24"/>
        </w:rPr>
      </w:pPr>
    </w:p>
    <w:p w:rsidR="00E445CC" w:rsidRDefault="00E445CC" w:rsidP="00E445CC">
      <w:pPr>
        <w:spacing w:after="0" w:line="240" w:lineRule="auto"/>
        <w:ind w:firstLine="567"/>
        <w:rPr>
          <w:rFonts w:ascii="Arial Narrow" w:eastAsia="Times New Roman" w:hAnsi="Arial Narrow" w:cs="Consolas"/>
          <w:color w:val="000000" w:themeColor="text1"/>
          <w:sz w:val="24"/>
          <w:szCs w:val="24"/>
        </w:rPr>
      </w:pPr>
      <w:r w:rsidRPr="00E445CC">
        <w:rPr>
          <w:rFonts w:ascii="Arial Narrow" w:eastAsia="Times New Roman" w:hAnsi="Arial Narrow" w:cs="Consolas"/>
          <w:color w:val="000000" w:themeColor="text1"/>
          <w:sz w:val="24"/>
          <w:szCs w:val="24"/>
        </w:rPr>
        <w:t xml:space="preserve">TYPES : </w:t>
      </w:r>
    </w:p>
    <w:p w:rsidR="00E445CC" w:rsidRDefault="00E445CC" w:rsidP="00E445CC">
      <w:pPr>
        <w:spacing w:after="0" w:line="240" w:lineRule="auto"/>
        <w:ind w:firstLine="567"/>
        <w:rPr>
          <w:rFonts w:ascii="Arial Narrow" w:eastAsia="Times New Roman" w:hAnsi="Arial Narrow" w:cs="Consolas"/>
          <w:color w:val="000000" w:themeColor="text1"/>
          <w:sz w:val="24"/>
          <w:szCs w:val="24"/>
        </w:rPr>
      </w:pPr>
      <w:r w:rsidRPr="00E445CC">
        <w:rPr>
          <w:rFonts w:ascii="Arial Narrow" w:eastAsia="Times New Roman" w:hAnsi="Arial Narrow" w:cs="Consolas"/>
          <w:color w:val="000000" w:themeColor="text1"/>
          <w:sz w:val="24"/>
          <w:szCs w:val="24"/>
        </w:rPr>
        <w:t xml:space="preserve">BEGIN OF </w:t>
      </w:r>
      <w:r w:rsidRPr="00E445CC">
        <w:rPr>
          <w:rFonts w:ascii="Arial Narrow" w:eastAsia="Times New Roman" w:hAnsi="Arial Narrow" w:cs="Consolas"/>
          <w:i/>
          <w:color w:val="002060"/>
          <w:sz w:val="24"/>
          <w:szCs w:val="24"/>
        </w:rPr>
        <w:t>lty_value</w:t>
      </w:r>
      <w:r w:rsidRPr="00E445CC">
        <w:rPr>
          <w:rFonts w:ascii="Arial Narrow" w:eastAsia="Times New Roman" w:hAnsi="Arial Narrow" w:cs="Consolas"/>
          <w:color w:val="000000" w:themeColor="text1"/>
          <w:sz w:val="24"/>
          <w:szCs w:val="24"/>
        </w:rPr>
        <w:t xml:space="preserve">, </w:t>
      </w:r>
    </w:p>
    <w:p w:rsidR="00E445CC" w:rsidRDefault="00E445CC" w:rsidP="00E445CC">
      <w:pPr>
        <w:spacing w:after="0" w:line="240" w:lineRule="auto"/>
        <w:ind w:firstLine="720"/>
        <w:rPr>
          <w:rFonts w:ascii="Arial Narrow" w:eastAsia="Times New Roman" w:hAnsi="Arial Narrow" w:cs="Consolas"/>
          <w:color w:val="000000" w:themeColor="text1"/>
          <w:sz w:val="24"/>
          <w:szCs w:val="24"/>
        </w:rPr>
      </w:pPr>
      <w:r>
        <w:rPr>
          <w:rFonts w:ascii="Arial Narrow" w:eastAsia="Times New Roman" w:hAnsi="Arial Narrow" w:cs="Consolas"/>
          <w:color w:val="000000" w:themeColor="text1"/>
          <w:sz w:val="24"/>
          <w:szCs w:val="24"/>
        </w:rPr>
        <w:t>f</w:t>
      </w:r>
      <w:r w:rsidRPr="00E445CC">
        <w:rPr>
          <w:rFonts w:ascii="Arial Narrow" w:eastAsia="Times New Roman" w:hAnsi="Arial Narrow" w:cs="Consolas"/>
          <w:color w:val="000000" w:themeColor="text1"/>
          <w:sz w:val="24"/>
          <w:szCs w:val="24"/>
        </w:rPr>
        <w:t>ield</w:t>
      </w:r>
      <w:r>
        <w:rPr>
          <w:rFonts w:ascii="Arial Narrow" w:eastAsia="Times New Roman" w:hAnsi="Arial Narrow" w:cs="Consolas"/>
          <w:color w:val="000000" w:themeColor="text1"/>
          <w:sz w:val="24"/>
          <w:szCs w:val="24"/>
        </w:rPr>
        <w:t>1</w:t>
      </w:r>
      <w:r w:rsidRPr="00E445CC">
        <w:rPr>
          <w:rFonts w:ascii="Arial Narrow" w:eastAsia="Times New Roman" w:hAnsi="Arial Narrow" w:cs="Consolas"/>
          <w:color w:val="000000" w:themeColor="text1"/>
          <w:sz w:val="24"/>
          <w:szCs w:val="24"/>
        </w:rPr>
        <w:t xml:space="preserve"> TYPE i, </w:t>
      </w:r>
    </w:p>
    <w:p w:rsidR="00E445CC" w:rsidRPr="00E445CC" w:rsidRDefault="00E445CC" w:rsidP="00E445CC">
      <w:pPr>
        <w:spacing w:after="0" w:line="240" w:lineRule="auto"/>
        <w:ind w:firstLine="720"/>
        <w:rPr>
          <w:rFonts w:ascii="Arial Narrow" w:eastAsia="Times New Roman" w:hAnsi="Arial Narrow" w:cs="Times New Roman"/>
          <w:color w:val="000000" w:themeColor="text1"/>
          <w:sz w:val="24"/>
          <w:szCs w:val="24"/>
        </w:rPr>
      </w:pPr>
      <w:r w:rsidRPr="00E445CC">
        <w:rPr>
          <w:rFonts w:ascii="Arial Narrow" w:eastAsia="Times New Roman" w:hAnsi="Arial Narrow" w:cs="Consolas"/>
          <w:color w:val="000000" w:themeColor="text1"/>
          <w:sz w:val="24"/>
          <w:szCs w:val="24"/>
        </w:rPr>
        <w:t>field2 TYPE i,</w:t>
      </w:r>
    </w:p>
    <w:p w:rsidR="00E445CC" w:rsidRPr="00E445CC" w:rsidRDefault="00E445CC" w:rsidP="00E445CC">
      <w:pPr>
        <w:spacing w:after="0" w:line="240" w:lineRule="auto"/>
        <w:ind w:firstLine="567"/>
        <w:rPr>
          <w:rFonts w:ascii="Arial Narrow" w:eastAsia="Times New Roman" w:hAnsi="Arial Narrow" w:cs="Times New Roman"/>
          <w:color w:val="000000" w:themeColor="text1"/>
          <w:sz w:val="24"/>
          <w:szCs w:val="24"/>
        </w:rPr>
      </w:pPr>
      <w:r w:rsidRPr="00E445CC">
        <w:rPr>
          <w:rFonts w:ascii="Arial Narrow" w:eastAsia="Times New Roman" w:hAnsi="Arial Narrow" w:cs="Consolas"/>
          <w:color w:val="000000" w:themeColor="text1"/>
          <w:sz w:val="24"/>
          <w:szCs w:val="24"/>
        </w:rPr>
        <w:t>END OF lty_value,</w:t>
      </w:r>
    </w:p>
    <w:p w:rsidR="00E445CC" w:rsidRDefault="00E445CC" w:rsidP="00E445CC">
      <w:pPr>
        <w:spacing w:after="0" w:line="240" w:lineRule="auto"/>
        <w:ind w:firstLine="567"/>
        <w:rPr>
          <w:rFonts w:ascii="Arial Narrow" w:eastAsia="Times New Roman" w:hAnsi="Arial Narrow" w:cs="Consolas"/>
          <w:color w:val="000000" w:themeColor="text1"/>
          <w:sz w:val="24"/>
          <w:szCs w:val="24"/>
        </w:rPr>
      </w:pPr>
      <w:r w:rsidRPr="00E445CC">
        <w:rPr>
          <w:rFonts w:ascii="Arial Narrow" w:eastAsia="Times New Roman" w:hAnsi="Arial Narrow" w:cs="Consolas"/>
          <w:i/>
          <w:color w:val="002060"/>
          <w:sz w:val="24"/>
          <w:szCs w:val="24"/>
        </w:rPr>
        <w:t>ltty_value</w:t>
      </w:r>
      <w:r w:rsidRPr="00E445CC">
        <w:rPr>
          <w:rFonts w:ascii="Arial Narrow" w:eastAsia="Times New Roman" w:hAnsi="Arial Narrow" w:cs="Consolas"/>
          <w:color w:val="002060"/>
          <w:sz w:val="24"/>
          <w:szCs w:val="24"/>
        </w:rPr>
        <w:t xml:space="preserve"> </w:t>
      </w:r>
      <w:r w:rsidRPr="00E445CC">
        <w:rPr>
          <w:rFonts w:ascii="Arial Narrow" w:eastAsia="Times New Roman" w:hAnsi="Arial Narrow" w:cs="Consolas"/>
          <w:color w:val="000000" w:themeColor="text1"/>
          <w:sz w:val="24"/>
          <w:szCs w:val="24"/>
        </w:rPr>
        <w:t xml:space="preserve">TYPE STANDARD TABLE OF lty_value WITH EMPTY KEY, </w:t>
      </w:r>
    </w:p>
    <w:p w:rsidR="00E445CC" w:rsidRPr="00E445CC" w:rsidRDefault="00E445CC" w:rsidP="00E445CC">
      <w:pPr>
        <w:spacing w:after="0" w:line="240" w:lineRule="auto"/>
        <w:ind w:firstLine="567"/>
        <w:rPr>
          <w:rFonts w:ascii="Arial Narrow" w:eastAsia="Times New Roman" w:hAnsi="Arial Narrow" w:cs="Times New Roman"/>
          <w:color w:val="000000" w:themeColor="text1"/>
          <w:sz w:val="24"/>
          <w:szCs w:val="24"/>
        </w:rPr>
      </w:pPr>
      <w:r w:rsidRPr="00E445CC">
        <w:rPr>
          <w:rFonts w:ascii="Arial Narrow" w:eastAsia="Times New Roman" w:hAnsi="Arial Narrow" w:cs="Consolas"/>
          <w:i/>
          <w:color w:val="002060"/>
          <w:sz w:val="24"/>
          <w:szCs w:val="24"/>
        </w:rPr>
        <w:t>ltty_field2</w:t>
      </w:r>
      <w:r w:rsidRPr="00E445CC">
        <w:rPr>
          <w:rFonts w:ascii="Arial Narrow" w:eastAsia="Times New Roman" w:hAnsi="Arial Narrow" w:cs="Consolas"/>
          <w:color w:val="002060"/>
          <w:sz w:val="24"/>
          <w:szCs w:val="24"/>
        </w:rPr>
        <w:t xml:space="preserve"> </w:t>
      </w:r>
      <w:r w:rsidRPr="00E445CC">
        <w:rPr>
          <w:rFonts w:ascii="Arial Narrow" w:eastAsia="Times New Roman" w:hAnsi="Arial Narrow" w:cs="Consolas"/>
          <w:color w:val="000000" w:themeColor="text1"/>
          <w:sz w:val="24"/>
          <w:szCs w:val="24"/>
        </w:rPr>
        <w:t>TYPE STANDARD TABLE OF i WITH EMPTY KEY.</w:t>
      </w:r>
    </w:p>
    <w:p w:rsidR="00E445CC" w:rsidRDefault="00E445CC" w:rsidP="00E445CC">
      <w:pPr>
        <w:spacing w:after="0" w:line="240" w:lineRule="auto"/>
        <w:ind w:firstLine="567"/>
        <w:rPr>
          <w:rFonts w:ascii="Arial Narrow" w:eastAsia="Times New Roman" w:hAnsi="Arial Narrow" w:cs="Consolas"/>
          <w:color w:val="000000" w:themeColor="text1"/>
          <w:sz w:val="24"/>
          <w:szCs w:val="24"/>
        </w:rPr>
      </w:pPr>
    </w:p>
    <w:p w:rsidR="00E445CC" w:rsidRPr="00E445CC" w:rsidRDefault="00E445CC" w:rsidP="00E445CC">
      <w:pPr>
        <w:spacing w:after="0" w:line="240" w:lineRule="auto"/>
        <w:ind w:firstLine="567"/>
        <w:rPr>
          <w:rFonts w:ascii="Arial Narrow" w:eastAsia="Times New Roman" w:hAnsi="Arial Narrow" w:cs="Times New Roman"/>
          <w:color w:val="000000" w:themeColor="text1"/>
          <w:sz w:val="24"/>
          <w:szCs w:val="24"/>
        </w:rPr>
      </w:pPr>
      <w:r w:rsidRPr="00E445CC">
        <w:rPr>
          <w:rFonts w:ascii="Arial Narrow" w:eastAsia="Times New Roman" w:hAnsi="Arial Narrow" w:cs="Consolas"/>
          <w:color w:val="000000" w:themeColor="text1"/>
          <w:sz w:val="24"/>
          <w:szCs w:val="24"/>
        </w:rPr>
        <w:t>DATA(</w:t>
      </w:r>
      <w:r w:rsidRPr="00E445CC">
        <w:rPr>
          <w:rFonts w:ascii="Arial Narrow" w:eastAsia="Times New Roman" w:hAnsi="Arial Narrow" w:cs="Consolas"/>
          <w:i/>
          <w:color w:val="002060"/>
          <w:sz w:val="24"/>
          <w:szCs w:val="24"/>
        </w:rPr>
        <w:t>lt_values</w:t>
      </w:r>
      <w:r w:rsidRPr="00E445CC">
        <w:rPr>
          <w:rFonts w:ascii="Arial Narrow" w:eastAsia="Times New Roman" w:hAnsi="Arial Narrow" w:cs="Consolas"/>
          <w:color w:val="000000" w:themeColor="text1"/>
          <w:sz w:val="24"/>
          <w:szCs w:val="24"/>
        </w:rPr>
        <w:t>) = VALUE ltty_value(</w:t>
      </w:r>
      <w:r>
        <w:rPr>
          <w:rFonts w:ascii="Arial Narrow" w:eastAsia="Times New Roman" w:hAnsi="Arial Narrow" w:cs="Consolas"/>
          <w:color w:val="000000" w:themeColor="text1"/>
          <w:sz w:val="24"/>
          <w:szCs w:val="24"/>
        </w:rPr>
        <w:t xml:space="preserve"> </w:t>
      </w:r>
      <w:r w:rsidRPr="00E445CC">
        <w:rPr>
          <w:rFonts w:ascii="Arial Narrow" w:eastAsia="Times New Roman" w:hAnsi="Arial Narrow" w:cs="Consolas"/>
          <w:color w:val="000000" w:themeColor="text1"/>
          <w:sz w:val="24"/>
          <w:szCs w:val="24"/>
        </w:rPr>
        <w:t>(</w:t>
      </w:r>
      <w:r>
        <w:rPr>
          <w:rFonts w:ascii="Arial Narrow" w:eastAsia="Times New Roman" w:hAnsi="Arial Narrow" w:cs="Consolas"/>
          <w:color w:val="000000" w:themeColor="text1"/>
          <w:sz w:val="24"/>
          <w:szCs w:val="24"/>
        </w:rPr>
        <w:t xml:space="preserve"> </w:t>
      </w:r>
      <w:r w:rsidRPr="00E445CC">
        <w:rPr>
          <w:rFonts w:ascii="Arial Narrow" w:eastAsia="Times New Roman" w:hAnsi="Arial Narrow" w:cs="Consolas"/>
          <w:color w:val="000000" w:themeColor="text1"/>
          <w:sz w:val="24"/>
          <w:szCs w:val="24"/>
        </w:rPr>
        <w:t>field</w:t>
      </w:r>
      <w:r>
        <w:rPr>
          <w:rFonts w:ascii="Arial Narrow" w:eastAsia="Times New Roman" w:hAnsi="Arial Narrow" w:cs="Consolas"/>
          <w:color w:val="000000" w:themeColor="text1"/>
          <w:sz w:val="24"/>
          <w:szCs w:val="24"/>
        </w:rPr>
        <w:t xml:space="preserve">1 </w:t>
      </w:r>
      <w:r w:rsidRPr="00E445CC">
        <w:rPr>
          <w:rFonts w:ascii="Arial Narrow" w:eastAsia="Times New Roman" w:hAnsi="Arial Narrow" w:cs="Consolas"/>
          <w:color w:val="000000" w:themeColor="text1"/>
          <w:sz w:val="24"/>
          <w:szCs w:val="24"/>
        </w:rPr>
        <w:t>=</w:t>
      </w:r>
      <w:r>
        <w:rPr>
          <w:rFonts w:ascii="Arial Narrow" w:eastAsia="Times New Roman" w:hAnsi="Arial Narrow" w:cs="Consolas"/>
          <w:color w:val="000000" w:themeColor="text1"/>
          <w:sz w:val="24"/>
          <w:szCs w:val="24"/>
        </w:rPr>
        <w:t xml:space="preserve"> </w:t>
      </w:r>
      <w:r w:rsidRPr="00E445CC">
        <w:rPr>
          <w:rFonts w:ascii="Arial Narrow" w:eastAsia="Times New Roman" w:hAnsi="Arial Narrow" w:cs="Consolas"/>
          <w:color w:val="000000" w:themeColor="text1"/>
          <w:sz w:val="24"/>
          <w:szCs w:val="24"/>
        </w:rPr>
        <w:t>1</w:t>
      </w:r>
      <w:r>
        <w:rPr>
          <w:rFonts w:ascii="Arial Narrow" w:eastAsia="Times New Roman" w:hAnsi="Arial Narrow" w:cs="Consolas"/>
          <w:color w:val="000000" w:themeColor="text1"/>
          <w:sz w:val="24"/>
          <w:szCs w:val="24"/>
        </w:rPr>
        <w:t xml:space="preserve"> </w:t>
      </w:r>
      <w:r w:rsidRPr="00E445CC">
        <w:rPr>
          <w:rFonts w:ascii="Arial Narrow" w:eastAsia="Times New Roman" w:hAnsi="Arial Narrow" w:cs="Consolas"/>
          <w:color w:val="000000" w:themeColor="text1"/>
          <w:sz w:val="24"/>
          <w:szCs w:val="24"/>
        </w:rPr>
        <w:t>field2</w:t>
      </w:r>
      <w:r>
        <w:rPr>
          <w:rFonts w:ascii="Arial Narrow" w:eastAsia="Times New Roman" w:hAnsi="Arial Narrow" w:cs="Consolas"/>
          <w:color w:val="000000" w:themeColor="text1"/>
          <w:sz w:val="24"/>
          <w:szCs w:val="24"/>
        </w:rPr>
        <w:t xml:space="preserve"> </w:t>
      </w:r>
      <w:r w:rsidRPr="00E445CC">
        <w:rPr>
          <w:rFonts w:ascii="Arial Narrow" w:eastAsia="Times New Roman" w:hAnsi="Arial Narrow" w:cs="Consolas"/>
          <w:color w:val="000000" w:themeColor="text1"/>
          <w:sz w:val="24"/>
          <w:szCs w:val="24"/>
        </w:rPr>
        <w:t>=</w:t>
      </w:r>
      <w:r>
        <w:rPr>
          <w:rFonts w:ascii="Arial Narrow" w:eastAsia="Times New Roman" w:hAnsi="Arial Narrow" w:cs="Consolas"/>
          <w:color w:val="000000" w:themeColor="text1"/>
          <w:sz w:val="24"/>
          <w:szCs w:val="24"/>
        </w:rPr>
        <w:t xml:space="preserve"> </w:t>
      </w:r>
      <w:r w:rsidRPr="00E445CC">
        <w:rPr>
          <w:rFonts w:ascii="Arial Narrow" w:eastAsia="Times New Roman" w:hAnsi="Arial Narrow" w:cs="Consolas"/>
          <w:color w:val="000000" w:themeColor="text1"/>
          <w:sz w:val="24"/>
          <w:szCs w:val="24"/>
        </w:rPr>
        <w:t>2</w:t>
      </w:r>
      <w:r>
        <w:rPr>
          <w:rFonts w:ascii="Arial Narrow" w:eastAsia="Times New Roman" w:hAnsi="Arial Narrow" w:cs="Consolas"/>
          <w:color w:val="000000" w:themeColor="text1"/>
          <w:sz w:val="24"/>
          <w:szCs w:val="24"/>
        </w:rPr>
        <w:t xml:space="preserve"> </w:t>
      </w:r>
      <w:r w:rsidRPr="00E445CC">
        <w:rPr>
          <w:rFonts w:ascii="Arial Narrow" w:eastAsia="Times New Roman" w:hAnsi="Arial Narrow" w:cs="Consolas"/>
          <w:color w:val="000000" w:themeColor="text1"/>
          <w:sz w:val="24"/>
          <w:szCs w:val="24"/>
        </w:rPr>
        <w:t>)</w:t>
      </w:r>
      <w:r>
        <w:rPr>
          <w:rFonts w:ascii="Arial Narrow" w:eastAsia="Times New Roman" w:hAnsi="Arial Narrow" w:cs="Consolas"/>
          <w:color w:val="000000" w:themeColor="text1"/>
          <w:sz w:val="24"/>
          <w:szCs w:val="24"/>
        </w:rPr>
        <w:t xml:space="preserve"> </w:t>
      </w:r>
      <w:r w:rsidRPr="00E445CC">
        <w:rPr>
          <w:rFonts w:ascii="Arial Narrow" w:eastAsia="Times New Roman" w:hAnsi="Arial Narrow" w:cs="Consolas"/>
          <w:color w:val="000000" w:themeColor="text1"/>
          <w:sz w:val="24"/>
          <w:szCs w:val="24"/>
        </w:rPr>
        <w:t>(</w:t>
      </w:r>
      <w:r>
        <w:rPr>
          <w:rFonts w:ascii="Arial Narrow" w:eastAsia="Times New Roman" w:hAnsi="Arial Narrow" w:cs="Consolas"/>
          <w:color w:val="000000" w:themeColor="text1"/>
          <w:sz w:val="24"/>
          <w:szCs w:val="24"/>
        </w:rPr>
        <w:t xml:space="preserve"> </w:t>
      </w:r>
      <w:r w:rsidRPr="00E445CC">
        <w:rPr>
          <w:rFonts w:ascii="Arial Narrow" w:eastAsia="Times New Roman" w:hAnsi="Arial Narrow" w:cs="Consolas"/>
          <w:color w:val="000000" w:themeColor="text1"/>
          <w:sz w:val="24"/>
          <w:szCs w:val="24"/>
        </w:rPr>
        <w:t>field</w:t>
      </w:r>
      <w:r>
        <w:rPr>
          <w:rFonts w:ascii="Arial Narrow" w:eastAsia="Times New Roman" w:hAnsi="Arial Narrow" w:cs="Consolas"/>
          <w:color w:val="000000" w:themeColor="text1"/>
          <w:sz w:val="24"/>
          <w:szCs w:val="24"/>
        </w:rPr>
        <w:t>1</w:t>
      </w:r>
      <w:r w:rsidRPr="00E445CC">
        <w:rPr>
          <w:rFonts w:ascii="Arial Narrow" w:eastAsia="Times New Roman" w:hAnsi="Arial Narrow" w:cs="Consolas"/>
          <w:color w:val="000000" w:themeColor="text1"/>
          <w:sz w:val="24"/>
          <w:szCs w:val="24"/>
        </w:rPr>
        <w:tab/>
        <w:t>=</w:t>
      </w:r>
      <w:r>
        <w:rPr>
          <w:rFonts w:ascii="Arial Narrow" w:eastAsia="Times New Roman" w:hAnsi="Arial Narrow" w:cs="Consolas"/>
          <w:color w:val="000000" w:themeColor="text1"/>
          <w:sz w:val="24"/>
          <w:szCs w:val="24"/>
        </w:rPr>
        <w:t xml:space="preserve"> </w:t>
      </w:r>
      <w:r w:rsidRPr="00E445CC">
        <w:rPr>
          <w:rFonts w:ascii="Arial Narrow" w:eastAsia="Times New Roman" w:hAnsi="Arial Narrow" w:cs="Consolas"/>
          <w:color w:val="000000" w:themeColor="text1"/>
          <w:sz w:val="24"/>
          <w:szCs w:val="24"/>
        </w:rPr>
        <w:t>3</w:t>
      </w:r>
      <w:r>
        <w:rPr>
          <w:rFonts w:ascii="Arial Narrow" w:eastAsia="Times New Roman" w:hAnsi="Arial Narrow" w:cs="Consolas"/>
          <w:color w:val="000000" w:themeColor="text1"/>
          <w:sz w:val="24"/>
          <w:szCs w:val="24"/>
        </w:rPr>
        <w:t xml:space="preserve"> </w:t>
      </w:r>
      <w:r w:rsidRPr="00E445CC">
        <w:rPr>
          <w:rFonts w:ascii="Arial Narrow" w:eastAsia="Times New Roman" w:hAnsi="Arial Narrow" w:cs="Consolas"/>
          <w:color w:val="000000" w:themeColor="text1"/>
          <w:sz w:val="24"/>
          <w:szCs w:val="24"/>
        </w:rPr>
        <w:t>field2</w:t>
      </w:r>
      <w:r>
        <w:rPr>
          <w:rFonts w:ascii="Arial Narrow" w:eastAsia="Times New Roman" w:hAnsi="Arial Narrow" w:cs="Consolas"/>
          <w:color w:val="000000" w:themeColor="text1"/>
          <w:sz w:val="24"/>
          <w:szCs w:val="24"/>
        </w:rPr>
        <w:t xml:space="preserve"> </w:t>
      </w:r>
      <w:r w:rsidRPr="00E445CC">
        <w:rPr>
          <w:rFonts w:ascii="Arial Narrow" w:eastAsia="Times New Roman" w:hAnsi="Arial Narrow" w:cs="Consolas"/>
          <w:color w:val="000000" w:themeColor="text1"/>
          <w:sz w:val="24"/>
          <w:szCs w:val="24"/>
        </w:rPr>
        <w:t>=</w:t>
      </w:r>
      <w:r>
        <w:rPr>
          <w:rFonts w:ascii="Arial Narrow" w:eastAsia="Times New Roman" w:hAnsi="Arial Narrow" w:cs="Consolas"/>
          <w:color w:val="000000" w:themeColor="text1"/>
          <w:sz w:val="24"/>
          <w:szCs w:val="24"/>
        </w:rPr>
        <w:t xml:space="preserve"> </w:t>
      </w:r>
      <w:r w:rsidRPr="00E445CC">
        <w:rPr>
          <w:rFonts w:ascii="Arial Narrow" w:eastAsia="Times New Roman" w:hAnsi="Arial Narrow" w:cs="Consolas"/>
          <w:color w:val="000000" w:themeColor="text1"/>
          <w:sz w:val="24"/>
          <w:szCs w:val="24"/>
        </w:rPr>
        <w:t>4</w:t>
      </w:r>
      <w:r>
        <w:rPr>
          <w:rFonts w:ascii="Arial Narrow" w:eastAsia="Times New Roman" w:hAnsi="Arial Narrow" w:cs="Consolas"/>
          <w:color w:val="000000" w:themeColor="text1"/>
          <w:sz w:val="24"/>
          <w:szCs w:val="24"/>
        </w:rPr>
        <w:t xml:space="preserve"> </w:t>
      </w:r>
      <w:r w:rsidRPr="00E445CC">
        <w:rPr>
          <w:rFonts w:ascii="Arial Narrow" w:eastAsia="Times New Roman" w:hAnsi="Arial Narrow" w:cs="Consolas"/>
          <w:color w:val="000000" w:themeColor="text1"/>
          <w:sz w:val="24"/>
          <w:szCs w:val="24"/>
        </w:rPr>
        <w:t>)</w:t>
      </w:r>
      <w:r>
        <w:rPr>
          <w:rFonts w:ascii="Arial Narrow" w:eastAsia="Times New Roman" w:hAnsi="Arial Narrow" w:cs="Consolas"/>
          <w:color w:val="000000" w:themeColor="text1"/>
          <w:sz w:val="24"/>
          <w:szCs w:val="24"/>
        </w:rPr>
        <w:t xml:space="preserve"> </w:t>
      </w:r>
      <w:r w:rsidRPr="00E445CC">
        <w:rPr>
          <w:rFonts w:ascii="Arial Narrow" w:eastAsia="Times New Roman" w:hAnsi="Arial Narrow" w:cs="Consolas"/>
          <w:color w:val="000000" w:themeColor="text1"/>
          <w:sz w:val="24"/>
          <w:szCs w:val="24"/>
        </w:rPr>
        <w:t>(</w:t>
      </w:r>
      <w:r>
        <w:rPr>
          <w:rFonts w:ascii="Arial Narrow" w:eastAsia="Times New Roman" w:hAnsi="Arial Narrow" w:cs="Consolas"/>
          <w:color w:val="000000" w:themeColor="text1"/>
          <w:sz w:val="24"/>
          <w:szCs w:val="24"/>
        </w:rPr>
        <w:t xml:space="preserve"> </w:t>
      </w:r>
      <w:r w:rsidRPr="00E445CC">
        <w:rPr>
          <w:rFonts w:ascii="Arial Narrow" w:eastAsia="Times New Roman" w:hAnsi="Arial Narrow" w:cs="Consolas"/>
          <w:color w:val="000000" w:themeColor="text1"/>
          <w:sz w:val="24"/>
          <w:szCs w:val="24"/>
        </w:rPr>
        <w:t>field</w:t>
      </w:r>
      <w:r>
        <w:rPr>
          <w:rFonts w:ascii="Arial Narrow" w:eastAsia="Times New Roman" w:hAnsi="Arial Narrow" w:cs="Consolas"/>
          <w:color w:val="000000" w:themeColor="text1"/>
          <w:sz w:val="24"/>
          <w:szCs w:val="24"/>
        </w:rPr>
        <w:t xml:space="preserve">1 </w:t>
      </w:r>
      <w:r w:rsidRPr="00E445CC">
        <w:rPr>
          <w:rFonts w:ascii="Arial Narrow" w:eastAsia="Times New Roman" w:hAnsi="Arial Narrow" w:cs="Consolas"/>
          <w:color w:val="000000" w:themeColor="text1"/>
          <w:sz w:val="24"/>
          <w:szCs w:val="24"/>
        </w:rPr>
        <w:t>=</w:t>
      </w:r>
      <w:r>
        <w:rPr>
          <w:rFonts w:ascii="Arial Narrow" w:eastAsia="Times New Roman" w:hAnsi="Arial Narrow" w:cs="Consolas"/>
          <w:color w:val="000000" w:themeColor="text1"/>
          <w:sz w:val="24"/>
          <w:szCs w:val="24"/>
        </w:rPr>
        <w:t xml:space="preserve"> </w:t>
      </w:r>
      <w:r w:rsidRPr="00E445CC">
        <w:rPr>
          <w:rFonts w:ascii="Arial Narrow" w:eastAsia="Times New Roman" w:hAnsi="Arial Narrow" w:cs="Consolas"/>
          <w:color w:val="000000" w:themeColor="text1"/>
          <w:sz w:val="24"/>
          <w:szCs w:val="24"/>
        </w:rPr>
        <w:t>5</w:t>
      </w:r>
      <w:r>
        <w:rPr>
          <w:rFonts w:ascii="Arial Narrow" w:eastAsia="Times New Roman" w:hAnsi="Arial Narrow" w:cs="Consolas"/>
          <w:color w:val="000000" w:themeColor="text1"/>
          <w:sz w:val="24"/>
          <w:szCs w:val="24"/>
        </w:rPr>
        <w:t xml:space="preserve"> </w:t>
      </w:r>
      <w:r w:rsidRPr="00E445CC">
        <w:rPr>
          <w:rFonts w:ascii="Arial Narrow" w:eastAsia="Times New Roman" w:hAnsi="Arial Narrow" w:cs="Consolas"/>
          <w:color w:val="000000" w:themeColor="text1"/>
          <w:sz w:val="24"/>
          <w:szCs w:val="24"/>
        </w:rPr>
        <w:t>field2</w:t>
      </w:r>
      <w:r>
        <w:rPr>
          <w:rFonts w:ascii="Arial Narrow" w:eastAsia="Times New Roman" w:hAnsi="Arial Narrow" w:cs="Consolas"/>
          <w:color w:val="000000" w:themeColor="text1"/>
          <w:sz w:val="24"/>
          <w:szCs w:val="24"/>
        </w:rPr>
        <w:t xml:space="preserve"> </w:t>
      </w:r>
      <w:r w:rsidRPr="00E445CC">
        <w:rPr>
          <w:rFonts w:ascii="Arial Narrow" w:eastAsia="Times New Roman" w:hAnsi="Arial Narrow" w:cs="Consolas"/>
          <w:color w:val="000000" w:themeColor="text1"/>
          <w:sz w:val="24"/>
          <w:szCs w:val="24"/>
        </w:rPr>
        <w:t>=</w:t>
      </w:r>
      <w:r>
        <w:rPr>
          <w:rFonts w:ascii="Arial Narrow" w:eastAsia="Times New Roman" w:hAnsi="Arial Narrow" w:cs="Consolas"/>
          <w:color w:val="000000" w:themeColor="text1"/>
          <w:sz w:val="24"/>
          <w:szCs w:val="24"/>
        </w:rPr>
        <w:t xml:space="preserve"> </w:t>
      </w:r>
      <w:r w:rsidRPr="00E445CC">
        <w:rPr>
          <w:rFonts w:ascii="Arial Narrow" w:eastAsia="Times New Roman" w:hAnsi="Arial Narrow" w:cs="Consolas"/>
          <w:color w:val="000000" w:themeColor="text1"/>
          <w:sz w:val="24"/>
          <w:szCs w:val="24"/>
        </w:rPr>
        <w:t>6</w:t>
      </w:r>
      <w:r>
        <w:rPr>
          <w:rFonts w:ascii="Arial Narrow" w:eastAsia="Times New Roman" w:hAnsi="Arial Narrow" w:cs="Consolas"/>
          <w:color w:val="000000" w:themeColor="text1"/>
          <w:sz w:val="24"/>
          <w:szCs w:val="24"/>
        </w:rPr>
        <w:t xml:space="preserve"> </w:t>
      </w:r>
      <w:r w:rsidRPr="00E445CC">
        <w:rPr>
          <w:rFonts w:ascii="Arial Narrow" w:eastAsia="Times New Roman" w:hAnsi="Arial Narrow" w:cs="Consolas"/>
          <w:color w:val="000000" w:themeColor="text1"/>
          <w:sz w:val="24"/>
          <w:szCs w:val="24"/>
        </w:rPr>
        <w:t>)</w:t>
      </w:r>
    </w:p>
    <w:p w:rsidR="00E445CC" w:rsidRDefault="00E445CC" w:rsidP="00E445CC">
      <w:pPr>
        <w:spacing w:after="0" w:line="240" w:lineRule="auto"/>
        <w:ind w:left="3600"/>
        <w:rPr>
          <w:rFonts w:ascii="Arial Narrow" w:eastAsia="Times New Roman" w:hAnsi="Arial Narrow" w:cs="Consolas"/>
          <w:color w:val="000000" w:themeColor="text1"/>
          <w:sz w:val="24"/>
          <w:szCs w:val="24"/>
        </w:rPr>
      </w:pPr>
      <w:r>
        <w:rPr>
          <w:rFonts w:ascii="Arial Narrow" w:eastAsia="Times New Roman" w:hAnsi="Arial Narrow" w:cs="Consolas"/>
          <w:color w:val="000000" w:themeColor="text1"/>
          <w:sz w:val="24"/>
          <w:szCs w:val="24"/>
        </w:rPr>
        <w:t xml:space="preserve">     </w:t>
      </w:r>
      <w:r w:rsidRPr="00E445CC">
        <w:rPr>
          <w:rFonts w:ascii="Arial Narrow" w:eastAsia="Times New Roman" w:hAnsi="Arial Narrow" w:cs="Consolas"/>
          <w:color w:val="000000" w:themeColor="text1"/>
          <w:sz w:val="24"/>
          <w:szCs w:val="24"/>
        </w:rPr>
        <w:t>(</w:t>
      </w:r>
      <w:r>
        <w:rPr>
          <w:rFonts w:ascii="Arial Narrow" w:eastAsia="Times New Roman" w:hAnsi="Arial Narrow" w:cs="Consolas"/>
          <w:color w:val="000000" w:themeColor="text1"/>
          <w:sz w:val="24"/>
          <w:szCs w:val="24"/>
        </w:rPr>
        <w:t xml:space="preserve"> </w:t>
      </w:r>
      <w:r w:rsidRPr="00E445CC">
        <w:rPr>
          <w:rFonts w:ascii="Arial Narrow" w:eastAsia="Times New Roman" w:hAnsi="Arial Narrow" w:cs="Consolas"/>
          <w:color w:val="000000" w:themeColor="text1"/>
          <w:sz w:val="24"/>
          <w:szCs w:val="24"/>
        </w:rPr>
        <w:t>fieldl</w:t>
      </w:r>
      <w:r>
        <w:rPr>
          <w:rFonts w:ascii="Arial Narrow" w:eastAsia="Times New Roman" w:hAnsi="Arial Narrow" w:cs="Consolas"/>
          <w:color w:val="000000" w:themeColor="text1"/>
          <w:sz w:val="24"/>
          <w:szCs w:val="24"/>
        </w:rPr>
        <w:t xml:space="preserve"> </w:t>
      </w:r>
      <w:r w:rsidRPr="00E445CC">
        <w:rPr>
          <w:rFonts w:ascii="Arial Narrow" w:eastAsia="Times New Roman" w:hAnsi="Arial Narrow" w:cs="Consolas"/>
          <w:color w:val="000000" w:themeColor="text1"/>
          <w:sz w:val="24"/>
          <w:szCs w:val="24"/>
        </w:rPr>
        <w:t>=</w:t>
      </w:r>
      <w:r>
        <w:rPr>
          <w:rFonts w:ascii="Arial Narrow" w:eastAsia="Times New Roman" w:hAnsi="Arial Narrow" w:cs="Consolas"/>
          <w:color w:val="000000" w:themeColor="text1"/>
          <w:sz w:val="24"/>
          <w:szCs w:val="24"/>
        </w:rPr>
        <w:t xml:space="preserve"> </w:t>
      </w:r>
      <w:r w:rsidRPr="00E445CC">
        <w:rPr>
          <w:rFonts w:ascii="Arial Narrow" w:eastAsia="Times New Roman" w:hAnsi="Arial Narrow" w:cs="Consolas"/>
          <w:color w:val="000000" w:themeColor="text1"/>
          <w:sz w:val="24"/>
          <w:szCs w:val="24"/>
        </w:rPr>
        <w:t>5</w:t>
      </w:r>
      <w:r>
        <w:rPr>
          <w:rFonts w:ascii="Arial Narrow" w:eastAsia="Times New Roman" w:hAnsi="Arial Narrow" w:cs="Consolas"/>
          <w:color w:val="000000" w:themeColor="text1"/>
          <w:sz w:val="24"/>
          <w:szCs w:val="24"/>
        </w:rPr>
        <w:t xml:space="preserve"> </w:t>
      </w:r>
      <w:r w:rsidRPr="00E445CC">
        <w:rPr>
          <w:rFonts w:ascii="Arial Narrow" w:eastAsia="Times New Roman" w:hAnsi="Arial Narrow" w:cs="Consolas"/>
          <w:color w:val="000000" w:themeColor="text1"/>
          <w:sz w:val="24"/>
          <w:szCs w:val="24"/>
        </w:rPr>
        <w:t>field2</w:t>
      </w:r>
      <w:r>
        <w:rPr>
          <w:rFonts w:ascii="Arial Narrow" w:eastAsia="Times New Roman" w:hAnsi="Arial Narrow" w:cs="Consolas"/>
          <w:color w:val="000000" w:themeColor="text1"/>
          <w:sz w:val="24"/>
          <w:szCs w:val="24"/>
        </w:rPr>
        <w:t xml:space="preserve"> </w:t>
      </w:r>
      <w:r w:rsidRPr="00E445CC">
        <w:rPr>
          <w:rFonts w:ascii="Arial Narrow" w:eastAsia="Times New Roman" w:hAnsi="Arial Narrow" w:cs="Consolas"/>
          <w:color w:val="000000" w:themeColor="text1"/>
          <w:sz w:val="24"/>
          <w:szCs w:val="24"/>
        </w:rPr>
        <w:t>=</w:t>
      </w:r>
      <w:r>
        <w:rPr>
          <w:rFonts w:ascii="Arial Narrow" w:eastAsia="Times New Roman" w:hAnsi="Arial Narrow" w:cs="Consolas"/>
          <w:color w:val="000000" w:themeColor="text1"/>
          <w:sz w:val="24"/>
          <w:szCs w:val="24"/>
        </w:rPr>
        <w:t xml:space="preserve"> </w:t>
      </w:r>
      <w:r w:rsidRPr="00E445CC">
        <w:rPr>
          <w:rFonts w:ascii="Arial Narrow" w:eastAsia="Times New Roman" w:hAnsi="Arial Narrow" w:cs="Consolas"/>
          <w:color w:val="000000" w:themeColor="text1"/>
          <w:sz w:val="24"/>
          <w:szCs w:val="24"/>
        </w:rPr>
        <w:t>7</w:t>
      </w:r>
      <w:r>
        <w:rPr>
          <w:rFonts w:ascii="Arial Narrow" w:eastAsia="Times New Roman" w:hAnsi="Arial Narrow" w:cs="Consolas"/>
          <w:color w:val="000000" w:themeColor="text1"/>
          <w:sz w:val="24"/>
          <w:szCs w:val="24"/>
        </w:rPr>
        <w:t xml:space="preserve"> </w:t>
      </w:r>
      <w:r w:rsidRPr="00E445CC">
        <w:rPr>
          <w:rFonts w:ascii="Arial Narrow" w:eastAsia="Times New Roman" w:hAnsi="Arial Narrow" w:cs="Consolas"/>
          <w:color w:val="000000" w:themeColor="text1"/>
          <w:sz w:val="24"/>
          <w:szCs w:val="24"/>
        </w:rPr>
        <w:t>)</w:t>
      </w:r>
      <w:r>
        <w:rPr>
          <w:rFonts w:ascii="Arial Narrow" w:eastAsia="Times New Roman" w:hAnsi="Arial Narrow" w:cs="Consolas"/>
          <w:color w:val="000000" w:themeColor="text1"/>
          <w:sz w:val="24"/>
          <w:szCs w:val="24"/>
        </w:rPr>
        <w:t xml:space="preserve"> </w:t>
      </w:r>
      <w:r w:rsidRPr="00E445CC">
        <w:rPr>
          <w:rFonts w:ascii="Arial Narrow" w:eastAsia="Times New Roman" w:hAnsi="Arial Narrow" w:cs="Consolas"/>
          <w:color w:val="000000" w:themeColor="text1"/>
          <w:sz w:val="24"/>
          <w:szCs w:val="24"/>
        </w:rPr>
        <w:t>).</w:t>
      </w:r>
    </w:p>
    <w:p w:rsidR="00B62D74" w:rsidRDefault="00B62D74" w:rsidP="00B62D74">
      <w:pPr>
        <w:spacing w:after="0" w:line="240" w:lineRule="auto"/>
        <w:ind w:firstLine="567"/>
        <w:rPr>
          <w:rFonts w:ascii="Arial Narrow" w:hAnsi="Arial Narrow" w:cs="Arial"/>
          <w:bCs/>
          <w:color w:val="000000" w:themeColor="text1"/>
          <w:sz w:val="24"/>
          <w:szCs w:val="24"/>
        </w:rPr>
      </w:pPr>
      <w:r w:rsidRPr="00B62D74">
        <w:rPr>
          <w:rFonts w:ascii="Arial Narrow" w:hAnsi="Arial Narrow" w:cs="Arial"/>
          <w:bCs/>
          <w:color w:val="000000" w:themeColor="text1"/>
          <w:sz w:val="24"/>
          <w:szCs w:val="24"/>
        </w:rPr>
        <w:t>DATA(</w:t>
      </w:r>
      <w:r w:rsidRPr="00B62D74">
        <w:rPr>
          <w:rFonts w:ascii="Arial Narrow" w:hAnsi="Arial Narrow" w:cs="Arial"/>
          <w:bCs/>
          <w:i/>
          <w:color w:val="000000" w:themeColor="text1"/>
          <w:sz w:val="24"/>
          <w:szCs w:val="24"/>
        </w:rPr>
        <w:t>lv_count</w:t>
      </w:r>
      <w:r w:rsidRPr="00B62D74">
        <w:rPr>
          <w:rFonts w:ascii="Arial Narrow" w:hAnsi="Arial Narrow" w:cs="Arial"/>
          <w:bCs/>
          <w:color w:val="000000" w:themeColor="text1"/>
          <w:sz w:val="24"/>
          <w:szCs w:val="24"/>
        </w:rPr>
        <w:t xml:space="preserve">) </w:t>
      </w:r>
      <w:r>
        <w:rPr>
          <w:rFonts w:ascii="Arial Narrow" w:hAnsi="Arial Narrow" w:cs="Arial"/>
          <w:bCs/>
          <w:color w:val="000000" w:themeColor="text1"/>
          <w:sz w:val="24"/>
          <w:szCs w:val="24"/>
        </w:rPr>
        <w:t>=</w:t>
      </w:r>
      <w:r w:rsidRPr="00B62D74">
        <w:rPr>
          <w:rFonts w:ascii="Arial Narrow" w:hAnsi="Arial Narrow" w:cs="Arial"/>
          <w:bCs/>
          <w:color w:val="000000" w:themeColor="text1"/>
          <w:sz w:val="24"/>
          <w:szCs w:val="24"/>
        </w:rPr>
        <w:t xml:space="preserve"> REDUCE i( INIT lv_x </w:t>
      </w:r>
      <w:r>
        <w:rPr>
          <w:rFonts w:ascii="Arial Narrow" w:hAnsi="Arial Narrow" w:cs="Arial"/>
          <w:bCs/>
          <w:color w:val="000000" w:themeColor="text1"/>
          <w:sz w:val="24"/>
          <w:szCs w:val="24"/>
        </w:rPr>
        <w:t>=</w:t>
      </w:r>
      <w:r w:rsidRPr="00B62D74">
        <w:rPr>
          <w:rFonts w:ascii="Arial Narrow" w:hAnsi="Arial Narrow" w:cs="Arial"/>
          <w:bCs/>
          <w:color w:val="000000" w:themeColor="text1"/>
          <w:sz w:val="24"/>
          <w:szCs w:val="24"/>
        </w:rPr>
        <w:t xml:space="preserve"> 0 FOR wa_value IN lt_values WHERE ( field</w:t>
      </w:r>
      <w:r>
        <w:rPr>
          <w:rFonts w:ascii="Arial Narrow" w:hAnsi="Arial Narrow" w:cs="Arial"/>
          <w:bCs/>
          <w:color w:val="000000" w:themeColor="text1"/>
          <w:sz w:val="24"/>
          <w:szCs w:val="24"/>
        </w:rPr>
        <w:t>1</w:t>
      </w:r>
      <w:r w:rsidRPr="00B62D74">
        <w:rPr>
          <w:rFonts w:ascii="Arial Narrow" w:hAnsi="Arial Narrow" w:cs="Arial"/>
          <w:bCs/>
          <w:color w:val="000000" w:themeColor="text1"/>
          <w:sz w:val="24"/>
          <w:szCs w:val="24"/>
        </w:rPr>
        <w:t xml:space="preserve"> = 5 ) </w:t>
      </w:r>
    </w:p>
    <w:p w:rsidR="00B62D74" w:rsidRPr="00B62D74" w:rsidRDefault="00B62D74" w:rsidP="00B62D74">
      <w:pPr>
        <w:spacing w:after="0" w:line="240" w:lineRule="auto"/>
        <w:ind w:left="2880"/>
        <w:rPr>
          <w:rFonts w:ascii="Arial Narrow" w:eastAsia="Times New Roman" w:hAnsi="Arial Narrow" w:cs="Times New Roman"/>
          <w:color w:val="000000" w:themeColor="text1"/>
          <w:sz w:val="24"/>
          <w:szCs w:val="24"/>
        </w:rPr>
      </w:pPr>
      <w:r>
        <w:rPr>
          <w:rFonts w:ascii="Arial Narrow" w:hAnsi="Arial Narrow" w:cs="Arial"/>
          <w:bCs/>
          <w:color w:val="000000" w:themeColor="text1"/>
          <w:sz w:val="24"/>
          <w:szCs w:val="24"/>
        </w:rPr>
        <w:t xml:space="preserve">      </w:t>
      </w:r>
      <w:r w:rsidRPr="00B62D74">
        <w:rPr>
          <w:rFonts w:ascii="Arial Narrow" w:hAnsi="Arial Narrow" w:cs="Arial"/>
          <w:bCs/>
          <w:color w:val="000000" w:themeColor="text1"/>
          <w:sz w:val="24"/>
          <w:szCs w:val="24"/>
        </w:rPr>
        <w:t>NEXT lv_x = lv_x + 1 ).</w:t>
      </w:r>
    </w:p>
    <w:p w:rsidR="00E445CC" w:rsidRPr="00B62D74" w:rsidRDefault="00E445CC" w:rsidP="00B62D74">
      <w:pPr>
        <w:spacing w:after="0" w:line="240" w:lineRule="auto"/>
        <w:ind w:firstLine="567"/>
        <w:rPr>
          <w:rFonts w:ascii="Arial Narrow" w:eastAsia="Times New Roman" w:hAnsi="Arial Narrow" w:cs="Times New Roman"/>
          <w:color w:val="000000" w:themeColor="text1"/>
          <w:sz w:val="24"/>
          <w:szCs w:val="24"/>
        </w:rPr>
      </w:pPr>
    </w:p>
    <w:p w:rsidR="00AE5A72" w:rsidRDefault="00AE5A72" w:rsidP="00AE5A72">
      <w:pPr>
        <w:spacing w:after="0" w:line="240" w:lineRule="auto"/>
        <w:ind w:firstLine="567"/>
        <w:rPr>
          <w:rFonts w:ascii="Arial Narrow" w:eastAsia="Times New Roman" w:hAnsi="Arial Narrow" w:cs="Times New Roman"/>
          <w:sz w:val="24"/>
          <w:szCs w:val="24"/>
        </w:rPr>
      </w:pPr>
      <w:r w:rsidRPr="00AE5A72">
        <w:rPr>
          <w:rFonts w:ascii="Arial Narrow" w:eastAsia="Times New Roman" w:hAnsi="Arial Narrow" w:cs="Times New Roman"/>
          <w:sz w:val="24"/>
          <w:szCs w:val="24"/>
        </w:rPr>
        <w:t>In this example, we will see, how to use reduce operator, instead of loop inside loop for doing the sum of a field.</w:t>
      </w:r>
    </w:p>
    <w:p w:rsidR="00AE5A72" w:rsidRDefault="00AE5A72" w:rsidP="00AE5A72">
      <w:pPr>
        <w:spacing w:after="0" w:line="240" w:lineRule="auto"/>
        <w:ind w:firstLine="567"/>
        <w:rPr>
          <w:rFonts w:ascii="Arial Narrow" w:eastAsia="Times New Roman" w:hAnsi="Arial Narrow" w:cs="Times New Roman"/>
          <w:sz w:val="24"/>
          <w:szCs w:val="24"/>
        </w:rPr>
      </w:pPr>
    </w:p>
    <w:p w:rsidR="00EB6FA4" w:rsidRDefault="00AE5A72" w:rsidP="00AE5A72">
      <w:pPr>
        <w:spacing w:after="0" w:line="240" w:lineRule="auto"/>
        <w:ind w:firstLine="567"/>
        <w:rPr>
          <w:rStyle w:val="l0s55"/>
          <w:rFonts w:ascii="Arial Narrow" w:hAnsi="Arial Narrow" w:cs="Courier New"/>
          <w:color w:val="000000" w:themeColor="text1"/>
          <w:sz w:val="24"/>
          <w:szCs w:val="24"/>
          <w:shd w:val="clear" w:color="auto" w:fill="FFFFFF"/>
        </w:rPr>
      </w:pPr>
      <w:r w:rsidRPr="00EB6FA4">
        <w:rPr>
          <w:rStyle w:val="l0s52"/>
          <w:rFonts w:ascii="Arial Narrow" w:hAnsi="Arial Narrow" w:cs="Courier New"/>
          <w:color w:val="000000" w:themeColor="text1"/>
          <w:sz w:val="24"/>
          <w:szCs w:val="24"/>
          <w:shd w:val="clear" w:color="auto" w:fill="FFFFFF"/>
        </w:rPr>
        <w:t>REPORT </w:t>
      </w:r>
      <w:r w:rsidRPr="00EB6FA4">
        <w:rPr>
          <w:rFonts w:ascii="Arial Narrow" w:hAnsi="Arial Narrow" w:cs="Courier New"/>
          <w:color w:val="000000" w:themeColor="text1"/>
          <w:sz w:val="24"/>
          <w:szCs w:val="24"/>
          <w:shd w:val="clear" w:color="auto" w:fill="FFFFFF"/>
        </w:rPr>
        <w:t>ZKT_REDUCE_OPERATOR</w:t>
      </w:r>
      <w:r w:rsidRPr="00EB6FA4">
        <w:rPr>
          <w:rStyle w:val="l0s55"/>
          <w:rFonts w:ascii="Arial Narrow" w:hAnsi="Arial Narrow" w:cs="Courier New"/>
          <w:color w:val="000000" w:themeColor="text1"/>
          <w:sz w:val="24"/>
          <w:szCs w:val="24"/>
          <w:shd w:val="clear" w:color="auto" w:fill="FFFFFF"/>
        </w:rPr>
        <w:t>.</w:t>
      </w:r>
    </w:p>
    <w:p w:rsidR="00EB6FA4" w:rsidRDefault="00AE5A72" w:rsidP="00AE5A72">
      <w:pPr>
        <w:spacing w:after="0" w:line="240" w:lineRule="auto"/>
        <w:ind w:firstLine="567"/>
        <w:rPr>
          <w:rStyle w:val="l0s55"/>
          <w:rFonts w:ascii="Arial Narrow" w:hAnsi="Arial Narrow" w:cs="Courier New"/>
          <w:color w:val="000000" w:themeColor="text1"/>
          <w:sz w:val="24"/>
          <w:szCs w:val="24"/>
          <w:shd w:val="clear" w:color="auto" w:fill="FFFFFF"/>
        </w:rPr>
      </w:pPr>
      <w:r w:rsidRPr="00EB6FA4">
        <w:rPr>
          <w:rStyle w:val="l0s52"/>
          <w:rFonts w:ascii="Arial Narrow" w:hAnsi="Arial Narrow" w:cs="Courier New"/>
          <w:color w:val="000000" w:themeColor="text1"/>
          <w:sz w:val="24"/>
          <w:szCs w:val="24"/>
          <w:shd w:val="clear" w:color="auto" w:fill="FFFFFF"/>
        </w:rPr>
        <w:t>data </w:t>
      </w:r>
      <w:r w:rsidRPr="00EB6FA4">
        <w:rPr>
          <w:rStyle w:val="l0s55"/>
          <w:rFonts w:ascii="Arial Narrow" w:hAnsi="Arial Narrow" w:cs="Courier New"/>
          <w:color w:val="000000" w:themeColor="text1"/>
          <w:sz w:val="24"/>
          <w:szCs w:val="24"/>
          <w:shd w:val="clear" w:color="auto" w:fill="FFFFFF"/>
        </w:rPr>
        <w:t>: </w:t>
      </w:r>
      <w:r w:rsidRPr="00EB6FA4">
        <w:rPr>
          <w:rFonts w:ascii="Arial Narrow" w:hAnsi="Arial Narrow" w:cs="Courier New"/>
          <w:i/>
          <w:color w:val="002060"/>
          <w:sz w:val="24"/>
          <w:szCs w:val="24"/>
          <w:shd w:val="clear" w:color="auto" w:fill="FFFFFF"/>
        </w:rPr>
        <w:t>gv_kunnr</w:t>
      </w:r>
      <w:r w:rsidRPr="00EB6FA4">
        <w:rPr>
          <w:rFonts w:ascii="Arial Narrow" w:hAnsi="Arial Narrow" w:cs="Courier New"/>
          <w:color w:val="002060"/>
          <w:sz w:val="24"/>
          <w:szCs w:val="24"/>
          <w:shd w:val="clear" w:color="auto" w:fill="FFFFFF"/>
        </w:rPr>
        <w:t> </w:t>
      </w:r>
      <w:r w:rsidRPr="00EB6FA4">
        <w:rPr>
          <w:rStyle w:val="l0s52"/>
          <w:rFonts w:ascii="Arial Narrow" w:hAnsi="Arial Narrow" w:cs="Courier New"/>
          <w:color w:val="000000" w:themeColor="text1"/>
          <w:sz w:val="24"/>
          <w:szCs w:val="24"/>
          <w:shd w:val="clear" w:color="auto" w:fill="FFFFFF"/>
        </w:rPr>
        <w:t>type </w:t>
      </w:r>
      <w:r w:rsidRPr="00EB6FA4">
        <w:rPr>
          <w:rFonts w:ascii="Arial Narrow" w:hAnsi="Arial Narrow" w:cs="Courier New"/>
          <w:color w:val="000000" w:themeColor="text1"/>
          <w:sz w:val="24"/>
          <w:szCs w:val="24"/>
          <w:shd w:val="clear" w:color="auto" w:fill="FFFFFF"/>
        </w:rPr>
        <w:t>bsid</w:t>
      </w:r>
      <w:r w:rsidRPr="00EB6FA4">
        <w:rPr>
          <w:rStyle w:val="l0s70"/>
          <w:rFonts w:ascii="Arial Narrow" w:hAnsi="Arial Narrow" w:cs="Courier New"/>
          <w:color w:val="000000" w:themeColor="text1"/>
          <w:sz w:val="24"/>
          <w:szCs w:val="24"/>
          <w:shd w:val="clear" w:color="auto" w:fill="FFFFFF"/>
        </w:rPr>
        <w:t>-</w:t>
      </w:r>
      <w:r w:rsidRPr="00EB6FA4">
        <w:rPr>
          <w:rFonts w:ascii="Arial Narrow" w:hAnsi="Arial Narrow" w:cs="Courier New"/>
          <w:color w:val="000000" w:themeColor="text1"/>
          <w:sz w:val="24"/>
          <w:szCs w:val="24"/>
          <w:shd w:val="clear" w:color="auto" w:fill="FFFFFF"/>
        </w:rPr>
        <w:t>kunnr</w:t>
      </w:r>
      <w:r w:rsidRPr="00EB6FA4">
        <w:rPr>
          <w:rStyle w:val="l0s55"/>
          <w:rFonts w:ascii="Arial Narrow" w:hAnsi="Arial Narrow" w:cs="Courier New"/>
          <w:color w:val="000000" w:themeColor="text1"/>
          <w:sz w:val="24"/>
          <w:szCs w:val="24"/>
          <w:shd w:val="clear" w:color="auto" w:fill="FFFFFF"/>
        </w:rPr>
        <w:t>.</w:t>
      </w:r>
    </w:p>
    <w:p w:rsidR="00EB6FA4" w:rsidRDefault="00AE5A72" w:rsidP="00AE5A72">
      <w:pPr>
        <w:spacing w:after="0" w:line="240" w:lineRule="auto"/>
        <w:ind w:firstLine="567"/>
        <w:rPr>
          <w:rStyle w:val="l0s55"/>
          <w:rFonts w:ascii="Arial Narrow" w:hAnsi="Arial Narrow" w:cs="Courier New"/>
          <w:color w:val="000000" w:themeColor="text1"/>
          <w:sz w:val="24"/>
          <w:szCs w:val="24"/>
          <w:shd w:val="clear" w:color="auto" w:fill="FFFFFF"/>
        </w:rPr>
      </w:pPr>
      <w:r w:rsidRPr="00EB6FA4">
        <w:rPr>
          <w:rStyle w:val="l0s52"/>
          <w:rFonts w:ascii="Arial Narrow" w:hAnsi="Arial Narrow" w:cs="Courier New"/>
          <w:color w:val="000000" w:themeColor="text1"/>
          <w:sz w:val="24"/>
          <w:szCs w:val="24"/>
          <w:shd w:val="clear" w:color="auto" w:fill="FFFFFF"/>
        </w:rPr>
        <w:t>SELECTION-SCREEN begin of BLOCK </w:t>
      </w:r>
      <w:r w:rsidRPr="00EB6FA4">
        <w:rPr>
          <w:rFonts w:ascii="Arial Narrow" w:hAnsi="Arial Narrow" w:cs="Courier New"/>
          <w:color w:val="000000" w:themeColor="text1"/>
          <w:sz w:val="24"/>
          <w:szCs w:val="24"/>
          <w:shd w:val="clear" w:color="auto" w:fill="FFFFFF"/>
        </w:rPr>
        <w:t>b1 </w:t>
      </w:r>
      <w:r w:rsidRPr="00EB6FA4">
        <w:rPr>
          <w:rStyle w:val="l0s52"/>
          <w:rFonts w:ascii="Arial Narrow" w:hAnsi="Arial Narrow" w:cs="Courier New"/>
          <w:color w:val="000000" w:themeColor="text1"/>
          <w:sz w:val="24"/>
          <w:szCs w:val="24"/>
          <w:shd w:val="clear" w:color="auto" w:fill="FFFFFF"/>
        </w:rPr>
        <w:t>WITH FRAME TITLE text</w:t>
      </w:r>
      <w:r w:rsidRPr="00EB6FA4">
        <w:rPr>
          <w:rStyle w:val="l0s70"/>
          <w:rFonts w:ascii="Arial Narrow" w:hAnsi="Arial Narrow" w:cs="Courier New"/>
          <w:color w:val="000000" w:themeColor="text1"/>
          <w:sz w:val="24"/>
          <w:szCs w:val="24"/>
          <w:shd w:val="clear" w:color="auto" w:fill="FFFFFF"/>
        </w:rPr>
        <w:t>-</w:t>
      </w:r>
      <w:r w:rsidRPr="00EB6FA4">
        <w:rPr>
          <w:rStyle w:val="l0s32"/>
          <w:rFonts w:ascii="Arial Narrow" w:hAnsi="Arial Narrow" w:cs="Courier New"/>
          <w:color w:val="000000" w:themeColor="text1"/>
          <w:sz w:val="24"/>
          <w:szCs w:val="24"/>
          <w:shd w:val="clear" w:color="auto" w:fill="FFFFFF"/>
        </w:rPr>
        <w:t>001</w:t>
      </w:r>
      <w:r w:rsidRPr="00EB6FA4">
        <w:rPr>
          <w:rStyle w:val="l0s55"/>
          <w:rFonts w:ascii="Arial Narrow" w:hAnsi="Arial Narrow" w:cs="Courier New"/>
          <w:color w:val="000000" w:themeColor="text1"/>
          <w:sz w:val="24"/>
          <w:szCs w:val="24"/>
          <w:shd w:val="clear" w:color="auto" w:fill="FFFFFF"/>
        </w:rPr>
        <w:t>.</w:t>
      </w:r>
    </w:p>
    <w:p w:rsidR="00EB6FA4" w:rsidRDefault="00AE5A72" w:rsidP="00AE5A72">
      <w:pPr>
        <w:spacing w:after="0" w:line="240" w:lineRule="auto"/>
        <w:ind w:firstLine="567"/>
        <w:rPr>
          <w:rStyle w:val="l0s55"/>
          <w:rFonts w:ascii="Arial Narrow" w:hAnsi="Arial Narrow" w:cs="Courier New"/>
          <w:color w:val="000000" w:themeColor="text1"/>
          <w:sz w:val="24"/>
          <w:szCs w:val="24"/>
          <w:shd w:val="clear" w:color="auto" w:fill="FFFFFF"/>
        </w:rPr>
      </w:pPr>
      <w:r w:rsidRPr="00EB6FA4">
        <w:rPr>
          <w:rFonts w:ascii="Arial Narrow" w:hAnsi="Arial Narrow" w:cs="Courier New"/>
          <w:color w:val="000000" w:themeColor="text1"/>
          <w:sz w:val="24"/>
          <w:szCs w:val="24"/>
          <w:shd w:val="clear" w:color="auto" w:fill="FFFFFF"/>
        </w:rPr>
        <w:t> </w:t>
      </w:r>
      <w:r w:rsidRPr="00EB6FA4">
        <w:rPr>
          <w:rStyle w:val="l0s52"/>
          <w:rFonts w:ascii="Arial Narrow" w:hAnsi="Arial Narrow" w:cs="Courier New"/>
          <w:color w:val="000000" w:themeColor="text1"/>
          <w:sz w:val="24"/>
          <w:szCs w:val="24"/>
          <w:shd w:val="clear" w:color="auto" w:fill="FFFFFF"/>
        </w:rPr>
        <w:t>select-OPTIONS </w:t>
      </w:r>
      <w:r w:rsidRPr="00EB6FA4">
        <w:rPr>
          <w:rStyle w:val="l0s55"/>
          <w:rFonts w:ascii="Arial Narrow" w:hAnsi="Arial Narrow" w:cs="Courier New"/>
          <w:color w:val="000000" w:themeColor="text1"/>
          <w:sz w:val="24"/>
          <w:szCs w:val="24"/>
          <w:shd w:val="clear" w:color="auto" w:fill="FFFFFF"/>
        </w:rPr>
        <w:t>: </w:t>
      </w:r>
      <w:r w:rsidRPr="00EB6FA4">
        <w:rPr>
          <w:rFonts w:ascii="Arial Narrow" w:hAnsi="Arial Narrow" w:cs="Courier New"/>
          <w:i/>
          <w:color w:val="002060"/>
          <w:sz w:val="24"/>
          <w:szCs w:val="24"/>
          <w:shd w:val="clear" w:color="auto" w:fill="F2F2F2" w:themeFill="background1" w:themeFillShade="F2"/>
        </w:rPr>
        <w:t>s_kunnr</w:t>
      </w:r>
      <w:r w:rsidRPr="00EB6FA4">
        <w:rPr>
          <w:rFonts w:ascii="Arial Narrow" w:hAnsi="Arial Narrow" w:cs="Courier New"/>
          <w:color w:val="000000" w:themeColor="text1"/>
          <w:sz w:val="24"/>
          <w:szCs w:val="24"/>
          <w:shd w:val="clear" w:color="auto" w:fill="F2F2F2" w:themeFill="background1" w:themeFillShade="F2"/>
        </w:rPr>
        <w:t> </w:t>
      </w:r>
      <w:r w:rsidRPr="00EB6FA4">
        <w:rPr>
          <w:rStyle w:val="l0s52"/>
          <w:rFonts w:ascii="Arial Narrow" w:hAnsi="Arial Narrow" w:cs="Courier New"/>
          <w:color w:val="000000" w:themeColor="text1"/>
          <w:sz w:val="24"/>
          <w:szCs w:val="24"/>
          <w:shd w:val="clear" w:color="auto" w:fill="F2F2F2" w:themeFill="background1" w:themeFillShade="F2"/>
        </w:rPr>
        <w:t>for </w:t>
      </w:r>
      <w:r w:rsidRPr="00EB6FA4">
        <w:rPr>
          <w:rFonts w:ascii="Arial Narrow" w:hAnsi="Arial Narrow" w:cs="Courier New"/>
          <w:color w:val="000000" w:themeColor="text1"/>
          <w:sz w:val="24"/>
          <w:szCs w:val="24"/>
          <w:shd w:val="clear" w:color="auto" w:fill="F2F2F2" w:themeFill="background1" w:themeFillShade="F2"/>
        </w:rPr>
        <w:t>gv_kunnr</w:t>
      </w:r>
      <w:r w:rsidRPr="00EB6FA4">
        <w:rPr>
          <w:rFonts w:ascii="Arial Narrow" w:hAnsi="Arial Narrow" w:cs="Courier New"/>
          <w:color w:val="000000" w:themeColor="text1"/>
          <w:sz w:val="24"/>
          <w:szCs w:val="24"/>
          <w:shd w:val="clear" w:color="auto" w:fill="FFFFFF"/>
        </w:rPr>
        <w:t> OBLIGATORY</w:t>
      </w:r>
      <w:r w:rsidRPr="00EB6FA4">
        <w:rPr>
          <w:rStyle w:val="l0s55"/>
          <w:rFonts w:ascii="Arial Narrow" w:hAnsi="Arial Narrow" w:cs="Courier New"/>
          <w:color w:val="000000" w:themeColor="text1"/>
          <w:sz w:val="24"/>
          <w:szCs w:val="24"/>
          <w:shd w:val="clear" w:color="auto" w:fill="FFFFFF"/>
        </w:rPr>
        <w:t>.</w:t>
      </w:r>
    </w:p>
    <w:p w:rsidR="00EB6FA4" w:rsidRDefault="00AE5A72" w:rsidP="00AE5A72">
      <w:pPr>
        <w:spacing w:after="0" w:line="240" w:lineRule="auto"/>
        <w:ind w:firstLine="567"/>
        <w:rPr>
          <w:rStyle w:val="l0s55"/>
          <w:rFonts w:ascii="Arial Narrow" w:hAnsi="Arial Narrow" w:cs="Courier New"/>
          <w:color w:val="000000" w:themeColor="text1"/>
          <w:sz w:val="24"/>
          <w:szCs w:val="24"/>
          <w:shd w:val="clear" w:color="auto" w:fill="FFFFFF"/>
        </w:rPr>
      </w:pPr>
      <w:r w:rsidRPr="00EB6FA4">
        <w:rPr>
          <w:rStyle w:val="l0s52"/>
          <w:rFonts w:ascii="Arial Narrow" w:hAnsi="Arial Narrow" w:cs="Courier New"/>
          <w:color w:val="000000" w:themeColor="text1"/>
          <w:sz w:val="24"/>
          <w:szCs w:val="24"/>
          <w:shd w:val="clear" w:color="auto" w:fill="FFFFFF"/>
        </w:rPr>
        <w:t>SELECTION-SCREEN end of BLOCK </w:t>
      </w:r>
      <w:r w:rsidRPr="00EB6FA4">
        <w:rPr>
          <w:rFonts w:ascii="Arial Narrow" w:hAnsi="Arial Narrow" w:cs="Courier New"/>
          <w:color w:val="000000" w:themeColor="text1"/>
          <w:sz w:val="24"/>
          <w:szCs w:val="24"/>
          <w:shd w:val="clear" w:color="auto" w:fill="FFFFFF"/>
        </w:rPr>
        <w:t>b1</w:t>
      </w:r>
      <w:r w:rsidRPr="00EB6FA4">
        <w:rPr>
          <w:rStyle w:val="l0s55"/>
          <w:rFonts w:ascii="Arial Narrow" w:hAnsi="Arial Narrow" w:cs="Courier New"/>
          <w:color w:val="000000" w:themeColor="text1"/>
          <w:sz w:val="24"/>
          <w:szCs w:val="24"/>
          <w:shd w:val="clear" w:color="auto" w:fill="FFFFFF"/>
        </w:rPr>
        <w:t>.</w:t>
      </w:r>
    </w:p>
    <w:p w:rsidR="00EB6FA4" w:rsidRDefault="00AE5A72" w:rsidP="00AE5A72">
      <w:pPr>
        <w:spacing w:after="0" w:line="240" w:lineRule="auto"/>
        <w:ind w:firstLine="567"/>
        <w:rPr>
          <w:rStyle w:val="l0s55"/>
          <w:rFonts w:ascii="Arial Narrow" w:hAnsi="Arial Narrow" w:cs="Courier New"/>
          <w:color w:val="000000" w:themeColor="text1"/>
          <w:sz w:val="24"/>
          <w:szCs w:val="24"/>
          <w:shd w:val="clear" w:color="auto" w:fill="FFFFFF"/>
        </w:rPr>
      </w:pPr>
      <w:r w:rsidRPr="00EB6FA4">
        <w:rPr>
          <w:rStyle w:val="l0s52"/>
          <w:rFonts w:ascii="Arial Narrow" w:hAnsi="Arial Narrow" w:cs="Courier New"/>
          <w:color w:val="000000" w:themeColor="text1"/>
          <w:sz w:val="24"/>
          <w:szCs w:val="24"/>
          <w:shd w:val="clear" w:color="auto" w:fill="FFFFFF"/>
        </w:rPr>
        <w:t>START-OF-SELECTION</w:t>
      </w:r>
      <w:r w:rsidRPr="00EB6FA4">
        <w:rPr>
          <w:rStyle w:val="l0s55"/>
          <w:rFonts w:ascii="Arial Narrow" w:hAnsi="Arial Narrow" w:cs="Courier New"/>
          <w:color w:val="000000" w:themeColor="text1"/>
          <w:sz w:val="24"/>
          <w:szCs w:val="24"/>
          <w:shd w:val="clear" w:color="auto" w:fill="FFFFFF"/>
        </w:rPr>
        <w:t>.</w:t>
      </w:r>
    </w:p>
    <w:p w:rsidR="00EB6FA4" w:rsidRDefault="00AE5A72" w:rsidP="00AE5A72">
      <w:pPr>
        <w:spacing w:after="0" w:line="240" w:lineRule="auto"/>
        <w:ind w:firstLine="567"/>
        <w:rPr>
          <w:rStyle w:val="l0s55"/>
          <w:rFonts w:ascii="Arial Narrow" w:hAnsi="Arial Narrow" w:cs="Courier New"/>
          <w:color w:val="000000" w:themeColor="text1"/>
          <w:sz w:val="24"/>
          <w:szCs w:val="24"/>
          <w:shd w:val="clear" w:color="auto" w:fill="FFFFFF"/>
        </w:rPr>
      </w:pPr>
      <w:r w:rsidRPr="00EB6FA4">
        <w:rPr>
          <w:rFonts w:ascii="Arial Narrow" w:hAnsi="Arial Narrow" w:cs="Courier New"/>
          <w:color w:val="000000" w:themeColor="text1"/>
          <w:sz w:val="24"/>
          <w:szCs w:val="24"/>
          <w:shd w:val="clear" w:color="auto" w:fill="FFFFFF"/>
        </w:rPr>
        <w:t>     </w:t>
      </w:r>
      <w:r w:rsidRPr="00EB6FA4">
        <w:rPr>
          <w:rStyle w:val="l0s52"/>
          <w:rFonts w:ascii="Arial Narrow" w:hAnsi="Arial Narrow" w:cs="Courier New"/>
          <w:color w:val="000000" w:themeColor="text1"/>
          <w:sz w:val="24"/>
          <w:szCs w:val="24"/>
          <w:shd w:val="clear" w:color="auto" w:fill="FFFFFF"/>
        </w:rPr>
        <w:t>perform </w:t>
      </w:r>
      <w:r w:rsidRPr="00EB6FA4">
        <w:rPr>
          <w:rFonts w:ascii="Arial Narrow" w:hAnsi="Arial Narrow" w:cs="Courier New"/>
          <w:color w:val="000000" w:themeColor="text1"/>
          <w:sz w:val="24"/>
          <w:szCs w:val="24"/>
          <w:shd w:val="clear" w:color="auto" w:fill="FFFFFF"/>
        </w:rPr>
        <w:t>get_data</w:t>
      </w:r>
      <w:r w:rsidRPr="00EB6FA4">
        <w:rPr>
          <w:rStyle w:val="l0s55"/>
          <w:rFonts w:ascii="Arial Narrow" w:hAnsi="Arial Narrow" w:cs="Courier New"/>
          <w:color w:val="000000" w:themeColor="text1"/>
          <w:sz w:val="24"/>
          <w:szCs w:val="24"/>
          <w:shd w:val="clear" w:color="auto" w:fill="FFFFFF"/>
        </w:rPr>
        <w:t>.</w:t>
      </w:r>
    </w:p>
    <w:p w:rsidR="00AE5A72" w:rsidRDefault="00AE5A72" w:rsidP="00AE5A72">
      <w:pPr>
        <w:spacing w:after="0" w:line="240" w:lineRule="auto"/>
        <w:ind w:firstLine="567"/>
        <w:rPr>
          <w:rStyle w:val="l0s55"/>
          <w:rFonts w:ascii="Arial Narrow" w:hAnsi="Arial Narrow" w:cs="Courier New"/>
          <w:color w:val="000000" w:themeColor="text1"/>
          <w:sz w:val="24"/>
          <w:szCs w:val="24"/>
          <w:shd w:val="clear" w:color="auto" w:fill="FFFFFF"/>
        </w:rPr>
      </w:pPr>
      <w:r w:rsidRPr="00EB6FA4">
        <w:rPr>
          <w:rStyle w:val="l0s52"/>
          <w:rFonts w:ascii="Arial Narrow" w:hAnsi="Arial Narrow" w:cs="Courier New"/>
          <w:color w:val="000000" w:themeColor="text1"/>
          <w:sz w:val="24"/>
          <w:szCs w:val="24"/>
          <w:shd w:val="clear" w:color="auto" w:fill="FFFFFF"/>
        </w:rPr>
        <w:t>end-of-SELECTION</w:t>
      </w:r>
      <w:r w:rsidRPr="00EB6FA4">
        <w:rPr>
          <w:rStyle w:val="l0s55"/>
          <w:rFonts w:ascii="Arial Narrow" w:hAnsi="Arial Narrow" w:cs="Courier New"/>
          <w:color w:val="000000" w:themeColor="text1"/>
          <w:sz w:val="24"/>
          <w:szCs w:val="24"/>
          <w:shd w:val="clear" w:color="auto" w:fill="FFFFFF"/>
        </w:rPr>
        <w:t>.</w:t>
      </w:r>
    </w:p>
    <w:p w:rsidR="00EB6FA4" w:rsidRDefault="00EB6FA4" w:rsidP="00AE5A72">
      <w:pPr>
        <w:spacing w:after="0" w:line="240" w:lineRule="auto"/>
        <w:ind w:firstLine="567"/>
        <w:rPr>
          <w:rStyle w:val="l0s52"/>
          <w:rFonts w:ascii="Arial Narrow" w:hAnsi="Arial Narrow" w:cs="Courier New"/>
          <w:color w:val="000000" w:themeColor="text1"/>
          <w:sz w:val="24"/>
          <w:szCs w:val="24"/>
          <w:shd w:val="clear" w:color="auto" w:fill="FFFFFF"/>
        </w:rPr>
      </w:pPr>
    </w:p>
    <w:p w:rsidR="00EB6FA4" w:rsidRDefault="00AE5A72" w:rsidP="00AE5A72">
      <w:pPr>
        <w:spacing w:after="0" w:line="240" w:lineRule="auto"/>
        <w:ind w:firstLine="567"/>
        <w:rPr>
          <w:rStyle w:val="l0s55"/>
          <w:rFonts w:ascii="Arial Narrow" w:hAnsi="Arial Narrow" w:cs="Courier New"/>
          <w:color w:val="000000" w:themeColor="text1"/>
          <w:sz w:val="24"/>
          <w:szCs w:val="24"/>
          <w:shd w:val="clear" w:color="auto" w:fill="FFFFFF"/>
        </w:rPr>
      </w:pPr>
      <w:r w:rsidRPr="00EB6FA4">
        <w:rPr>
          <w:rStyle w:val="l0s52"/>
          <w:rFonts w:ascii="Arial Narrow" w:hAnsi="Arial Narrow" w:cs="Courier New"/>
          <w:color w:val="000000" w:themeColor="text1"/>
          <w:sz w:val="24"/>
          <w:szCs w:val="24"/>
          <w:shd w:val="clear" w:color="auto" w:fill="FFFFFF"/>
        </w:rPr>
        <w:t>form </w:t>
      </w:r>
      <w:r w:rsidRPr="00EB6FA4">
        <w:rPr>
          <w:rFonts w:ascii="Arial Narrow" w:hAnsi="Arial Narrow" w:cs="Courier New"/>
          <w:b/>
          <w:i/>
          <w:color w:val="000000" w:themeColor="text1"/>
          <w:sz w:val="24"/>
          <w:szCs w:val="24"/>
          <w:shd w:val="clear" w:color="auto" w:fill="FFFFFF"/>
        </w:rPr>
        <w:t>get_data</w:t>
      </w:r>
      <w:r w:rsidRPr="00EB6FA4">
        <w:rPr>
          <w:rFonts w:ascii="Arial Narrow" w:hAnsi="Arial Narrow" w:cs="Courier New"/>
          <w:color w:val="000000" w:themeColor="text1"/>
          <w:sz w:val="24"/>
          <w:szCs w:val="24"/>
          <w:shd w:val="clear" w:color="auto" w:fill="FFFFFF"/>
        </w:rPr>
        <w:t> </w:t>
      </w:r>
      <w:r w:rsidRPr="00EB6FA4">
        <w:rPr>
          <w:rStyle w:val="l0s55"/>
          <w:rFonts w:ascii="Arial Narrow" w:hAnsi="Arial Narrow" w:cs="Courier New"/>
          <w:color w:val="000000" w:themeColor="text1"/>
          <w:sz w:val="24"/>
          <w:szCs w:val="24"/>
          <w:shd w:val="clear" w:color="auto" w:fill="FFFFFF"/>
        </w:rPr>
        <w:t>.</w:t>
      </w:r>
    </w:p>
    <w:p w:rsidR="00EB6FA4" w:rsidRDefault="00AE5A72" w:rsidP="00AE5A72">
      <w:pPr>
        <w:spacing w:after="0" w:line="240" w:lineRule="auto"/>
        <w:ind w:firstLine="567"/>
        <w:rPr>
          <w:rStyle w:val="l0s55"/>
          <w:rFonts w:ascii="Arial Narrow" w:hAnsi="Arial Narrow" w:cs="Courier New"/>
          <w:color w:val="000000" w:themeColor="text1"/>
          <w:sz w:val="24"/>
          <w:szCs w:val="24"/>
          <w:shd w:val="clear" w:color="auto" w:fill="F2F2F2" w:themeFill="background1" w:themeFillShade="F2"/>
        </w:rPr>
      </w:pPr>
      <w:r w:rsidRPr="00EB6FA4">
        <w:rPr>
          <w:rFonts w:ascii="Arial Narrow" w:hAnsi="Arial Narrow" w:cs="Courier New"/>
          <w:color w:val="000000" w:themeColor="text1"/>
          <w:sz w:val="24"/>
          <w:szCs w:val="24"/>
          <w:shd w:val="clear" w:color="auto" w:fill="FFFFFF"/>
        </w:rPr>
        <w:t>    </w:t>
      </w:r>
      <w:r w:rsidRPr="00EB6FA4">
        <w:rPr>
          <w:rStyle w:val="l0s52"/>
          <w:rFonts w:ascii="Arial Narrow" w:hAnsi="Arial Narrow" w:cs="Courier New"/>
          <w:color w:val="000000" w:themeColor="text1"/>
          <w:sz w:val="24"/>
          <w:szCs w:val="24"/>
          <w:shd w:val="clear" w:color="auto" w:fill="FFFFFF"/>
        </w:rPr>
        <w:t>select </w:t>
      </w:r>
      <w:r w:rsidRPr="00EB6FA4">
        <w:rPr>
          <w:rFonts w:ascii="Arial Narrow" w:hAnsi="Arial Narrow" w:cs="Courier New"/>
          <w:color w:val="000000" w:themeColor="text1"/>
          <w:sz w:val="24"/>
          <w:szCs w:val="24"/>
          <w:shd w:val="clear" w:color="auto" w:fill="FFFFFF"/>
        </w:rPr>
        <w:t>kunnr</w:t>
      </w:r>
      <w:r w:rsidRPr="00EB6FA4">
        <w:rPr>
          <w:rStyle w:val="l0s55"/>
          <w:rFonts w:ascii="Arial Narrow" w:hAnsi="Arial Narrow" w:cs="Courier New"/>
          <w:color w:val="000000" w:themeColor="text1"/>
          <w:sz w:val="24"/>
          <w:szCs w:val="24"/>
          <w:shd w:val="clear" w:color="auto" w:fill="FFFFFF"/>
        </w:rPr>
        <w:t>, </w:t>
      </w:r>
      <w:r w:rsidRPr="00EB6FA4">
        <w:rPr>
          <w:rFonts w:ascii="Arial Narrow" w:hAnsi="Arial Narrow" w:cs="Courier New"/>
          <w:color w:val="000000" w:themeColor="text1"/>
          <w:sz w:val="24"/>
          <w:szCs w:val="24"/>
          <w:shd w:val="clear" w:color="auto" w:fill="FFFFFF"/>
        </w:rPr>
        <w:t>name1</w:t>
      </w:r>
      <w:r w:rsidRPr="00EB6FA4">
        <w:rPr>
          <w:rStyle w:val="l0s55"/>
          <w:rFonts w:ascii="Arial Narrow" w:hAnsi="Arial Narrow" w:cs="Courier New"/>
          <w:color w:val="000000" w:themeColor="text1"/>
          <w:sz w:val="24"/>
          <w:szCs w:val="24"/>
          <w:shd w:val="clear" w:color="auto" w:fill="FFFFFF"/>
        </w:rPr>
        <w:t>, </w:t>
      </w:r>
      <w:r w:rsidRPr="00EB6FA4">
        <w:rPr>
          <w:rFonts w:ascii="Arial Narrow" w:hAnsi="Arial Narrow" w:cs="Courier New"/>
          <w:color w:val="000000" w:themeColor="text1"/>
          <w:sz w:val="24"/>
          <w:szCs w:val="24"/>
          <w:shd w:val="clear" w:color="auto" w:fill="FFFFFF"/>
        </w:rPr>
        <w:t>cast</w:t>
      </w:r>
      <w:r w:rsidRPr="00EB6FA4">
        <w:rPr>
          <w:rStyle w:val="l0s55"/>
          <w:rFonts w:ascii="Arial Narrow" w:hAnsi="Arial Narrow" w:cs="Courier New"/>
          <w:color w:val="000000" w:themeColor="text1"/>
          <w:sz w:val="24"/>
          <w:szCs w:val="24"/>
          <w:shd w:val="clear" w:color="auto" w:fill="FFFFFF"/>
        </w:rPr>
        <w:t>( </w:t>
      </w:r>
      <w:r w:rsidRPr="00EB6FA4">
        <w:rPr>
          <w:rStyle w:val="l0s32"/>
          <w:rFonts w:ascii="Arial Narrow" w:hAnsi="Arial Narrow" w:cs="Courier New"/>
          <w:color w:val="000000" w:themeColor="text1"/>
          <w:sz w:val="24"/>
          <w:szCs w:val="24"/>
          <w:shd w:val="clear" w:color="auto" w:fill="FFFFFF"/>
        </w:rPr>
        <w:t>0 </w:t>
      </w:r>
      <w:r w:rsidRPr="00EB6FA4">
        <w:rPr>
          <w:rStyle w:val="l0s52"/>
          <w:rFonts w:ascii="Arial Narrow" w:hAnsi="Arial Narrow" w:cs="Courier New"/>
          <w:color w:val="000000" w:themeColor="text1"/>
          <w:sz w:val="24"/>
          <w:szCs w:val="24"/>
          <w:shd w:val="clear" w:color="auto" w:fill="FFFFFF"/>
        </w:rPr>
        <w:t>as </w:t>
      </w:r>
      <w:r w:rsidRPr="00EB6FA4">
        <w:rPr>
          <w:rFonts w:ascii="Arial Narrow" w:hAnsi="Arial Narrow" w:cs="Courier New"/>
          <w:color w:val="000000" w:themeColor="text1"/>
          <w:sz w:val="24"/>
          <w:szCs w:val="24"/>
          <w:shd w:val="clear" w:color="auto" w:fill="FFFFFF"/>
        </w:rPr>
        <w:t>DEC </w:t>
      </w:r>
      <w:r w:rsidRPr="00EB6FA4">
        <w:rPr>
          <w:rStyle w:val="l0s55"/>
          <w:rFonts w:ascii="Arial Narrow" w:hAnsi="Arial Narrow" w:cs="Courier New"/>
          <w:color w:val="000000" w:themeColor="text1"/>
          <w:sz w:val="24"/>
          <w:szCs w:val="24"/>
          <w:shd w:val="clear" w:color="auto" w:fill="FFFFFF"/>
        </w:rPr>
        <w:t>) </w:t>
      </w:r>
      <w:r w:rsidRPr="00EB6FA4">
        <w:rPr>
          <w:rStyle w:val="l0s52"/>
          <w:rFonts w:ascii="Arial Narrow" w:hAnsi="Arial Narrow" w:cs="Courier New"/>
          <w:color w:val="000000" w:themeColor="text1"/>
          <w:sz w:val="24"/>
          <w:szCs w:val="24"/>
          <w:shd w:val="clear" w:color="auto" w:fill="FFFFFF"/>
        </w:rPr>
        <w:t>as </w:t>
      </w:r>
      <w:r w:rsidRPr="00EB6FA4">
        <w:rPr>
          <w:rFonts w:ascii="Arial Narrow" w:hAnsi="Arial Narrow" w:cs="Courier New"/>
          <w:color w:val="000000" w:themeColor="text1"/>
          <w:sz w:val="24"/>
          <w:szCs w:val="24"/>
          <w:shd w:val="clear" w:color="auto" w:fill="FFFFFF"/>
        </w:rPr>
        <w:t>Amount </w:t>
      </w:r>
      <w:r w:rsidRPr="00EB6FA4">
        <w:rPr>
          <w:rStyle w:val="l0s52"/>
          <w:rFonts w:ascii="Arial Narrow" w:hAnsi="Arial Narrow" w:cs="Courier New"/>
          <w:color w:val="000000" w:themeColor="text1"/>
          <w:sz w:val="24"/>
          <w:szCs w:val="24"/>
          <w:shd w:val="clear" w:color="auto" w:fill="FFFFFF"/>
        </w:rPr>
        <w:t>from </w:t>
      </w:r>
      <w:r w:rsidRPr="00EB6FA4">
        <w:rPr>
          <w:rFonts w:ascii="Arial Narrow" w:hAnsi="Arial Narrow" w:cs="Courier New"/>
          <w:color w:val="000000" w:themeColor="text1"/>
          <w:sz w:val="24"/>
          <w:szCs w:val="24"/>
          <w:shd w:val="clear" w:color="auto" w:fill="FFFFFF"/>
        </w:rPr>
        <w:t>kna1 </w:t>
      </w:r>
      <w:r w:rsidRPr="00EB6FA4">
        <w:rPr>
          <w:rStyle w:val="l0s52"/>
          <w:rFonts w:ascii="Arial Narrow" w:hAnsi="Arial Narrow" w:cs="Courier New"/>
          <w:color w:val="000000" w:themeColor="text1"/>
          <w:sz w:val="24"/>
          <w:szCs w:val="24"/>
          <w:shd w:val="clear" w:color="auto" w:fill="FFFFFF"/>
        </w:rPr>
        <w:t>into TABLE </w:t>
      </w:r>
      <w:r w:rsidRPr="00EB6FA4">
        <w:rPr>
          <w:rFonts w:ascii="Arial Narrow" w:hAnsi="Arial Narrow" w:cs="Courier New"/>
          <w:color w:val="000000" w:themeColor="text1"/>
          <w:sz w:val="24"/>
          <w:szCs w:val="24"/>
          <w:shd w:val="clear" w:color="auto" w:fill="F2F2F2" w:themeFill="background1" w:themeFillShade="F2"/>
        </w:rPr>
        <w:t>@data</w:t>
      </w:r>
      <w:r w:rsidRPr="00EB6FA4">
        <w:rPr>
          <w:rStyle w:val="l0s55"/>
          <w:rFonts w:ascii="Arial Narrow" w:hAnsi="Arial Narrow" w:cs="Courier New"/>
          <w:color w:val="000000" w:themeColor="text1"/>
          <w:sz w:val="24"/>
          <w:szCs w:val="24"/>
          <w:shd w:val="clear" w:color="auto" w:fill="F2F2F2" w:themeFill="background1" w:themeFillShade="F2"/>
        </w:rPr>
        <w:t>(</w:t>
      </w:r>
      <w:r w:rsidRPr="00EB6FA4">
        <w:rPr>
          <w:rFonts w:ascii="Arial Narrow" w:hAnsi="Arial Narrow" w:cs="Courier New"/>
          <w:i/>
          <w:color w:val="002060"/>
          <w:sz w:val="24"/>
          <w:szCs w:val="24"/>
          <w:shd w:val="clear" w:color="auto" w:fill="F2F2F2" w:themeFill="background1" w:themeFillShade="F2"/>
        </w:rPr>
        <w:t>gt_kna1</w:t>
      </w:r>
      <w:r w:rsidRPr="00EB6FA4">
        <w:rPr>
          <w:rStyle w:val="l0s55"/>
          <w:rFonts w:ascii="Arial Narrow" w:hAnsi="Arial Narrow" w:cs="Courier New"/>
          <w:color w:val="000000" w:themeColor="text1"/>
          <w:sz w:val="24"/>
          <w:szCs w:val="24"/>
          <w:shd w:val="clear" w:color="auto" w:fill="F2F2F2" w:themeFill="background1" w:themeFillShade="F2"/>
        </w:rPr>
        <w:t>)</w:t>
      </w:r>
    </w:p>
    <w:p w:rsidR="00EB6FA4" w:rsidRDefault="00AE5A72" w:rsidP="00AE5A72">
      <w:pPr>
        <w:spacing w:after="0" w:line="240" w:lineRule="auto"/>
        <w:ind w:firstLine="567"/>
        <w:rPr>
          <w:rStyle w:val="l0s55"/>
          <w:rFonts w:ascii="Arial Narrow" w:hAnsi="Arial Narrow" w:cs="Courier New"/>
          <w:color w:val="000000" w:themeColor="text1"/>
          <w:sz w:val="24"/>
          <w:szCs w:val="24"/>
          <w:shd w:val="clear" w:color="auto" w:fill="FFFFFF"/>
        </w:rPr>
      </w:pPr>
      <w:r w:rsidRPr="00EB6FA4">
        <w:rPr>
          <w:rFonts w:ascii="Arial Narrow" w:hAnsi="Arial Narrow" w:cs="Courier New"/>
          <w:color w:val="000000" w:themeColor="text1"/>
          <w:sz w:val="24"/>
          <w:szCs w:val="24"/>
          <w:shd w:val="clear" w:color="auto" w:fill="FFFFFF"/>
        </w:rPr>
        <w:lastRenderedPageBreak/>
        <w:t>    </w:t>
      </w:r>
      <w:r w:rsidRPr="00EB6FA4">
        <w:rPr>
          <w:rStyle w:val="l0s52"/>
          <w:rFonts w:ascii="Arial Narrow" w:hAnsi="Arial Narrow" w:cs="Courier New"/>
          <w:color w:val="000000" w:themeColor="text1"/>
          <w:sz w:val="24"/>
          <w:szCs w:val="24"/>
          <w:shd w:val="clear" w:color="auto" w:fill="FFFFFF"/>
        </w:rPr>
        <w:t>where </w:t>
      </w:r>
      <w:r w:rsidRPr="00EB6FA4">
        <w:rPr>
          <w:rFonts w:ascii="Arial Narrow" w:hAnsi="Arial Narrow" w:cs="Courier New"/>
          <w:color w:val="000000" w:themeColor="text1"/>
          <w:sz w:val="24"/>
          <w:szCs w:val="24"/>
          <w:shd w:val="clear" w:color="auto" w:fill="FFFFFF"/>
        </w:rPr>
        <w:t>kunnr </w:t>
      </w:r>
      <w:r w:rsidRPr="00EB6FA4">
        <w:rPr>
          <w:rStyle w:val="l0s52"/>
          <w:rFonts w:ascii="Arial Narrow" w:hAnsi="Arial Narrow" w:cs="Courier New"/>
          <w:color w:val="000000" w:themeColor="text1"/>
          <w:sz w:val="24"/>
          <w:szCs w:val="24"/>
          <w:shd w:val="clear" w:color="auto" w:fill="FFFFFF"/>
        </w:rPr>
        <w:t>in </w:t>
      </w:r>
      <w:r w:rsidRPr="00EB6FA4">
        <w:rPr>
          <w:rFonts w:ascii="Arial Narrow" w:hAnsi="Arial Narrow" w:cs="Courier New"/>
          <w:i/>
          <w:color w:val="002060"/>
          <w:sz w:val="24"/>
          <w:szCs w:val="24"/>
          <w:shd w:val="clear" w:color="auto" w:fill="F2F2F2" w:themeFill="background1" w:themeFillShade="F2"/>
        </w:rPr>
        <w:t>@s_kunnr</w:t>
      </w:r>
      <w:r w:rsidRPr="00EB6FA4">
        <w:rPr>
          <w:rStyle w:val="l0s55"/>
          <w:rFonts w:ascii="Arial Narrow" w:hAnsi="Arial Narrow" w:cs="Courier New"/>
          <w:color w:val="000000" w:themeColor="text1"/>
          <w:sz w:val="24"/>
          <w:szCs w:val="24"/>
          <w:shd w:val="clear" w:color="auto" w:fill="FFFFFF"/>
        </w:rPr>
        <w:t>.</w:t>
      </w:r>
    </w:p>
    <w:p w:rsidR="00EB6FA4" w:rsidRDefault="00AE5A72" w:rsidP="00AE5A72">
      <w:pPr>
        <w:spacing w:after="0" w:line="240" w:lineRule="auto"/>
        <w:ind w:firstLine="567"/>
        <w:rPr>
          <w:rStyle w:val="l0s55"/>
          <w:rFonts w:ascii="Arial Narrow" w:hAnsi="Arial Narrow" w:cs="Courier New"/>
          <w:color w:val="000000" w:themeColor="text1"/>
          <w:sz w:val="24"/>
          <w:szCs w:val="24"/>
          <w:shd w:val="clear" w:color="auto" w:fill="FFFFFF"/>
        </w:rPr>
      </w:pPr>
      <w:r w:rsidRPr="00EB6FA4">
        <w:rPr>
          <w:rFonts w:ascii="Arial Narrow" w:hAnsi="Arial Narrow" w:cs="Courier New"/>
          <w:color w:val="000000" w:themeColor="text1"/>
          <w:sz w:val="24"/>
          <w:szCs w:val="24"/>
          <w:shd w:val="clear" w:color="auto" w:fill="FFFFFF"/>
        </w:rPr>
        <w:t>   </w:t>
      </w:r>
      <w:r w:rsidRPr="00EB6FA4">
        <w:rPr>
          <w:rStyle w:val="l0s52"/>
          <w:rFonts w:ascii="Arial Narrow" w:hAnsi="Arial Narrow" w:cs="Courier New"/>
          <w:color w:val="000000" w:themeColor="text1"/>
          <w:sz w:val="24"/>
          <w:szCs w:val="24"/>
          <w:shd w:val="clear" w:color="auto" w:fill="FFFFFF"/>
        </w:rPr>
        <w:t>if </w:t>
      </w:r>
      <w:r w:rsidRPr="00EB6FA4">
        <w:rPr>
          <w:rFonts w:ascii="Arial Narrow" w:hAnsi="Arial Narrow" w:cs="Courier New"/>
          <w:i/>
          <w:color w:val="002060"/>
          <w:sz w:val="24"/>
          <w:szCs w:val="24"/>
          <w:shd w:val="clear" w:color="auto" w:fill="F2F2F2" w:themeFill="background1" w:themeFillShade="F2"/>
        </w:rPr>
        <w:t>gt_kna1</w:t>
      </w:r>
      <w:r w:rsidRPr="00EB6FA4">
        <w:rPr>
          <w:rFonts w:ascii="Arial Narrow" w:hAnsi="Arial Narrow" w:cs="Courier New"/>
          <w:color w:val="000000" w:themeColor="text1"/>
          <w:sz w:val="24"/>
          <w:szCs w:val="24"/>
          <w:shd w:val="clear" w:color="auto" w:fill="FFFFFF"/>
        </w:rPr>
        <w:t>[] </w:t>
      </w:r>
      <w:r w:rsidRPr="00EB6FA4">
        <w:rPr>
          <w:rStyle w:val="l0s52"/>
          <w:rFonts w:ascii="Arial Narrow" w:hAnsi="Arial Narrow" w:cs="Courier New"/>
          <w:color w:val="000000" w:themeColor="text1"/>
          <w:sz w:val="24"/>
          <w:szCs w:val="24"/>
          <w:shd w:val="clear" w:color="auto" w:fill="FFFFFF"/>
        </w:rPr>
        <w:t>is NOT INITIAL</w:t>
      </w:r>
      <w:r w:rsidRPr="00EB6FA4">
        <w:rPr>
          <w:rStyle w:val="l0s55"/>
          <w:rFonts w:ascii="Arial Narrow" w:hAnsi="Arial Narrow" w:cs="Courier New"/>
          <w:color w:val="000000" w:themeColor="text1"/>
          <w:sz w:val="24"/>
          <w:szCs w:val="24"/>
          <w:shd w:val="clear" w:color="auto" w:fill="FFFFFF"/>
        </w:rPr>
        <w:t>.</w:t>
      </w:r>
    </w:p>
    <w:p w:rsidR="00EB6FA4" w:rsidRDefault="00AE5A72" w:rsidP="00EB6FA4">
      <w:pPr>
        <w:spacing w:after="0" w:line="240" w:lineRule="auto"/>
        <w:ind w:firstLine="720"/>
        <w:rPr>
          <w:rFonts w:ascii="Arial Narrow" w:hAnsi="Arial Narrow" w:cs="Courier New"/>
          <w:color w:val="000000" w:themeColor="text1"/>
          <w:sz w:val="24"/>
          <w:szCs w:val="24"/>
          <w:shd w:val="clear" w:color="auto" w:fill="FFFFFF"/>
        </w:rPr>
      </w:pPr>
      <w:r w:rsidRPr="00EB6FA4">
        <w:rPr>
          <w:rFonts w:ascii="Arial Narrow" w:hAnsi="Arial Narrow" w:cs="Courier New"/>
          <w:color w:val="000000" w:themeColor="text1"/>
          <w:sz w:val="24"/>
          <w:szCs w:val="24"/>
          <w:shd w:val="clear" w:color="auto" w:fill="FFFFFF"/>
        </w:rPr>
        <w:t>   </w:t>
      </w:r>
      <w:r w:rsidRPr="00EB6FA4">
        <w:rPr>
          <w:rStyle w:val="l0s52"/>
          <w:rFonts w:ascii="Arial Narrow" w:hAnsi="Arial Narrow" w:cs="Courier New"/>
          <w:color w:val="000000" w:themeColor="text1"/>
          <w:sz w:val="24"/>
          <w:szCs w:val="24"/>
          <w:shd w:val="clear" w:color="auto" w:fill="FFFFFF"/>
        </w:rPr>
        <w:t>select </w:t>
      </w:r>
      <w:r w:rsidRPr="00EB6FA4">
        <w:rPr>
          <w:rFonts w:ascii="Arial Narrow" w:hAnsi="Arial Narrow" w:cs="Courier New"/>
          <w:color w:val="000000" w:themeColor="text1"/>
          <w:sz w:val="24"/>
          <w:szCs w:val="24"/>
          <w:shd w:val="clear" w:color="auto" w:fill="FFFFFF"/>
        </w:rPr>
        <w:t>* </w:t>
      </w:r>
      <w:r w:rsidRPr="00EB6FA4">
        <w:rPr>
          <w:rStyle w:val="l0s52"/>
          <w:rFonts w:ascii="Arial Narrow" w:hAnsi="Arial Narrow" w:cs="Courier New"/>
          <w:color w:val="000000" w:themeColor="text1"/>
          <w:sz w:val="24"/>
          <w:szCs w:val="24"/>
          <w:shd w:val="clear" w:color="auto" w:fill="FFFFFF"/>
        </w:rPr>
        <w:t>from </w:t>
      </w:r>
      <w:r w:rsidRPr="00EB6FA4">
        <w:rPr>
          <w:rFonts w:ascii="Arial Narrow" w:hAnsi="Arial Narrow" w:cs="Courier New"/>
          <w:color w:val="000000" w:themeColor="text1"/>
          <w:sz w:val="24"/>
          <w:szCs w:val="24"/>
          <w:shd w:val="clear" w:color="auto" w:fill="FFFFFF"/>
        </w:rPr>
        <w:t>bsid </w:t>
      </w:r>
      <w:r w:rsidRPr="00EB6FA4">
        <w:rPr>
          <w:rStyle w:val="l0s52"/>
          <w:rFonts w:ascii="Arial Narrow" w:hAnsi="Arial Narrow" w:cs="Courier New"/>
          <w:color w:val="000000" w:themeColor="text1"/>
          <w:sz w:val="24"/>
          <w:szCs w:val="24"/>
          <w:shd w:val="clear" w:color="auto" w:fill="FFFFFF"/>
        </w:rPr>
        <w:t>into TABLE </w:t>
      </w:r>
      <w:r w:rsidRPr="00EB6FA4">
        <w:rPr>
          <w:rFonts w:ascii="Arial Narrow" w:hAnsi="Arial Narrow" w:cs="Courier New"/>
          <w:color w:val="000000" w:themeColor="text1"/>
          <w:sz w:val="24"/>
          <w:szCs w:val="24"/>
          <w:shd w:val="clear" w:color="auto" w:fill="F2F2F2" w:themeFill="background1" w:themeFillShade="F2"/>
        </w:rPr>
        <w:t>@data</w:t>
      </w:r>
      <w:r w:rsidRPr="00EB6FA4">
        <w:rPr>
          <w:rStyle w:val="l0s55"/>
          <w:rFonts w:ascii="Arial Narrow" w:hAnsi="Arial Narrow" w:cs="Courier New"/>
          <w:color w:val="000000" w:themeColor="text1"/>
          <w:sz w:val="24"/>
          <w:szCs w:val="24"/>
          <w:shd w:val="clear" w:color="auto" w:fill="F2F2F2" w:themeFill="background1" w:themeFillShade="F2"/>
        </w:rPr>
        <w:t>(</w:t>
      </w:r>
      <w:r w:rsidRPr="00EB6FA4">
        <w:rPr>
          <w:rFonts w:ascii="Arial Narrow" w:hAnsi="Arial Narrow" w:cs="Courier New"/>
          <w:i/>
          <w:color w:val="002060"/>
          <w:sz w:val="24"/>
          <w:szCs w:val="24"/>
          <w:shd w:val="clear" w:color="auto" w:fill="F2F2F2" w:themeFill="background1" w:themeFillShade="F2"/>
        </w:rPr>
        <w:t>gt_bsid</w:t>
      </w:r>
      <w:r w:rsidRPr="00EB6FA4">
        <w:rPr>
          <w:rStyle w:val="l0s55"/>
          <w:rFonts w:ascii="Arial Narrow" w:hAnsi="Arial Narrow" w:cs="Courier New"/>
          <w:color w:val="000000" w:themeColor="text1"/>
          <w:sz w:val="24"/>
          <w:szCs w:val="24"/>
          <w:shd w:val="clear" w:color="auto" w:fill="F2F2F2" w:themeFill="background1" w:themeFillShade="F2"/>
        </w:rPr>
        <w:t>)</w:t>
      </w:r>
      <w:r w:rsidRPr="00EB6FA4">
        <w:rPr>
          <w:rStyle w:val="l0s55"/>
          <w:rFonts w:ascii="Arial Narrow" w:hAnsi="Arial Narrow" w:cs="Courier New"/>
          <w:color w:val="000000" w:themeColor="text1"/>
          <w:sz w:val="24"/>
          <w:szCs w:val="24"/>
          <w:shd w:val="clear" w:color="auto" w:fill="FFFFFF"/>
        </w:rPr>
        <w:t> </w:t>
      </w:r>
      <w:r w:rsidRPr="00EB6FA4">
        <w:rPr>
          <w:rStyle w:val="l0s52"/>
          <w:rFonts w:ascii="Arial Narrow" w:hAnsi="Arial Narrow" w:cs="Courier New"/>
          <w:color w:val="000000" w:themeColor="text1"/>
          <w:sz w:val="24"/>
          <w:szCs w:val="24"/>
          <w:shd w:val="clear" w:color="auto" w:fill="FFFFFF"/>
        </w:rPr>
        <w:t>FOR ALL </w:t>
      </w:r>
      <w:r w:rsidRPr="00EB6FA4">
        <w:rPr>
          <w:rFonts w:ascii="Arial Narrow" w:hAnsi="Arial Narrow" w:cs="Courier New"/>
          <w:color w:val="000000" w:themeColor="text1"/>
          <w:sz w:val="24"/>
          <w:szCs w:val="24"/>
          <w:shd w:val="clear" w:color="auto" w:fill="FFFFFF"/>
        </w:rPr>
        <w:t>ENTRIES </w:t>
      </w:r>
      <w:r w:rsidRPr="00EB6FA4">
        <w:rPr>
          <w:rStyle w:val="l0s52"/>
          <w:rFonts w:ascii="Arial Narrow" w:hAnsi="Arial Narrow" w:cs="Courier New"/>
          <w:color w:val="000000" w:themeColor="text1"/>
          <w:sz w:val="24"/>
          <w:szCs w:val="24"/>
          <w:shd w:val="clear" w:color="auto" w:fill="FFFFFF"/>
        </w:rPr>
        <w:t>IN </w:t>
      </w:r>
      <w:r w:rsidRPr="00EB6FA4">
        <w:rPr>
          <w:rFonts w:ascii="Arial Narrow" w:hAnsi="Arial Narrow" w:cs="Courier New"/>
          <w:i/>
          <w:color w:val="002060"/>
          <w:sz w:val="24"/>
          <w:szCs w:val="24"/>
          <w:shd w:val="clear" w:color="auto" w:fill="F2F2F2" w:themeFill="background1" w:themeFillShade="F2"/>
        </w:rPr>
        <w:t>@gt_kna1</w:t>
      </w:r>
    </w:p>
    <w:p w:rsidR="00EB6FA4" w:rsidRDefault="00AE5A72" w:rsidP="00EB6FA4">
      <w:pPr>
        <w:spacing w:after="0" w:line="240" w:lineRule="auto"/>
        <w:ind w:firstLine="720"/>
        <w:rPr>
          <w:rStyle w:val="l0s55"/>
          <w:rFonts w:ascii="Arial Narrow" w:hAnsi="Arial Narrow" w:cs="Courier New"/>
          <w:color w:val="000000" w:themeColor="text1"/>
          <w:sz w:val="24"/>
          <w:szCs w:val="24"/>
          <w:shd w:val="clear" w:color="auto" w:fill="FFFFFF"/>
        </w:rPr>
      </w:pPr>
      <w:r w:rsidRPr="00EB6FA4">
        <w:rPr>
          <w:rFonts w:ascii="Arial Narrow" w:hAnsi="Arial Narrow" w:cs="Courier New"/>
          <w:color w:val="000000" w:themeColor="text1"/>
          <w:sz w:val="24"/>
          <w:szCs w:val="24"/>
          <w:shd w:val="clear" w:color="auto" w:fill="FFFFFF"/>
        </w:rPr>
        <w:t>   </w:t>
      </w:r>
      <w:r w:rsidRPr="00EB6FA4">
        <w:rPr>
          <w:rStyle w:val="l0s52"/>
          <w:rFonts w:ascii="Arial Narrow" w:hAnsi="Arial Narrow" w:cs="Courier New"/>
          <w:color w:val="000000" w:themeColor="text1"/>
          <w:sz w:val="24"/>
          <w:szCs w:val="24"/>
          <w:shd w:val="clear" w:color="auto" w:fill="FFFFFF"/>
        </w:rPr>
        <w:t>WHERE </w:t>
      </w:r>
      <w:r w:rsidRPr="00EB6FA4">
        <w:rPr>
          <w:rFonts w:ascii="Arial Narrow" w:hAnsi="Arial Narrow" w:cs="Courier New"/>
          <w:color w:val="000000" w:themeColor="text1"/>
          <w:sz w:val="24"/>
          <w:szCs w:val="24"/>
          <w:shd w:val="clear" w:color="auto" w:fill="FFFFFF"/>
        </w:rPr>
        <w:t>kunnr </w:t>
      </w:r>
      <w:r w:rsidRPr="00EB6FA4">
        <w:rPr>
          <w:rStyle w:val="l0s55"/>
          <w:rFonts w:ascii="Arial Narrow" w:hAnsi="Arial Narrow" w:cs="Courier New"/>
          <w:color w:val="000000" w:themeColor="text1"/>
          <w:sz w:val="24"/>
          <w:szCs w:val="24"/>
          <w:shd w:val="clear" w:color="auto" w:fill="FFFFFF"/>
        </w:rPr>
        <w:t>= </w:t>
      </w:r>
      <w:r w:rsidRPr="00EB6FA4">
        <w:rPr>
          <w:rFonts w:ascii="Arial Narrow" w:hAnsi="Arial Narrow" w:cs="Courier New"/>
          <w:color w:val="000000" w:themeColor="text1"/>
          <w:sz w:val="24"/>
          <w:szCs w:val="24"/>
          <w:shd w:val="clear" w:color="auto" w:fill="F2F2F2" w:themeFill="background1" w:themeFillShade="F2"/>
        </w:rPr>
        <w:t>@gt_kna1</w:t>
      </w:r>
      <w:r w:rsidRPr="00EB6FA4">
        <w:rPr>
          <w:rStyle w:val="l0s70"/>
          <w:rFonts w:ascii="Arial Narrow" w:hAnsi="Arial Narrow" w:cs="Courier New"/>
          <w:color w:val="000000" w:themeColor="text1"/>
          <w:sz w:val="24"/>
          <w:szCs w:val="24"/>
          <w:shd w:val="clear" w:color="auto" w:fill="F2F2F2" w:themeFill="background1" w:themeFillShade="F2"/>
        </w:rPr>
        <w:t>-</w:t>
      </w:r>
      <w:r w:rsidRPr="00EB6FA4">
        <w:rPr>
          <w:rFonts w:ascii="Arial Narrow" w:hAnsi="Arial Narrow" w:cs="Courier New"/>
          <w:color w:val="000000" w:themeColor="text1"/>
          <w:sz w:val="24"/>
          <w:szCs w:val="24"/>
          <w:shd w:val="clear" w:color="auto" w:fill="F2F2F2" w:themeFill="background1" w:themeFillShade="F2"/>
        </w:rPr>
        <w:t>kunnr</w:t>
      </w:r>
      <w:r w:rsidR="00EB6FA4" w:rsidRPr="00EB6FA4">
        <w:rPr>
          <w:rFonts w:ascii="Arial Narrow" w:hAnsi="Arial Narrow" w:cs="Courier New"/>
          <w:color w:val="000000" w:themeColor="text1"/>
          <w:sz w:val="24"/>
          <w:szCs w:val="24"/>
        </w:rPr>
        <w:t xml:space="preserve"> </w:t>
      </w:r>
      <w:r w:rsidRPr="00EB6FA4">
        <w:rPr>
          <w:rStyle w:val="l0s52"/>
          <w:rFonts w:ascii="Arial Narrow" w:hAnsi="Arial Narrow" w:cs="Courier New"/>
          <w:color w:val="000000" w:themeColor="text1"/>
          <w:sz w:val="24"/>
          <w:szCs w:val="24"/>
          <w:shd w:val="clear" w:color="auto" w:fill="FFFFFF"/>
        </w:rPr>
        <w:t>and </w:t>
      </w:r>
      <w:r w:rsidRPr="00EB6FA4">
        <w:rPr>
          <w:rFonts w:ascii="Arial Narrow" w:hAnsi="Arial Narrow" w:cs="Courier New"/>
          <w:color w:val="000000" w:themeColor="text1"/>
          <w:sz w:val="24"/>
          <w:szCs w:val="24"/>
          <w:shd w:val="clear" w:color="auto" w:fill="FFFFFF"/>
        </w:rPr>
        <w:t>BLART </w:t>
      </w:r>
      <w:r w:rsidRPr="00EB6FA4">
        <w:rPr>
          <w:rStyle w:val="l0s55"/>
          <w:rFonts w:ascii="Arial Narrow" w:hAnsi="Arial Narrow" w:cs="Courier New"/>
          <w:color w:val="000000" w:themeColor="text1"/>
          <w:sz w:val="24"/>
          <w:szCs w:val="24"/>
          <w:shd w:val="clear" w:color="auto" w:fill="FFFFFF"/>
        </w:rPr>
        <w:t>= </w:t>
      </w:r>
      <w:r w:rsidRPr="00EB6FA4">
        <w:rPr>
          <w:rStyle w:val="l0s33"/>
          <w:rFonts w:ascii="Arial Narrow" w:hAnsi="Arial Narrow" w:cs="Courier New"/>
          <w:color w:val="000000" w:themeColor="text1"/>
          <w:sz w:val="24"/>
          <w:szCs w:val="24"/>
          <w:shd w:val="clear" w:color="auto" w:fill="FFFFFF"/>
        </w:rPr>
        <w:t>'BR'</w:t>
      </w:r>
      <w:r w:rsidRPr="00EB6FA4">
        <w:rPr>
          <w:rStyle w:val="l0s55"/>
          <w:rFonts w:ascii="Arial Narrow" w:hAnsi="Arial Narrow" w:cs="Courier New"/>
          <w:color w:val="000000" w:themeColor="text1"/>
          <w:sz w:val="24"/>
          <w:szCs w:val="24"/>
          <w:shd w:val="clear" w:color="auto" w:fill="FFFFFF"/>
        </w:rPr>
        <w:t>.</w:t>
      </w:r>
    </w:p>
    <w:p w:rsidR="00EB6FA4" w:rsidRDefault="00EB6FA4" w:rsidP="00EB6FA4">
      <w:pPr>
        <w:spacing w:after="0" w:line="240" w:lineRule="auto"/>
        <w:ind w:firstLine="720"/>
        <w:rPr>
          <w:rStyle w:val="l0s55"/>
          <w:rFonts w:ascii="Arial Narrow" w:hAnsi="Arial Narrow" w:cs="Courier New"/>
          <w:color w:val="000000" w:themeColor="text1"/>
          <w:sz w:val="24"/>
          <w:szCs w:val="24"/>
          <w:shd w:val="clear" w:color="auto" w:fill="FFFFFF"/>
        </w:rPr>
      </w:pPr>
      <w:r>
        <w:rPr>
          <w:rStyle w:val="l0s52"/>
          <w:rFonts w:ascii="Arial Narrow" w:hAnsi="Arial Narrow" w:cs="Courier New"/>
          <w:color w:val="000000" w:themeColor="text1"/>
          <w:sz w:val="24"/>
          <w:szCs w:val="24"/>
          <w:shd w:val="clear" w:color="auto" w:fill="FFFFFF"/>
        </w:rPr>
        <w:t xml:space="preserve">   </w:t>
      </w:r>
      <w:r w:rsidR="00AE5A72" w:rsidRPr="00EB6FA4">
        <w:rPr>
          <w:rStyle w:val="l0s52"/>
          <w:rFonts w:ascii="Arial Narrow" w:hAnsi="Arial Narrow" w:cs="Courier New"/>
          <w:color w:val="000000" w:themeColor="text1"/>
          <w:sz w:val="24"/>
          <w:szCs w:val="24"/>
          <w:shd w:val="clear" w:color="auto" w:fill="FFFFFF"/>
        </w:rPr>
        <w:t>loop at </w:t>
      </w:r>
      <w:r w:rsidR="00AE5A72" w:rsidRPr="00EB6FA4">
        <w:rPr>
          <w:rFonts w:ascii="Arial Narrow" w:hAnsi="Arial Narrow" w:cs="Courier New"/>
          <w:i/>
          <w:color w:val="002060"/>
          <w:sz w:val="24"/>
          <w:szCs w:val="24"/>
          <w:shd w:val="clear" w:color="auto" w:fill="F2F2F2" w:themeFill="background1" w:themeFillShade="F2"/>
        </w:rPr>
        <w:t>gt_kna1</w:t>
      </w:r>
      <w:r w:rsidR="00AE5A72" w:rsidRPr="00EB6FA4">
        <w:rPr>
          <w:rFonts w:ascii="Arial Narrow" w:hAnsi="Arial Narrow" w:cs="Courier New"/>
          <w:color w:val="000000" w:themeColor="text1"/>
          <w:sz w:val="24"/>
          <w:szCs w:val="24"/>
          <w:shd w:val="clear" w:color="auto" w:fill="FFFFFF"/>
        </w:rPr>
        <w:t> </w:t>
      </w:r>
      <w:r w:rsidR="00AE5A72" w:rsidRPr="00EB6FA4">
        <w:rPr>
          <w:rStyle w:val="l0s52"/>
          <w:rFonts w:ascii="Arial Narrow" w:hAnsi="Arial Narrow" w:cs="Courier New"/>
          <w:color w:val="000000" w:themeColor="text1"/>
          <w:sz w:val="24"/>
          <w:szCs w:val="24"/>
          <w:shd w:val="clear" w:color="auto" w:fill="FFFFFF"/>
        </w:rPr>
        <w:t>ASSIGNING FIELD</w:t>
      </w:r>
      <w:r w:rsidR="00AE5A72" w:rsidRPr="00EB6FA4">
        <w:rPr>
          <w:rStyle w:val="l0s70"/>
          <w:rFonts w:ascii="Arial Narrow" w:hAnsi="Arial Narrow" w:cs="Courier New"/>
          <w:color w:val="000000" w:themeColor="text1"/>
          <w:sz w:val="24"/>
          <w:szCs w:val="24"/>
          <w:shd w:val="clear" w:color="auto" w:fill="FFFFFF"/>
        </w:rPr>
        <w:t>-</w:t>
      </w:r>
      <w:r w:rsidR="00AE5A72" w:rsidRPr="00EB6FA4">
        <w:rPr>
          <w:rStyle w:val="l0s52"/>
          <w:rFonts w:ascii="Arial Narrow" w:hAnsi="Arial Narrow" w:cs="Courier New"/>
          <w:color w:val="000000" w:themeColor="text1"/>
          <w:sz w:val="24"/>
          <w:szCs w:val="24"/>
          <w:shd w:val="clear" w:color="auto" w:fill="FFFFFF"/>
        </w:rPr>
        <w:t>SYMBOL</w:t>
      </w:r>
      <w:r w:rsidR="00AE5A72" w:rsidRPr="00EB6FA4">
        <w:rPr>
          <w:rStyle w:val="l0s55"/>
          <w:rFonts w:ascii="Arial Narrow" w:hAnsi="Arial Narrow" w:cs="Courier New"/>
          <w:color w:val="000000" w:themeColor="text1"/>
          <w:sz w:val="24"/>
          <w:szCs w:val="24"/>
          <w:shd w:val="clear" w:color="auto" w:fill="FFFFFF"/>
        </w:rPr>
        <w:t>(</w:t>
      </w:r>
      <w:r w:rsidR="00AE5A72" w:rsidRPr="00EB6FA4">
        <w:rPr>
          <w:rFonts w:ascii="Arial Narrow" w:hAnsi="Arial Narrow" w:cs="Courier New"/>
          <w:color w:val="000000" w:themeColor="text1"/>
          <w:sz w:val="24"/>
          <w:szCs w:val="24"/>
          <w:shd w:val="clear" w:color="auto" w:fill="F2F2F2" w:themeFill="background1" w:themeFillShade="F2"/>
        </w:rPr>
        <w:t>&lt;fs1&gt;</w:t>
      </w:r>
      <w:r w:rsidR="00AE5A72" w:rsidRPr="00EB6FA4">
        <w:rPr>
          <w:rStyle w:val="l0s55"/>
          <w:rFonts w:ascii="Arial Narrow" w:hAnsi="Arial Narrow" w:cs="Courier New"/>
          <w:color w:val="000000" w:themeColor="text1"/>
          <w:sz w:val="24"/>
          <w:szCs w:val="24"/>
          <w:shd w:val="clear" w:color="auto" w:fill="FFFFFF"/>
        </w:rPr>
        <w:t>).</w:t>
      </w:r>
    </w:p>
    <w:p w:rsidR="00EB6FA4" w:rsidRDefault="00AE5A72" w:rsidP="00EB6FA4">
      <w:pPr>
        <w:spacing w:after="0" w:line="240" w:lineRule="auto"/>
        <w:ind w:firstLine="720"/>
        <w:rPr>
          <w:rStyle w:val="l0s55"/>
          <w:rFonts w:ascii="Arial Narrow" w:hAnsi="Arial Narrow" w:cs="Courier New"/>
          <w:color w:val="000000" w:themeColor="text1"/>
          <w:sz w:val="24"/>
          <w:szCs w:val="24"/>
          <w:shd w:val="clear" w:color="auto" w:fill="FFFFFF"/>
        </w:rPr>
      </w:pPr>
      <w:r w:rsidRPr="00EB6FA4">
        <w:rPr>
          <w:rFonts w:ascii="Arial Narrow" w:hAnsi="Arial Narrow" w:cs="Courier New"/>
          <w:color w:val="000000" w:themeColor="text1"/>
          <w:sz w:val="24"/>
          <w:szCs w:val="24"/>
          <w:shd w:val="clear" w:color="auto" w:fill="FFFFFF"/>
        </w:rPr>
        <w:t>   </w:t>
      </w:r>
      <w:r w:rsidR="00EB6FA4">
        <w:rPr>
          <w:rFonts w:ascii="Arial Narrow" w:hAnsi="Arial Narrow" w:cs="Courier New"/>
          <w:color w:val="000000" w:themeColor="text1"/>
          <w:sz w:val="24"/>
          <w:szCs w:val="24"/>
          <w:shd w:val="clear" w:color="auto" w:fill="FFFFFF"/>
        </w:rPr>
        <w:t xml:space="preserve">  </w:t>
      </w:r>
      <w:r w:rsidRPr="00EB6FA4">
        <w:rPr>
          <w:rFonts w:ascii="Arial Narrow" w:hAnsi="Arial Narrow" w:cs="Courier New"/>
          <w:color w:val="000000" w:themeColor="text1"/>
          <w:sz w:val="24"/>
          <w:szCs w:val="24"/>
          <w:shd w:val="clear" w:color="auto" w:fill="FFFFFF"/>
        </w:rPr>
        <w:t> &lt;fs1&gt;</w:t>
      </w:r>
      <w:r w:rsidRPr="00EB6FA4">
        <w:rPr>
          <w:rStyle w:val="l0s70"/>
          <w:rFonts w:ascii="Arial Narrow" w:hAnsi="Arial Narrow" w:cs="Courier New"/>
          <w:color w:val="000000" w:themeColor="text1"/>
          <w:sz w:val="24"/>
          <w:szCs w:val="24"/>
          <w:shd w:val="clear" w:color="auto" w:fill="FFFFFF"/>
        </w:rPr>
        <w:t>-</w:t>
      </w:r>
      <w:r w:rsidRPr="00EB6FA4">
        <w:rPr>
          <w:rFonts w:ascii="Arial Narrow" w:hAnsi="Arial Narrow" w:cs="Courier New"/>
          <w:color w:val="000000" w:themeColor="text1"/>
          <w:sz w:val="24"/>
          <w:szCs w:val="24"/>
          <w:shd w:val="clear" w:color="auto" w:fill="FFFFFF"/>
        </w:rPr>
        <w:t>amount </w:t>
      </w:r>
      <w:r w:rsidRPr="00EB6FA4">
        <w:rPr>
          <w:rStyle w:val="l0s55"/>
          <w:rFonts w:ascii="Arial Narrow" w:hAnsi="Arial Narrow" w:cs="Courier New"/>
          <w:color w:val="000000" w:themeColor="text1"/>
          <w:sz w:val="24"/>
          <w:szCs w:val="24"/>
          <w:shd w:val="clear" w:color="auto" w:fill="FFFFFF"/>
        </w:rPr>
        <w:t>= </w:t>
      </w:r>
      <w:r w:rsidRPr="00B62D74">
        <w:rPr>
          <w:rFonts w:ascii="Arial Narrow" w:hAnsi="Arial Narrow" w:cs="Courier New"/>
          <w:i/>
          <w:color w:val="002060"/>
          <w:sz w:val="24"/>
          <w:szCs w:val="24"/>
          <w:shd w:val="clear" w:color="auto" w:fill="F2F2F2" w:themeFill="background1" w:themeFillShade="F2"/>
        </w:rPr>
        <w:t>REDUCE</w:t>
      </w:r>
      <w:r w:rsidRPr="00EB6FA4">
        <w:rPr>
          <w:rFonts w:ascii="Arial Narrow" w:hAnsi="Arial Narrow" w:cs="Courier New"/>
          <w:color w:val="000000" w:themeColor="text1"/>
          <w:sz w:val="24"/>
          <w:szCs w:val="24"/>
          <w:shd w:val="clear" w:color="auto" w:fill="FFFFFF"/>
        </w:rPr>
        <w:t> </w:t>
      </w:r>
      <w:r w:rsidRPr="00EB6FA4">
        <w:rPr>
          <w:rStyle w:val="l0s52"/>
          <w:rFonts w:ascii="Arial Narrow" w:hAnsi="Arial Narrow" w:cs="Courier New"/>
          <w:color w:val="000000" w:themeColor="text1"/>
          <w:sz w:val="24"/>
          <w:szCs w:val="24"/>
          <w:shd w:val="clear" w:color="auto" w:fill="FFFFFF"/>
        </w:rPr>
        <w:t>i</w:t>
      </w:r>
      <w:r w:rsidRPr="00EB6FA4">
        <w:rPr>
          <w:rStyle w:val="l0s55"/>
          <w:rFonts w:ascii="Arial Narrow" w:hAnsi="Arial Narrow" w:cs="Courier New"/>
          <w:color w:val="000000" w:themeColor="text1"/>
          <w:sz w:val="24"/>
          <w:szCs w:val="24"/>
          <w:shd w:val="clear" w:color="auto" w:fill="FFFFFF"/>
        </w:rPr>
        <w:t>( </w:t>
      </w:r>
      <w:r w:rsidRPr="00EB6FA4">
        <w:rPr>
          <w:rFonts w:ascii="Arial Narrow" w:hAnsi="Arial Narrow" w:cs="Courier New"/>
          <w:color w:val="000000" w:themeColor="text1"/>
          <w:sz w:val="24"/>
          <w:szCs w:val="24"/>
          <w:shd w:val="clear" w:color="auto" w:fill="FFFFFF"/>
        </w:rPr>
        <w:t>INIT </w:t>
      </w:r>
      <w:r w:rsidRPr="00EB6FA4">
        <w:rPr>
          <w:rStyle w:val="l0s52"/>
          <w:rFonts w:ascii="Arial Narrow" w:hAnsi="Arial Narrow" w:cs="Courier New"/>
          <w:color w:val="000000" w:themeColor="text1"/>
          <w:sz w:val="24"/>
          <w:szCs w:val="24"/>
          <w:shd w:val="clear" w:color="auto" w:fill="FFFFFF"/>
        </w:rPr>
        <w:t>i type </w:t>
      </w:r>
      <w:r w:rsidRPr="00EB6FA4">
        <w:rPr>
          <w:rFonts w:ascii="Arial Narrow" w:hAnsi="Arial Narrow" w:cs="Courier New"/>
          <w:color w:val="000000" w:themeColor="text1"/>
          <w:sz w:val="24"/>
          <w:szCs w:val="24"/>
          <w:shd w:val="clear" w:color="auto" w:fill="FFFFFF"/>
        </w:rPr>
        <w:t>dmbtr </w:t>
      </w:r>
      <w:r w:rsidRPr="00EB6FA4">
        <w:rPr>
          <w:rStyle w:val="l0s52"/>
          <w:rFonts w:ascii="Arial Narrow" w:hAnsi="Arial Narrow" w:cs="Courier New"/>
          <w:color w:val="000000" w:themeColor="text1"/>
          <w:sz w:val="24"/>
          <w:szCs w:val="24"/>
          <w:shd w:val="clear" w:color="auto" w:fill="FFFFFF"/>
        </w:rPr>
        <w:t>for </w:t>
      </w:r>
      <w:r w:rsidRPr="00EB6FA4">
        <w:rPr>
          <w:rFonts w:ascii="Arial Narrow" w:hAnsi="Arial Narrow" w:cs="Courier New"/>
          <w:color w:val="000000" w:themeColor="text1"/>
          <w:sz w:val="24"/>
          <w:szCs w:val="24"/>
          <w:shd w:val="clear" w:color="auto" w:fill="FFFFFF"/>
        </w:rPr>
        <w:t>wa_bsid </w:t>
      </w:r>
      <w:r w:rsidRPr="00EB6FA4">
        <w:rPr>
          <w:rStyle w:val="l0s52"/>
          <w:rFonts w:ascii="Arial Narrow" w:hAnsi="Arial Narrow" w:cs="Courier New"/>
          <w:color w:val="000000" w:themeColor="text1"/>
          <w:sz w:val="24"/>
          <w:szCs w:val="24"/>
          <w:shd w:val="clear" w:color="auto" w:fill="FFFFFF"/>
        </w:rPr>
        <w:t>in </w:t>
      </w:r>
      <w:r w:rsidRPr="00EB6FA4">
        <w:rPr>
          <w:rFonts w:ascii="Arial Narrow" w:hAnsi="Arial Narrow" w:cs="Courier New"/>
          <w:color w:val="000000" w:themeColor="text1"/>
          <w:sz w:val="24"/>
          <w:szCs w:val="24"/>
          <w:shd w:val="clear" w:color="auto" w:fill="FFFFFF"/>
        </w:rPr>
        <w:t>gt_bsid </w:t>
      </w:r>
      <w:r w:rsidRPr="00EB6FA4">
        <w:rPr>
          <w:rStyle w:val="l0s52"/>
          <w:rFonts w:ascii="Arial Narrow" w:hAnsi="Arial Narrow" w:cs="Courier New"/>
          <w:color w:val="000000" w:themeColor="text1"/>
          <w:sz w:val="24"/>
          <w:szCs w:val="24"/>
          <w:shd w:val="clear" w:color="auto" w:fill="FFFFFF"/>
        </w:rPr>
        <w:t>WHERE </w:t>
      </w:r>
      <w:r w:rsidRPr="00EB6FA4">
        <w:rPr>
          <w:rStyle w:val="l0s55"/>
          <w:rFonts w:ascii="Arial Narrow" w:hAnsi="Arial Narrow" w:cs="Courier New"/>
          <w:color w:val="000000" w:themeColor="text1"/>
          <w:sz w:val="24"/>
          <w:szCs w:val="24"/>
          <w:shd w:val="clear" w:color="auto" w:fill="FFFFFF"/>
        </w:rPr>
        <w:t>( </w:t>
      </w:r>
      <w:r w:rsidRPr="00EB6FA4">
        <w:rPr>
          <w:rFonts w:ascii="Arial Narrow" w:hAnsi="Arial Narrow" w:cs="Courier New"/>
          <w:color w:val="000000" w:themeColor="text1"/>
          <w:sz w:val="24"/>
          <w:szCs w:val="24"/>
          <w:shd w:val="clear" w:color="auto" w:fill="FFFFFF"/>
        </w:rPr>
        <w:t>kunnr </w:t>
      </w:r>
      <w:r w:rsidRPr="00EB6FA4">
        <w:rPr>
          <w:rStyle w:val="l0s55"/>
          <w:rFonts w:ascii="Arial Narrow" w:hAnsi="Arial Narrow" w:cs="Courier New"/>
          <w:color w:val="000000" w:themeColor="text1"/>
          <w:sz w:val="24"/>
          <w:szCs w:val="24"/>
          <w:shd w:val="clear" w:color="auto" w:fill="FFFFFF"/>
        </w:rPr>
        <w:t>= </w:t>
      </w:r>
      <w:r w:rsidRPr="00EB6FA4">
        <w:rPr>
          <w:rFonts w:ascii="Arial Narrow" w:hAnsi="Arial Narrow" w:cs="Courier New"/>
          <w:color w:val="000000" w:themeColor="text1"/>
          <w:sz w:val="24"/>
          <w:szCs w:val="24"/>
          <w:shd w:val="clear" w:color="auto" w:fill="FFFFFF"/>
        </w:rPr>
        <w:t>&lt;fs1&gt;</w:t>
      </w:r>
      <w:r w:rsidRPr="00EB6FA4">
        <w:rPr>
          <w:rStyle w:val="l0s70"/>
          <w:rFonts w:ascii="Arial Narrow" w:hAnsi="Arial Narrow" w:cs="Courier New"/>
          <w:color w:val="000000" w:themeColor="text1"/>
          <w:sz w:val="24"/>
          <w:szCs w:val="24"/>
          <w:shd w:val="clear" w:color="auto" w:fill="FFFFFF"/>
        </w:rPr>
        <w:t>-</w:t>
      </w:r>
      <w:r w:rsidRPr="00EB6FA4">
        <w:rPr>
          <w:rFonts w:ascii="Arial Narrow" w:hAnsi="Arial Narrow" w:cs="Courier New"/>
          <w:color w:val="000000" w:themeColor="text1"/>
          <w:sz w:val="24"/>
          <w:szCs w:val="24"/>
          <w:shd w:val="clear" w:color="auto" w:fill="FFFFFF"/>
        </w:rPr>
        <w:t>kunnr </w:t>
      </w:r>
      <w:r w:rsidRPr="00EB6FA4">
        <w:rPr>
          <w:rStyle w:val="l0s55"/>
          <w:rFonts w:ascii="Arial Narrow" w:hAnsi="Arial Narrow" w:cs="Courier New"/>
          <w:color w:val="000000" w:themeColor="text1"/>
          <w:sz w:val="24"/>
          <w:szCs w:val="24"/>
          <w:shd w:val="clear" w:color="auto" w:fill="FFFFFF"/>
        </w:rPr>
        <w:t>)</w:t>
      </w:r>
      <w:r w:rsidRPr="00EB6FA4">
        <w:rPr>
          <w:rFonts w:ascii="Arial Narrow" w:hAnsi="Arial Narrow" w:cs="Courier New"/>
          <w:color w:val="000000" w:themeColor="text1"/>
          <w:sz w:val="24"/>
          <w:szCs w:val="24"/>
          <w:shd w:val="clear" w:color="auto" w:fill="FFFFFF"/>
        </w:rPr>
        <w:br/>
        <w:t>                                 </w:t>
      </w:r>
      <w:r w:rsidR="00B62D74">
        <w:rPr>
          <w:rFonts w:ascii="Arial Narrow" w:hAnsi="Arial Narrow" w:cs="Courier New"/>
          <w:color w:val="000000" w:themeColor="text1"/>
          <w:sz w:val="24"/>
          <w:szCs w:val="24"/>
          <w:shd w:val="clear" w:color="auto" w:fill="FFFFFF"/>
        </w:rPr>
        <w:tab/>
      </w:r>
      <w:r w:rsidR="00B62D74">
        <w:rPr>
          <w:rFonts w:ascii="Arial Narrow" w:hAnsi="Arial Narrow" w:cs="Courier New"/>
          <w:color w:val="000000" w:themeColor="text1"/>
          <w:sz w:val="24"/>
          <w:szCs w:val="24"/>
          <w:shd w:val="clear" w:color="auto" w:fill="FFFFFF"/>
        </w:rPr>
        <w:tab/>
        <w:t xml:space="preserve">            </w:t>
      </w:r>
      <w:r w:rsidRPr="00EB6FA4">
        <w:rPr>
          <w:rStyle w:val="l0s52"/>
          <w:rFonts w:ascii="Arial Narrow" w:hAnsi="Arial Narrow" w:cs="Courier New"/>
          <w:color w:val="000000" w:themeColor="text1"/>
          <w:sz w:val="24"/>
          <w:szCs w:val="24"/>
          <w:shd w:val="clear" w:color="auto" w:fill="FFFFFF"/>
        </w:rPr>
        <w:t>NEXT i </w:t>
      </w:r>
      <w:r w:rsidRPr="00EB6FA4">
        <w:rPr>
          <w:rStyle w:val="l0s55"/>
          <w:rFonts w:ascii="Arial Narrow" w:hAnsi="Arial Narrow" w:cs="Courier New"/>
          <w:color w:val="000000" w:themeColor="text1"/>
          <w:sz w:val="24"/>
          <w:szCs w:val="24"/>
          <w:shd w:val="clear" w:color="auto" w:fill="FFFFFF"/>
        </w:rPr>
        <w:t>= </w:t>
      </w:r>
      <w:r w:rsidRPr="00EB6FA4">
        <w:rPr>
          <w:rStyle w:val="l0s52"/>
          <w:rFonts w:ascii="Arial Narrow" w:hAnsi="Arial Narrow" w:cs="Courier New"/>
          <w:color w:val="000000" w:themeColor="text1"/>
          <w:sz w:val="24"/>
          <w:szCs w:val="24"/>
          <w:shd w:val="clear" w:color="auto" w:fill="FFFFFF"/>
        </w:rPr>
        <w:t>i </w:t>
      </w:r>
      <w:r w:rsidRPr="00EB6FA4">
        <w:rPr>
          <w:rFonts w:ascii="Arial Narrow" w:hAnsi="Arial Narrow" w:cs="Courier New"/>
          <w:color w:val="000000" w:themeColor="text1"/>
          <w:sz w:val="24"/>
          <w:szCs w:val="24"/>
          <w:shd w:val="clear" w:color="auto" w:fill="FFFFFF"/>
        </w:rPr>
        <w:t>+ wa_bsid</w:t>
      </w:r>
      <w:r w:rsidRPr="00EB6FA4">
        <w:rPr>
          <w:rStyle w:val="l0s70"/>
          <w:rFonts w:ascii="Arial Narrow" w:hAnsi="Arial Narrow" w:cs="Courier New"/>
          <w:color w:val="000000" w:themeColor="text1"/>
          <w:sz w:val="24"/>
          <w:szCs w:val="24"/>
          <w:shd w:val="clear" w:color="auto" w:fill="FFFFFF"/>
        </w:rPr>
        <w:t>-</w:t>
      </w:r>
      <w:r w:rsidRPr="00EB6FA4">
        <w:rPr>
          <w:rFonts w:ascii="Arial Narrow" w:hAnsi="Arial Narrow" w:cs="Courier New"/>
          <w:color w:val="000000" w:themeColor="text1"/>
          <w:sz w:val="24"/>
          <w:szCs w:val="24"/>
          <w:shd w:val="clear" w:color="auto" w:fill="FFFFFF"/>
        </w:rPr>
        <w:t>dmbtr </w:t>
      </w:r>
      <w:r w:rsidRPr="00EB6FA4">
        <w:rPr>
          <w:rStyle w:val="l0s55"/>
          <w:rFonts w:ascii="Arial Narrow" w:hAnsi="Arial Narrow" w:cs="Courier New"/>
          <w:color w:val="000000" w:themeColor="text1"/>
          <w:sz w:val="24"/>
          <w:szCs w:val="24"/>
          <w:shd w:val="clear" w:color="auto" w:fill="FFFFFF"/>
        </w:rPr>
        <w:t>).</w:t>
      </w:r>
    </w:p>
    <w:p w:rsidR="00AE5A72" w:rsidRPr="00AE5A72" w:rsidRDefault="00AE5A72" w:rsidP="00EB6FA4">
      <w:pPr>
        <w:spacing w:after="0" w:line="240" w:lineRule="auto"/>
        <w:ind w:firstLine="720"/>
        <w:rPr>
          <w:rFonts w:ascii="Arial Narrow" w:eastAsia="Times New Roman" w:hAnsi="Arial Narrow" w:cs="Times New Roman"/>
          <w:color w:val="000000" w:themeColor="text1"/>
          <w:sz w:val="24"/>
          <w:szCs w:val="24"/>
        </w:rPr>
      </w:pPr>
      <w:r w:rsidRPr="00EB6FA4">
        <w:rPr>
          <w:rFonts w:ascii="Arial Narrow" w:hAnsi="Arial Narrow" w:cs="Courier New"/>
          <w:color w:val="000000" w:themeColor="text1"/>
          <w:sz w:val="24"/>
          <w:szCs w:val="24"/>
          <w:shd w:val="clear" w:color="auto" w:fill="FFFFFF"/>
        </w:rPr>
        <w:t>   </w:t>
      </w:r>
      <w:r w:rsidRPr="00EB6FA4">
        <w:rPr>
          <w:rStyle w:val="l0s52"/>
          <w:rFonts w:ascii="Arial Narrow" w:hAnsi="Arial Narrow" w:cs="Courier New"/>
          <w:color w:val="000000" w:themeColor="text1"/>
          <w:sz w:val="24"/>
          <w:szCs w:val="24"/>
          <w:shd w:val="clear" w:color="auto" w:fill="FFFFFF"/>
        </w:rPr>
        <w:t>endloop</w:t>
      </w:r>
      <w:r w:rsidRPr="00EB6FA4">
        <w:rPr>
          <w:rStyle w:val="l0s55"/>
          <w:rFonts w:ascii="Arial Narrow" w:hAnsi="Arial Narrow" w:cs="Courier New"/>
          <w:color w:val="000000" w:themeColor="text1"/>
          <w:sz w:val="24"/>
          <w:szCs w:val="24"/>
          <w:shd w:val="clear" w:color="auto" w:fill="FFFFFF"/>
        </w:rPr>
        <w:t>.</w:t>
      </w:r>
      <w:r w:rsidRPr="00EB6FA4">
        <w:rPr>
          <w:rFonts w:ascii="Arial Narrow" w:hAnsi="Arial Narrow" w:cs="Courier New"/>
          <w:color w:val="000000" w:themeColor="text1"/>
          <w:sz w:val="24"/>
          <w:szCs w:val="24"/>
          <w:shd w:val="clear" w:color="auto" w:fill="FFFFFF"/>
        </w:rPr>
        <w:br/>
        <w:t>   </w:t>
      </w:r>
      <w:r w:rsidR="00EB6FA4">
        <w:rPr>
          <w:rFonts w:ascii="Arial Narrow" w:hAnsi="Arial Narrow" w:cs="Courier New"/>
          <w:color w:val="000000" w:themeColor="text1"/>
          <w:sz w:val="24"/>
          <w:szCs w:val="24"/>
          <w:shd w:val="clear" w:color="auto" w:fill="FFFFFF"/>
        </w:rPr>
        <w:t xml:space="preserve">          </w:t>
      </w:r>
      <w:r w:rsidRPr="00EB6FA4">
        <w:rPr>
          <w:rStyle w:val="l0s52"/>
          <w:rFonts w:ascii="Arial Narrow" w:hAnsi="Arial Narrow" w:cs="Courier New"/>
          <w:color w:val="000000" w:themeColor="text1"/>
          <w:sz w:val="24"/>
          <w:szCs w:val="24"/>
          <w:shd w:val="clear" w:color="auto" w:fill="FFFFFF"/>
        </w:rPr>
        <w:t>endif</w:t>
      </w:r>
      <w:r w:rsidRPr="00EB6FA4">
        <w:rPr>
          <w:rStyle w:val="l0s55"/>
          <w:rFonts w:ascii="Arial Narrow" w:hAnsi="Arial Narrow" w:cs="Courier New"/>
          <w:color w:val="000000" w:themeColor="text1"/>
          <w:sz w:val="24"/>
          <w:szCs w:val="24"/>
          <w:shd w:val="clear" w:color="auto" w:fill="FFFFFF"/>
        </w:rPr>
        <w:t>.</w:t>
      </w:r>
      <w:r w:rsidRPr="00EB6FA4">
        <w:rPr>
          <w:rFonts w:ascii="Arial Narrow" w:hAnsi="Arial Narrow" w:cs="Courier New"/>
          <w:color w:val="000000" w:themeColor="text1"/>
          <w:sz w:val="24"/>
          <w:szCs w:val="24"/>
          <w:shd w:val="clear" w:color="auto" w:fill="FFFFFF"/>
        </w:rPr>
        <w:br/>
      </w:r>
      <w:r w:rsidR="00EB6FA4">
        <w:rPr>
          <w:rFonts w:ascii="Arial Narrow" w:hAnsi="Arial Narrow" w:cs="Courier New"/>
          <w:color w:val="000000" w:themeColor="text1"/>
          <w:sz w:val="24"/>
          <w:szCs w:val="24"/>
          <w:shd w:val="clear" w:color="auto" w:fill="FFFFFF"/>
        </w:rPr>
        <w:t xml:space="preserve">       </w:t>
      </w:r>
      <w:r w:rsidRPr="00EB6FA4">
        <w:rPr>
          <w:rFonts w:ascii="Arial Narrow" w:hAnsi="Arial Narrow" w:cs="Courier New"/>
          <w:color w:val="000000" w:themeColor="text1"/>
          <w:sz w:val="24"/>
          <w:szCs w:val="24"/>
          <w:shd w:val="clear" w:color="auto" w:fill="FFFFFF"/>
        </w:rPr>
        <w:t>      cl_demo_output</w:t>
      </w:r>
      <w:r w:rsidRPr="00EB6FA4">
        <w:rPr>
          <w:rStyle w:val="l0s70"/>
          <w:rFonts w:ascii="Arial Narrow" w:hAnsi="Arial Narrow" w:cs="Courier New"/>
          <w:color w:val="000000" w:themeColor="text1"/>
          <w:sz w:val="24"/>
          <w:szCs w:val="24"/>
          <w:shd w:val="clear" w:color="auto" w:fill="FFFFFF"/>
        </w:rPr>
        <w:t>=&gt;</w:t>
      </w:r>
      <w:r w:rsidRPr="00EB6FA4">
        <w:rPr>
          <w:rFonts w:ascii="Arial Narrow" w:hAnsi="Arial Narrow" w:cs="Courier New"/>
          <w:color w:val="000000" w:themeColor="text1"/>
          <w:sz w:val="24"/>
          <w:szCs w:val="24"/>
          <w:shd w:val="clear" w:color="auto" w:fill="FFFFFF"/>
        </w:rPr>
        <w:t>display</w:t>
      </w:r>
      <w:r w:rsidRPr="00EB6FA4">
        <w:rPr>
          <w:rStyle w:val="l0s55"/>
          <w:rFonts w:ascii="Arial Narrow" w:hAnsi="Arial Narrow" w:cs="Courier New"/>
          <w:color w:val="000000" w:themeColor="text1"/>
          <w:sz w:val="24"/>
          <w:szCs w:val="24"/>
          <w:shd w:val="clear" w:color="auto" w:fill="FFFFFF"/>
        </w:rPr>
        <w:t>( </w:t>
      </w:r>
      <w:r w:rsidRPr="00EB6FA4">
        <w:rPr>
          <w:rFonts w:ascii="Arial Narrow" w:hAnsi="Arial Narrow" w:cs="Courier New"/>
          <w:color w:val="000000" w:themeColor="text1"/>
          <w:sz w:val="24"/>
          <w:szCs w:val="24"/>
          <w:shd w:val="clear" w:color="auto" w:fill="FFFFFF"/>
        </w:rPr>
        <w:t>gt_kna1 </w:t>
      </w:r>
      <w:r w:rsidRPr="00EB6FA4">
        <w:rPr>
          <w:rStyle w:val="l0s55"/>
          <w:rFonts w:ascii="Arial Narrow" w:hAnsi="Arial Narrow" w:cs="Courier New"/>
          <w:color w:val="000000" w:themeColor="text1"/>
          <w:sz w:val="24"/>
          <w:szCs w:val="24"/>
          <w:shd w:val="clear" w:color="auto" w:fill="FFFFFF"/>
        </w:rPr>
        <w:t>).</w:t>
      </w:r>
      <w:r w:rsidRPr="00EB6FA4">
        <w:rPr>
          <w:rFonts w:ascii="Arial Narrow" w:hAnsi="Arial Narrow" w:cs="Courier New"/>
          <w:color w:val="000000" w:themeColor="text1"/>
          <w:sz w:val="24"/>
          <w:szCs w:val="24"/>
          <w:shd w:val="clear" w:color="auto" w:fill="FFFFFF"/>
        </w:rPr>
        <w:br/>
      </w:r>
      <w:r w:rsidR="00EB6FA4">
        <w:rPr>
          <w:rStyle w:val="l0s52"/>
          <w:rFonts w:ascii="Arial Narrow" w:hAnsi="Arial Narrow" w:cs="Courier New"/>
          <w:color w:val="000000" w:themeColor="text1"/>
          <w:sz w:val="24"/>
          <w:szCs w:val="24"/>
          <w:shd w:val="clear" w:color="auto" w:fill="FFFFFF"/>
        </w:rPr>
        <w:t xml:space="preserve">          </w:t>
      </w:r>
      <w:r w:rsidRPr="00EB6FA4">
        <w:rPr>
          <w:rStyle w:val="l0s52"/>
          <w:rFonts w:ascii="Arial Narrow" w:hAnsi="Arial Narrow" w:cs="Courier New"/>
          <w:color w:val="000000" w:themeColor="text1"/>
          <w:sz w:val="24"/>
          <w:szCs w:val="24"/>
          <w:shd w:val="clear" w:color="auto" w:fill="FFFFFF"/>
        </w:rPr>
        <w:t>endform</w:t>
      </w:r>
      <w:r w:rsidRPr="00EB6FA4">
        <w:rPr>
          <w:rStyle w:val="l0s55"/>
          <w:rFonts w:ascii="Arial Narrow" w:hAnsi="Arial Narrow" w:cs="Courier New"/>
          <w:color w:val="000000" w:themeColor="text1"/>
          <w:sz w:val="24"/>
          <w:szCs w:val="24"/>
          <w:shd w:val="clear" w:color="auto" w:fill="FFFFFF"/>
        </w:rPr>
        <w:t>.</w:t>
      </w:r>
    </w:p>
    <w:p w:rsidR="00AE5A72" w:rsidRDefault="00AE5A72" w:rsidP="00FC5430">
      <w:pPr>
        <w:spacing w:after="0" w:line="240" w:lineRule="auto"/>
        <w:ind w:firstLine="567"/>
        <w:jc w:val="center"/>
        <w:rPr>
          <w:rStyle w:val="h1"/>
          <w:rFonts w:ascii="Arial Narrow" w:hAnsi="Arial Narrow"/>
          <w:b/>
          <w:sz w:val="24"/>
          <w:szCs w:val="24"/>
        </w:rPr>
      </w:pPr>
    </w:p>
    <w:p w:rsidR="00AE5A72" w:rsidRDefault="00AE5A72" w:rsidP="00FC5430">
      <w:pPr>
        <w:spacing w:after="0" w:line="240" w:lineRule="auto"/>
        <w:ind w:firstLine="567"/>
        <w:jc w:val="center"/>
        <w:rPr>
          <w:rStyle w:val="h1"/>
          <w:rFonts w:ascii="Arial Narrow" w:hAnsi="Arial Narrow"/>
          <w:b/>
          <w:sz w:val="24"/>
          <w:szCs w:val="24"/>
        </w:rPr>
      </w:pPr>
    </w:p>
    <w:p w:rsidR="00A11567" w:rsidRPr="00FC5430" w:rsidRDefault="00A11567" w:rsidP="00FC5430">
      <w:pPr>
        <w:spacing w:after="0" w:line="240" w:lineRule="auto"/>
        <w:ind w:firstLine="567"/>
        <w:jc w:val="center"/>
        <w:rPr>
          <w:rStyle w:val="h1"/>
          <w:rFonts w:ascii="Arial Narrow" w:hAnsi="Arial Narrow"/>
          <w:b/>
          <w:sz w:val="24"/>
          <w:szCs w:val="24"/>
        </w:rPr>
      </w:pPr>
      <w:r w:rsidRPr="000A0AA5">
        <w:rPr>
          <w:rStyle w:val="h1"/>
          <w:rFonts w:ascii="Arial Narrow" w:hAnsi="Arial Narrow"/>
          <w:b/>
          <w:sz w:val="24"/>
          <w:szCs w:val="24"/>
        </w:rPr>
        <w:t>VALUE Operator</w:t>
      </w:r>
    </w:p>
    <w:bookmarkEnd w:id="18"/>
    <w:p w:rsidR="00FC5430" w:rsidRPr="00DE6285" w:rsidRDefault="00FC5430" w:rsidP="00FC5430">
      <w:pPr>
        <w:spacing w:after="0" w:line="240" w:lineRule="auto"/>
        <w:ind w:firstLine="567"/>
        <w:jc w:val="both"/>
        <w:outlineLvl w:val="0"/>
        <w:rPr>
          <w:rFonts w:ascii="Arial Narrow" w:eastAsia="Times New Roman" w:hAnsi="Arial Narrow" w:cs="Times New Roman"/>
          <w:bCs/>
          <w:kern w:val="36"/>
          <w:sz w:val="24"/>
          <w:szCs w:val="24"/>
        </w:rPr>
      </w:pPr>
      <w:r w:rsidRPr="002E64CF">
        <w:rPr>
          <w:rFonts w:ascii="Arial Narrow" w:eastAsia="Times New Roman" w:hAnsi="Arial Narrow" w:cs="Times New Roman"/>
          <w:bCs/>
          <w:kern w:val="36"/>
          <w:sz w:val="24"/>
          <w:szCs w:val="24"/>
          <w:lang w:val="ru-RU"/>
        </w:rPr>
        <w:fldChar w:fldCharType="begin"/>
      </w:r>
      <w:r w:rsidRPr="00DE6285">
        <w:rPr>
          <w:rFonts w:ascii="Arial Narrow" w:eastAsia="Times New Roman" w:hAnsi="Arial Narrow" w:cs="Times New Roman"/>
          <w:bCs/>
          <w:kern w:val="36"/>
          <w:sz w:val="24"/>
          <w:szCs w:val="24"/>
        </w:rPr>
        <w:instrText xml:space="preserve"> HYPERLINK  \l "</w:instrText>
      </w:r>
      <w:r w:rsidRPr="002E64CF">
        <w:rPr>
          <w:rFonts w:ascii="Arial Narrow" w:eastAsia="Times New Roman" w:hAnsi="Arial Narrow" w:cs="Times New Roman"/>
          <w:bCs/>
          <w:kern w:val="36"/>
          <w:sz w:val="24"/>
          <w:szCs w:val="24"/>
          <w:lang w:val="ru-RU"/>
        </w:rPr>
        <w:instrText>Содержание</w:instrText>
      </w:r>
      <w:r w:rsidRPr="00DE6285">
        <w:rPr>
          <w:rFonts w:ascii="Arial Narrow" w:eastAsia="Times New Roman" w:hAnsi="Arial Narrow" w:cs="Times New Roman"/>
          <w:bCs/>
          <w:kern w:val="36"/>
          <w:sz w:val="24"/>
          <w:szCs w:val="24"/>
        </w:rPr>
        <w:instrText xml:space="preserve">" </w:instrText>
      </w:r>
      <w:r w:rsidRPr="002E64CF">
        <w:rPr>
          <w:rFonts w:ascii="Arial Narrow" w:eastAsia="Times New Roman" w:hAnsi="Arial Narrow" w:cs="Times New Roman"/>
          <w:bCs/>
          <w:kern w:val="36"/>
          <w:sz w:val="24"/>
          <w:szCs w:val="24"/>
          <w:lang w:val="ru-RU"/>
        </w:rPr>
        <w:fldChar w:fldCharType="separate"/>
      </w:r>
      <w:r w:rsidRPr="002E64CF">
        <w:rPr>
          <w:rStyle w:val="a3"/>
          <w:rFonts w:ascii="Arial Narrow" w:eastAsia="Times New Roman" w:hAnsi="Arial Narrow" w:cs="Times New Roman"/>
          <w:bCs/>
          <w:kern w:val="36"/>
          <w:sz w:val="24"/>
          <w:szCs w:val="24"/>
          <w:u w:val="none"/>
          <w:lang w:val="ru-RU"/>
        </w:rPr>
        <w:t>Содержание</w:t>
      </w:r>
      <w:r w:rsidRPr="002E64CF">
        <w:rPr>
          <w:rFonts w:ascii="Arial Narrow" w:eastAsia="Times New Roman" w:hAnsi="Arial Narrow" w:cs="Times New Roman"/>
          <w:bCs/>
          <w:kern w:val="36"/>
          <w:sz w:val="24"/>
          <w:szCs w:val="24"/>
          <w:lang w:val="ru-RU"/>
        </w:rPr>
        <w:fldChar w:fldCharType="end"/>
      </w:r>
    </w:p>
    <w:p w:rsidR="00A11567" w:rsidRDefault="00A11567" w:rsidP="00730D21">
      <w:pPr>
        <w:spacing w:after="0" w:line="240" w:lineRule="auto"/>
        <w:ind w:firstLine="567"/>
        <w:jc w:val="both"/>
        <w:rPr>
          <w:rStyle w:val="h1"/>
          <w:rFonts w:ascii="Arial Narrow" w:hAnsi="Arial Narrow"/>
          <w:sz w:val="24"/>
          <w:szCs w:val="24"/>
        </w:rPr>
      </w:pPr>
    </w:p>
    <w:p w:rsidR="00FC5430" w:rsidRPr="00FC5430" w:rsidRDefault="00FC5430" w:rsidP="00FC5430">
      <w:pPr>
        <w:spacing w:after="0" w:line="240" w:lineRule="auto"/>
        <w:ind w:firstLine="567"/>
        <w:jc w:val="both"/>
        <w:rPr>
          <w:rFonts w:ascii="Arial Narrow" w:hAnsi="Arial Narrow"/>
          <w:sz w:val="24"/>
          <w:szCs w:val="24"/>
        </w:rPr>
      </w:pPr>
      <w:r w:rsidRPr="00FC5430">
        <w:rPr>
          <w:rStyle w:val="qtext"/>
          <w:rFonts w:ascii="Arial Narrow" w:hAnsi="Arial Narrow"/>
          <w:b/>
          <w:sz w:val="24"/>
          <w:szCs w:val="24"/>
        </w:rPr>
        <w:t>VALUE type( )</w:t>
      </w:r>
      <w:r w:rsidR="00EA3BBF">
        <w:rPr>
          <w:rStyle w:val="qtext"/>
          <w:rFonts w:ascii="Arial Narrow" w:hAnsi="Arial Narrow"/>
          <w:sz w:val="24"/>
          <w:szCs w:val="24"/>
        </w:rPr>
        <w:t xml:space="preserve"> - </w:t>
      </w:r>
      <w:r w:rsidRPr="00FC5430">
        <w:rPr>
          <w:rFonts w:ascii="Arial Narrow" w:hAnsi="Arial Narrow"/>
          <w:sz w:val="24"/>
          <w:szCs w:val="24"/>
        </w:rPr>
        <w:t xml:space="preserve">creates a result of a data type specified using </w:t>
      </w:r>
      <w:r w:rsidRPr="00434868">
        <w:rPr>
          <w:rStyle w:val="qtext"/>
          <w:rFonts w:ascii="Arial Narrow" w:hAnsi="Arial Narrow"/>
          <w:i/>
          <w:color w:val="002060"/>
          <w:sz w:val="24"/>
          <w:szCs w:val="24"/>
        </w:rPr>
        <w:t>type</w:t>
      </w:r>
      <w:r w:rsidRPr="00FC5430">
        <w:rPr>
          <w:rFonts w:ascii="Arial Narrow" w:hAnsi="Arial Narrow"/>
          <w:sz w:val="24"/>
          <w:szCs w:val="24"/>
        </w:rPr>
        <w:t>.</w:t>
      </w:r>
    </w:p>
    <w:p w:rsidR="00870D5C" w:rsidRDefault="00870D5C" w:rsidP="00870D5C">
      <w:pPr>
        <w:pStyle w:val="a7"/>
        <w:spacing w:before="0" w:beforeAutospacing="0" w:after="0" w:afterAutospacing="0"/>
        <w:ind w:firstLine="567"/>
        <w:jc w:val="both"/>
        <w:rPr>
          <w:rFonts w:ascii="Arial Narrow" w:hAnsi="Arial Narrow"/>
        </w:rPr>
      </w:pPr>
      <w:r w:rsidRPr="00870D5C">
        <w:rPr>
          <w:rStyle w:val="qtext"/>
          <w:rFonts w:ascii="Arial Narrow" w:hAnsi="Arial Narrow"/>
          <w:b/>
        </w:rPr>
        <w:t>VALUE #( )</w:t>
      </w:r>
      <w:r w:rsidRPr="00870D5C">
        <w:rPr>
          <w:rStyle w:val="qtext"/>
          <w:rFonts w:ascii="Arial Narrow" w:hAnsi="Arial Narrow"/>
        </w:rPr>
        <w:t xml:space="preserve"> </w:t>
      </w:r>
      <w:r>
        <w:rPr>
          <w:rFonts w:ascii="Arial Narrow" w:hAnsi="Arial Narrow"/>
        </w:rPr>
        <w:t>- i</w:t>
      </w:r>
      <w:r w:rsidRPr="00870D5C">
        <w:rPr>
          <w:rFonts w:ascii="Arial Narrow" w:hAnsi="Arial Narrow"/>
        </w:rPr>
        <w:t xml:space="preserve">f no parameters are specified in the parentheses the return value is set to its type-specific </w:t>
      </w:r>
      <w:r w:rsidRPr="00434868">
        <w:rPr>
          <w:rFonts w:ascii="Arial Narrow" w:hAnsi="Arial Narrow"/>
          <w:i/>
          <w:color w:val="002060"/>
        </w:rPr>
        <w:t>initial value</w:t>
      </w:r>
      <w:r w:rsidRPr="00870D5C">
        <w:rPr>
          <w:rFonts w:ascii="Arial Narrow" w:hAnsi="Arial Narrow"/>
        </w:rPr>
        <w:t xml:space="preserve">. This is possible for any non-generic data types </w:t>
      </w:r>
      <w:r w:rsidRPr="00870D5C">
        <w:rPr>
          <w:rStyle w:val="qtext"/>
          <w:rFonts w:ascii="Arial Narrow" w:hAnsi="Arial Narrow"/>
        </w:rPr>
        <w:t>dtype</w:t>
      </w:r>
      <w:r w:rsidRPr="00870D5C">
        <w:rPr>
          <w:rFonts w:ascii="Arial Narrow" w:hAnsi="Arial Narrow"/>
        </w:rPr>
        <w:t xml:space="preserve">. </w:t>
      </w:r>
    </w:p>
    <w:p w:rsidR="00870D5C" w:rsidRDefault="00870D5C" w:rsidP="00870D5C">
      <w:pPr>
        <w:pStyle w:val="a7"/>
        <w:spacing w:before="0" w:beforeAutospacing="0" w:after="0" w:afterAutospacing="0"/>
        <w:ind w:firstLine="567"/>
        <w:jc w:val="both"/>
        <w:rPr>
          <w:rFonts w:ascii="Arial Narrow" w:hAnsi="Arial Narrow"/>
        </w:rPr>
      </w:pPr>
    </w:p>
    <w:p w:rsidR="00870D5C" w:rsidRPr="00434868" w:rsidRDefault="00870D5C" w:rsidP="00870D5C">
      <w:pPr>
        <w:pStyle w:val="a7"/>
        <w:spacing w:before="0" w:beforeAutospacing="0" w:after="0" w:afterAutospacing="0"/>
        <w:ind w:firstLine="567"/>
        <w:jc w:val="both"/>
        <w:rPr>
          <w:rFonts w:ascii="Arial Narrow" w:hAnsi="Arial Narrow"/>
          <w:color w:val="002060"/>
        </w:rPr>
      </w:pPr>
      <w:r w:rsidRPr="00434868">
        <w:rPr>
          <w:rStyle w:val="h4"/>
          <w:rFonts w:ascii="Arial Narrow" w:hAnsi="Arial Narrow"/>
          <w:color w:val="002060"/>
        </w:rPr>
        <w:t xml:space="preserve">Example </w:t>
      </w:r>
    </w:p>
    <w:p w:rsidR="00870D5C" w:rsidRPr="00870D5C" w:rsidRDefault="00870D5C" w:rsidP="00870D5C">
      <w:pPr>
        <w:pStyle w:val="a7"/>
        <w:spacing w:before="0" w:beforeAutospacing="0" w:after="0" w:afterAutospacing="0"/>
        <w:ind w:firstLine="567"/>
        <w:jc w:val="both"/>
        <w:rPr>
          <w:rFonts w:ascii="Arial Narrow" w:hAnsi="Arial Narrow"/>
        </w:rPr>
      </w:pPr>
      <w:r w:rsidRPr="00870D5C">
        <w:rPr>
          <w:rFonts w:ascii="Arial Narrow" w:hAnsi="Arial Narrow"/>
        </w:rPr>
        <w:t xml:space="preserve">Creates a suitable initial structure for a </w:t>
      </w:r>
      <w:r w:rsidRPr="00434868">
        <w:rPr>
          <w:rFonts w:ascii="Arial Narrow" w:hAnsi="Arial Narrow"/>
          <w:i/>
          <w:color w:val="002060"/>
        </w:rPr>
        <w:t>non-optional</w:t>
      </w:r>
      <w:r w:rsidRPr="00434868">
        <w:rPr>
          <w:rFonts w:ascii="Arial Narrow" w:hAnsi="Arial Narrow"/>
          <w:color w:val="002060"/>
        </w:rPr>
        <w:t xml:space="preserve"> </w:t>
      </w:r>
      <w:r w:rsidRPr="00870D5C">
        <w:rPr>
          <w:rFonts w:ascii="Arial Narrow" w:hAnsi="Arial Narrow"/>
        </w:rPr>
        <w:t xml:space="preserve">input parameter of a method. </w:t>
      </w:r>
    </w:p>
    <w:p w:rsidR="00870D5C" w:rsidRDefault="00870D5C" w:rsidP="00870D5C">
      <w:pPr>
        <w:pStyle w:val="qtextml1"/>
        <w:spacing w:before="0" w:beforeAutospacing="0" w:after="0" w:afterAutospacing="0"/>
        <w:ind w:firstLine="567"/>
        <w:jc w:val="both"/>
        <w:rPr>
          <w:rStyle w:val="qtext"/>
          <w:rFonts w:ascii="Arial Narrow" w:hAnsi="Arial Narrow"/>
        </w:rPr>
      </w:pPr>
    </w:p>
    <w:p w:rsidR="00870D5C" w:rsidRDefault="00870D5C" w:rsidP="00870D5C">
      <w:pPr>
        <w:pStyle w:val="qtextml1"/>
        <w:spacing w:before="0" w:beforeAutospacing="0" w:after="0" w:afterAutospacing="0"/>
        <w:ind w:firstLine="567"/>
        <w:jc w:val="both"/>
        <w:rPr>
          <w:rStyle w:val="qtext"/>
          <w:rFonts w:ascii="Arial Narrow" w:hAnsi="Arial Narrow"/>
        </w:rPr>
      </w:pPr>
      <w:r w:rsidRPr="00870D5C">
        <w:rPr>
          <w:rStyle w:val="qtext"/>
          <w:rFonts w:ascii="Arial Narrow" w:hAnsi="Arial Narrow"/>
        </w:rPr>
        <w:t xml:space="preserve">CLASS </w:t>
      </w:r>
      <w:r w:rsidRPr="00870D5C">
        <w:rPr>
          <w:rStyle w:val="qtext"/>
          <w:rFonts w:ascii="Arial Narrow" w:hAnsi="Arial Narrow"/>
          <w:b/>
        </w:rPr>
        <w:t xml:space="preserve">c1 </w:t>
      </w:r>
      <w:r w:rsidRPr="000A0AA5">
        <w:rPr>
          <w:rStyle w:val="qtext"/>
          <w:rFonts w:ascii="Arial Narrow" w:hAnsi="Arial Narrow"/>
          <w:i/>
          <w:color w:val="002060"/>
        </w:rPr>
        <w:t>DEFINITION</w:t>
      </w:r>
      <w:r w:rsidRPr="00870D5C">
        <w:rPr>
          <w:rStyle w:val="qtext"/>
          <w:rFonts w:ascii="Arial Narrow" w:hAnsi="Arial Narrow"/>
        </w:rPr>
        <w:t xml:space="preserve">. </w:t>
      </w:r>
    </w:p>
    <w:p w:rsidR="00870D5C" w:rsidRDefault="00870D5C" w:rsidP="00870D5C">
      <w:pPr>
        <w:pStyle w:val="qtextml1"/>
        <w:spacing w:before="0" w:beforeAutospacing="0" w:after="0" w:afterAutospacing="0"/>
        <w:ind w:firstLine="567"/>
        <w:jc w:val="both"/>
        <w:rPr>
          <w:rStyle w:val="qtext"/>
          <w:rFonts w:ascii="Arial Narrow" w:hAnsi="Arial Narrow"/>
        </w:rPr>
      </w:pPr>
      <w:r w:rsidRPr="00870D5C">
        <w:rPr>
          <w:rStyle w:val="qtext"/>
          <w:rFonts w:ascii="Arial Narrow" w:hAnsi="Arial Narrow"/>
        </w:rPr>
        <w:t xml:space="preserve">  PUBLIC SECTION. </w:t>
      </w:r>
    </w:p>
    <w:p w:rsidR="00870D5C" w:rsidRDefault="00870D5C" w:rsidP="00870D5C">
      <w:pPr>
        <w:pStyle w:val="qtextml1"/>
        <w:spacing w:before="0" w:beforeAutospacing="0" w:after="0" w:afterAutospacing="0"/>
        <w:ind w:firstLine="567"/>
        <w:jc w:val="both"/>
        <w:rPr>
          <w:rStyle w:val="qtext"/>
          <w:rFonts w:ascii="Arial Narrow" w:hAnsi="Arial Narrow"/>
        </w:rPr>
      </w:pPr>
      <w:r w:rsidRPr="00870D5C">
        <w:rPr>
          <w:rStyle w:val="qtext"/>
          <w:rFonts w:ascii="Arial Narrow" w:hAnsi="Arial Narrow"/>
        </w:rPr>
        <w:t xml:space="preserve">    TYPES: BEGIN OF </w:t>
      </w:r>
      <w:r w:rsidRPr="00697497">
        <w:rPr>
          <w:rStyle w:val="qtext"/>
          <w:rFonts w:ascii="Arial Narrow" w:hAnsi="Arial Narrow"/>
          <w:i/>
          <w:color w:val="002060"/>
        </w:rPr>
        <w:t>t_struct</w:t>
      </w:r>
      <w:r w:rsidRPr="00870D5C">
        <w:rPr>
          <w:rStyle w:val="qtext"/>
          <w:rFonts w:ascii="Arial Narrow" w:hAnsi="Arial Narrow"/>
        </w:rPr>
        <w:t xml:space="preserve">, </w:t>
      </w:r>
    </w:p>
    <w:p w:rsidR="00870D5C" w:rsidRDefault="00870D5C" w:rsidP="00870D5C">
      <w:pPr>
        <w:pStyle w:val="qtextml1"/>
        <w:spacing w:before="0" w:beforeAutospacing="0" w:after="0" w:afterAutospacing="0"/>
        <w:ind w:firstLine="567"/>
        <w:jc w:val="both"/>
        <w:rPr>
          <w:rStyle w:val="qtext"/>
          <w:rFonts w:ascii="Arial Narrow" w:hAnsi="Arial Narrow"/>
        </w:rPr>
      </w:pPr>
      <w:r w:rsidRPr="00870D5C">
        <w:rPr>
          <w:rStyle w:val="qtext"/>
          <w:rFonts w:ascii="Arial Narrow" w:hAnsi="Arial Narrow"/>
        </w:rPr>
        <w:t xml:space="preserve">             col1 TYPE i, </w:t>
      </w:r>
    </w:p>
    <w:p w:rsidR="00870D5C" w:rsidRDefault="00870D5C" w:rsidP="00870D5C">
      <w:pPr>
        <w:pStyle w:val="qtextml1"/>
        <w:spacing w:before="0" w:beforeAutospacing="0" w:after="0" w:afterAutospacing="0"/>
        <w:ind w:firstLine="567"/>
        <w:jc w:val="both"/>
        <w:rPr>
          <w:rStyle w:val="qtext"/>
          <w:rFonts w:ascii="Arial Narrow" w:hAnsi="Arial Narrow"/>
        </w:rPr>
      </w:pPr>
      <w:r w:rsidRPr="00870D5C">
        <w:rPr>
          <w:rStyle w:val="qtext"/>
          <w:rFonts w:ascii="Arial Narrow" w:hAnsi="Arial Narrow"/>
        </w:rPr>
        <w:t xml:space="preserve">             col2 TYPE i, </w:t>
      </w:r>
    </w:p>
    <w:p w:rsidR="00870D5C" w:rsidRDefault="00870D5C" w:rsidP="00870D5C">
      <w:pPr>
        <w:pStyle w:val="qtextml1"/>
        <w:spacing w:before="0" w:beforeAutospacing="0" w:after="0" w:afterAutospacing="0"/>
        <w:ind w:firstLine="567"/>
        <w:jc w:val="both"/>
        <w:rPr>
          <w:rStyle w:val="qtext"/>
          <w:rFonts w:ascii="Arial Narrow" w:hAnsi="Arial Narrow"/>
        </w:rPr>
      </w:pPr>
      <w:r w:rsidRPr="00870D5C">
        <w:rPr>
          <w:rStyle w:val="qtext"/>
          <w:rFonts w:ascii="Arial Narrow" w:hAnsi="Arial Narrow"/>
        </w:rPr>
        <w:t xml:space="preserve">           END OF t_struct. </w:t>
      </w:r>
    </w:p>
    <w:p w:rsidR="00870D5C" w:rsidRDefault="00870D5C" w:rsidP="000A0AA5">
      <w:pPr>
        <w:pStyle w:val="qtextml1"/>
        <w:spacing w:before="0" w:beforeAutospacing="0" w:after="0" w:afterAutospacing="0"/>
        <w:ind w:firstLine="567"/>
        <w:jc w:val="both"/>
        <w:rPr>
          <w:rStyle w:val="qtext"/>
          <w:rFonts w:ascii="Arial Narrow" w:hAnsi="Arial Narrow"/>
        </w:rPr>
      </w:pPr>
      <w:r w:rsidRPr="00870D5C">
        <w:rPr>
          <w:rStyle w:val="qtext"/>
          <w:rFonts w:ascii="Arial Narrow" w:hAnsi="Arial Narrow"/>
        </w:rPr>
        <w:t>    </w:t>
      </w:r>
      <w:r w:rsidRPr="000A0AA5">
        <w:rPr>
          <w:rStyle w:val="qtext"/>
          <w:rFonts w:ascii="Arial Narrow" w:hAnsi="Arial Narrow"/>
          <w:i/>
          <w:color w:val="002060"/>
        </w:rPr>
        <w:t>CLASS-METHODS</w:t>
      </w:r>
      <w:r w:rsidRPr="000A0AA5">
        <w:rPr>
          <w:rStyle w:val="qtext"/>
          <w:rFonts w:ascii="Arial Narrow" w:hAnsi="Arial Narrow"/>
          <w:color w:val="002060"/>
        </w:rPr>
        <w:t xml:space="preserve"> </w:t>
      </w:r>
      <w:r w:rsidRPr="00870D5C">
        <w:rPr>
          <w:rStyle w:val="qtext"/>
          <w:rFonts w:ascii="Arial Narrow" w:hAnsi="Arial Narrow"/>
          <w:b/>
          <w:i/>
        </w:rPr>
        <w:t>m1</w:t>
      </w:r>
      <w:r w:rsidRPr="00870D5C">
        <w:rPr>
          <w:rStyle w:val="qtext"/>
          <w:rFonts w:ascii="Arial Narrow" w:hAnsi="Arial Narrow"/>
        </w:rPr>
        <w:t xml:space="preserve"> IMPORTING </w:t>
      </w:r>
      <w:r w:rsidRPr="000A0AA5">
        <w:rPr>
          <w:rStyle w:val="qtext"/>
          <w:rFonts w:ascii="Arial Narrow" w:hAnsi="Arial Narrow"/>
          <w:i/>
          <w:color w:val="002060"/>
        </w:rPr>
        <w:t>p</w:t>
      </w:r>
      <w:r w:rsidRPr="00870D5C">
        <w:rPr>
          <w:rStyle w:val="qtext"/>
          <w:rFonts w:ascii="Arial Narrow" w:hAnsi="Arial Narrow"/>
        </w:rPr>
        <w:t xml:space="preserve"> TYPE t_struct. </w:t>
      </w:r>
    </w:p>
    <w:p w:rsidR="00870D5C" w:rsidRDefault="00870D5C" w:rsidP="00870D5C">
      <w:pPr>
        <w:pStyle w:val="qtextml1"/>
        <w:spacing w:before="0" w:beforeAutospacing="0" w:after="0" w:afterAutospacing="0"/>
        <w:ind w:firstLine="567"/>
        <w:jc w:val="both"/>
        <w:rPr>
          <w:rStyle w:val="qtext"/>
          <w:rFonts w:ascii="Arial Narrow" w:hAnsi="Arial Narrow"/>
        </w:rPr>
      </w:pPr>
      <w:r w:rsidRPr="00870D5C">
        <w:rPr>
          <w:rStyle w:val="qtext"/>
          <w:rFonts w:ascii="Arial Narrow" w:hAnsi="Arial Narrow"/>
        </w:rPr>
        <w:t xml:space="preserve">ENDCLASS. </w:t>
      </w:r>
    </w:p>
    <w:p w:rsidR="000A0AA5" w:rsidRDefault="000A0AA5" w:rsidP="00870D5C">
      <w:pPr>
        <w:pStyle w:val="qtextml1"/>
        <w:spacing w:before="0" w:beforeAutospacing="0" w:after="0" w:afterAutospacing="0"/>
        <w:ind w:firstLine="567"/>
        <w:jc w:val="both"/>
        <w:rPr>
          <w:rStyle w:val="qtext"/>
          <w:rFonts w:ascii="Arial Narrow" w:hAnsi="Arial Narrow"/>
        </w:rPr>
      </w:pPr>
    </w:p>
    <w:p w:rsidR="00870D5C" w:rsidRDefault="00870D5C" w:rsidP="00870D5C">
      <w:pPr>
        <w:pStyle w:val="qtextml1"/>
        <w:spacing w:before="0" w:beforeAutospacing="0" w:after="0" w:afterAutospacing="0"/>
        <w:ind w:firstLine="567"/>
        <w:jc w:val="both"/>
        <w:rPr>
          <w:rStyle w:val="qtext"/>
          <w:rFonts w:ascii="Arial Narrow" w:hAnsi="Arial Narrow"/>
        </w:rPr>
      </w:pPr>
      <w:r w:rsidRPr="00870D5C">
        <w:rPr>
          <w:rStyle w:val="qtext"/>
          <w:rFonts w:ascii="Arial Narrow" w:hAnsi="Arial Narrow"/>
        </w:rPr>
        <w:t xml:space="preserve">CLASS </w:t>
      </w:r>
      <w:r w:rsidRPr="00870D5C">
        <w:rPr>
          <w:rStyle w:val="qtext"/>
          <w:rFonts w:ascii="Arial Narrow" w:hAnsi="Arial Narrow"/>
          <w:b/>
        </w:rPr>
        <w:t>c1</w:t>
      </w:r>
      <w:r w:rsidRPr="00870D5C">
        <w:rPr>
          <w:rStyle w:val="qtext"/>
          <w:rFonts w:ascii="Arial Narrow" w:hAnsi="Arial Narrow"/>
        </w:rPr>
        <w:t xml:space="preserve"> </w:t>
      </w:r>
      <w:r w:rsidRPr="000A0AA5">
        <w:rPr>
          <w:rStyle w:val="qtext"/>
          <w:rFonts w:ascii="Arial Narrow" w:hAnsi="Arial Narrow"/>
          <w:i/>
          <w:color w:val="002060"/>
        </w:rPr>
        <w:t>IMPLEMENTATION</w:t>
      </w:r>
      <w:r w:rsidRPr="00870D5C">
        <w:rPr>
          <w:rStyle w:val="qtext"/>
          <w:rFonts w:ascii="Arial Narrow" w:hAnsi="Arial Narrow"/>
        </w:rPr>
        <w:t xml:space="preserve">. </w:t>
      </w:r>
    </w:p>
    <w:p w:rsidR="00870D5C" w:rsidRDefault="00870D5C" w:rsidP="00870D5C">
      <w:pPr>
        <w:pStyle w:val="qtextml1"/>
        <w:spacing w:before="0" w:beforeAutospacing="0" w:after="0" w:afterAutospacing="0"/>
        <w:ind w:firstLine="567"/>
        <w:jc w:val="both"/>
        <w:rPr>
          <w:rStyle w:val="qtext"/>
          <w:rFonts w:ascii="Arial Narrow" w:hAnsi="Arial Narrow"/>
        </w:rPr>
      </w:pPr>
      <w:r w:rsidRPr="00870D5C">
        <w:rPr>
          <w:rStyle w:val="qtext"/>
          <w:rFonts w:ascii="Arial Narrow" w:hAnsi="Arial Narrow"/>
        </w:rPr>
        <w:t xml:space="preserve">  METHOD </w:t>
      </w:r>
      <w:r w:rsidRPr="00870D5C">
        <w:rPr>
          <w:rStyle w:val="qtext"/>
          <w:rFonts w:ascii="Arial Narrow" w:hAnsi="Arial Narrow"/>
          <w:b/>
          <w:i/>
        </w:rPr>
        <w:t>m1</w:t>
      </w:r>
      <w:r w:rsidRPr="00870D5C">
        <w:rPr>
          <w:rStyle w:val="qtext"/>
          <w:rFonts w:ascii="Arial Narrow" w:hAnsi="Arial Narrow"/>
        </w:rPr>
        <w:t xml:space="preserve">. </w:t>
      </w:r>
    </w:p>
    <w:p w:rsidR="00870D5C" w:rsidRDefault="00870D5C" w:rsidP="00870D5C">
      <w:pPr>
        <w:pStyle w:val="qtextml1"/>
        <w:spacing w:before="0" w:beforeAutospacing="0" w:after="0" w:afterAutospacing="0"/>
        <w:ind w:firstLine="567"/>
        <w:jc w:val="both"/>
        <w:rPr>
          <w:rStyle w:val="qtext"/>
          <w:rFonts w:ascii="Arial Narrow" w:hAnsi="Arial Narrow"/>
        </w:rPr>
      </w:pPr>
      <w:r w:rsidRPr="00870D5C">
        <w:rPr>
          <w:rStyle w:val="qtext"/>
          <w:rFonts w:ascii="Arial Narrow" w:hAnsi="Arial Narrow"/>
        </w:rPr>
        <w:t xml:space="preserve">    ... </w:t>
      </w:r>
    </w:p>
    <w:p w:rsidR="00870D5C" w:rsidRDefault="00870D5C" w:rsidP="00870D5C">
      <w:pPr>
        <w:pStyle w:val="qtextml1"/>
        <w:spacing w:before="0" w:beforeAutospacing="0" w:after="0" w:afterAutospacing="0"/>
        <w:ind w:firstLine="567"/>
        <w:jc w:val="both"/>
        <w:rPr>
          <w:rStyle w:val="qtext"/>
          <w:rFonts w:ascii="Arial Narrow" w:hAnsi="Arial Narrow"/>
        </w:rPr>
      </w:pPr>
      <w:r w:rsidRPr="00870D5C">
        <w:rPr>
          <w:rStyle w:val="qtext"/>
          <w:rFonts w:ascii="Arial Narrow" w:hAnsi="Arial Narrow"/>
        </w:rPr>
        <w:t xml:space="preserve">  ENDMETHOD. </w:t>
      </w:r>
    </w:p>
    <w:p w:rsidR="00870D5C" w:rsidRDefault="00870D5C" w:rsidP="00870D5C">
      <w:pPr>
        <w:pStyle w:val="qtextml1"/>
        <w:spacing w:before="0" w:beforeAutospacing="0" w:after="0" w:afterAutospacing="0"/>
        <w:ind w:firstLine="567"/>
        <w:jc w:val="both"/>
        <w:rPr>
          <w:rStyle w:val="qtext"/>
          <w:rFonts w:ascii="Arial Narrow" w:hAnsi="Arial Narrow"/>
        </w:rPr>
      </w:pPr>
      <w:r w:rsidRPr="00870D5C">
        <w:rPr>
          <w:rStyle w:val="qtext"/>
          <w:rFonts w:ascii="Arial Narrow" w:hAnsi="Arial Narrow"/>
        </w:rPr>
        <w:t xml:space="preserve">ENDCLASS. </w:t>
      </w:r>
    </w:p>
    <w:p w:rsidR="00870D5C" w:rsidRDefault="00870D5C" w:rsidP="00870D5C">
      <w:pPr>
        <w:pStyle w:val="qtextml1"/>
        <w:spacing w:before="0" w:beforeAutospacing="0" w:after="0" w:afterAutospacing="0"/>
        <w:ind w:firstLine="567"/>
        <w:jc w:val="both"/>
        <w:rPr>
          <w:rStyle w:val="qtext"/>
          <w:rFonts w:ascii="Arial Narrow" w:hAnsi="Arial Narrow"/>
        </w:rPr>
      </w:pPr>
    </w:p>
    <w:p w:rsidR="00870D5C" w:rsidRDefault="00870D5C" w:rsidP="00870D5C">
      <w:pPr>
        <w:pStyle w:val="qtextml1"/>
        <w:spacing w:before="0" w:beforeAutospacing="0" w:after="0" w:afterAutospacing="0"/>
        <w:ind w:firstLine="567"/>
        <w:jc w:val="both"/>
        <w:rPr>
          <w:rStyle w:val="qtext"/>
          <w:rFonts w:ascii="Arial Narrow" w:hAnsi="Arial Narrow"/>
        </w:rPr>
      </w:pPr>
      <w:r w:rsidRPr="00870D5C">
        <w:rPr>
          <w:rStyle w:val="qtext"/>
          <w:rFonts w:ascii="Arial Narrow" w:hAnsi="Arial Narrow"/>
        </w:rPr>
        <w:t xml:space="preserve">START-OF-SELECTION. </w:t>
      </w:r>
    </w:p>
    <w:p w:rsidR="00870D5C" w:rsidRPr="00870D5C" w:rsidRDefault="00870D5C" w:rsidP="00697497">
      <w:pPr>
        <w:pStyle w:val="qtextml1"/>
        <w:shd w:val="clear" w:color="auto" w:fill="E7E6E6" w:themeFill="background2"/>
        <w:spacing w:before="0" w:beforeAutospacing="0" w:after="0" w:afterAutospacing="0"/>
        <w:ind w:firstLine="567"/>
        <w:jc w:val="both"/>
        <w:rPr>
          <w:rFonts w:ascii="Arial Narrow" w:hAnsi="Arial Narrow"/>
        </w:rPr>
      </w:pPr>
      <w:r w:rsidRPr="00870D5C">
        <w:rPr>
          <w:rStyle w:val="qtext"/>
          <w:rFonts w:ascii="Arial Narrow" w:hAnsi="Arial Narrow"/>
        </w:rPr>
        <w:t>  c1</w:t>
      </w:r>
      <w:r w:rsidRPr="00697497">
        <w:rPr>
          <w:rStyle w:val="qtext"/>
          <w:rFonts w:ascii="Arial Narrow" w:hAnsi="Arial Narrow"/>
          <w:i/>
          <w:color w:val="385623" w:themeColor="accent6" w:themeShade="80"/>
        </w:rPr>
        <w:t>=&gt;</w:t>
      </w:r>
      <w:r w:rsidRPr="00870D5C">
        <w:rPr>
          <w:rStyle w:val="qtext"/>
          <w:rFonts w:ascii="Arial Narrow" w:hAnsi="Arial Narrow"/>
        </w:rPr>
        <w:t xml:space="preserve">m1( </w:t>
      </w:r>
      <w:r w:rsidRPr="00697497">
        <w:rPr>
          <w:rStyle w:val="qtext"/>
          <w:rFonts w:ascii="Arial Narrow" w:hAnsi="Arial Narrow"/>
          <w:i/>
          <w:color w:val="385623" w:themeColor="accent6" w:themeShade="80"/>
        </w:rPr>
        <w:t>VALUE #( )</w:t>
      </w:r>
      <w:r w:rsidRPr="00697497">
        <w:rPr>
          <w:rStyle w:val="qtext"/>
          <w:rFonts w:ascii="Arial Narrow" w:hAnsi="Arial Narrow"/>
          <w:color w:val="385623" w:themeColor="accent6" w:themeShade="80"/>
        </w:rPr>
        <w:t xml:space="preserve"> </w:t>
      </w:r>
      <w:r w:rsidRPr="00870D5C">
        <w:rPr>
          <w:rStyle w:val="qtext"/>
          <w:rFonts w:ascii="Arial Narrow" w:hAnsi="Arial Narrow"/>
        </w:rPr>
        <w:t xml:space="preserve">). </w:t>
      </w:r>
    </w:p>
    <w:p w:rsidR="00870D5C" w:rsidRDefault="00870D5C" w:rsidP="00870D5C">
      <w:pPr>
        <w:pStyle w:val="a7"/>
        <w:spacing w:before="0" w:beforeAutospacing="0" w:after="0" w:afterAutospacing="0"/>
        <w:ind w:firstLine="567"/>
        <w:jc w:val="both"/>
        <w:rPr>
          <w:rFonts w:ascii="Arial Narrow" w:hAnsi="Arial Narrow"/>
        </w:rPr>
      </w:pPr>
    </w:p>
    <w:p w:rsidR="002823C8" w:rsidRDefault="002823C8" w:rsidP="00870D5C">
      <w:pPr>
        <w:pStyle w:val="a7"/>
        <w:spacing w:before="0" w:beforeAutospacing="0" w:after="0" w:afterAutospacing="0"/>
        <w:ind w:firstLine="567"/>
        <w:jc w:val="both"/>
        <w:rPr>
          <w:rFonts w:ascii="Arial Narrow" w:hAnsi="Arial Narrow"/>
        </w:rPr>
      </w:pPr>
    </w:p>
    <w:p w:rsidR="002823C8" w:rsidRPr="002823C8" w:rsidRDefault="00912F9E" w:rsidP="002823C8">
      <w:pPr>
        <w:pStyle w:val="2"/>
        <w:spacing w:before="0" w:line="240" w:lineRule="auto"/>
        <w:ind w:firstLine="567"/>
        <w:jc w:val="both"/>
        <w:rPr>
          <w:rFonts w:ascii="Arial Narrow" w:hAnsi="Arial Narrow"/>
          <w:b/>
          <w:color w:val="000000" w:themeColor="text1"/>
          <w:sz w:val="24"/>
          <w:szCs w:val="24"/>
        </w:rPr>
      </w:pPr>
      <w:hyperlink r:id="rId27" w:tooltip="Permanent Link to ABAP 740 – VALUE Operator to create ITAB entries" w:history="1">
        <w:r w:rsidR="002823C8" w:rsidRPr="002823C8">
          <w:rPr>
            <w:rStyle w:val="a3"/>
            <w:rFonts w:ascii="Arial Narrow" w:hAnsi="Arial Narrow"/>
            <w:b/>
            <w:color w:val="000000" w:themeColor="text1"/>
            <w:sz w:val="24"/>
            <w:szCs w:val="24"/>
            <w:u w:val="none"/>
          </w:rPr>
          <w:t>ABAP 740 – VALUE Operator to create ITAB entries</w:t>
        </w:r>
      </w:hyperlink>
    </w:p>
    <w:p w:rsidR="002823C8" w:rsidRDefault="002823C8" w:rsidP="002823C8">
      <w:pPr>
        <w:pStyle w:val="a7"/>
        <w:spacing w:before="0" w:beforeAutospacing="0" w:after="0" w:afterAutospacing="0"/>
        <w:ind w:firstLine="567"/>
        <w:jc w:val="both"/>
        <w:rPr>
          <w:rFonts w:ascii="Arial Narrow" w:hAnsi="Arial Narrow"/>
        </w:rPr>
      </w:pPr>
    </w:p>
    <w:p w:rsidR="002823C8" w:rsidRPr="002823C8" w:rsidRDefault="002823C8" w:rsidP="002823C8">
      <w:pPr>
        <w:pStyle w:val="a7"/>
        <w:spacing w:before="0" w:beforeAutospacing="0" w:after="0" w:afterAutospacing="0"/>
        <w:ind w:firstLine="567"/>
        <w:jc w:val="both"/>
        <w:rPr>
          <w:rFonts w:ascii="Arial Narrow" w:hAnsi="Arial Narrow"/>
          <w:color w:val="000000" w:themeColor="text1"/>
        </w:rPr>
      </w:pPr>
      <w:r w:rsidRPr="002823C8">
        <w:rPr>
          <w:rFonts w:ascii="Arial Narrow" w:hAnsi="Arial Narrow"/>
        </w:rPr>
        <w:t xml:space="preserve">This </w:t>
      </w:r>
      <w:r w:rsidRPr="002823C8">
        <w:rPr>
          <w:rFonts w:ascii="Arial Narrow" w:hAnsi="Arial Narrow"/>
          <w:b/>
          <w:i/>
        </w:rPr>
        <w:t xml:space="preserve">VALUE </w:t>
      </w:r>
      <w:r w:rsidRPr="002823C8">
        <w:rPr>
          <w:rFonts w:ascii="Arial Narrow" w:hAnsi="Arial Narrow"/>
        </w:rPr>
        <w:t xml:space="preserve">operator works similarly to the </w:t>
      </w:r>
      <w:hyperlink r:id="rId28" w:tooltip="ABAP 740 – NEW Operator to create ITAB entries" w:history="1">
        <w:r w:rsidRPr="002823C8">
          <w:rPr>
            <w:rStyle w:val="a3"/>
            <w:rFonts w:ascii="Arial Narrow" w:hAnsi="Arial Narrow"/>
            <w:b/>
            <w:i/>
            <w:color w:val="000000" w:themeColor="text1"/>
            <w:u w:val="none"/>
          </w:rPr>
          <w:t>NEW</w:t>
        </w:r>
        <w:r w:rsidRPr="002823C8">
          <w:rPr>
            <w:rStyle w:val="a3"/>
            <w:rFonts w:ascii="Arial Narrow" w:hAnsi="Arial Narrow"/>
            <w:color w:val="000000" w:themeColor="text1"/>
            <w:u w:val="none"/>
          </w:rPr>
          <w:t xml:space="preserve"> Operator to create the ITAB entries</w:t>
        </w:r>
      </w:hyperlink>
      <w:r w:rsidRPr="002823C8">
        <w:rPr>
          <w:rFonts w:ascii="Arial Narrow" w:hAnsi="Arial Narrow"/>
          <w:color w:val="000000" w:themeColor="text1"/>
        </w:rPr>
        <w:t xml:space="preserve">. </w:t>
      </w:r>
    </w:p>
    <w:p w:rsidR="002823C8" w:rsidRPr="002823C8" w:rsidRDefault="002823C8" w:rsidP="002823C8">
      <w:pPr>
        <w:pStyle w:val="a7"/>
        <w:spacing w:before="0" w:beforeAutospacing="0" w:after="0" w:afterAutospacing="0"/>
        <w:ind w:firstLine="567"/>
        <w:jc w:val="both"/>
        <w:rPr>
          <w:rFonts w:ascii="Arial Narrow" w:hAnsi="Arial Narrow"/>
        </w:rPr>
      </w:pPr>
      <w:r w:rsidRPr="002823C8">
        <w:rPr>
          <w:rFonts w:ascii="Arial Narrow" w:hAnsi="Arial Narrow"/>
        </w:rPr>
        <w:t>Rule of thumb to use VALUE would be same as NEW for ITAB</w:t>
      </w:r>
    </w:p>
    <w:p w:rsidR="002823C8" w:rsidRDefault="002823C8" w:rsidP="005D6E43">
      <w:pPr>
        <w:pStyle w:val="a7"/>
        <w:numPr>
          <w:ilvl w:val="0"/>
          <w:numId w:val="39"/>
        </w:numPr>
        <w:spacing w:before="0" w:beforeAutospacing="0" w:after="0" w:afterAutospacing="0"/>
        <w:ind w:left="1134"/>
        <w:jc w:val="both"/>
        <w:rPr>
          <w:rFonts w:ascii="Arial Narrow" w:hAnsi="Arial Narrow"/>
        </w:rPr>
      </w:pPr>
      <w:r w:rsidRPr="002823C8">
        <w:rPr>
          <w:rFonts w:ascii="Arial Narrow" w:hAnsi="Arial Narrow"/>
        </w:rPr>
        <w:t xml:space="preserve">Start a new row with </w:t>
      </w:r>
      <w:r w:rsidRPr="00D26A1C">
        <w:rPr>
          <w:rFonts w:ascii="Arial Narrow" w:hAnsi="Arial Narrow"/>
          <w:b/>
        </w:rPr>
        <w:t>(</w:t>
      </w:r>
      <w:r w:rsidRPr="002823C8">
        <w:rPr>
          <w:rFonts w:ascii="Arial Narrow" w:hAnsi="Arial Narrow"/>
        </w:rPr>
        <w:t>,</w:t>
      </w:r>
    </w:p>
    <w:p w:rsidR="002823C8" w:rsidRDefault="002823C8" w:rsidP="005D6E43">
      <w:pPr>
        <w:pStyle w:val="a7"/>
        <w:numPr>
          <w:ilvl w:val="0"/>
          <w:numId w:val="39"/>
        </w:numPr>
        <w:spacing w:before="0" w:beforeAutospacing="0" w:after="0" w:afterAutospacing="0"/>
        <w:ind w:left="1134"/>
        <w:jc w:val="both"/>
        <w:rPr>
          <w:rFonts w:ascii="Arial Narrow" w:hAnsi="Arial Narrow"/>
        </w:rPr>
      </w:pPr>
      <w:r w:rsidRPr="002823C8">
        <w:rPr>
          <w:rFonts w:ascii="Arial Narrow" w:hAnsi="Arial Narrow"/>
        </w:rPr>
        <w:t>Specify the name of the component and relevant value,</w:t>
      </w:r>
    </w:p>
    <w:p w:rsidR="002823C8" w:rsidRDefault="002823C8" w:rsidP="005D6E43">
      <w:pPr>
        <w:pStyle w:val="a7"/>
        <w:numPr>
          <w:ilvl w:val="0"/>
          <w:numId w:val="39"/>
        </w:numPr>
        <w:spacing w:before="0" w:beforeAutospacing="0" w:after="0" w:afterAutospacing="0"/>
        <w:ind w:left="1134"/>
        <w:jc w:val="both"/>
        <w:rPr>
          <w:rFonts w:ascii="Arial Narrow" w:hAnsi="Arial Narrow"/>
        </w:rPr>
      </w:pPr>
      <w:r w:rsidRPr="002823C8">
        <w:rPr>
          <w:rFonts w:ascii="Arial Narrow" w:hAnsi="Arial Narrow"/>
        </w:rPr>
        <w:t>When done with that particular row finish it with</w:t>
      </w:r>
      <w:r w:rsidRPr="00D26A1C">
        <w:rPr>
          <w:rFonts w:ascii="Arial Narrow" w:hAnsi="Arial Narrow"/>
          <w:b/>
        </w:rPr>
        <w:t xml:space="preserve">) </w:t>
      </w:r>
    </w:p>
    <w:p w:rsidR="002823C8" w:rsidRDefault="002823C8" w:rsidP="002823C8">
      <w:pPr>
        <w:pStyle w:val="a7"/>
        <w:spacing w:before="0" w:beforeAutospacing="0" w:after="0" w:afterAutospacing="0"/>
        <w:ind w:firstLine="567"/>
        <w:jc w:val="both"/>
        <w:rPr>
          <w:rFonts w:ascii="Arial Narrow" w:hAnsi="Arial Narrow"/>
        </w:rPr>
      </w:pPr>
    </w:p>
    <w:p w:rsidR="00D26A1C" w:rsidRPr="00D26A1C" w:rsidRDefault="00905172" w:rsidP="00D26A1C">
      <w:pPr>
        <w:spacing w:after="0" w:line="240" w:lineRule="auto"/>
        <w:ind w:firstLine="567"/>
        <w:rPr>
          <w:rFonts w:ascii="Arial Narrow" w:eastAsia="Times New Roman" w:hAnsi="Arial Narrow" w:cs="Times New Roman"/>
          <w:color w:val="000000" w:themeColor="text1"/>
          <w:sz w:val="24"/>
          <w:szCs w:val="24"/>
        </w:rPr>
      </w:pPr>
      <w:r>
        <w:rPr>
          <w:rFonts w:ascii="Arial Narrow" w:eastAsia="Times New Roman" w:hAnsi="Arial Narrow" w:cs="Times New Roman"/>
          <w:color w:val="000000" w:themeColor="text1"/>
          <w:sz w:val="24"/>
          <w:szCs w:val="24"/>
        </w:rPr>
        <w:t>data(</w:t>
      </w:r>
      <w:r w:rsidR="00D26A1C" w:rsidRPr="00D26A1C">
        <w:rPr>
          <w:rFonts w:ascii="Arial Narrow" w:eastAsia="Times New Roman" w:hAnsi="Arial Narrow" w:cs="Times New Roman"/>
          <w:i/>
          <w:color w:val="002060"/>
          <w:sz w:val="24"/>
          <w:szCs w:val="24"/>
        </w:rPr>
        <w:t>itab</w:t>
      </w:r>
      <w:r>
        <w:rPr>
          <w:rFonts w:ascii="Arial Narrow" w:eastAsia="Times New Roman" w:hAnsi="Arial Narrow" w:cs="Times New Roman"/>
          <w:color w:val="000000" w:themeColor="text1"/>
          <w:sz w:val="24"/>
          <w:szCs w:val="24"/>
        </w:rPr>
        <w:t>)</w:t>
      </w:r>
      <w:r w:rsidR="00D26A1C" w:rsidRPr="00D26A1C">
        <w:rPr>
          <w:rFonts w:ascii="Arial Narrow" w:eastAsia="Times New Roman" w:hAnsi="Arial Narrow" w:cs="Times New Roman"/>
          <w:color w:val="000000" w:themeColor="text1"/>
          <w:sz w:val="24"/>
          <w:szCs w:val="24"/>
        </w:rPr>
        <w:t xml:space="preserve">= </w:t>
      </w:r>
      <w:r w:rsidR="00D26A1C" w:rsidRPr="00D26A1C">
        <w:rPr>
          <w:rFonts w:ascii="Arial Narrow" w:eastAsia="Times New Roman" w:hAnsi="Arial Narrow" w:cs="Times New Roman"/>
          <w:i/>
          <w:color w:val="385623" w:themeColor="accent6" w:themeShade="80"/>
          <w:sz w:val="24"/>
          <w:szCs w:val="24"/>
          <w:shd w:val="clear" w:color="auto" w:fill="E7E6E6" w:themeFill="background2"/>
        </w:rPr>
        <w:t>VALUE</w:t>
      </w:r>
      <w:r w:rsidR="00D26A1C" w:rsidRPr="00D26A1C">
        <w:rPr>
          <w:rFonts w:ascii="Arial Narrow" w:eastAsia="Times New Roman" w:hAnsi="Arial Narrow" w:cs="Times New Roman"/>
          <w:color w:val="000000" w:themeColor="text1"/>
          <w:sz w:val="24"/>
          <w:szCs w:val="24"/>
        </w:rPr>
        <w:t xml:space="preserve"> t_itab( (100 )( )( 300 ) ).</w:t>
      </w:r>
    </w:p>
    <w:p w:rsidR="00D26A1C" w:rsidRPr="00D26A1C" w:rsidRDefault="00D26A1C" w:rsidP="00D26A1C">
      <w:pPr>
        <w:spacing w:after="0" w:line="240" w:lineRule="auto"/>
        <w:ind w:firstLine="567"/>
        <w:rPr>
          <w:rFonts w:ascii="Arial Narrow" w:eastAsia="Times New Roman" w:hAnsi="Arial Narrow" w:cs="Times New Roman"/>
          <w:color w:val="000000" w:themeColor="text1"/>
          <w:sz w:val="24"/>
          <w:szCs w:val="24"/>
        </w:rPr>
      </w:pPr>
      <w:r w:rsidRPr="00D26A1C">
        <w:rPr>
          <w:rFonts w:ascii="Arial Narrow" w:eastAsia="Times New Roman" w:hAnsi="Arial Narrow" w:cs="Times New Roman"/>
          <w:color w:val="000000" w:themeColor="text1"/>
          <w:sz w:val="24"/>
          <w:szCs w:val="24"/>
        </w:rPr>
        <w:t xml:space="preserve">DATA </w:t>
      </w:r>
      <w:r w:rsidRPr="00D26A1C">
        <w:rPr>
          <w:rFonts w:ascii="Arial Narrow" w:eastAsia="Times New Roman" w:hAnsi="Arial Narrow" w:cs="Times New Roman"/>
          <w:i/>
          <w:color w:val="002060"/>
          <w:sz w:val="24"/>
          <w:szCs w:val="24"/>
        </w:rPr>
        <w:t>itab_2</w:t>
      </w:r>
      <w:r w:rsidRPr="00D26A1C">
        <w:rPr>
          <w:rFonts w:ascii="Arial Narrow" w:eastAsia="Times New Roman" w:hAnsi="Arial Narrow" w:cs="Times New Roman"/>
          <w:color w:val="002060"/>
          <w:sz w:val="24"/>
          <w:szCs w:val="24"/>
        </w:rPr>
        <w:t xml:space="preserve"> </w:t>
      </w:r>
      <w:r w:rsidRPr="00D26A1C">
        <w:rPr>
          <w:rFonts w:ascii="Arial Narrow" w:eastAsia="Times New Roman" w:hAnsi="Arial Narrow" w:cs="Times New Roman"/>
          <w:color w:val="000000" w:themeColor="text1"/>
          <w:sz w:val="24"/>
          <w:szCs w:val="24"/>
        </w:rPr>
        <w:t>TYPE t_itab.</w:t>
      </w:r>
    </w:p>
    <w:p w:rsidR="00D26A1C" w:rsidRPr="00D26A1C" w:rsidRDefault="00D26A1C" w:rsidP="00D26A1C">
      <w:pPr>
        <w:spacing w:after="0" w:line="240" w:lineRule="auto"/>
        <w:ind w:firstLine="567"/>
        <w:rPr>
          <w:rFonts w:ascii="Arial Narrow" w:eastAsia="Times New Roman" w:hAnsi="Arial Narrow" w:cs="Times New Roman"/>
          <w:color w:val="000000" w:themeColor="text1"/>
          <w:sz w:val="24"/>
          <w:szCs w:val="24"/>
        </w:rPr>
      </w:pPr>
      <w:r w:rsidRPr="00D26A1C">
        <w:rPr>
          <w:rFonts w:ascii="Arial Narrow" w:eastAsia="Times New Roman" w:hAnsi="Arial Narrow" w:cs="Times New Roman"/>
          <w:color w:val="000000" w:themeColor="text1"/>
          <w:sz w:val="24"/>
          <w:szCs w:val="24"/>
        </w:rPr>
        <w:t xml:space="preserve">itab_2 = </w:t>
      </w:r>
      <w:r w:rsidRPr="00D26A1C">
        <w:rPr>
          <w:rFonts w:ascii="Arial Narrow" w:eastAsia="Times New Roman" w:hAnsi="Arial Narrow" w:cs="Times New Roman"/>
          <w:i/>
          <w:color w:val="385623" w:themeColor="accent6" w:themeShade="80"/>
          <w:sz w:val="24"/>
          <w:szCs w:val="24"/>
          <w:shd w:val="clear" w:color="auto" w:fill="E7E6E6" w:themeFill="background2"/>
        </w:rPr>
        <w:t>VALUE #</w:t>
      </w:r>
      <w:r w:rsidRPr="00D26A1C">
        <w:rPr>
          <w:rFonts w:ascii="Arial Narrow" w:eastAsia="Times New Roman" w:hAnsi="Arial Narrow" w:cs="Times New Roman"/>
          <w:color w:val="000000" w:themeColor="text1"/>
          <w:sz w:val="24"/>
          <w:szCs w:val="24"/>
        </w:rPr>
        <w:tab/>
        <w:t>(100)( )(300 ) ).</w:t>
      </w:r>
    </w:p>
    <w:p w:rsidR="00D26A1C" w:rsidRPr="00D26A1C" w:rsidRDefault="00905172" w:rsidP="00D26A1C">
      <w:pPr>
        <w:spacing w:after="0" w:line="240" w:lineRule="auto"/>
        <w:ind w:firstLine="567"/>
        <w:rPr>
          <w:rFonts w:ascii="Arial Narrow" w:eastAsia="Times New Roman" w:hAnsi="Arial Narrow" w:cs="Times New Roman"/>
          <w:color w:val="000000" w:themeColor="text1"/>
          <w:sz w:val="24"/>
          <w:szCs w:val="24"/>
        </w:rPr>
      </w:pPr>
      <w:r>
        <w:rPr>
          <w:rFonts w:ascii="Arial Narrow" w:eastAsia="Times New Roman" w:hAnsi="Arial Narrow" w:cs="Times New Roman"/>
          <w:color w:val="000000" w:themeColor="text1"/>
          <w:sz w:val="24"/>
          <w:szCs w:val="24"/>
        </w:rPr>
        <w:t>data</w:t>
      </w:r>
      <w:r w:rsidR="00D26A1C" w:rsidRPr="00D26A1C">
        <w:rPr>
          <w:rFonts w:ascii="Arial Narrow" w:eastAsia="Times New Roman" w:hAnsi="Arial Narrow" w:cs="Times New Roman"/>
          <w:color w:val="000000" w:themeColor="text1"/>
          <w:sz w:val="24"/>
          <w:szCs w:val="24"/>
        </w:rPr>
        <w:t>(itab_sor</w:t>
      </w:r>
      <w:r>
        <w:rPr>
          <w:rFonts w:ascii="Arial Narrow" w:eastAsia="Times New Roman" w:hAnsi="Arial Narrow" w:cs="Times New Roman"/>
          <w:color w:val="000000" w:themeColor="text1"/>
          <w:sz w:val="24"/>
          <w:szCs w:val="24"/>
        </w:rPr>
        <w:t>te</w:t>
      </w:r>
      <w:r w:rsidR="00D26A1C" w:rsidRPr="00D26A1C">
        <w:rPr>
          <w:rFonts w:ascii="Arial Narrow" w:eastAsia="Times New Roman" w:hAnsi="Arial Narrow" w:cs="Times New Roman"/>
          <w:color w:val="000000" w:themeColor="text1"/>
          <w:sz w:val="24"/>
          <w:szCs w:val="24"/>
        </w:rPr>
        <w:t>d</w:t>
      </w:r>
      <w:r>
        <w:rPr>
          <w:rFonts w:ascii="Arial Narrow" w:eastAsia="Times New Roman" w:hAnsi="Arial Narrow" w:cs="Times New Roman"/>
          <w:color w:val="000000" w:themeColor="text1"/>
          <w:sz w:val="24"/>
          <w:szCs w:val="24"/>
        </w:rPr>
        <w:t>)</w:t>
      </w:r>
      <w:r w:rsidR="00D26A1C" w:rsidRPr="00D26A1C">
        <w:rPr>
          <w:rFonts w:ascii="Arial Narrow" w:eastAsia="Times New Roman" w:hAnsi="Arial Narrow" w:cs="Times New Roman"/>
          <w:color w:val="000000" w:themeColor="text1"/>
          <w:sz w:val="24"/>
          <w:szCs w:val="24"/>
        </w:rPr>
        <w:t xml:space="preserve"> = </w:t>
      </w:r>
      <w:r w:rsidR="00D26A1C" w:rsidRPr="00D26A1C">
        <w:rPr>
          <w:rFonts w:ascii="Arial Narrow" w:eastAsia="Times New Roman" w:hAnsi="Arial Narrow" w:cs="Times New Roman"/>
          <w:i/>
          <w:color w:val="385623" w:themeColor="accent6" w:themeShade="80"/>
          <w:sz w:val="24"/>
          <w:szCs w:val="24"/>
          <w:shd w:val="clear" w:color="auto" w:fill="E7E6E6" w:themeFill="background2"/>
        </w:rPr>
        <w:t>VALUE</w:t>
      </w:r>
      <w:r w:rsidR="00D26A1C" w:rsidRPr="00D26A1C">
        <w:rPr>
          <w:rFonts w:ascii="Arial Narrow" w:eastAsia="Times New Roman" w:hAnsi="Arial Narrow" w:cs="Times New Roman"/>
          <w:color w:val="000000" w:themeColor="text1"/>
          <w:sz w:val="24"/>
          <w:szCs w:val="24"/>
        </w:rPr>
        <w:t xml:space="preserve"> t_itab_sorted (</w:t>
      </w:r>
      <w:r>
        <w:rPr>
          <w:rFonts w:ascii="Arial Narrow" w:eastAsia="Times New Roman" w:hAnsi="Arial Narrow" w:cs="Times New Roman"/>
          <w:color w:val="000000" w:themeColor="text1"/>
          <w:sz w:val="24"/>
          <w:szCs w:val="24"/>
        </w:rPr>
        <w:t xml:space="preserve"> </w:t>
      </w:r>
      <w:r w:rsidR="00D26A1C" w:rsidRPr="00D26A1C">
        <w:rPr>
          <w:rFonts w:ascii="Arial Narrow" w:eastAsia="Times New Roman" w:hAnsi="Arial Narrow" w:cs="Times New Roman"/>
          <w:color w:val="000000" w:themeColor="text1"/>
          <w:sz w:val="24"/>
          <w:szCs w:val="24"/>
        </w:rPr>
        <w:t>(</w:t>
      </w:r>
      <w:r>
        <w:rPr>
          <w:rFonts w:ascii="Arial Narrow" w:eastAsia="Times New Roman" w:hAnsi="Arial Narrow" w:cs="Times New Roman"/>
          <w:color w:val="000000" w:themeColor="text1"/>
          <w:sz w:val="24"/>
          <w:szCs w:val="24"/>
        </w:rPr>
        <w:t>100</w:t>
      </w:r>
      <w:r w:rsidR="00D26A1C" w:rsidRPr="00D26A1C">
        <w:rPr>
          <w:rFonts w:ascii="Arial Narrow" w:eastAsia="Times New Roman" w:hAnsi="Arial Narrow" w:cs="Times New Roman"/>
          <w:color w:val="000000" w:themeColor="text1"/>
          <w:sz w:val="24"/>
          <w:szCs w:val="24"/>
        </w:rPr>
        <w:t>)( )(300 ) ) .</w:t>
      </w:r>
    </w:p>
    <w:p w:rsidR="00D26A1C" w:rsidRPr="00D26A1C" w:rsidRDefault="00905172" w:rsidP="00D26A1C">
      <w:pPr>
        <w:spacing w:after="0" w:line="240" w:lineRule="auto"/>
        <w:ind w:firstLine="567"/>
        <w:rPr>
          <w:rFonts w:ascii="Arial Narrow" w:eastAsia="Times New Roman" w:hAnsi="Arial Narrow" w:cs="Times New Roman"/>
          <w:color w:val="000000" w:themeColor="text1"/>
          <w:sz w:val="24"/>
          <w:szCs w:val="24"/>
        </w:rPr>
      </w:pPr>
      <w:r>
        <w:rPr>
          <w:rFonts w:ascii="Arial Narrow" w:eastAsia="Times New Roman" w:hAnsi="Arial Narrow" w:cs="Times New Roman"/>
          <w:color w:val="000000" w:themeColor="text1"/>
          <w:sz w:val="24"/>
          <w:szCs w:val="24"/>
        </w:rPr>
        <w:t>data(</w:t>
      </w:r>
      <w:r w:rsidR="00D26A1C" w:rsidRPr="00D26A1C">
        <w:rPr>
          <w:rFonts w:ascii="Arial Narrow" w:eastAsia="Times New Roman" w:hAnsi="Arial Narrow" w:cs="Times New Roman"/>
          <w:color w:val="000000" w:themeColor="text1"/>
          <w:sz w:val="24"/>
          <w:szCs w:val="24"/>
        </w:rPr>
        <w:t xml:space="preserve">itab_sorted_c) = </w:t>
      </w:r>
      <w:r w:rsidR="00D26A1C" w:rsidRPr="00D26A1C">
        <w:rPr>
          <w:rFonts w:ascii="Arial Narrow" w:eastAsia="Times New Roman" w:hAnsi="Arial Narrow" w:cs="Times New Roman"/>
          <w:i/>
          <w:color w:val="385623" w:themeColor="accent6" w:themeShade="80"/>
          <w:sz w:val="24"/>
          <w:szCs w:val="24"/>
        </w:rPr>
        <w:t xml:space="preserve">VALUE </w:t>
      </w:r>
      <w:r w:rsidR="00D26A1C" w:rsidRPr="00D26A1C">
        <w:rPr>
          <w:rFonts w:ascii="Arial Narrow" w:eastAsia="Times New Roman" w:hAnsi="Arial Narrow" w:cs="Times New Roman"/>
          <w:color w:val="000000" w:themeColor="text1"/>
          <w:sz w:val="24"/>
          <w:szCs w:val="24"/>
        </w:rPr>
        <w:t>tt_sorted( ( num = 100 ) ( )</w:t>
      </w:r>
      <w:r>
        <w:rPr>
          <w:rFonts w:ascii="Arial Narrow" w:eastAsia="Times New Roman" w:hAnsi="Arial Narrow" w:cs="Times New Roman"/>
          <w:color w:val="000000" w:themeColor="text1"/>
          <w:sz w:val="24"/>
          <w:szCs w:val="24"/>
        </w:rPr>
        <w:t xml:space="preserve"> </w:t>
      </w:r>
      <w:r w:rsidR="00D26A1C" w:rsidRPr="00D26A1C">
        <w:rPr>
          <w:rFonts w:ascii="Arial Narrow" w:eastAsia="Times New Roman" w:hAnsi="Arial Narrow" w:cs="Times New Roman"/>
          <w:color w:val="000000" w:themeColor="text1"/>
          <w:sz w:val="24"/>
          <w:szCs w:val="24"/>
        </w:rPr>
        <w:t>( num = 300 ))</w:t>
      </w:r>
      <w:r>
        <w:rPr>
          <w:rFonts w:ascii="Arial Narrow" w:eastAsia="Times New Roman" w:hAnsi="Arial Narrow" w:cs="Times New Roman"/>
          <w:color w:val="000000" w:themeColor="text1"/>
          <w:sz w:val="24"/>
          <w:szCs w:val="24"/>
        </w:rPr>
        <w:t>.</w:t>
      </w:r>
    </w:p>
    <w:p w:rsidR="002823C8" w:rsidRPr="002823C8" w:rsidRDefault="002823C8" w:rsidP="002823C8">
      <w:pPr>
        <w:pStyle w:val="a7"/>
        <w:spacing w:before="0" w:beforeAutospacing="0" w:after="0" w:afterAutospacing="0"/>
        <w:ind w:firstLine="567"/>
        <w:jc w:val="both"/>
        <w:rPr>
          <w:rFonts w:ascii="Arial Narrow" w:hAnsi="Arial Narrow"/>
        </w:rPr>
      </w:pPr>
    </w:p>
    <w:p w:rsidR="00905172" w:rsidRDefault="00905172" w:rsidP="00905172">
      <w:pPr>
        <w:pStyle w:val="3"/>
      </w:pPr>
      <w:r>
        <w:t>Example 1 – Standard table with Component as TABLE_LINE</w:t>
      </w:r>
    </w:p>
    <w:p w:rsidR="00905172" w:rsidRDefault="00905172" w:rsidP="00905172">
      <w:pPr>
        <w:pStyle w:val="a7"/>
      </w:pPr>
      <w:r>
        <w:t>Since I declared the variable using the TYPE for the itab, I can use the # to let system determine the type.</w:t>
      </w:r>
    </w:p>
    <w:p w:rsidR="00905172" w:rsidRDefault="00905172" w:rsidP="00905172">
      <w:pPr>
        <w:pStyle w:val="HTML"/>
      </w:pPr>
      <w:r>
        <w:rPr>
          <w:rStyle w:val="kw2"/>
        </w:rPr>
        <w:t>TYPES</w:t>
      </w:r>
      <w:r>
        <w:t xml:space="preserve"> t_itab </w:t>
      </w:r>
      <w:r>
        <w:rPr>
          <w:rStyle w:val="kw4"/>
        </w:rPr>
        <w:t>TYPE</w:t>
      </w:r>
      <w:r>
        <w:t xml:space="preserve"> </w:t>
      </w:r>
      <w:r>
        <w:rPr>
          <w:rStyle w:val="kw9"/>
        </w:rPr>
        <w:t xml:space="preserve">STANDARD </w:t>
      </w:r>
      <w:r>
        <w:rPr>
          <w:rStyle w:val="kw4"/>
        </w:rPr>
        <w:t>TABLE</w:t>
      </w:r>
      <w:r>
        <w:rPr>
          <w:rStyle w:val="kw9"/>
        </w:rPr>
        <w:t xml:space="preserve"> OF</w:t>
      </w:r>
      <w:r>
        <w:t xml:space="preserve"> i</w:t>
      </w:r>
    </w:p>
    <w:p w:rsidR="00905172" w:rsidRDefault="00905172" w:rsidP="00905172">
      <w:pPr>
        <w:pStyle w:val="HTML"/>
      </w:pPr>
      <w:r>
        <w:t xml:space="preserve">                    </w:t>
      </w:r>
      <w:r>
        <w:rPr>
          <w:rStyle w:val="kw4"/>
        </w:rPr>
        <w:t>WITH</w:t>
      </w:r>
      <w:r>
        <w:t xml:space="preserve"> </w:t>
      </w:r>
      <w:r>
        <w:rPr>
          <w:rStyle w:val="kw4"/>
        </w:rPr>
        <w:t>DEFAULT</w:t>
      </w:r>
      <w:r>
        <w:rPr>
          <w:rStyle w:val="kw9"/>
        </w:rPr>
        <w:t xml:space="preserve"> KEY</w:t>
      </w:r>
      <w:r>
        <w:t xml:space="preserve"> </w:t>
      </w:r>
      <w:r>
        <w:rPr>
          <w:rStyle w:val="sy0"/>
        </w:rPr>
        <w:t>.</w:t>
      </w:r>
    </w:p>
    <w:p w:rsidR="00905172" w:rsidRDefault="00905172" w:rsidP="00905172">
      <w:pPr>
        <w:pStyle w:val="HTML"/>
      </w:pPr>
      <w:r>
        <w:t> </w:t>
      </w:r>
    </w:p>
    <w:p w:rsidR="00905172" w:rsidRDefault="00905172" w:rsidP="00905172">
      <w:pPr>
        <w:pStyle w:val="HTML"/>
      </w:pPr>
      <w:r>
        <w:rPr>
          <w:rStyle w:val="co2"/>
        </w:rPr>
        <w:t>* classical</w:t>
      </w:r>
    </w:p>
    <w:p w:rsidR="00905172" w:rsidRDefault="00905172" w:rsidP="00905172">
      <w:pPr>
        <w:pStyle w:val="HTML"/>
      </w:pPr>
      <w:r>
        <w:rPr>
          <w:rStyle w:val="kw2"/>
        </w:rPr>
        <w:t>DATA</w:t>
      </w:r>
      <w:r>
        <w:t xml:space="preserve"> itab_o </w:t>
      </w:r>
      <w:r>
        <w:rPr>
          <w:rStyle w:val="kw4"/>
        </w:rPr>
        <w:t>TYPE</w:t>
      </w:r>
      <w:r>
        <w:t xml:space="preserve"> t_itab</w:t>
      </w:r>
      <w:r>
        <w:rPr>
          <w:rStyle w:val="sy0"/>
        </w:rPr>
        <w:t>.</w:t>
      </w:r>
    </w:p>
    <w:p w:rsidR="00905172" w:rsidRDefault="00905172" w:rsidP="00905172">
      <w:pPr>
        <w:pStyle w:val="HTML"/>
      </w:pPr>
      <w:r>
        <w:rPr>
          <w:rStyle w:val="kw3"/>
        </w:rPr>
        <w:t>APPEND</w:t>
      </w:r>
      <w:r>
        <w:rPr>
          <w:rStyle w:val="sy0"/>
        </w:rPr>
        <w:t>:</w:t>
      </w:r>
      <w:r>
        <w:t xml:space="preserve"> </w:t>
      </w:r>
      <w:r>
        <w:rPr>
          <w:rStyle w:val="nu0"/>
        </w:rPr>
        <w:t>100</w:t>
      </w:r>
      <w:r>
        <w:t xml:space="preserve"> </w:t>
      </w:r>
      <w:r>
        <w:rPr>
          <w:rStyle w:val="kw4"/>
        </w:rPr>
        <w:t>TO</w:t>
      </w:r>
      <w:r>
        <w:t xml:space="preserve"> itab_o</w:t>
      </w:r>
      <w:r>
        <w:rPr>
          <w:rStyle w:val="sy0"/>
        </w:rPr>
        <w:t>,</w:t>
      </w:r>
    </w:p>
    <w:p w:rsidR="00905172" w:rsidRDefault="00905172" w:rsidP="00905172">
      <w:pPr>
        <w:pStyle w:val="HTML"/>
      </w:pPr>
      <w:r>
        <w:t xml:space="preserve">        </w:t>
      </w:r>
      <w:r>
        <w:rPr>
          <w:rStyle w:val="nu0"/>
        </w:rPr>
        <w:t>0</w:t>
      </w:r>
      <w:r>
        <w:t xml:space="preserve">   </w:t>
      </w:r>
      <w:r>
        <w:rPr>
          <w:rStyle w:val="kw4"/>
        </w:rPr>
        <w:t>TO</w:t>
      </w:r>
      <w:r>
        <w:t xml:space="preserve"> itab_o</w:t>
      </w:r>
      <w:r>
        <w:rPr>
          <w:rStyle w:val="sy0"/>
        </w:rPr>
        <w:t>,</w:t>
      </w:r>
    </w:p>
    <w:p w:rsidR="00905172" w:rsidRDefault="00905172" w:rsidP="00905172">
      <w:pPr>
        <w:pStyle w:val="HTML"/>
      </w:pPr>
      <w:r>
        <w:t xml:space="preserve">        </w:t>
      </w:r>
      <w:r>
        <w:rPr>
          <w:rStyle w:val="nu0"/>
        </w:rPr>
        <w:t>300</w:t>
      </w:r>
      <w:r>
        <w:t xml:space="preserve"> </w:t>
      </w:r>
      <w:r>
        <w:rPr>
          <w:rStyle w:val="kw4"/>
        </w:rPr>
        <w:t>TO</w:t>
      </w:r>
      <w:r>
        <w:t xml:space="preserve"> itab_o</w:t>
      </w:r>
      <w:r>
        <w:rPr>
          <w:rStyle w:val="sy0"/>
        </w:rPr>
        <w:t>.</w:t>
      </w:r>
    </w:p>
    <w:p w:rsidR="00905172" w:rsidRDefault="00905172" w:rsidP="00905172">
      <w:pPr>
        <w:pStyle w:val="HTML"/>
      </w:pPr>
      <w:r>
        <w:t> </w:t>
      </w:r>
    </w:p>
    <w:p w:rsidR="00905172" w:rsidRDefault="00905172" w:rsidP="00905172">
      <w:pPr>
        <w:pStyle w:val="HTML"/>
      </w:pPr>
      <w:r>
        <w:rPr>
          <w:rStyle w:val="co2"/>
        </w:rPr>
        <w:t>* using VALUE - Variation 1</w:t>
      </w:r>
    </w:p>
    <w:p w:rsidR="00905172" w:rsidRDefault="00905172" w:rsidP="00905172">
      <w:pPr>
        <w:pStyle w:val="HTML"/>
      </w:pPr>
      <w:r>
        <w:rPr>
          <w:rStyle w:val="kw2"/>
        </w:rPr>
        <w:t>DATA</w:t>
      </w:r>
      <w:r>
        <w:rPr>
          <w:rStyle w:val="br0"/>
        </w:rPr>
        <w:t>(</w:t>
      </w:r>
      <w:r>
        <w:t>itab</w:t>
      </w:r>
      <w:r>
        <w:rPr>
          <w:rStyle w:val="br0"/>
        </w:rPr>
        <w:t>)</w:t>
      </w:r>
      <w:r>
        <w:t xml:space="preserve"> </w:t>
      </w:r>
      <w:r>
        <w:rPr>
          <w:rStyle w:val="sy1"/>
        </w:rPr>
        <w:t>=</w:t>
      </w:r>
      <w:r>
        <w:t xml:space="preserve"> </w:t>
      </w:r>
      <w:r>
        <w:rPr>
          <w:rStyle w:val="kw4"/>
        </w:rPr>
        <w:t>VALUE</w:t>
      </w:r>
      <w:r>
        <w:t xml:space="preserve"> t_itab</w:t>
      </w:r>
      <w:r>
        <w:rPr>
          <w:rStyle w:val="br0"/>
        </w:rPr>
        <w:t>(</w:t>
      </w:r>
      <w:r>
        <w:t xml:space="preserve"> </w:t>
      </w:r>
      <w:r>
        <w:rPr>
          <w:rStyle w:val="br0"/>
        </w:rPr>
        <w:t>(</w:t>
      </w:r>
      <w:r>
        <w:t xml:space="preserve"> </w:t>
      </w:r>
      <w:r>
        <w:rPr>
          <w:rStyle w:val="nu0"/>
        </w:rPr>
        <w:t>100</w:t>
      </w:r>
      <w:r>
        <w:t xml:space="preserve"> </w:t>
      </w:r>
      <w:r>
        <w:rPr>
          <w:rStyle w:val="br0"/>
        </w:rPr>
        <w:t>)</w:t>
      </w:r>
      <w:r>
        <w:t xml:space="preserve"> </w:t>
      </w:r>
      <w:r>
        <w:rPr>
          <w:rStyle w:val="br0"/>
        </w:rPr>
        <w:t>(</w:t>
      </w:r>
      <w:r>
        <w:t xml:space="preserve"> </w:t>
      </w:r>
      <w:r>
        <w:rPr>
          <w:rStyle w:val="br0"/>
        </w:rPr>
        <w:t>)</w:t>
      </w:r>
      <w:r>
        <w:t xml:space="preserve"> </w:t>
      </w:r>
      <w:r>
        <w:rPr>
          <w:rStyle w:val="br0"/>
        </w:rPr>
        <w:t>(</w:t>
      </w:r>
      <w:r>
        <w:t xml:space="preserve"> </w:t>
      </w:r>
      <w:r>
        <w:rPr>
          <w:rStyle w:val="nu0"/>
        </w:rPr>
        <w:t>300</w:t>
      </w:r>
      <w:r>
        <w:t xml:space="preserve"> </w:t>
      </w:r>
      <w:r>
        <w:rPr>
          <w:rStyle w:val="br0"/>
        </w:rPr>
        <w:t>)</w:t>
      </w:r>
      <w:r>
        <w:t xml:space="preserve"> </w:t>
      </w:r>
      <w:r>
        <w:rPr>
          <w:rStyle w:val="br0"/>
        </w:rPr>
        <w:t>)</w:t>
      </w:r>
      <w:r>
        <w:rPr>
          <w:rStyle w:val="sy0"/>
        </w:rPr>
        <w:t>.</w:t>
      </w:r>
    </w:p>
    <w:p w:rsidR="00905172" w:rsidRDefault="00905172" w:rsidP="00905172">
      <w:pPr>
        <w:pStyle w:val="HTML"/>
      </w:pPr>
      <w:r>
        <w:t> </w:t>
      </w:r>
    </w:p>
    <w:p w:rsidR="00905172" w:rsidRDefault="00905172" w:rsidP="00905172">
      <w:pPr>
        <w:pStyle w:val="HTML"/>
      </w:pPr>
      <w:r>
        <w:rPr>
          <w:rStyle w:val="co2"/>
        </w:rPr>
        <w:t>* using VALUE - Variation 2</w:t>
      </w:r>
    </w:p>
    <w:p w:rsidR="00905172" w:rsidRDefault="00905172" w:rsidP="00905172">
      <w:pPr>
        <w:pStyle w:val="HTML"/>
      </w:pPr>
      <w:r>
        <w:rPr>
          <w:rStyle w:val="kw2"/>
        </w:rPr>
        <w:t>DATA</w:t>
      </w:r>
      <w:r>
        <w:t xml:space="preserve"> itab_2 </w:t>
      </w:r>
      <w:r>
        <w:rPr>
          <w:rStyle w:val="kw4"/>
        </w:rPr>
        <w:t>TYPE</w:t>
      </w:r>
      <w:r>
        <w:t xml:space="preserve"> t_itab</w:t>
      </w:r>
      <w:r>
        <w:rPr>
          <w:rStyle w:val="sy0"/>
        </w:rPr>
        <w:t>.</w:t>
      </w:r>
    </w:p>
    <w:p w:rsidR="00905172" w:rsidRDefault="00905172" w:rsidP="00905172">
      <w:pPr>
        <w:pStyle w:val="HTML"/>
      </w:pPr>
      <w:r>
        <w:t xml:space="preserve">itab_2 </w:t>
      </w:r>
      <w:r>
        <w:rPr>
          <w:rStyle w:val="sy1"/>
        </w:rPr>
        <w:t>=</w:t>
      </w:r>
      <w:r>
        <w:t xml:space="preserve"> </w:t>
      </w:r>
      <w:r>
        <w:rPr>
          <w:rStyle w:val="kw4"/>
        </w:rPr>
        <w:t>VALUE</w:t>
      </w:r>
      <w:r>
        <w:t xml:space="preserve"> #</w:t>
      </w:r>
      <w:r>
        <w:rPr>
          <w:rStyle w:val="br0"/>
        </w:rPr>
        <w:t>(</w:t>
      </w:r>
      <w:r>
        <w:t xml:space="preserve"> </w:t>
      </w:r>
      <w:r>
        <w:rPr>
          <w:rStyle w:val="br0"/>
        </w:rPr>
        <w:t>(</w:t>
      </w:r>
      <w:r>
        <w:t xml:space="preserve"> </w:t>
      </w:r>
      <w:r>
        <w:rPr>
          <w:rStyle w:val="nu0"/>
        </w:rPr>
        <w:t>100</w:t>
      </w:r>
      <w:r>
        <w:t xml:space="preserve"> </w:t>
      </w:r>
      <w:r>
        <w:rPr>
          <w:rStyle w:val="br0"/>
        </w:rPr>
        <w:t>)</w:t>
      </w:r>
      <w:r>
        <w:t xml:space="preserve"> </w:t>
      </w:r>
      <w:r>
        <w:rPr>
          <w:rStyle w:val="br0"/>
        </w:rPr>
        <w:t>(</w:t>
      </w:r>
      <w:r>
        <w:t xml:space="preserve"> </w:t>
      </w:r>
      <w:r>
        <w:rPr>
          <w:rStyle w:val="br0"/>
        </w:rPr>
        <w:t>)</w:t>
      </w:r>
      <w:r>
        <w:t xml:space="preserve"> </w:t>
      </w:r>
      <w:r>
        <w:rPr>
          <w:rStyle w:val="br0"/>
        </w:rPr>
        <w:t>(</w:t>
      </w:r>
      <w:r>
        <w:t xml:space="preserve"> </w:t>
      </w:r>
      <w:r>
        <w:rPr>
          <w:rStyle w:val="nu0"/>
        </w:rPr>
        <w:t>300</w:t>
      </w:r>
      <w:r>
        <w:t xml:space="preserve"> </w:t>
      </w:r>
      <w:r>
        <w:rPr>
          <w:rStyle w:val="br0"/>
        </w:rPr>
        <w:t>)</w:t>
      </w:r>
      <w:r>
        <w:t xml:space="preserve"> </w:t>
      </w:r>
      <w:r>
        <w:rPr>
          <w:rStyle w:val="br0"/>
        </w:rPr>
        <w:t>)</w:t>
      </w:r>
      <w:r>
        <w:rPr>
          <w:rStyle w:val="sy0"/>
        </w:rPr>
        <w:t>.</w:t>
      </w:r>
    </w:p>
    <w:p w:rsidR="002823C8" w:rsidRDefault="002823C8" w:rsidP="002823C8">
      <w:pPr>
        <w:pStyle w:val="a7"/>
        <w:spacing w:before="0" w:beforeAutospacing="0" w:after="0" w:afterAutospacing="0"/>
        <w:ind w:firstLine="567"/>
        <w:jc w:val="both"/>
        <w:rPr>
          <w:rFonts w:ascii="Arial Narrow" w:hAnsi="Arial Narrow"/>
        </w:rPr>
      </w:pPr>
    </w:p>
    <w:p w:rsidR="00905172" w:rsidRDefault="00905172" w:rsidP="00905172">
      <w:pPr>
        <w:pStyle w:val="3"/>
      </w:pPr>
      <w:r>
        <w:t>Example 2 – Sorted table with component as TABLE_LINE</w:t>
      </w:r>
    </w:p>
    <w:p w:rsidR="00905172" w:rsidRDefault="00905172" w:rsidP="00905172">
      <w:pPr>
        <w:pStyle w:val="a7"/>
      </w:pPr>
      <w:r>
        <w:t>Sorted table with TABLE_LINE as component</w:t>
      </w:r>
    </w:p>
    <w:p w:rsidR="00905172" w:rsidRDefault="00905172" w:rsidP="00905172">
      <w:pPr>
        <w:pStyle w:val="HTML"/>
      </w:pPr>
      <w:r>
        <w:rPr>
          <w:rStyle w:val="kw2"/>
        </w:rPr>
        <w:t>TYPES</w:t>
      </w:r>
      <w:r>
        <w:t xml:space="preserve"> t_itab_sorted </w:t>
      </w:r>
      <w:r>
        <w:rPr>
          <w:rStyle w:val="kw4"/>
        </w:rPr>
        <w:t>TYPE</w:t>
      </w:r>
      <w:r>
        <w:t xml:space="preserve"> </w:t>
      </w:r>
      <w:r>
        <w:rPr>
          <w:rStyle w:val="kw9"/>
        </w:rPr>
        <w:t xml:space="preserve">SORTED </w:t>
      </w:r>
      <w:r>
        <w:rPr>
          <w:rStyle w:val="kw4"/>
        </w:rPr>
        <w:t>TABLE</w:t>
      </w:r>
      <w:r>
        <w:rPr>
          <w:rStyle w:val="kw9"/>
        </w:rPr>
        <w:t xml:space="preserve"> OF</w:t>
      </w:r>
      <w:r>
        <w:t xml:space="preserve"> i</w:t>
      </w:r>
    </w:p>
    <w:p w:rsidR="00905172" w:rsidRDefault="00905172" w:rsidP="00905172">
      <w:pPr>
        <w:pStyle w:val="HTML"/>
      </w:pPr>
      <w:r>
        <w:t xml:space="preserve">                           </w:t>
      </w:r>
      <w:r>
        <w:rPr>
          <w:rStyle w:val="kw4"/>
        </w:rPr>
        <w:t>WITH</w:t>
      </w:r>
      <w:r>
        <w:rPr>
          <w:rStyle w:val="kw9"/>
        </w:rPr>
        <w:t xml:space="preserve"> </w:t>
      </w:r>
      <w:r>
        <w:rPr>
          <w:rStyle w:val="kw4"/>
        </w:rPr>
        <w:t>UNIQUE</w:t>
      </w:r>
      <w:r>
        <w:rPr>
          <w:rStyle w:val="kw9"/>
        </w:rPr>
        <w:t xml:space="preserve"> KEY</w:t>
      </w:r>
      <w:r>
        <w:t xml:space="preserve"> </w:t>
      </w:r>
      <w:r>
        <w:rPr>
          <w:rStyle w:val="kw4"/>
        </w:rPr>
        <w:t>table_line</w:t>
      </w:r>
      <w:r>
        <w:rPr>
          <w:rStyle w:val="sy0"/>
        </w:rPr>
        <w:t>.</w:t>
      </w:r>
    </w:p>
    <w:p w:rsidR="00905172" w:rsidRDefault="00905172" w:rsidP="00905172">
      <w:pPr>
        <w:pStyle w:val="HTML"/>
      </w:pPr>
      <w:r>
        <w:rPr>
          <w:rStyle w:val="co2"/>
        </w:rPr>
        <w:t>* classical</w:t>
      </w:r>
    </w:p>
    <w:p w:rsidR="00905172" w:rsidRDefault="00905172" w:rsidP="00905172">
      <w:pPr>
        <w:pStyle w:val="HTML"/>
      </w:pPr>
      <w:r>
        <w:rPr>
          <w:rStyle w:val="kw2"/>
        </w:rPr>
        <w:t>DATA</w:t>
      </w:r>
      <w:r>
        <w:t xml:space="preserve"> itab_s_o </w:t>
      </w:r>
      <w:r>
        <w:rPr>
          <w:rStyle w:val="kw4"/>
        </w:rPr>
        <w:t>TYPE</w:t>
      </w:r>
      <w:r>
        <w:t xml:space="preserve"> t_itab_sorted</w:t>
      </w:r>
      <w:r>
        <w:rPr>
          <w:rStyle w:val="sy0"/>
        </w:rPr>
        <w:t>.</w:t>
      </w:r>
    </w:p>
    <w:p w:rsidR="00905172" w:rsidRDefault="00905172" w:rsidP="00905172">
      <w:pPr>
        <w:pStyle w:val="HTML"/>
      </w:pPr>
      <w:r>
        <w:rPr>
          <w:rStyle w:val="kw8"/>
        </w:rPr>
        <w:t>READ TABLE</w:t>
      </w:r>
      <w:r>
        <w:t xml:space="preserve"> itab_s_o </w:t>
      </w:r>
      <w:r>
        <w:rPr>
          <w:rStyle w:val="kw4"/>
        </w:rPr>
        <w:t>TRANSPORTING</w:t>
      </w:r>
      <w:r>
        <w:rPr>
          <w:rStyle w:val="kw9"/>
        </w:rPr>
        <w:t xml:space="preserve">  </w:t>
      </w:r>
      <w:r>
        <w:rPr>
          <w:rStyle w:val="kw4"/>
        </w:rPr>
        <w:t>NO</w:t>
      </w:r>
      <w:r>
        <w:rPr>
          <w:rStyle w:val="kw9"/>
        </w:rPr>
        <w:t xml:space="preserve"> FIELDS</w:t>
      </w:r>
      <w:r>
        <w:t xml:space="preserve"> </w:t>
      </w:r>
      <w:r>
        <w:rPr>
          <w:rStyle w:val="kw4"/>
        </w:rPr>
        <w:t>WITH</w:t>
      </w:r>
      <w:r>
        <w:rPr>
          <w:rStyle w:val="kw9"/>
        </w:rPr>
        <w:t xml:space="preserve"> KEY</w:t>
      </w:r>
      <w:r>
        <w:t xml:space="preserve"> </w:t>
      </w:r>
      <w:r>
        <w:rPr>
          <w:rStyle w:val="kw4"/>
        </w:rPr>
        <w:t>table_line</w:t>
      </w:r>
      <w:r>
        <w:t xml:space="preserve"> </w:t>
      </w:r>
      <w:r>
        <w:rPr>
          <w:rStyle w:val="sy1"/>
        </w:rPr>
        <w:t>=</w:t>
      </w:r>
      <w:r>
        <w:t xml:space="preserve"> </w:t>
      </w:r>
      <w:r>
        <w:rPr>
          <w:rStyle w:val="nu0"/>
        </w:rPr>
        <w:t>100</w:t>
      </w:r>
      <w:r>
        <w:rPr>
          <w:rStyle w:val="sy0"/>
        </w:rPr>
        <w:t>.</w:t>
      </w:r>
    </w:p>
    <w:p w:rsidR="00905172" w:rsidRDefault="00905172" w:rsidP="00905172">
      <w:pPr>
        <w:pStyle w:val="HTML"/>
      </w:pPr>
      <w:r>
        <w:rPr>
          <w:rStyle w:val="kw1"/>
        </w:rPr>
        <w:t>IF</w:t>
      </w:r>
      <w:r>
        <w:t xml:space="preserve"> sy</w:t>
      </w:r>
      <w:r>
        <w:rPr>
          <w:rStyle w:val="sy0"/>
        </w:rPr>
        <w:t>-</w:t>
      </w:r>
      <w:r>
        <w:t xml:space="preserve">subrc </w:t>
      </w:r>
      <w:r>
        <w:rPr>
          <w:rStyle w:val="kw4"/>
        </w:rPr>
        <w:t>NE</w:t>
      </w:r>
      <w:r>
        <w:t xml:space="preserve"> </w:t>
      </w:r>
      <w:r>
        <w:rPr>
          <w:rStyle w:val="nu0"/>
        </w:rPr>
        <w:t>0</w:t>
      </w:r>
      <w:r>
        <w:rPr>
          <w:rStyle w:val="sy0"/>
        </w:rPr>
        <w:t>.</w:t>
      </w:r>
    </w:p>
    <w:p w:rsidR="00905172" w:rsidRDefault="00905172" w:rsidP="00905172">
      <w:pPr>
        <w:pStyle w:val="HTML"/>
      </w:pPr>
      <w:r>
        <w:t xml:space="preserve">  </w:t>
      </w:r>
      <w:r>
        <w:rPr>
          <w:rStyle w:val="kw3"/>
          <w:rFonts w:eastAsiaTheme="majorEastAsia"/>
        </w:rPr>
        <w:t>INSERT</w:t>
      </w:r>
      <w:r>
        <w:t xml:space="preserve"> </w:t>
      </w:r>
      <w:r>
        <w:rPr>
          <w:rStyle w:val="nu0"/>
        </w:rPr>
        <w:t>100</w:t>
      </w:r>
      <w:r>
        <w:t xml:space="preserve"> </w:t>
      </w:r>
      <w:r>
        <w:rPr>
          <w:rStyle w:val="kw4"/>
        </w:rPr>
        <w:t>INTO</w:t>
      </w:r>
      <w:r>
        <w:t xml:space="preserve"> itab_s_o </w:t>
      </w:r>
      <w:r>
        <w:rPr>
          <w:rStyle w:val="kw4"/>
        </w:rPr>
        <w:t>INDEX</w:t>
      </w:r>
      <w:r>
        <w:t xml:space="preserve"> sy</w:t>
      </w:r>
      <w:r>
        <w:rPr>
          <w:rStyle w:val="sy0"/>
        </w:rPr>
        <w:t>-</w:t>
      </w:r>
      <w:r>
        <w:t>tabix</w:t>
      </w:r>
      <w:r>
        <w:rPr>
          <w:rStyle w:val="sy0"/>
        </w:rPr>
        <w:t>.</w:t>
      </w:r>
    </w:p>
    <w:p w:rsidR="00905172" w:rsidRDefault="00905172" w:rsidP="00905172">
      <w:pPr>
        <w:pStyle w:val="HTML"/>
      </w:pPr>
      <w:r>
        <w:rPr>
          <w:rStyle w:val="kw1"/>
        </w:rPr>
        <w:t>ENDIF</w:t>
      </w:r>
      <w:r>
        <w:rPr>
          <w:rStyle w:val="sy0"/>
        </w:rPr>
        <w:t>.</w:t>
      </w:r>
    </w:p>
    <w:p w:rsidR="00905172" w:rsidRDefault="00905172" w:rsidP="00905172">
      <w:pPr>
        <w:pStyle w:val="HTML"/>
      </w:pPr>
      <w:r>
        <w:rPr>
          <w:rStyle w:val="kw8"/>
        </w:rPr>
        <w:t>READ TABLE</w:t>
      </w:r>
      <w:r>
        <w:t xml:space="preserve"> itab_s_o </w:t>
      </w:r>
      <w:r>
        <w:rPr>
          <w:rStyle w:val="kw4"/>
        </w:rPr>
        <w:t>TRANSPORTING</w:t>
      </w:r>
      <w:r>
        <w:rPr>
          <w:rStyle w:val="kw9"/>
        </w:rPr>
        <w:t xml:space="preserve">  </w:t>
      </w:r>
      <w:r>
        <w:rPr>
          <w:rStyle w:val="kw4"/>
        </w:rPr>
        <w:t>NO</w:t>
      </w:r>
      <w:r>
        <w:rPr>
          <w:rStyle w:val="kw9"/>
        </w:rPr>
        <w:t xml:space="preserve"> FIELDS</w:t>
      </w:r>
      <w:r>
        <w:t xml:space="preserve"> </w:t>
      </w:r>
      <w:r>
        <w:rPr>
          <w:rStyle w:val="kw4"/>
        </w:rPr>
        <w:t>WITH</w:t>
      </w:r>
      <w:r>
        <w:rPr>
          <w:rStyle w:val="kw9"/>
        </w:rPr>
        <w:t xml:space="preserve"> KEY</w:t>
      </w:r>
      <w:r>
        <w:t xml:space="preserve"> </w:t>
      </w:r>
      <w:r>
        <w:rPr>
          <w:rStyle w:val="kw4"/>
        </w:rPr>
        <w:t>table_line</w:t>
      </w:r>
      <w:r>
        <w:t xml:space="preserve"> </w:t>
      </w:r>
      <w:r>
        <w:rPr>
          <w:rStyle w:val="sy1"/>
        </w:rPr>
        <w:t>=</w:t>
      </w:r>
      <w:r>
        <w:t xml:space="preserve"> </w:t>
      </w:r>
      <w:r>
        <w:rPr>
          <w:rStyle w:val="nu0"/>
        </w:rPr>
        <w:t>0</w:t>
      </w:r>
      <w:r>
        <w:rPr>
          <w:rStyle w:val="sy0"/>
        </w:rPr>
        <w:t>.</w:t>
      </w:r>
    </w:p>
    <w:p w:rsidR="00905172" w:rsidRDefault="00905172" w:rsidP="00905172">
      <w:pPr>
        <w:pStyle w:val="HTML"/>
      </w:pPr>
      <w:r>
        <w:rPr>
          <w:rStyle w:val="kw1"/>
        </w:rPr>
        <w:t>IF</w:t>
      </w:r>
      <w:r>
        <w:t xml:space="preserve"> sy</w:t>
      </w:r>
      <w:r>
        <w:rPr>
          <w:rStyle w:val="sy0"/>
        </w:rPr>
        <w:t>-</w:t>
      </w:r>
      <w:r>
        <w:t xml:space="preserve">subrc </w:t>
      </w:r>
      <w:r>
        <w:rPr>
          <w:rStyle w:val="kw4"/>
        </w:rPr>
        <w:t>NE</w:t>
      </w:r>
      <w:r>
        <w:t xml:space="preserve"> </w:t>
      </w:r>
      <w:r>
        <w:rPr>
          <w:rStyle w:val="nu0"/>
        </w:rPr>
        <w:t>0</w:t>
      </w:r>
      <w:r>
        <w:rPr>
          <w:rStyle w:val="sy0"/>
        </w:rPr>
        <w:t>.</w:t>
      </w:r>
    </w:p>
    <w:p w:rsidR="00905172" w:rsidRDefault="00905172" w:rsidP="00905172">
      <w:pPr>
        <w:pStyle w:val="HTML"/>
      </w:pPr>
      <w:r>
        <w:t xml:space="preserve">  </w:t>
      </w:r>
      <w:r>
        <w:rPr>
          <w:rStyle w:val="kw3"/>
          <w:rFonts w:eastAsiaTheme="majorEastAsia"/>
        </w:rPr>
        <w:t>INSERT</w:t>
      </w:r>
      <w:r>
        <w:t xml:space="preserve"> </w:t>
      </w:r>
      <w:r>
        <w:rPr>
          <w:rStyle w:val="nu0"/>
        </w:rPr>
        <w:t>0</w:t>
      </w:r>
      <w:r>
        <w:t xml:space="preserve"> </w:t>
      </w:r>
      <w:r>
        <w:rPr>
          <w:rStyle w:val="kw4"/>
        </w:rPr>
        <w:t>INTO</w:t>
      </w:r>
      <w:r>
        <w:t xml:space="preserve"> itab_s_o </w:t>
      </w:r>
      <w:r>
        <w:rPr>
          <w:rStyle w:val="kw4"/>
        </w:rPr>
        <w:t>INDEX</w:t>
      </w:r>
      <w:r>
        <w:t xml:space="preserve"> sy</w:t>
      </w:r>
      <w:r>
        <w:rPr>
          <w:rStyle w:val="sy0"/>
        </w:rPr>
        <w:t>-</w:t>
      </w:r>
      <w:r>
        <w:t>tabix</w:t>
      </w:r>
      <w:r>
        <w:rPr>
          <w:rStyle w:val="sy0"/>
        </w:rPr>
        <w:t>.</w:t>
      </w:r>
    </w:p>
    <w:p w:rsidR="00905172" w:rsidRDefault="00905172" w:rsidP="00905172">
      <w:pPr>
        <w:pStyle w:val="HTML"/>
      </w:pPr>
      <w:r>
        <w:rPr>
          <w:rStyle w:val="kw1"/>
        </w:rPr>
        <w:t>ENDIF</w:t>
      </w:r>
      <w:r>
        <w:rPr>
          <w:rStyle w:val="sy0"/>
        </w:rPr>
        <w:t>.</w:t>
      </w:r>
    </w:p>
    <w:p w:rsidR="00905172" w:rsidRDefault="00905172" w:rsidP="00905172">
      <w:pPr>
        <w:pStyle w:val="HTML"/>
      </w:pPr>
      <w:r>
        <w:rPr>
          <w:rStyle w:val="kw8"/>
        </w:rPr>
        <w:t>READ TABLE</w:t>
      </w:r>
      <w:r>
        <w:t xml:space="preserve"> itab_s_o </w:t>
      </w:r>
      <w:r>
        <w:rPr>
          <w:rStyle w:val="kw4"/>
        </w:rPr>
        <w:t>TRANSPORTING</w:t>
      </w:r>
      <w:r>
        <w:rPr>
          <w:rStyle w:val="kw9"/>
        </w:rPr>
        <w:t xml:space="preserve">  </w:t>
      </w:r>
      <w:r>
        <w:rPr>
          <w:rStyle w:val="kw4"/>
        </w:rPr>
        <w:t>NO</w:t>
      </w:r>
      <w:r>
        <w:rPr>
          <w:rStyle w:val="kw9"/>
        </w:rPr>
        <w:t xml:space="preserve"> FIELDS</w:t>
      </w:r>
      <w:r>
        <w:t xml:space="preserve"> </w:t>
      </w:r>
      <w:r>
        <w:rPr>
          <w:rStyle w:val="kw4"/>
        </w:rPr>
        <w:t>WITH</w:t>
      </w:r>
      <w:r>
        <w:rPr>
          <w:rStyle w:val="kw9"/>
        </w:rPr>
        <w:t xml:space="preserve"> KEY</w:t>
      </w:r>
      <w:r>
        <w:t xml:space="preserve"> </w:t>
      </w:r>
      <w:r>
        <w:rPr>
          <w:rStyle w:val="kw4"/>
        </w:rPr>
        <w:t>table_line</w:t>
      </w:r>
      <w:r>
        <w:t xml:space="preserve"> </w:t>
      </w:r>
      <w:r>
        <w:rPr>
          <w:rStyle w:val="sy1"/>
        </w:rPr>
        <w:t>=</w:t>
      </w:r>
      <w:r>
        <w:t xml:space="preserve"> </w:t>
      </w:r>
      <w:r>
        <w:rPr>
          <w:rStyle w:val="nu0"/>
        </w:rPr>
        <w:t>300</w:t>
      </w:r>
      <w:r>
        <w:rPr>
          <w:rStyle w:val="sy0"/>
        </w:rPr>
        <w:t>.</w:t>
      </w:r>
    </w:p>
    <w:p w:rsidR="00905172" w:rsidRDefault="00905172" w:rsidP="00905172">
      <w:pPr>
        <w:pStyle w:val="HTML"/>
      </w:pPr>
      <w:r>
        <w:rPr>
          <w:rStyle w:val="kw1"/>
        </w:rPr>
        <w:t>IF</w:t>
      </w:r>
      <w:r>
        <w:t xml:space="preserve"> sy</w:t>
      </w:r>
      <w:r>
        <w:rPr>
          <w:rStyle w:val="sy0"/>
        </w:rPr>
        <w:t>-</w:t>
      </w:r>
      <w:r>
        <w:t xml:space="preserve">subrc </w:t>
      </w:r>
      <w:r>
        <w:rPr>
          <w:rStyle w:val="kw4"/>
        </w:rPr>
        <w:t>NE</w:t>
      </w:r>
      <w:r>
        <w:t xml:space="preserve"> </w:t>
      </w:r>
      <w:r>
        <w:rPr>
          <w:rStyle w:val="nu0"/>
        </w:rPr>
        <w:t>0</w:t>
      </w:r>
      <w:r>
        <w:rPr>
          <w:rStyle w:val="sy0"/>
        </w:rPr>
        <w:t>.</w:t>
      </w:r>
    </w:p>
    <w:p w:rsidR="00905172" w:rsidRDefault="00905172" w:rsidP="00905172">
      <w:pPr>
        <w:pStyle w:val="HTML"/>
      </w:pPr>
      <w:r>
        <w:t xml:space="preserve">  </w:t>
      </w:r>
      <w:r>
        <w:rPr>
          <w:rStyle w:val="kw3"/>
          <w:rFonts w:eastAsiaTheme="majorEastAsia"/>
        </w:rPr>
        <w:t>INSERT</w:t>
      </w:r>
      <w:r>
        <w:t xml:space="preserve"> </w:t>
      </w:r>
      <w:r>
        <w:rPr>
          <w:rStyle w:val="nu0"/>
        </w:rPr>
        <w:t>300</w:t>
      </w:r>
      <w:r>
        <w:t xml:space="preserve"> </w:t>
      </w:r>
      <w:r>
        <w:rPr>
          <w:rStyle w:val="kw4"/>
        </w:rPr>
        <w:t>INTO</w:t>
      </w:r>
      <w:r>
        <w:t xml:space="preserve"> itab_s_o </w:t>
      </w:r>
      <w:r>
        <w:rPr>
          <w:rStyle w:val="kw4"/>
        </w:rPr>
        <w:t>INDEX</w:t>
      </w:r>
      <w:r>
        <w:t xml:space="preserve"> sy</w:t>
      </w:r>
      <w:r>
        <w:rPr>
          <w:rStyle w:val="sy0"/>
        </w:rPr>
        <w:t>-</w:t>
      </w:r>
      <w:r>
        <w:t>tabix</w:t>
      </w:r>
      <w:r>
        <w:rPr>
          <w:rStyle w:val="sy0"/>
        </w:rPr>
        <w:t>.</w:t>
      </w:r>
    </w:p>
    <w:p w:rsidR="00905172" w:rsidRDefault="00905172" w:rsidP="00905172">
      <w:pPr>
        <w:pStyle w:val="HTML"/>
      </w:pPr>
      <w:r>
        <w:rPr>
          <w:rStyle w:val="kw1"/>
        </w:rPr>
        <w:t>ENDIF</w:t>
      </w:r>
      <w:r>
        <w:rPr>
          <w:rStyle w:val="sy0"/>
        </w:rPr>
        <w:t>.</w:t>
      </w:r>
    </w:p>
    <w:p w:rsidR="00905172" w:rsidRDefault="00905172" w:rsidP="00905172">
      <w:pPr>
        <w:pStyle w:val="HTML"/>
      </w:pPr>
      <w:r>
        <w:t> </w:t>
      </w:r>
    </w:p>
    <w:p w:rsidR="00905172" w:rsidRDefault="00905172" w:rsidP="00905172">
      <w:pPr>
        <w:pStyle w:val="HTML"/>
      </w:pPr>
      <w:r>
        <w:rPr>
          <w:rStyle w:val="co2"/>
        </w:rPr>
        <w:t xml:space="preserve">* using VALUE </w:t>
      </w:r>
    </w:p>
    <w:p w:rsidR="00905172" w:rsidRDefault="00905172" w:rsidP="00905172">
      <w:pPr>
        <w:pStyle w:val="HTML"/>
      </w:pPr>
      <w:r>
        <w:rPr>
          <w:rStyle w:val="kw2"/>
        </w:rPr>
        <w:t>DATA</w:t>
      </w:r>
      <w:r>
        <w:rPr>
          <w:rStyle w:val="br0"/>
          <w:rFonts w:eastAsiaTheme="majorEastAsia"/>
        </w:rPr>
        <w:t>(</w:t>
      </w:r>
      <w:r>
        <w:t>itab_sorted</w:t>
      </w:r>
      <w:r>
        <w:rPr>
          <w:rStyle w:val="br0"/>
          <w:rFonts w:eastAsiaTheme="majorEastAsia"/>
        </w:rPr>
        <w:t>)</w:t>
      </w:r>
      <w:r>
        <w:t xml:space="preserve"> </w:t>
      </w:r>
      <w:r>
        <w:rPr>
          <w:rStyle w:val="sy1"/>
        </w:rPr>
        <w:t>=</w:t>
      </w:r>
      <w:r>
        <w:t xml:space="preserve"> </w:t>
      </w:r>
      <w:r>
        <w:rPr>
          <w:rStyle w:val="kw4"/>
        </w:rPr>
        <w:t>VALUE</w:t>
      </w:r>
      <w:r>
        <w:t xml:space="preserve"> t_itab_sorted</w:t>
      </w:r>
      <w:r>
        <w:rPr>
          <w:rStyle w:val="br0"/>
          <w:rFonts w:eastAsiaTheme="majorEastAsia"/>
        </w:rPr>
        <w:t>(</w:t>
      </w:r>
      <w:r>
        <w:t xml:space="preserve"> </w:t>
      </w:r>
      <w:r>
        <w:rPr>
          <w:rStyle w:val="br0"/>
          <w:rFonts w:eastAsiaTheme="majorEastAsia"/>
        </w:rPr>
        <w:t>(</w:t>
      </w:r>
      <w:r>
        <w:t xml:space="preserve"> </w:t>
      </w:r>
      <w:r>
        <w:rPr>
          <w:rStyle w:val="nu0"/>
        </w:rPr>
        <w:t>100</w:t>
      </w:r>
      <w:r>
        <w:t xml:space="preserve"> </w:t>
      </w:r>
      <w:r>
        <w:rPr>
          <w:rStyle w:val="br0"/>
          <w:rFonts w:eastAsiaTheme="majorEastAsia"/>
        </w:rPr>
        <w:t>)</w:t>
      </w:r>
      <w:r>
        <w:t xml:space="preserve"> </w:t>
      </w:r>
      <w:r>
        <w:rPr>
          <w:rStyle w:val="br0"/>
          <w:rFonts w:eastAsiaTheme="majorEastAsia"/>
        </w:rPr>
        <w:t>(</w:t>
      </w:r>
      <w:r>
        <w:t xml:space="preserve"> </w:t>
      </w:r>
      <w:r>
        <w:rPr>
          <w:rStyle w:val="br0"/>
          <w:rFonts w:eastAsiaTheme="majorEastAsia"/>
        </w:rPr>
        <w:t>)</w:t>
      </w:r>
      <w:r>
        <w:t xml:space="preserve"> </w:t>
      </w:r>
      <w:r>
        <w:rPr>
          <w:rStyle w:val="br0"/>
          <w:rFonts w:eastAsiaTheme="majorEastAsia"/>
        </w:rPr>
        <w:t>(</w:t>
      </w:r>
      <w:r>
        <w:t xml:space="preserve"> </w:t>
      </w:r>
      <w:r>
        <w:rPr>
          <w:rStyle w:val="nu0"/>
        </w:rPr>
        <w:t>300</w:t>
      </w:r>
      <w:r>
        <w:t xml:space="preserve"> </w:t>
      </w:r>
      <w:r>
        <w:rPr>
          <w:rStyle w:val="br0"/>
          <w:rFonts w:eastAsiaTheme="majorEastAsia"/>
        </w:rPr>
        <w:t>)</w:t>
      </w:r>
      <w:r>
        <w:t xml:space="preserve"> </w:t>
      </w:r>
      <w:r>
        <w:rPr>
          <w:rStyle w:val="br0"/>
          <w:rFonts w:eastAsiaTheme="majorEastAsia"/>
        </w:rPr>
        <w:t>)</w:t>
      </w:r>
      <w:r>
        <w:rPr>
          <w:rStyle w:val="sy0"/>
        </w:rPr>
        <w:t>.</w:t>
      </w:r>
    </w:p>
    <w:p w:rsidR="00905172" w:rsidRDefault="00905172" w:rsidP="002823C8">
      <w:pPr>
        <w:pStyle w:val="a7"/>
        <w:spacing w:before="0" w:beforeAutospacing="0" w:after="0" w:afterAutospacing="0"/>
        <w:ind w:firstLine="567"/>
        <w:jc w:val="both"/>
        <w:rPr>
          <w:rFonts w:ascii="Arial Narrow" w:hAnsi="Arial Narrow"/>
        </w:rPr>
      </w:pPr>
    </w:p>
    <w:p w:rsidR="00905172" w:rsidRDefault="00905172" w:rsidP="00905172">
      <w:pPr>
        <w:pStyle w:val="3"/>
      </w:pPr>
      <w:r>
        <w:lastRenderedPageBreak/>
        <w:t>Example 3 – Sorted table with a specific component</w:t>
      </w:r>
    </w:p>
    <w:p w:rsidR="00905172" w:rsidRDefault="00905172" w:rsidP="00905172">
      <w:pPr>
        <w:pStyle w:val="a7"/>
      </w:pPr>
      <w:r>
        <w:t>Sorted table with Specific component</w:t>
      </w:r>
    </w:p>
    <w:p w:rsidR="00905172" w:rsidRDefault="00905172" w:rsidP="00905172">
      <w:pPr>
        <w:pStyle w:val="HTML"/>
      </w:pPr>
      <w:r>
        <w:rPr>
          <w:rStyle w:val="kw2"/>
        </w:rPr>
        <w:t>TYPES</w:t>
      </w:r>
      <w:r>
        <w:rPr>
          <w:rStyle w:val="sy0"/>
        </w:rPr>
        <w:t>:</w:t>
      </w:r>
    </w:p>
    <w:p w:rsidR="00905172" w:rsidRDefault="00905172" w:rsidP="00905172">
      <w:pPr>
        <w:pStyle w:val="HTML"/>
      </w:pPr>
      <w:r>
        <w:t xml:space="preserve">  </w:t>
      </w:r>
      <w:r>
        <w:rPr>
          <w:rStyle w:val="kw9"/>
        </w:rPr>
        <w:t>BEGIN OF</w:t>
      </w:r>
      <w:r>
        <w:t xml:space="preserve"> ty_sorted</w:t>
      </w:r>
      <w:r>
        <w:rPr>
          <w:rStyle w:val="sy0"/>
        </w:rPr>
        <w:t>,</w:t>
      </w:r>
    </w:p>
    <w:p w:rsidR="00905172" w:rsidRDefault="00905172" w:rsidP="00905172">
      <w:pPr>
        <w:pStyle w:val="HTML"/>
      </w:pPr>
      <w:r>
        <w:t xml:space="preserve">    num </w:t>
      </w:r>
      <w:r>
        <w:rPr>
          <w:rStyle w:val="kw4"/>
        </w:rPr>
        <w:t>TYPE</w:t>
      </w:r>
      <w:r>
        <w:t xml:space="preserve"> i</w:t>
      </w:r>
      <w:r>
        <w:rPr>
          <w:rStyle w:val="sy0"/>
        </w:rPr>
        <w:t>,</w:t>
      </w:r>
    </w:p>
    <w:p w:rsidR="00905172" w:rsidRDefault="00905172" w:rsidP="00905172">
      <w:pPr>
        <w:pStyle w:val="HTML"/>
      </w:pPr>
      <w:r>
        <w:t xml:space="preserve">  </w:t>
      </w:r>
      <w:r>
        <w:rPr>
          <w:rStyle w:val="kw9"/>
        </w:rPr>
        <w:t>END   OF</w:t>
      </w:r>
      <w:r>
        <w:t xml:space="preserve"> ty_sorted</w:t>
      </w:r>
      <w:r>
        <w:rPr>
          <w:rStyle w:val="sy0"/>
        </w:rPr>
        <w:t>,</w:t>
      </w:r>
    </w:p>
    <w:p w:rsidR="00905172" w:rsidRDefault="00905172" w:rsidP="00905172">
      <w:pPr>
        <w:pStyle w:val="HTML"/>
      </w:pPr>
      <w:r>
        <w:t xml:space="preserve">  tt_sorted </w:t>
      </w:r>
      <w:r>
        <w:rPr>
          <w:rStyle w:val="kw4"/>
        </w:rPr>
        <w:t>TYPE</w:t>
      </w:r>
      <w:r>
        <w:t xml:space="preserve"> </w:t>
      </w:r>
      <w:r>
        <w:rPr>
          <w:rStyle w:val="kw9"/>
        </w:rPr>
        <w:t xml:space="preserve">SORTED </w:t>
      </w:r>
      <w:r>
        <w:rPr>
          <w:rStyle w:val="kw4"/>
        </w:rPr>
        <w:t>TABLE</w:t>
      </w:r>
      <w:r>
        <w:rPr>
          <w:rStyle w:val="kw9"/>
        </w:rPr>
        <w:t xml:space="preserve"> OF</w:t>
      </w:r>
      <w:r>
        <w:t xml:space="preserve"> ty_sorted</w:t>
      </w:r>
    </w:p>
    <w:p w:rsidR="00905172" w:rsidRDefault="00905172" w:rsidP="00905172">
      <w:pPr>
        <w:pStyle w:val="HTML"/>
      </w:pPr>
      <w:r>
        <w:t xml:space="preserve">                                  </w:t>
      </w:r>
      <w:r>
        <w:rPr>
          <w:rStyle w:val="kw4"/>
        </w:rPr>
        <w:t>WITH</w:t>
      </w:r>
      <w:r>
        <w:rPr>
          <w:rStyle w:val="kw9"/>
        </w:rPr>
        <w:t xml:space="preserve"> </w:t>
      </w:r>
      <w:r>
        <w:rPr>
          <w:rStyle w:val="kw4"/>
        </w:rPr>
        <w:t>UNIQUE</w:t>
      </w:r>
      <w:r>
        <w:rPr>
          <w:rStyle w:val="kw9"/>
        </w:rPr>
        <w:t xml:space="preserve"> KEY</w:t>
      </w:r>
      <w:r>
        <w:t xml:space="preserve"> num</w:t>
      </w:r>
      <w:r>
        <w:rPr>
          <w:rStyle w:val="sy0"/>
        </w:rPr>
        <w:t>.</w:t>
      </w:r>
    </w:p>
    <w:p w:rsidR="00905172" w:rsidRDefault="00905172" w:rsidP="00905172">
      <w:pPr>
        <w:pStyle w:val="HTML"/>
      </w:pPr>
      <w:r>
        <w:t> </w:t>
      </w:r>
    </w:p>
    <w:p w:rsidR="00905172" w:rsidRDefault="00905172" w:rsidP="00905172">
      <w:pPr>
        <w:pStyle w:val="HTML"/>
      </w:pPr>
      <w:r>
        <w:rPr>
          <w:rStyle w:val="co2"/>
        </w:rPr>
        <w:t>* Using VALUE</w:t>
      </w:r>
    </w:p>
    <w:p w:rsidR="00905172" w:rsidRDefault="00905172" w:rsidP="00905172">
      <w:pPr>
        <w:pStyle w:val="HTML"/>
      </w:pPr>
      <w:r>
        <w:rPr>
          <w:rStyle w:val="kw2"/>
        </w:rPr>
        <w:t>DATA</w:t>
      </w:r>
      <w:r>
        <w:rPr>
          <w:rStyle w:val="br0"/>
        </w:rPr>
        <w:t>(</w:t>
      </w:r>
      <w:r>
        <w:t>itab_sorted_c</w:t>
      </w:r>
      <w:r>
        <w:rPr>
          <w:rStyle w:val="br0"/>
        </w:rPr>
        <w:t>)</w:t>
      </w:r>
      <w:r>
        <w:t xml:space="preserve"> </w:t>
      </w:r>
      <w:r>
        <w:rPr>
          <w:rStyle w:val="sy1"/>
        </w:rPr>
        <w:t>=</w:t>
      </w:r>
      <w:r>
        <w:t xml:space="preserve"> </w:t>
      </w:r>
      <w:r>
        <w:rPr>
          <w:rStyle w:val="kw4"/>
        </w:rPr>
        <w:t>VALUE</w:t>
      </w:r>
      <w:r>
        <w:t xml:space="preserve"> tt_sorted</w:t>
      </w:r>
      <w:r>
        <w:rPr>
          <w:rStyle w:val="br0"/>
        </w:rPr>
        <w:t>(</w:t>
      </w:r>
      <w:r>
        <w:t xml:space="preserve"> </w:t>
      </w:r>
      <w:r>
        <w:rPr>
          <w:rStyle w:val="br0"/>
        </w:rPr>
        <w:t>(</w:t>
      </w:r>
      <w:r>
        <w:t xml:space="preserve"> num </w:t>
      </w:r>
      <w:r>
        <w:rPr>
          <w:rStyle w:val="sy1"/>
        </w:rPr>
        <w:t>=</w:t>
      </w:r>
      <w:r>
        <w:t xml:space="preserve"> </w:t>
      </w:r>
      <w:r>
        <w:rPr>
          <w:rStyle w:val="nu0"/>
        </w:rPr>
        <w:t>100</w:t>
      </w:r>
      <w:r>
        <w:t xml:space="preserve"> </w:t>
      </w:r>
      <w:r>
        <w:rPr>
          <w:rStyle w:val="br0"/>
        </w:rPr>
        <w:t>)</w:t>
      </w:r>
    </w:p>
    <w:p w:rsidR="00905172" w:rsidRDefault="00905172" w:rsidP="00905172">
      <w:pPr>
        <w:pStyle w:val="HTML"/>
      </w:pPr>
      <w:r>
        <w:t xml:space="preserve">                                     </w:t>
      </w:r>
      <w:r>
        <w:rPr>
          <w:rStyle w:val="br0"/>
        </w:rPr>
        <w:t>(</w:t>
      </w:r>
      <w:r>
        <w:t xml:space="preserve"> </w:t>
      </w:r>
      <w:r>
        <w:rPr>
          <w:rStyle w:val="br0"/>
        </w:rPr>
        <w:t>)</w:t>
      </w:r>
    </w:p>
    <w:p w:rsidR="00905172" w:rsidRDefault="00905172" w:rsidP="00905172">
      <w:pPr>
        <w:pStyle w:val="HTML"/>
      </w:pPr>
      <w:r>
        <w:t xml:space="preserve">                                     </w:t>
      </w:r>
      <w:r>
        <w:rPr>
          <w:rStyle w:val="br0"/>
        </w:rPr>
        <w:t>(</w:t>
      </w:r>
      <w:r>
        <w:t xml:space="preserve"> num </w:t>
      </w:r>
      <w:r>
        <w:rPr>
          <w:rStyle w:val="sy1"/>
        </w:rPr>
        <w:t>=</w:t>
      </w:r>
      <w:r>
        <w:t xml:space="preserve"> </w:t>
      </w:r>
      <w:r>
        <w:rPr>
          <w:rStyle w:val="nu0"/>
        </w:rPr>
        <w:t>300</w:t>
      </w:r>
      <w:r>
        <w:t xml:space="preserve"> </w:t>
      </w:r>
      <w:r>
        <w:rPr>
          <w:rStyle w:val="br0"/>
        </w:rPr>
        <w:t>)</w:t>
      </w:r>
    </w:p>
    <w:p w:rsidR="00905172" w:rsidRDefault="00905172" w:rsidP="00905172">
      <w:pPr>
        <w:pStyle w:val="HTML"/>
      </w:pPr>
      <w:r>
        <w:t xml:space="preserve">                                    </w:t>
      </w:r>
      <w:r>
        <w:rPr>
          <w:rStyle w:val="br0"/>
        </w:rPr>
        <w:t>)</w:t>
      </w:r>
      <w:r>
        <w:rPr>
          <w:rStyle w:val="sy0"/>
        </w:rPr>
        <w:t>.</w:t>
      </w:r>
    </w:p>
    <w:p w:rsidR="00905172" w:rsidRDefault="00905172" w:rsidP="00905172">
      <w:pPr>
        <w:pStyle w:val="3"/>
      </w:pPr>
      <w:r>
        <w:t>Example 4 – Table with more components</w:t>
      </w:r>
    </w:p>
    <w:p w:rsidR="00905172" w:rsidRDefault="00905172" w:rsidP="00905172">
      <w:pPr>
        <w:pStyle w:val="a7"/>
      </w:pPr>
      <w:r>
        <w:t>Standard table with more components</w:t>
      </w:r>
    </w:p>
    <w:p w:rsidR="00905172" w:rsidRDefault="00905172" w:rsidP="002823C8">
      <w:pPr>
        <w:pStyle w:val="a7"/>
        <w:spacing w:before="0" w:beforeAutospacing="0" w:after="0" w:afterAutospacing="0"/>
        <w:ind w:firstLine="567"/>
        <w:jc w:val="both"/>
        <w:rPr>
          <w:rFonts w:ascii="Arial Narrow" w:hAnsi="Arial Narrow"/>
        </w:rPr>
      </w:pPr>
    </w:p>
    <w:p w:rsidR="00905172" w:rsidRDefault="00905172" w:rsidP="00905172">
      <w:pPr>
        <w:pStyle w:val="HTML"/>
      </w:pPr>
      <w:r>
        <w:rPr>
          <w:rStyle w:val="kw2"/>
        </w:rPr>
        <w:t>TYPES</w:t>
      </w:r>
      <w:r>
        <w:rPr>
          <w:rStyle w:val="sy0"/>
        </w:rPr>
        <w:t>:</w:t>
      </w:r>
    </w:p>
    <w:p w:rsidR="00905172" w:rsidRDefault="00905172" w:rsidP="00905172">
      <w:pPr>
        <w:pStyle w:val="HTML"/>
      </w:pPr>
      <w:r>
        <w:t xml:space="preserve">  </w:t>
      </w:r>
      <w:r>
        <w:rPr>
          <w:rStyle w:val="kw9"/>
        </w:rPr>
        <w:t>BEGIN OF</w:t>
      </w:r>
      <w:r>
        <w:t xml:space="preserve"> ty_data</w:t>
      </w:r>
      <w:r>
        <w:rPr>
          <w:rStyle w:val="sy0"/>
        </w:rPr>
        <w:t>,</w:t>
      </w:r>
    </w:p>
    <w:p w:rsidR="00905172" w:rsidRDefault="00905172" w:rsidP="00905172">
      <w:pPr>
        <w:pStyle w:val="HTML"/>
      </w:pPr>
      <w:r>
        <w:t xml:space="preserve">    kunnr </w:t>
      </w:r>
      <w:r>
        <w:rPr>
          <w:rStyle w:val="kw4"/>
        </w:rPr>
        <w:t>TYPE</w:t>
      </w:r>
      <w:r>
        <w:t xml:space="preserve"> kunnr</w:t>
      </w:r>
      <w:r>
        <w:rPr>
          <w:rStyle w:val="sy0"/>
        </w:rPr>
        <w:t>,</w:t>
      </w:r>
    </w:p>
    <w:p w:rsidR="00905172" w:rsidRDefault="00905172" w:rsidP="00905172">
      <w:pPr>
        <w:pStyle w:val="HTML"/>
      </w:pPr>
      <w:r>
        <w:t xml:space="preserve">    name1 </w:t>
      </w:r>
      <w:r>
        <w:rPr>
          <w:rStyle w:val="kw4"/>
        </w:rPr>
        <w:t>TYPE</w:t>
      </w:r>
      <w:r>
        <w:t xml:space="preserve"> name1</w:t>
      </w:r>
      <w:r>
        <w:rPr>
          <w:rStyle w:val="sy0"/>
        </w:rPr>
        <w:t>,</w:t>
      </w:r>
    </w:p>
    <w:p w:rsidR="00905172" w:rsidRDefault="00905172" w:rsidP="00905172">
      <w:pPr>
        <w:pStyle w:val="HTML"/>
      </w:pPr>
      <w:r>
        <w:t xml:space="preserve">    ort01 </w:t>
      </w:r>
      <w:r>
        <w:rPr>
          <w:rStyle w:val="kw4"/>
        </w:rPr>
        <w:t>TYPE</w:t>
      </w:r>
      <w:r>
        <w:t xml:space="preserve"> ort01</w:t>
      </w:r>
      <w:r>
        <w:rPr>
          <w:rStyle w:val="sy0"/>
        </w:rPr>
        <w:t>,</w:t>
      </w:r>
    </w:p>
    <w:p w:rsidR="00905172" w:rsidRDefault="00905172" w:rsidP="00905172">
      <w:pPr>
        <w:pStyle w:val="HTML"/>
      </w:pPr>
      <w:r>
        <w:t xml:space="preserve">    land1 </w:t>
      </w:r>
      <w:r>
        <w:rPr>
          <w:rStyle w:val="kw4"/>
        </w:rPr>
        <w:t>TYPE</w:t>
      </w:r>
      <w:r>
        <w:t xml:space="preserve"> land1</w:t>
      </w:r>
      <w:r>
        <w:rPr>
          <w:rStyle w:val="sy0"/>
        </w:rPr>
        <w:t>,</w:t>
      </w:r>
    </w:p>
    <w:p w:rsidR="00905172" w:rsidRDefault="00905172" w:rsidP="00905172">
      <w:pPr>
        <w:pStyle w:val="HTML"/>
      </w:pPr>
      <w:r>
        <w:t xml:space="preserve">  </w:t>
      </w:r>
      <w:r>
        <w:rPr>
          <w:rStyle w:val="kw9"/>
        </w:rPr>
        <w:t>END   OF</w:t>
      </w:r>
      <w:r>
        <w:t xml:space="preserve"> ty_data</w:t>
      </w:r>
      <w:r>
        <w:rPr>
          <w:rStyle w:val="sy0"/>
        </w:rPr>
        <w:t>.</w:t>
      </w:r>
    </w:p>
    <w:p w:rsidR="00905172" w:rsidRDefault="00905172" w:rsidP="00905172">
      <w:pPr>
        <w:pStyle w:val="HTML"/>
      </w:pPr>
      <w:r>
        <w:rPr>
          <w:rStyle w:val="kw2"/>
        </w:rPr>
        <w:t>TYPES</w:t>
      </w:r>
      <w:r>
        <w:rPr>
          <w:rStyle w:val="sy0"/>
        </w:rPr>
        <w:t>:</w:t>
      </w:r>
      <w:r>
        <w:t xml:space="preserve"> tt_data </w:t>
      </w:r>
      <w:r>
        <w:rPr>
          <w:rStyle w:val="kw4"/>
        </w:rPr>
        <w:t>TYPE</w:t>
      </w:r>
      <w:r>
        <w:t xml:space="preserve"> </w:t>
      </w:r>
      <w:r>
        <w:rPr>
          <w:rStyle w:val="kw9"/>
        </w:rPr>
        <w:t xml:space="preserve">STANDARD </w:t>
      </w:r>
      <w:r>
        <w:rPr>
          <w:rStyle w:val="kw4"/>
        </w:rPr>
        <w:t>TABLE</w:t>
      </w:r>
      <w:r>
        <w:rPr>
          <w:rStyle w:val="kw9"/>
        </w:rPr>
        <w:t xml:space="preserve"> OF</w:t>
      </w:r>
      <w:r>
        <w:t xml:space="preserve"> ty_data</w:t>
      </w:r>
    </w:p>
    <w:p w:rsidR="00905172" w:rsidRDefault="00905172" w:rsidP="00905172">
      <w:pPr>
        <w:pStyle w:val="HTML"/>
      </w:pPr>
      <w:r>
        <w:t xml:space="preserve">                                        </w:t>
      </w:r>
      <w:r>
        <w:rPr>
          <w:rStyle w:val="kw4"/>
        </w:rPr>
        <w:t>WITH</w:t>
      </w:r>
      <w:r>
        <w:t xml:space="preserve"> </w:t>
      </w:r>
      <w:r>
        <w:rPr>
          <w:rStyle w:val="kw4"/>
        </w:rPr>
        <w:t>DEFAULT</w:t>
      </w:r>
      <w:r>
        <w:rPr>
          <w:rStyle w:val="kw9"/>
        </w:rPr>
        <w:t xml:space="preserve"> KEY</w:t>
      </w:r>
      <w:r>
        <w:rPr>
          <w:rStyle w:val="sy0"/>
        </w:rPr>
        <w:t>.</w:t>
      </w:r>
    </w:p>
    <w:p w:rsidR="00905172" w:rsidRDefault="00905172" w:rsidP="00905172">
      <w:pPr>
        <w:pStyle w:val="HTML"/>
      </w:pPr>
      <w:r>
        <w:rPr>
          <w:rStyle w:val="co2"/>
        </w:rPr>
        <w:t>* classical</w:t>
      </w:r>
    </w:p>
    <w:p w:rsidR="00905172" w:rsidRDefault="00905172" w:rsidP="00905172">
      <w:pPr>
        <w:pStyle w:val="HTML"/>
      </w:pPr>
      <w:r>
        <w:rPr>
          <w:rStyle w:val="kw2"/>
        </w:rPr>
        <w:t>DATA</w:t>
      </w:r>
      <w:r>
        <w:rPr>
          <w:rStyle w:val="sy0"/>
        </w:rPr>
        <w:t>:</w:t>
      </w:r>
      <w:r>
        <w:t xml:space="preserve"> itab_multi_c </w:t>
      </w:r>
      <w:r>
        <w:rPr>
          <w:rStyle w:val="kw4"/>
        </w:rPr>
        <w:t>TYPE</w:t>
      </w:r>
      <w:r>
        <w:t xml:space="preserve"> tt_data</w:t>
      </w:r>
      <w:r>
        <w:rPr>
          <w:rStyle w:val="sy0"/>
        </w:rPr>
        <w:t>.</w:t>
      </w:r>
    </w:p>
    <w:p w:rsidR="00905172" w:rsidRDefault="00905172" w:rsidP="00905172">
      <w:pPr>
        <w:pStyle w:val="HTML"/>
      </w:pPr>
      <w:r>
        <w:rPr>
          <w:rStyle w:val="kw2"/>
        </w:rPr>
        <w:t>FIELD-SYMBOLS</w:t>
      </w:r>
      <w:r>
        <w:rPr>
          <w:rStyle w:val="sy0"/>
        </w:rPr>
        <w:t>:</w:t>
      </w:r>
      <w:r>
        <w:t xml:space="preserve"> </w:t>
      </w:r>
      <w:r>
        <w:rPr>
          <w:rStyle w:val="sy1"/>
        </w:rPr>
        <w:t>&lt;</w:t>
      </w:r>
      <w:r>
        <w:t>fs</w:t>
      </w:r>
      <w:r>
        <w:rPr>
          <w:rStyle w:val="sy1"/>
        </w:rPr>
        <w:t>&gt;</w:t>
      </w:r>
      <w:r>
        <w:t xml:space="preserve"> </w:t>
      </w:r>
      <w:r>
        <w:rPr>
          <w:rStyle w:val="kw4"/>
        </w:rPr>
        <w:t>LIKE</w:t>
      </w:r>
      <w:r>
        <w:t xml:space="preserve"> </w:t>
      </w:r>
      <w:r>
        <w:rPr>
          <w:rStyle w:val="kw4"/>
        </w:rPr>
        <w:t>LINE</w:t>
      </w:r>
      <w:r>
        <w:rPr>
          <w:rStyle w:val="kw9"/>
        </w:rPr>
        <w:t xml:space="preserve"> OF</w:t>
      </w:r>
      <w:r>
        <w:t xml:space="preserve"> itab_multi_c</w:t>
      </w:r>
      <w:r>
        <w:rPr>
          <w:rStyle w:val="sy0"/>
        </w:rPr>
        <w:t>.</w:t>
      </w:r>
    </w:p>
    <w:p w:rsidR="00905172" w:rsidRDefault="00905172" w:rsidP="00905172">
      <w:pPr>
        <w:pStyle w:val="HTML"/>
      </w:pPr>
      <w:r>
        <w:rPr>
          <w:rStyle w:val="kw3"/>
        </w:rPr>
        <w:t>APPEND</w:t>
      </w:r>
      <w:r>
        <w:t xml:space="preserve"> </w:t>
      </w:r>
      <w:r>
        <w:rPr>
          <w:rStyle w:val="kw4"/>
        </w:rPr>
        <w:t>INITIAL</w:t>
      </w:r>
      <w:r>
        <w:rPr>
          <w:rStyle w:val="kw9"/>
        </w:rPr>
        <w:t xml:space="preserve"> LINE</w:t>
      </w:r>
      <w:r>
        <w:t xml:space="preserve"> </w:t>
      </w:r>
      <w:r>
        <w:rPr>
          <w:rStyle w:val="kw4"/>
        </w:rPr>
        <w:t>TO</w:t>
      </w:r>
      <w:r>
        <w:t xml:space="preserve"> itab_multi_c </w:t>
      </w:r>
      <w:r>
        <w:rPr>
          <w:rStyle w:val="kw4"/>
        </w:rPr>
        <w:t>ASSIGNING</w:t>
      </w:r>
      <w:r>
        <w:t xml:space="preserve"> </w:t>
      </w:r>
      <w:r>
        <w:rPr>
          <w:rStyle w:val="sy1"/>
        </w:rPr>
        <w:t>&lt;</w:t>
      </w:r>
      <w:r>
        <w:t>fs</w:t>
      </w:r>
      <w:r>
        <w:rPr>
          <w:rStyle w:val="sy1"/>
        </w:rPr>
        <w:t>&gt;</w:t>
      </w:r>
      <w:r>
        <w:rPr>
          <w:rStyle w:val="sy0"/>
        </w:rPr>
        <w:t>.</w:t>
      </w:r>
    </w:p>
    <w:p w:rsidR="00905172" w:rsidRDefault="00905172" w:rsidP="00905172">
      <w:pPr>
        <w:pStyle w:val="HTML"/>
      </w:pPr>
      <w:r>
        <w:rPr>
          <w:rStyle w:val="sy1"/>
        </w:rPr>
        <w:t>&lt;</w:t>
      </w:r>
      <w:r>
        <w:t>fs</w:t>
      </w:r>
      <w:r>
        <w:rPr>
          <w:rStyle w:val="sy1"/>
        </w:rPr>
        <w:t>&gt;</w:t>
      </w:r>
      <w:r>
        <w:rPr>
          <w:rStyle w:val="sy0"/>
        </w:rPr>
        <w:t>-</w:t>
      </w:r>
      <w:r>
        <w:t xml:space="preserve">kunnr </w:t>
      </w:r>
      <w:r>
        <w:rPr>
          <w:rStyle w:val="sy1"/>
        </w:rPr>
        <w:t>=</w:t>
      </w:r>
      <w:r>
        <w:t xml:space="preserve"> </w:t>
      </w:r>
      <w:r>
        <w:rPr>
          <w:rStyle w:val="st0"/>
        </w:rPr>
        <w:t>'123'</w:t>
      </w:r>
      <w:r>
        <w:rPr>
          <w:rStyle w:val="sy0"/>
        </w:rPr>
        <w:t>.</w:t>
      </w:r>
    </w:p>
    <w:p w:rsidR="00905172" w:rsidRDefault="00905172" w:rsidP="00905172">
      <w:pPr>
        <w:pStyle w:val="HTML"/>
      </w:pPr>
      <w:r>
        <w:rPr>
          <w:rStyle w:val="sy1"/>
        </w:rPr>
        <w:t>&lt;</w:t>
      </w:r>
      <w:r>
        <w:t>fs</w:t>
      </w:r>
      <w:r>
        <w:rPr>
          <w:rStyle w:val="sy1"/>
        </w:rPr>
        <w:t>&gt;</w:t>
      </w:r>
      <w:r>
        <w:rPr>
          <w:rStyle w:val="sy0"/>
        </w:rPr>
        <w:t>-</w:t>
      </w:r>
      <w:r>
        <w:t xml:space="preserve">name1 </w:t>
      </w:r>
      <w:r>
        <w:rPr>
          <w:rStyle w:val="sy1"/>
        </w:rPr>
        <w:t>=</w:t>
      </w:r>
      <w:r>
        <w:t xml:space="preserve"> </w:t>
      </w:r>
      <w:r>
        <w:rPr>
          <w:rStyle w:val="st0"/>
        </w:rPr>
        <w:t>'ABCD'</w:t>
      </w:r>
      <w:r>
        <w:rPr>
          <w:rStyle w:val="sy0"/>
        </w:rPr>
        <w:t>.</w:t>
      </w:r>
    </w:p>
    <w:p w:rsidR="00905172" w:rsidRDefault="00905172" w:rsidP="00905172">
      <w:pPr>
        <w:pStyle w:val="HTML"/>
      </w:pPr>
      <w:r>
        <w:rPr>
          <w:rStyle w:val="sy1"/>
        </w:rPr>
        <w:t>&lt;</w:t>
      </w:r>
      <w:r>
        <w:t>fs</w:t>
      </w:r>
      <w:r>
        <w:rPr>
          <w:rStyle w:val="sy1"/>
        </w:rPr>
        <w:t>&gt;</w:t>
      </w:r>
      <w:r>
        <w:rPr>
          <w:rStyle w:val="sy0"/>
        </w:rPr>
        <w:t>-</w:t>
      </w:r>
      <w:r>
        <w:t xml:space="preserve">ort01 </w:t>
      </w:r>
      <w:r>
        <w:rPr>
          <w:rStyle w:val="sy1"/>
        </w:rPr>
        <w:t>=</w:t>
      </w:r>
      <w:r>
        <w:t xml:space="preserve"> </w:t>
      </w:r>
      <w:r>
        <w:rPr>
          <w:rStyle w:val="st0"/>
        </w:rPr>
        <w:t>'LV'</w:t>
      </w:r>
      <w:r>
        <w:rPr>
          <w:rStyle w:val="sy0"/>
        </w:rPr>
        <w:t>.</w:t>
      </w:r>
    </w:p>
    <w:p w:rsidR="00905172" w:rsidRDefault="00905172" w:rsidP="00905172">
      <w:pPr>
        <w:pStyle w:val="HTML"/>
      </w:pPr>
      <w:r>
        <w:rPr>
          <w:rStyle w:val="sy1"/>
        </w:rPr>
        <w:t>&lt;</w:t>
      </w:r>
      <w:r>
        <w:t>fs</w:t>
      </w:r>
      <w:r>
        <w:rPr>
          <w:rStyle w:val="sy1"/>
        </w:rPr>
        <w:t>&gt;</w:t>
      </w:r>
      <w:r>
        <w:rPr>
          <w:rStyle w:val="sy0"/>
        </w:rPr>
        <w:t>-</w:t>
      </w:r>
      <w:r>
        <w:t xml:space="preserve">land1 </w:t>
      </w:r>
      <w:r>
        <w:rPr>
          <w:rStyle w:val="sy1"/>
        </w:rPr>
        <w:t>=</w:t>
      </w:r>
      <w:r>
        <w:t xml:space="preserve"> </w:t>
      </w:r>
      <w:r>
        <w:rPr>
          <w:rStyle w:val="st0"/>
        </w:rPr>
        <w:t>'NV'</w:t>
      </w:r>
      <w:r>
        <w:rPr>
          <w:rStyle w:val="sy0"/>
        </w:rPr>
        <w:t>.</w:t>
      </w:r>
    </w:p>
    <w:p w:rsidR="00905172" w:rsidRDefault="00905172" w:rsidP="00905172">
      <w:pPr>
        <w:pStyle w:val="HTML"/>
      </w:pPr>
      <w:r>
        <w:rPr>
          <w:rStyle w:val="kw3"/>
        </w:rPr>
        <w:t>APPEND</w:t>
      </w:r>
      <w:r>
        <w:t xml:space="preserve"> </w:t>
      </w:r>
      <w:r>
        <w:rPr>
          <w:rStyle w:val="kw4"/>
        </w:rPr>
        <w:t>INITIAL</w:t>
      </w:r>
      <w:r>
        <w:rPr>
          <w:rStyle w:val="kw9"/>
        </w:rPr>
        <w:t xml:space="preserve"> LINE</w:t>
      </w:r>
      <w:r>
        <w:t xml:space="preserve"> </w:t>
      </w:r>
      <w:r>
        <w:rPr>
          <w:rStyle w:val="kw4"/>
        </w:rPr>
        <w:t>TO</w:t>
      </w:r>
      <w:r>
        <w:t xml:space="preserve"> itab_multi_c </w:t>
      </w:r>
      <w:r>
        <w:rPr>
          <w:rStyle w:val="kw4"/>
        </w:rPr>
        <w:t>ASSIGNING</w:t>
      </w:r>
      <w:r>
        <w:t xml:space="preserve"> </w:t>
      </w:r>
      <w:r>
        <w:rPr>
          <w:rStyle w:val="sy1"/>
        </w:rPr>
        <w:t>&lt;</w:t>
      </w:r>
      <w:r>
        <w:t>fs</w:t>
      </w:r>
      <w:r>
        <w:rPr>
          <w:rStyle w:val="sy1"/>
        </w:rPr>
        <w:t>&gt;</w:t>
      </w:r>
      <w:r>
        <w:rPr>
          <w:rStyle w:val="sy0"/>
        </w:rPr>
        <w:t>.</w:t>
      </w:r>
    </w:p>
    <w:p w:rsidR="00905172" w:rsidRDefault="00905172" w:rsidP="00905172">
      <w:pPr>
        <w:pStyle w:val="HTML"/>
      </w:pPr>
      <w:r>
        <w:rPr>
          <w:rStyle w:val="sy1"/>
        </w:rPr>
        <w:t>&lt;</w:t>
      </w:r>
      <w:r>
        <w:t>fs</w:t>
      </w:r>
      <w:r>
        <w:rPr>
          <w:rStyle w:val="sy1"/>
        </w:rPr>
        <w:t>&gt;</w:t>
      </w:r>
      <w:r>
        <w:rPr>
          <w:rStyle w:val="sy0"/>
        </w:rPr>
        <w:t>-</w:t>
      </w:r>
      <w:r>
        <w:t xml:space="preserve">kunnr </w:t>
      </w:r>
      <w:r>
        <w:rPr>
          <w:rStyle w:val="sy1"/>
        </w:rPr>
        <w:t>=</w:t>
      </w:r>
      <w:r>
        <w:t xml:space="preserve"> </w:t>
      </w:r>
      <w:r>
        <w:rPr>
          <w:rStyle w:val="st0"/>
        </w:rPr>
        <w:t>'456'</w:t>
      </w:r>
      <w:r>
        <w:rPr>
          <w:rStyle w:val="sy0"/>
        </w:rPr>
        <w:t>.</w:t>
      </w:r>
    </w:p>
    <w:p w:rsidR="00905172" w:rsidRDefault="00905172" w:rsidP="00905172">
      <w:pPr>
        <w:pStyle w:val="HTML"/>
      </w:pPr>
      <w:r>
        <w:rPr>
          <w:rStyle w:val="sy1"/>
        </w:rPr>
        <w:t>&lt;</w:t>
      </w:r>
      <w:r>
        <w:t>fs</w:t>
      </w:r>
      <w:r>
        <w:rPr>
          <w:rStyle w:val="sy1"/>
        </w:rPr>
        <w:t>&gt;</w:t>
      </w:r>
      <w:r>
        <w:rPr>
          <w:rStyle w:val="sy0"/>
        </w:rPr>
        <w:t>-</w:t>
      </w:r>
      <w:r>
        <w:t xml:space="preserve">name1 </w:t>
      </w:r>
      <w:r>
        <w:rPr>
          <w:rStyle w:val="sy1"/>
        </w:rPr>
        <w:t>=</w:t>
      </w:r>
      <w:r>
        <w:t xml:space="preserve"> </w:t>
      </w:r>
      <w:r>
        <w:rPr>
          <w:rStyle w:val="st0"/>
        </w:rPr>
        <w:t>'XYZ'</w:t>
      </w:r>
      <w:r>
        <w:rPr>
          <w:rStyle w:val="sy0"/>
        </w:rPr>
        <w:t>.</w:t>
      </w:r>
    </w:p>
    <w:p w:rsidR="00905172" w:rsidRDefault="00905172" w:rsidP="00905172">
      <w:pPr>
        <w:pStyle w:val="HTML"/>
      </w:pPr>
      <w:r>
        <w:rPr>
          <w:rStyle w:val="sy1"/>
        </w:rPr>
        <w:t>&lt;</w:t>
      </w:r>
      <w:r>
        <w:t>fs</w:t>
      </w:r>
      <w:r>
        <w:rPr>
          <w:rStyle w:val="sy1"/>
        </w:rPr>
        <w:t>&gt;</w:t>
      </w:r>
      <w:r>
        <w:rPr>
          <w:rStyle w:val="sy0"/>
        </w:rPr>
        <w:t>-</w:t>
      </w:r>
      <w:r>
        <w:t xml:space="preserve">ort01 </w:t>
      </w:r>
      <w:r>
        <w:rPr>
          <w:rStyle w:val="sy1"/>
        </w:rPr>
        <w:t>=</w:t>
      </w:r>
      <w:r>
        <w:t xml:space="preserve"> </w:t>
      </w:r>
      <w:r>
        <w:rPr>
          <w:rStyle w:val="st0"/>
        </w:rPr>
        <w:t>'LA'</w:t>
      </w:r>
      <w:r>
        <w:rPr>
          <w:rStyle w:val="sy0"/>
        </w:rPr>
        <w:t>.</w:t>
      </w:r>
    </w:p>
    <w:p w:rsidR="00905172" w:rsidRDefault="00905172" w:rsidP="00905172">
      <w:pPr>
        <w:pStyle w:val="HTML"/>
      </w:pPr>
      <w:r>
        <w:rPr>
          <w:rStyle w:val="sy1"/>
        </w:rPr>
        <w:t>&lt;</w:t>
      </w:r>
      <w:r>
        <w:t>fs</w:t>
      </w:r>
      <w:r>
        <w:rPr>
          <w:rStyle w:val="sy1"/>
        </w:rPr>
        <w:t>&gt;</w:t>
      </w:r>
      <w:r>
        <w:rPr>
          <w:rStyle w:val="sy0"/>
        </w:rPr>
        <w:t>-</w:t>
      </w:r>
      <w:r>
        <w:t xml:space="preserve">land1 </w:t>
      </w:r>
      <w:r>
        <w:rPr>
          <w:rStyle w:val="sy1"/>
        </w:rPr>
        <w:t>=</w:t>
      </w:r>
      <w:r>
        <w:t xml:space="preserve"> </w:t>
      </w:r>
      <w:r>
        <w:rPr>
          <w:rStyle w:val="st0"/>
        </w:rPr>
        <w:t>'CA'</w:t>
      </w:r>
      <w:r>
        <w:rPr>
          <w:rStyle w:val="sy0"/>
        </w:rPr>
        <w:t>.</w:t>
      </w:r>
    </w:p>
    <w:p w:rsidR="00905172" w:rsidRDefault="00905172" w:rsidP="00905172">
      <w:pPr>
        <w:pStyle w:val="HTML"/>
      </w:pPr>
      <w:r>
        <w:t> </w:t>
      </w:r>
    </w:p>
    <w:p w:rsidR="00905172" w:rsidRDefault="00905172" w:rsidP="00905172">
      <w:pPr>
        <w:pStyle w:val="HTML"/>
      </w:pPr>
      <w:r>
        <w:rPr>
          <w:rStyle w:val="co2"/>
        </w:rPr>
        <w:t>* Using VALUE</w:t>
      </w:r>
    </w:p>
    <w:p w:rsidR="00905172" w:rsidRDefault="00905172" w:rsidP="00905172">
      <w:pPr>
        <w:pStyle w:val="HTML"/>
      </w:pPr>
      <w:r>
        <w:rPr>
          <w:rStyle w:val="kw2"/>
        </w:rPr>
        <w:t>DATA</w:t>
      </w:r>
      <w:r>
        <w:rPr>
          <w:rStyle w:val="br0"/>
        </w:rPr>
        <w:t>(</w:t>
      </w:r>
      <w:r>
        <w:t>itab_multi_comp</w:t>
      </w:r>
      <w:r>
        <w:rPr>
          <w:rStyle w:val="br0"/>
        </w:rPr>
        <w:t>)</w:t>
      </w:r>
      <w:r>
        <w:t xml:space="preserve"> </w:t>
      </w:r>
      <w:r>
        <w:rPr>
          <w:rStyle w:val="sy1"/>
        </w:rPr>
        <w:t>=</w:t>
      </w:r>
    </w:p>
    <w:p w:rsidR="00905172" w:rsidRDefault="00905172" w:rsidP="00905172">
      <w:pPr>
        <w:pStyle w:val="HTML"/>
      </w:pPr>
      <w:r>
        <w:t xml:space="preserve">  </w:t>
      </w:r>
      <w:r>
        <w:rPr>
          <w:rStyle w:val="kw4"/>
        </w:rPr>
        <w:t>VALUE</w:t>
      </w:r>
      <w:r>
        <w:t xml:space="preserve"> tt_data</w:t>
      </w:r>
      <w:r>
        <w:rPr>
          <w:rStyle w:val="br0"/>
        </w:rPr>
        <w:t>(</w:t>
      </w:r>
      <w:r>
        <w:t xml:space="preserve"> </w:t>
      </w:r>
      <w:r>
        <w:rPr>
          <w:rStyle w:val="br0"/>
        </w:rPr>
        <w:t>(</w:t>
      </w:r>
      <w:r>
        <w:t xml:space="preserve"> kunnr </w:t>
      </w:r>
      <w:r>
        <w:rPr>
          <w:rStyle w:val="sy1"/>
        </w:rPr>
        <w:t>=</w:t>
      </w:r>
      <w:r>
        <w:t xml:space="preserve"> </w:t>
      </w:r>
      <w:r>
        <w:rPr>
          <w:rStyle w:val="st0"/>
        </w:rPr>
        <w:t>'123'</w:t>
      </w:r>
      <w:r>
        <w:t xml:space="preserve"> name1 </w:t>
      </w:r>
      <w:r>
        <w:rPr>
          <w:rStyle w:val="sy1"/>
        </w:rPr>
        <w:t>=</w:t>
      </w:r>
      <w:r>
        <w:t xml:space="preserve"> </w:t>
      </w:r>
      <w:r>
        <w:rPr>
          <w:rStyle w:val="st0"/>
        </w:rPr>
        <w:t>'ABCD'</w:t>
      </w:r>
      <w:r>
        <w:t xml:space="preserve"> ort01 </w:t>
      </w:r>
      <w:r>
        <w:rPr>
          <w:rStyle w:val="sy1"/>
        </w:rPr>
        <w:t>=</w:t>
      </w:r>
      <w:r>
        <w:t xml:space="preserve"> </w:t>
      </w:r>
      <w:r>
        <w:rPr>
          <w:rStyle w:val="st0"/>
        </w:rPr>
        <w:t>'LV'</w:t>
      </w:r>
      <w:r>
        <w:t xml:space="preserve"> land1 </w:t>
      </w:r>
      <w:r>
        <w:rPr>
          <w:rStyle w:val="sy1"/>
        </w:rPr>
        <w:t>=</w:t>
      </w:r>
      <w:r>
        <w:t xml:space="preserve"> </w:t>
      </w:r>
      <w:r>
        <w:rPr>
          <w:rStyle w:val="st0"/>
        </w:rPr>
        <w:t>'NV'</w:t>
      </w:r>
      <w:r>
        <w:t xml:space="preserve"> </w:t>
      </w:r>
      <w:r>
        <w:rPr>
          <w:rStyle w:val="br0"/>
        </w:rPr>
        <w:t>)</w:t>
      </w:r>
    </w:p>
    <w:p w:rsidR="00905172" w:rsidRDefault="00905172" w:rsidP="00905172">
      <w:pPr>
        <w:pStyle w:val="HTML"/>
      </w:pPr>
      <w:r>
        <w:t xml:space="preserve">                 </w:t>
      </w:r>
      <w:r>
        <w:rPr>
          <w:rStyle w:val="br0"/>
        </w:rPr>
        <w:t>(</w:t>
      </w:r>
      <w:r>
        <w:t xml:space="preserve"> kunnr </w:t>
      </w:r>
      <w:r>
        <w:rPr>
          <w:rStyle w:val="sy1"/>
        </w:rPr>
        <w:t>=</w:t>
      </w:r>
      <w:r>
        <w:t xml:space="preserve"> </w:t>
      </w:r>
      <w:r>
        <w:rPr>
          <w:rStyle w:val="st0"/>
        </w:rPr>
        <w:t>'456'</w:t>
      </w:r>
      <w:r>
        <w:t xml:space="preserve"> name1 </w:t>
      </w:r>
      <w:r>
        <w:rPr>
          <w:rStyle w:val="sy1"/>
        </w:rPr>
        <w:t>=</w:t>
      </w:r>
      <w:r>
        <w:t xml:space="preserve"> </w:t>
      </w:r>
      <w:r>
        <w:rPr>
          <w:rStyle w:val="st0"/>
        </w:rPr>
        <w:t>'XYZ'</w:t>
      </w:r>
      <w:r>
        <w:t xml:space="preserve">  ort01 </w:t>
      </w:r>
      <w:r>
        <w:rPr>
          <w:rStyle w:val="sy1"/>
        </w:rPr>
        <w:t>=</w:t>
      </w:r>
      <w:r>
        <w:t xml:space="preserve"> </w:t>
      </w:r>
      <w:r>
        <w:rPr>
          <w:rStyle w:val="st0"/>
        </w:rPr>
        <w:t>'LA'</w:t>
      </w:r>
      <w:r>
        <w:t xml:space="preserve"> land1 </w:t>
      </w:r>
      <w:r>
        <w:rPr>
          <w:rStyle w:val="sy1"/>
        </w:rPr>
        <w:t>=</w:t>
      </w:r>
      <w:r>
        <w:t xml:space="preserve"> </w:t>
      </w:r>
      <w:r>
        <w:rPr>
          <w:rStyle w:val="st0"/>
        </w:rPr>
        <w:t>'CA'</w:t>
      </w:r>
      <w:r>
        <w:t xml:space="preserve"> </w:t>
      </w:r>
      <w:r>
        <w:rPr>
          <w:rStyle w:val="br0"/>
        </w:rPr>
        <w:t>)</w:t>
      </w:r>
    </w:p>
    <w:p w:rsidR="00905172" w:rsidRDefault="00905172" w:rsidP="00905172">
      <w:pPr>
        <w:pStyle w:val="3"/>
      </w:pPr>
      <w:r>
        <w:t>Example 5 – Table with Deep structure</w:t>
      </w:r>
    </w:p>
    <w:p w:rsidR="00905172" w:rsidRDefault="00905172" w:rsidP="00905172">
      <w:pPr>
        <w:pStyle w:val="a7"/>
      </w:pPr>
      <w:r>
        <w:t>Standard table with deep structure</w:t>
      </w:r>
    </w:p>
    <w:p w:rsidR="00905172" w:rsidRDefault="00905172" w:rsidP="00905172">
      <w:pPr>
        <w:pStyle w:val="HTML"/>
      </w:pPr>
      <w:r>
        <w:rPr>
          <w:rStyle w:val="kw2"/>
        </w:rPr>
        <w:t>TYPES</w:t>
      </w:r>
      <w:r>
        <w:rPr>
          <w:rStyle w:val="sy0"/>
        </w:rPr>
        <w:t>:</w:t>
      </w:r>
    </w:p>
    <w:p w:rsidR="00905172" w:rsidRDefault="00905172" w:rsidP="00905172">
      <w:pPr>
        <w:pStyle w:val="HTML"/>
      </w:pPr>
      <w:r>
        <w:t xml:space="preserve">  </w:t>
      </w:r>
      <w:r>
        <w:rPr>
          <w:rStyle w:val="kw9"/>
        </w:rPr>
        <w:t>BEGIN OF</w:t>
      </w:r>
      <w:r>
        <w:t xml:space="preserve"> ty_alv_data</w:t>
      </w:r>
      <w:r>
        <w:rPr>
          <w:rStyle w:val="sy0"/>
        </w:rPr>
        <w:t>,</w:t>
      </w:r>
    </w:p>
    <w:p w:rsidR="00905172" w:rsidRDefault="00905172" w:rsidP="00905172">
      <w:pPr>
        <w:pStyle w:val="HTML"/>
      </w:pPr>
      <w:r>
        <w:t xml:space="preserve">    kunnr   </w:t>
      </w:r>
      <w:r>
        <w:rPr>
          <w:rStyle w:val="kw4"/>
        </w:rPr>
        <w:t>TYPE</w:t>
      </w:r>
      <w:r>
        <w:t xml:space="preserve"> kunnr</w:t>
      </w:r>
      <w:r>
        <w:rPr>
          <w:rStyle w:val="sy0"/>
        </w:rPr>
        <w:t>,</w:t>
      </w:r>
    </w:p>
    <w:p w:rsidR="00905172" w:rsidRDefault="00905172" w:rsidP="00905172">
      <w:pPr>
        <w:pStyle w:val="HTML"/>
      </w:pPr>
      <w:r>
        <w:lastRenderedPageBreak/>
        <w:t xml:space="preserve">    name1   </w:t>
      </w:r>
      <w:r>
        <w:rPr>
          <w:rStyle w:val="kw4"/>
        </w:rPr>
        <w:t>TYPE</w:t>
      </w:r>
      <w:r>
        <w:t xml:space="preserve"> name1</w:t>
      </w:r>
      <w:r>
        <w:rPr>
          <w:rStyle w:val="sy0"/>
        </w:rPr>
        <w:t>,</w:t>
      </w:r>
    </w:p>
    <w:p w:rsidR="00905172" w:rsidRDefault="00905172" w:rsidP="00905172">
      <w:pPr>
        <w:pStyle w:val="HTML"/>
      </w:pPr>
      <w:r>
        <w:t xml:space="preserve">    ort01   </w:t>
      </w:r>
      <w:r>
        <w:rPr>
          <w:rStyle w:val="kw4"/>
        </w:rPr>
        <w:t>TYPE</w:t>
      </w:r>
      <w:r>
        <w:t xml:space="preserve"> ort01</w:t>
      </w:r>
      <w:r>
        <w:rPr>
          <w:rStyle w:val="sy0"/>
        </w:rPr>
        <w:t>,</w:t>
      </w:r>
    </w:p>
    <w:p w:rsidR="00905172" w:rsidRDefault="00905172" w:rsidP="00905172">
      <w:pPr>
        <w:pStyle w:val="HTML"/>
      </w:pPr>
      <w:r>
        <w:t xml:space="preserve">    land1   </w:t>
      </w:r>
      <w:r>
        <w:rPr>
          <w:rStyle w:val="kw4"/>
        </w:rPr>
        <w:t>TYPE</w:t>
      </w:r>
      <w:r>
        <w:t xml:space="preserve"> land1</w:t>
      </w:r>
      <w:r>
        <w:rPr>
          <w:rStyle w:val="sy0"/>
        </w:rPr>
        <w:t>,</w:t>
      </w:r>
    </w:p>
    <w:p w:rsidR="00905172" w:rsidRDefault="00905172" w:rsidP="00905172">
      <w:pPr>
        <w:pStyle w:val="HTML"/>
      </w:pPr>
      <w:r>
        <w:t xml:space="preserve">    t_color </w:t>
      </w:r>
      <w:r>
        <w:rPr>
          <w:rStyle w:val="kw4"/>
        </w:rPr>
        <w:t>TYPE</w:t>
      </w:r>
      <w:r>
        <w:t xml:space="preserve"> lvc_t_scol</w:t>
      </w:r>
      <w:r>
        <w:rPr>
          <w:rStyle w:val="sy0"/>
        </w:rPr>
        <w:t>,</w:t>
      </w:r>
    </w:p>
    <w:p w:rsidR="00905172" w:rsidRDefault="00905172" w:rsidP="00905172">
      <w:pPr>
        <w:pStyle w:val="HTML"/>
      </w:pPr>
      <w:r>
        <w:t xml:space="preserve">  </w:t>
      </w:r>
      <w:r>
        <w:rPr>
          <w:rStyle w:val="kw9"/>
        </w:rPr>
        <w:t>END   OF</w:t>
      </w:r>
      <w:r>
        <w:t xml:space="preserve"> ty_alv_data</w:t>
      </w:r>
      <w:r>
        <w:rPr>
          <w:rStyle w:val="sy0"/>
        </w:rPr>
        <w:t>.</w:t>
      </w:r>
    </w:p>
    <w:p w:rsidR="00905172" w:rsidRDefault="00905172" w:rsidP="00905172">
      <w:pPr>
        <w:pStyle w:val="HTML"/>
      </w:pPr>
      <w:r>
        <w:rPr>
          <w:rStyle w:val="kw2"/>
        </w:rPr>
        <w:t>TYPES</w:t>
      </w:r>
      <w:r>
        <w:rPr>
          <w:rStyle w:val="sy0"/>
        </w:rPr>
        <w:t>:</w:t>
      </w:r>
      <w:r>
        <w:t xml:space="preserve"> tt_alv_data </w:t>
      </w:r>
      <w:r>
        <w:rPr>
          <w:rStyle w:val="kw4"/>
        </w:rPr>
        <w:t>TYPE</w:t>
      </w:r>
      <w:r>
        <w:t xml:space="preserve"> </w:t>
      </w:r>
      <w:r>
        <w:rPr>
          <w:rStyle w:val="kw9"/>
        </w:rPr>
        <w:t xml:space="preserve">STANDARD </w:t>
      </w:r>
      <w:r>
        <w:rPr>
          <w:rStyle w:val="kw4"/>
        </w:rPr>
        <w:t>TABLE</w:t>
      </w:r>
      <w:r>
        <w:rPr>
          <w:rStyle w:val="kw9"/>
        </w:rPr>
        <w:t xml:space="preserve"> OF</w:t>
      </w:r>
      <w:r>
        <w:t xml:space="preserve"> ty_alv_data</w:t>
      </w:r>
    </w:p>
    <w:p w:rsidR="00905172" w:rsidRDefault="00905172" w:rsidP="00905172">
      <w:pPr>
        <w:pStyle w:val="HTML"/>
      </w:pPr>
      <w:r>
        <w:t xml:space="preserve">                                        </w:t>
      </w:r>
      <w:r>
        <w:rPr>
          <w:rStyle w:val="kw4"/>
        </w:rPr>
        <w:t>WITH</w:t>
      </w:r>
      <w:r>
        <w:t xml:space="preserve"> </w:t>
      </w:r>
      <w:r>
        <w:rPr>
          <w:rStyle w:val="kw4"/>
        </w:rPr>
        <w:t>DEFAULT</w:t>
      </w:r>
      <w:r>
        <w:rPr>
          <w:rStyle w:val="kw9"/>
        </w:rPr>
        <w:t xml:space="preserve"> KEY</w:t>
      </w:r>
      <w:r>
        <w:rPr>
          <w:rStyle w:val="sy0"/>
        </w:rPr>
        <w:t>.</w:t>
      </w:r>
    </w:p>
    <w:p w:rsidR="00905172" w:rsidRDefault="00905172" w:rsidP="00905172">
      <w:pPr>
        <w:pStyle w:val="HTML"/>
      </w:pPr>
      <w:r>
        <w:rPr>
          <w:rStyle w:val="co2"/>
        </w:rPr>
        <w:t>* classical</w:t>
      </w:r>
    </w:p>
    <w:p w:rsidR="00905172" w:rsidRDefault="00905172" w:rsidP="00905172">
      <w:pPr>
        <w:pStyle w:val="HTML"/>
      </w:pPr>
      <w:r>
        <w:rPr>
          <w:rStyle w:val="kw2"/>
        </w:rPr>
        <w:t>DATA</w:t>
      </w:r>
      <w:r>
        <w:rPr>
          <w:rStyle w:val="sy0"/>
        </w:rPr>
        <w:t>:</w:t>
      </w:r>
      <w:r>
        <w:t xml:space="preserve"> itab_alv_c </w:t>
      </w:r>
      <w:r>
        <w:rPr>
          <w:rStyle w:val="kw4"/>
        </w:rPr>
        <w:t>TYPE</w:t>
      </w:r>
      <w:r>
        <w:t xml:space="preserve"> tt_alv_data</w:t>
      </w:r>
      <w:r>
        <w:rPr>
          <w:rStyle w:val="sy0"/>
        </w:rPr>
        <w:t>.</w:t>
      </w:r>
    </w:p>
    <w:p w:rsidR="00905172" w:rsidRDefault="00905172" w:rsidP="00905172">
      <w:pPr>
        <w:pStyle w:val="HTML"/>
      </w:pPr>
      <w:r>
        <w:rPr>
          <w:rStyle w:val="kw2"/>
        </w:rPr>
        <w:t>FIELD-SYMBOLS</w:t>
      </w:r>
      <w:r>
        <w:rPr>
          <w:rStyle w:val="sy0"/>
        </w:rPr>
        <w:t>:</w:t>
      </w:r>
      <w:r>
        <w:t xml:space="preserve"> </w:t>
      </w:r>
      <w:r>
        <w:rPr>
          <w:rStyle w:val="sy1"/>
        </w:rPr>
        <w:t>&lt;</w:t>
      </w:r>
      <w:r>
        <w:t>fs_a</w:t>
      </w:r>
      <w:r>
        <w:rPr>
          <w:rStyle w:val="sy1"/>
        </w:rPr>
        <w:t>&gt;</w:t>
      </w:r>
      <w:r>
        <w:t xml:space="preserve">   </w:t>
      </w:r>
      <w:r>
        <w:rPr>
          <w:rStyle w:val="kw4"/>
        </w:rPr>
        <w:t>LIKE</w:t>
      </w:r>
      <w:r>
        <w:t xml:space="preserve"> </w:t>
      </w:r>
      <w:r>
        <w:rPr>
          <w:rStyle w:val="kw4"/>
        </w:rPr>
        <w:t>LINE</w:t>
      </w:r>
      <w:r>
        <w:rPr>
          <w:rStyle w:val="kw9"/>
        </w:rPr>
        <w:t xml:space="preserve"> OF</w:t>
      </w:r>
      <w:r>
        <w:t xml:space="preserve"> itab_alv_c</w:t>
      </w:r>
      <w:r>
        <w:rPr>
          <w:rStyle w:val="sy0"/>
        </w:rPr>
        <w:t>,</w:t>
      </w:r>
    </w:p>
    <w:p w:rsidR="00905172" w:rsidRDefault="00905172" w:rsidP="00905172">
      <w:pPr>
        <w:pStyle w:val="HTML"/>
      </w:pPr>
      <w:r>
        <w:t xml:space="preserve">               </w:t>
      </w:r>
      <w:r>
        <w:rPr>
          <w:rStyle w:val="sy1"/>
        </w:rPr>
        <w:t>&lt;</w:t>
      </w:r>
      <w:r>
        <w:t>fs_col</w:t>
      </w:r>
      <w:r>
        <w:rPr>
          <w:rStyle w:val="sy1"/>
        </w:rPr>
        <w:t>&gt;</w:t>
      </w:r>
      <w:r>
        <w:t xml:space="preserve"> </w:t>
      </w:r>
      <w:r>
        <w:rPr>
          <w:rStyle w:val="kw4"/>
        </w:rPr>
        <w:t>LIKE</w:t>
      </w:r>
      <w:r>
        <w:t xml:space="preserve"> </w:t>
      </w:r>
      <w:r>
        <w:rPr>
          <w:rStyle w:val="kw4"/>
        </w:rPr>
        <w:t>LINE</w:t>
      </w:r>
      <w:r>
        <w:rPr>
          <w:rStyle w:val="kw9"/>
        </w:rPr>
        <w:t xml:space="preserve"> OF</w:t>
      </w:r>
      <w:r>
        <w:t xml:space="preserve"> </w:t>
      </w:r>
      <w:r>
        <w:rPr>
          <w:rStyle w:val="sy1"/>
        </w:rPr>
        <w:t>&lt;</w:t>
      </w:r>
      <w:r>
        <w:t>fs_a</w:t>
      </w:r>
      <w:r>
        <w:rPr>
          <w:rStyle w:val="sy1"/>
        </w:rPr>
        <w:t>&gt;</w:t>
      </w:r>
      <w:r>
        <w:rPr>
          <w:rStyle w:val="sy0"/>
        </w:rPr>
        <w:t>-</w:t>
      </w:r>
      <w:r>
        <w:t>t_color</w:t>
      </w:r>
      <w:r>
        <w:rPr>
          <w:rStyle w:val="sy0"/>
        </w:rPr>
        <w:t>.</w:t>
      </w:r>
    </w:p>
    <w:p w:rsidR="00905172" w:rsidRDefault="00905172" w:rsidP="00905172">
      <w:pPr>
        <w:pStyle w:val="HTML"/>
      </w:pPr>
      <w:r>
        <w:rPr>
          <w:rStyle w:val="kw3"/>
        </w:rPr>
        <w:t>APPEND</w:t>
      </w:r>
      <w:r>
        <w:t xml:space="preserve"> </w:t>
      </w:r>
      <w:r>
        <w:rPr>
          <w:rStyle w:val="kw4"/>
        </w:rPr>
        <w:t>INITIAL</w:t>
      </w:r>
      <w:r>
        <w:rPr>
          <w:rStyle w:val="kw9"/>
        </w:rPr>
        <w:t xml:space="preserve"> LINE</w:t>
      </w:r>
      <w:r>
        <w:t xml:space="preserve"> </w:t>
      </w:r>
      <w:r>
        <w:rPr>
          <w:rStyle w:val="kw4"/>
        </w:rPr>
        <w:t>TO</w:t>
      </w:r>
      <w:r>
        <w:t xml:space="preserve"> itab_alv_c </w:t>
      </w:r>
      <w:r>
        <w:rPr>
          <w:rStyle w:val="kw4"/>
        </w:rPr>
        <w:t>ASSIGNING</w:t>
      </w:r>
      <w:r>
        <w:t xml:space="preserve"> </w:t>
      </w:r>
      <w:r>
        <w:rPr>
          <w:rStyle w:val="sy1"/>
        </w:rPr>
        <w:t>&lt;</w:t>
      </w:r>
      <w:r>
        <w:t>fs_a</w:t>
      </w:r>
      <w:r>
        <w:rPr>
          <w:rStyle w:val="sy1"/>
        </w:rPr>
        <w:t>&gt;</w:t>
      </w:r>
      <w:r>
        <w:rPr>
          <w:rStyle w:val="sy0"/>
        </w:rPr>
        <w:t>.</w:t>
      </w:r>
    </w:p>
    <w:p w:rsidR="00905172" w:rsidRDefault="00905172" w:rsidP="00905172">
      <w:pPr>
        <w:pStyle w:val="HTML"/>
      </w:pPr>
      <w:r>
        <w:rPr>
          <w:rStyle w:val="sy1"/>
        </w:rPr>
        <w:t>&lt;</w:t>
      </w:r>
      <w:r>
        <w:t>fs_a</w:t>
      </w:r>
      <w:r>
        <w:rPr>
          <w:rStyle w:val="sy1"/>
        </w:rPr>
        <w:t>&gt;</w:t>
      </w:r>
      <w:r>
        <w:rPr>
          <w:rStyle w:val="sy0"/>
        </w:rPr>
        <w:t>-</w:t>
      </w:r>
      <w:r>
        <w:t xml:space="preserve">kunnr </w:t>
      </w:r>
      <w:r>
        <w:rPr>
          <w:rStyle w:val="sy1"/>
        </w:rPr>
        <w:t>=</w:t>
      </w:r>
      <w:r>
        <w:t xml:space="preserve"> </w:t>
      </w:r>
      <w:r>
        <w:rPr>
          <w:rStyle w:val="st0"/>
        </w:rPr>
        <w:t>'123'</w:t>
      </w:r>
      <w:r>
        <w:rPr>
          <w:rStyle w:val="sy0"/>
        </w:rPr>
        <w:t>.</w:t>
      </w:r>
    </w:p>
    <w:p w:rsidR="00905172" w:rsidRDefault="00905172" w:rsidP="00905172">
      <w:pPr>
        <w:pStyle w:val="HTML"/>
      </w:pPr>
      <w:r>
        <w:rPr>
          <w:rStyle w:val="sy1"/>
        </w:rPr>
        <w:t>&lt;</w:t>
      </w:r>
      <w:r>
        <w:t>fs_a</w:t>
      </w:r>
      <w:r>
        <w:rPr>
          <w:rStyle w:val="sy1"/>
        </w:rPr>
        <w:t>&gt;</w:t>
      </w:r>
      <w:r>
        <w:rPr>
          <w:rStyle w:val="sy0"/>
        </w:rPr>
        <w:t>-</w:t>
      </w:r>
      <w:r>
        <w:t xml:space="preserve">name1 </w:t>
      </w:r>
      <w:r>
        <w:rPr>
          <w:rStyle w:val="sy1"/>
        </w:rPr>
        <w:t>=</w:t>
      </w:r>
      <w:r>
        <w:t xml:space="preserve"> </w:t>
      </w:r>
      <w:r>
        <w:rPr>
          <w:rStyle w:val="st0"/>
        </w:rPr>
        <w:t>'ABCD'</w:t>
      </w:r>
      <w:r>
        <w:rPr>
          <w:rStyle w:val="sy0"/>
        </w:rPr>
        <w:t>.</w:t>
      </w:r>
    </w:p>
    <w:p w:rsidR="00905172" w:rsidRDefault="00905172" w:rsidP="00905172">
      <w:pPr>
        <w:pStyle w:val="HTML"/>
      </w:pPr>
      <w:r>
        <w:rPr>
          <w:rStyle w:val="sy1"/>
        </w:rPr>
        <w:t>&lt;</w:t>
      </w:r>
      <w:r>
        <w:t>fs_a</w:t>
      </w:r>
      <w:r>
        <w:rPr>
          <w:rStyle w:val="sy1"/>
        </w:rPr>
        <w:t>&gt;</w:t>
      </w:r>
      <w:r>
        <w:rPr>
          <w:rStyle w:val="sy0"/>
        </w:rPr>
        <w:t>-</w:t>
      </w:r>
      <w:r>
        <w:t xml:space="preserve">ort01 </w:t>
      </w:r>
      <w:r>
        <w:rPr>
          <w:rStyle w:val="sy1"/>
        </w:rPr>
        <w:t>=</w:t>
      </w:r>
      <w:r>
        <w:t xml:space="preserve"> </w:t>
      </w:r>
      <w:r>
        <w:rPr>
          <w:rStyle w:val="st0"/>
        </w:rPr>
        <w:t>'LV'</w:t>
      </w:r>
      <w:r>
        <w:rPr>
          <w:rStyle w:val="sy0"/>
        </w:rPr>
        <w:t>.</w:t>
      </w:r>
    </w:p>
    <w:p w:rsidR="00905172" w:rsidRDefault="00905172" w:rsidP="00905172">
      <w:pPr>
        <w:pStyle w:val="HTML"/>
      </w:pPr>
      <w:r>
        <w:rPr>
          <w:rStyle w:val="sy1"/>
        </w:rPr>
        <w:t>&lt;</w:t>
      </w:r>
      <w:r>
        <w:t>fs_a</w:t>
      </w:r>
      <w:r>
        <w:rPr>
          <w:rStyle w:val="sy1"/>
        </w:rPr>
        <w:t>&gt;</w:t>
      </w:r>
      <w:r>
        <w:rPr>
          <w:rStyle w:val="sy0"/>
        </w:rPr>
        <w:t>-</w:t>
      </w:r>
      <w:r>
        <w:t xml:space="preserve">land1 </w:t>
      </w:r>
      <w:r>
        <w:rPr>
          <w:rStyle w:val="sy1"/>
        </w:rPr>
        <w:t>=</w:t>
      </w:r>
      <w:r>
        <w:t xml:space="preserve"> </w:t>
      </w:r>
      <w:r>
        <w:rPr>
          <w:rStyle w:val="st0"/>
        </w:rPr>
        <w:t>'NV'</w:t>
      </w:r>
      <w:r>
        <w:rPr>
          <w:rStyle w:val="sy0"/>
        </w:rPr>
        <w:t>.</w:t>
      </w:r>
    </w:p>
    <w:p w:rsidR="00905172" w:rsidRDefault="00905172" w:rsidP="00905172">
      <w:pPr>
        <w:pStyle w:val="HTML"/>
      </w:pPr>
      <w:r>
        <w:rPr>
          <w:rStyle w:val="kw3"/>
        </w:rPr>
        <w:t>APPEND</w:t>
      </w:r>
      <w:r>
        <w:t xml:space="preserve"> </w:t>
      </w:r>
      <w:r>
        <w:rPr>
          <w:rStyle w:val="kw4"/>
        </w:rPr>
        <w:t>INITIAL</w:t>
      </w:r>
      <w:r>
        <w:rPr>
          <w:rStyle w:val="kw9"/>
        </w:rPr>
        <w:t xml:space="preserve"> LINE</w:t>
      </w:r>
      <w:r>
        <w:t xml:space="preserve"> </w:t>
      </w:r>
      <w:r>
        <w:rPr>
          <w:rStyle w:val="kw4"/>
        </w:rPr>
        <w:t>TO</w:t>
      </w:r>
      <w:r>
        <w:t xml:space="preserve"> </w:t>
      </w:r>
      <w:r>
        <w:rPr>
          <w:rStyle w:val="sy1"/>
        </w:rPr>
        <w:t>&lt;</w:t>
      </w:r>
      <w:r>
        <w:t>fs_a</w:t>
      </w:r>
      <w:r>
        <w:rPr>
          <w:rStyle w:val="sy1"/>
        </w:rPr>
        <w:t>&gt;</w:t>
      </w:r>
      <w:r>
        <w:rPr>
          <w:rStyle w:val="sy0"/>
        </w:rPr>
        <w:t>-</w:t>
      </w:r>
      <w:r>
        <w:t xml:space="preserve">t_color </w:t>
      </w:r>
      <w:r>
        <w:rPr>
          <w:rStyle w:val="kw4"/>
        </w:rPr>
        <w:t>ASSIGNING</w:t>
      </w:r>
      <w:r>
        <w:t xml:space="preserve"> </w:t>
      </w:r>
      <w:r>
        <w:rPr>
          <w:rStyle w:val="sy1"/>
        </w:rPr>
        <w:t>&lt;</w:t>
      </w:r>
      <w:r>
        <w:t>fs_col</w:t>
      </w:r>
      <w:r>
        <w:rPr>
          <w:rStyle w:val="sy1"/>
        </w:rPr>
        <w:t>&gt;</w:t>
      </w:r>
      <w:r>
        <w:rPr>
          <w:rStyle w:val="sy0"/>
        </w:rPr>
        <w:t>.</w:t>
      </w:r>
    </w:p>
    <w:p w:rsidR="00905172" w:rsidRDefault="00905172" w:rsidP="00905172">
      <w:pPr>
        <w:pStyle w:val="HTML"/>
      </w:pPr>
      <w:r>
        <w:rPr>
          <w:rStyle w:val="sy1"/>
        </w:rPr>
        <w:t>&lt;</w:t>
      </w:r>
      <w:r>
        <w:t>fs_col</w:t>
      </w:r>
      <w:r>
        <w:rPr>
          <w:rStyle w:val="sy1"/>
        </w:rPr>
        <w:t>&gt;</w:t>
      </w:r>
      <w:r>
        <w:rPr>
          <w:rStyle w:val="sy0"/>
        </w:rPr>
        <w:t>-</w:t>
      </w:r>
      <w:r>
        <w:t xml:space="preserve">fname </w:t>
      </w:r>
      <w:r>
        <w:rPr>
          <w:rStyle w:val="sy1"/>
        </w:rPr>
        <w:t>=</w:t>
      </w:r>
      <w:r>
        <w:t xml:space="preserve"> </w:t>
      </w:r>
      <w:r>
        <w:rPr>
          <w:rStyle w:val="st0"/>
        </w:rPr>
        <w:t>'KUNNR'</w:t>
      </w:r>
      <w:r>
        <w:rPr>
          <w:rStyle w:val="sy0"/>
        </w:rPr>
        <w:t>.</w:t>
      </w:r>
    </w:p>
    <w:p w:rsidR="00905172" w:rsidRDefault="00905172" w:rsidP="00905172">
      <w:pPr>
        <w:pStyle w:val="HTML"/>
      </w:pPr>
      <w:r>
        <w:rPr>
          <w:rStyle w:val="sy1"/>
        </w:rPr>
        <w:t>&lt;</w:t>
      </w:r>
      <w:r>
        <w:t>fs_col</w:t>
      </w:r>
      <w:r>
        <w:rPr>
          <w:rStyle w:val="sy1"/>
        </w:rPr>
        <w:t>&gt;</w:t>
      </w:r>
      <w:r>
        <w:rPr>
          <w:rStyle w:val="sy0"/>
        </w:rPr>
        <w:t>-</w:t>
      </w:r>
      <w:r>
        <w:t>color</w:t>
      </w:r>
      <w:r>
        <w:rPr>
          <w:rStyle w:val="sy0"/>
        </w:rPr>
        <w:t>-</w:t>
      </w:r>
      <w:r>
        <w:t xml:space="preserve">col </w:t>
      </w:r>
      <w:r>
        <w:rPr>
          <w:rStyle w:val="sy1"/>
        </w:rPr>
        <w:t>=</w:t>
      </w:r>
      <w:r>
        <w:t xml:space="preserve"> </w:t>
      </w:r>
      <w:r>
        <w:rPr>
          <w:rStyle w:val="kw4"/>
        </w:rPr>
        <w:t>col_negative</w:t>
      </w:r>
      <w:r>
        <w:rPr>
          <w:rStyle w:val="sy0"/>
        </w:rPr>
        <w:t>.</w:t>
      </w:r>
    </w:p>
    <w:p w:rsidR="00905172" w:rsidRDefault="00905172" w:rsidP="00905172">
      <w:pPr>
        <w:pStyle w:val="HTML"/>
      </w:pPr>
      <w:r>
        <w:rPr>
          <w:rStyle w:val="sy1"/>
        </w:rPr>
        <w:t>&lt;</w:t>
      </w:r>
      <w:r>
        <w:t>fs_col</w:t>
      </w:r>
      <w:r>
        <w:rPr>
          <w:rStyle w:val="sy1"/>
        </w:rPr>
        <w:t>&gt;</w:t>
      </w:r>
      <w:r>
        <w:rPr>
          <w:rStyle w:val="sy0"/>
        </w:rPr>
        <w:t>-</w:t>
      </w:r>
      <w:r>
        <w:t>color</w:t>
      </w:r>
      <w:r>
        <w:rPr>
          <w:rStyle w:val="sy0"/>
        </w:rPr>
        <w:t>-</w:t>
      </w:r>
      <w:r>
        <w:t xml:space="preserve">int </w:t>
      </w:r>
      <w:r>
        <w:rPr>
          <w:rStyle w:val="sy1"/>
        </w:rPr>
        <w:t>=</w:t>
      </w:r>
      <w:r>
        <w:t xml:space="preserve"> </w:t>
      </w:r>
      <w:r>
        <w:rPr>
          <w:rStyle w:val="nu0"/>
        </w:rPr>
        <w:t>0</w:t>
      </w:r>
      <w:r>
        <w:rPr>
          <w:rStyle w:val="sy0"/>
        </w:rPr>
        <w:t>.</w:t>
      </w:r>
    </w:p>
    <w:p w:rsidR="00905172" w:rsidRDefault="00905172" w:rsidP="00905172">
      <w:pPr>
        <w:pStyle w:val="HTML"/>
      </w:pPr>
      <w:r>
        <w:rPr>
          <w:rStyle w:val="sy1"/>
        </w:rPr>
        <w:t>&lt;</w:t>
      </w:r>
      <w:r>
        <w:t>fs_col</w:t>
      </w:r>
      <w:r>
        <w:rPr>
          <w:rStyle w:val="sy1"/>
        </w:rPr>
        <w:t>&gt;</w:t>
      </w:r>
      <w:r>
        <w:rPr>
          <w:rStyle w:val="sy0"/>
        </w:rPr>
        <w:t>-</w:t>
      </w:r>
      <w:r>
        <w:t>color</w:t>
      </w:r>
      <w:r>
        <w:rPr>
          <w:rStyle w:val="sy0"/>
        </w:rPr>
        <w:t>-</w:t>
      </w:r>
      <w:r>
        <w:t xml:space="preserve">inv </w:t>
      </w:r>
      <w:r>
        <w:rPr>
          <w:rStyle w:val="sy1"/>
        </w:rPr>
        <w:t>=</w:t>
      </w:r>
      <w:r>
        <w:t xml:space="preserve"> </w:t>
      </w:r>
      <w:r>
        <w:rPr>
          <w:rStyle w:val="nu0"/>
        </w:rPr>
        <w:t>0</w:t>
      </w:r>
      <w:r>
        <w:rPr>
          <w:rStyle w:val="sy0"/>
        </w:rPr>
        <w:t>.</w:t>
      </w:r>
    </w:p>
    <w:p w:rsidR="00905172" w:rsidRDefault="00905172" w:rsidP="00905172">
      <w:pPr>
        <w:pStyle w:val="HTML"/>
      </w:pPr>
      <w:r>
        <w:rPr>
          <w:rStyle w:val="kw3"/>
        </w:rPr>
        <w:t>APPEND</w:t>
      </w:r>
      <w:r>
        <w:t xml:space="preserve"> </w:t>
      </w:r>
      <w:r>
        <w:rPr>
          <w:rStyle w:val="kw4"/>
        </w:rPr>
        <w:t>INITIAL</w:t>
      </w:r>
      <w:r>
        <w:rPr>
          <w:rStyle w:val="kw9"/>
        </w:rPr>
        <w:t xml:space="preserve"> LINE</w:t>
      </w:r>
      <w:r>
        <w:t xml:space="preserve"> </w:t>
      </w:r>
      <w:r>
        <w:rPr>
          <w:rStyle w:val="kw4"/>
        </w:rPr>
        <w:t>TO</w:t>
      </w:r>
      <w:r>
        <w:t xml:space="preserve"> </w:t>
      </w:r>
      <w:r>
        <w:rPr>
          <w:rStyle w:val="sy1"/>
        </w:rPr>
        <w:t>&lt;</w:t>
      </w:r>
      <w:r>
        <w:t>fs_a</w:t>
      </w:r>
      <w:r>
        <w:rPr>
          <w:rStyle w:val="sy1"/>
        </w:rPr>
        <w:t>&gt;</w:t>
      </w:r>
      <w:r>
        <w:rPr>
          <w:rStyle w:val="sy0"/>
        </w:rPr>
        <w:t>-</w:t>
      </w:r>
      <w:r>
        <w:t xml:space="preserve">t_color </w:t>
      </w:r>
      <w:r>
        <w:rPr>
          <w:rStyle w:val="kw4"/>
        </w:rPr>
        <w:t>ASSIGNING</w:t>
      </w:r>
      <w:r>
        <w:t xml:space="preserve"> </w:t>
      </w:r>
      <w:r>
        <w:rPr>
          <w:rStyle w:val="sy1"/>
        </w:rPr>
        <w:t>&lt;</w:t>
      </w:r>
      <w:r>
        <w:t>fs_col</w:t>
      </w:r>
      <w:r>
        <w:rPr>
          <w:rStyle w:val="sy1"/>
        </w:rPr>
        <w:t>&gt;</w:t>
      </w:r>
      <w:r>
        <w:rPr>
          <w:rStyle w:val="sy0"/>
        </w:rPr>
        <w:t>.</w:t>
      </w:r>
    </w:p>
    <w:p w:rsidR="00905172" w:rsidRDefault="00905172" w:rsidP="00905172">
      <w:pPr>
        <w:pStyle w:val="HTML"/>
      </w:pPr>
      <w:r>
        <w:rPr>
          <w:rStyle w:val="sy1"/>
        </w:rPr>
        <w:t>&lt;</w:t>
      </w:r>
      <w:r>
        <w:t>fs_col</w:t>
      </w:r>
      <w:r>
        <w:rPr>
          <w:rStyle w:val="sy1"/>
        </w:rPr>
        <w:t>&gt;</w:t>
      </w:r>
      <w:r>
        <w:rPr>
          <w:rStyle w:val="sy0"/>
        </w:rPr>
        <w:t>-</w:t>
      </w:r>
      <w:r>
        <w:t xml:space="preserve">fname </w:t>
      </w:r>
      <w:r>
        <w:rPr>
          <w:rStyle w:val="sy1"/>
        </w:rPr>
        <w:t>=</w:t>
      </w:r>
      <w:r>
        <w:t xml:space="preserve"> </w:t>
      </w:r>
      <w:r>
        <w:rPr>
          <w:rStyle w:val="st0"/>
        </w:rPr>
        <w:t>'ORT01'</w:t>
      </w:r>
      <w:r>
        <w:rPr>
          <w:rStyle w:val="sy0"/>
        </w:rPr>
        <w:t>.</w:t>
      </w:r>
    </w:p>
    <w:p w:rsidR="00905172" w:rsidRDefault="00905172" w:rsidP="00905172">
      <w:pPr>
        <w:pStyle w:val="HTML"/>
      </w:pPr>
      <w:r>
        <w:rPr>
          <w:rStyle w:val="sy1"/>
        </w:rPr>
        <w:t>&lt;</w:t>
      </w:r>
      <w:r>
        <w:t>fs_col</w:t>
      </w:r>
      <w:r>
        <w:rPr>
          <w:rStyle w:val="sy1"/>
        </w:rPr>
        <w:t>&gt;</w:t>
      </w:r>
      <w:r>
        <w:rPr>
          <w:rStyle w:val="sy0"/>
        </w:rPr>
        <w:t>-</w:t>
      </w:r>
      <w:r>
        <w:t>color</w:t>
      </w:r>
      <w:r>
        <w:rPr>
          <w:rStyle w:val="sy0"/>
        </w:rPr>
        <w:t>-</w:t>
      </w:r>
      <w:r>
        <w:t xml:space="preserve">col </w:t>
      </w:r>
      <w:r>
        <w:rPr>
          <w:rStyle w:val="sy1"/>
        </w:rPr>
        <w:t>=</w:t>
      </w:r>
      <w:r>
        <w:t xml:space="preserve"> </w:t>
      </w:r>
      <w:r>
        <w:rPr>
          <w:rStyle w:val="kw4"/>
        </w:rPr>
        <w:t>col_total</w:t>
      </w:r>
      <w:r>
        <w:rPr>
          <w:rStyle w:val="sy0"/>
        </w:rPr>
        <w:t>.</w:t>
      </w:r>
    </w:p>
    <w:p w:rsidR="00905172" w:rsidRDefault="00905172" w:rsidP="00905172">
      <w:pPr>
        <w:pStyle w:val="HTML"/>
      </w:pPr>
      <w:r>
        <w:rPr>
          <w:rStyle w:val="sy1"/>
        </w:rPr>
        <w:t>&lt;</w:t>
      </w:r>
      <w:r>
        <w:t>fs_col</w:t>
      </w:r>
      <w:r>
        <w:rPr>
          <w:rStyle w:val="sy1"/>
        </w:rPr>
        <w:t>&gt;</w:t>
      </w:r>
      <w:r>
        <w:rPr>
          <w:rStyle w:val="sy0"/>
        </w:rPr>
        <w:t>-</w:t>
      </w:r>
      <w:r>
        <w:t>color</w:t>
      </w:r>
      <w:r>
        <w:rPr>
          <w:rStyle w:val="sy0"/>
        </w:rPr>
        <w:t>-</w:t>
      </w:r>
      <w:r>
        <w:t xml:space="preserve">int </w:t>
      </w:r>
      <w:r>
        <w:rPr>
          <w:rStyle w:val="sy1"/>
        </w:rPr>
        <w:t>=</w:t>
      </w:r>
      <w:r>
        <w:t xml:space="preserve"> </w:t>
      </w:r>
      <w:r>
        <w:rPr>
          <w:rStyle w:val="nu0"/>
        </w:rPr>
        <w:t>1</w:t>
      </w:r>
      <w:r>
        <w:rPr>
          <w:rStyle w:val="sy0"/>
        </w:rPr>
        <w:t>.</w:t>
      </w:r>
    </w:p>
    <w:p w:rsidR="00905172" w:rsidRDefault="00905172" w:rsidP="00905172">
      <w:pPr>
        <w:pStyle w:val="HTML"/>
      </w:pPr>
      <w:r>
        <w:rPr>
          <w:rStyle w:val="sy1"/>
        </w:rPr>
        <w:t>&lt;</w:t>
      </w:r>
      <w:r>
        <w:t>fs_col</w:t>
      </w:r>
      <w:r>
        <w:rPr>
          <w:rStyle w:val="sy1"/>
        </w:rPr>
        <w:t>&gt;</w:t>
      </w:r>
      <w:r>
        <w:rPr>
          <w:rStyle w:val="sy0"/>
        </w:rPr>
        <w:t>-</w:t>
      </w:r>
      <w:r>
        <w:t>color</w:t>
      </w:r>
      <w:r>
        <w:rPr>
          <w:rStyle w:val="sy0"/>
        </w:rPr>
        <w:t>-</w:t>
      </w:r>
      <w:r>
        <w:t xml:space="preserve">inv </w:t>
      </w:r>
      <w:r>
        <w:rPr>
          <w:rStyle w:val="sy1"/>
        </w:rPr>
        <w:t>=</w:t>
      </w:r>
      <w:r>
        <w:t xml:space="preserve"> </w:t>
      </w:r>
      <w:r>
        <w:rPr>
          <w:rStyle w:val="nu0"/>
        </w:rPr>
        <w:t>1</w:t>
      </w:r>
      <w:r>
        <w:rPr>
          <w:rStyle w:val="sy0"/>
        </w:rPr>
        <w:t>.</w:t>
      </w:r>
    </w:p>
    <w:p w:rsidR="00905172" w:rsidRDefault="00905172" w:rsidP="00905172">
      <w:pPr>
        <w:pStyle w:val="HTML"/>
      </w:pPr>
      <w:r>
        <w:rPr>
          <w:rStyle w:val="kw3"/>
        </w:rPr>
        <w:t>APPEND</w:t>
      </w:r>
      <w:r>
        <w:t xml:space="preserve"> </w:t>
      </w:r>
      <w:r>
        <w:rPr>
          <w:rStyle w:val="kw4"/>
        </w:rPr>
        <w:t>INITIAL</w:t>
      </w:r>
      <w:r>
        <w:rPr>
          <w:rStyle w:val="kw9"/>
        </w:rPr>
        <w:t xml:space="preserve"> LINE</w:t>
      </w:r>
      <w:r>
        <w:t xml:space="preserve"> </w:t>
      </w:r>
      <w:r>
        <w:rPr>
          <w:rStyle w:val="kw4"/>
        </w:rPr>
        <w:t>TO</w:t>
      </w:r>
      <w:r>
        <w:t xml:space="preserve"> itab_alv_c </w:t>
      </w:r>
      <w:r>
        <w:rPr>
          <w:rStyle w:val="kw4"/>
        </w:rPr>
        <w:t>ASSIGNING</w:t>
      </w:r>
      <w:r>
        <w:t xml:space="preserve"> </w:t>
      </w:r>
      <w:r>
        <w:rPr>
          <w:rStyle w:val="sy1"/>
        </w:rPr>
        <w:t>&lt;</w:t>
      </w:r>
      <w:r>
        <w:t>fs_a</w:t>
      </w:r>
      <w:r>
        <w:rPr>
          <w:rStyle w:val="sy1"/>
        </w:rPr>
        <w:t>&gt;</w:t>
      </w:r>
      <w:r>
        <w:rPr>
          <w:rStyle w:val="sy0"/>
        </w:rPr>
        <w:t>.</w:t>
      </w:r>
    </w:p>
    <w:p w:rsidR="00905172" w:rsidRDefault="00905172" w:rsidP="00905172">
      <w:pPr>
        <w:pStyle w:val="HTML"/>
      </w:pPr>
      <w:r>
        <w:rPr>
          <w:rStyle w:val="sy1"/>
        </w:rPr>
        <w:t>&lt;</w:t>
      </w:r>
      <w:r>
        <w:t>fs_a</w:t>
      </w:r>
      <w:r>
        <w:rPr>
          <w:rStyle w:val="sy1"/>
        </w:rPr>
        <w:t>&gt;</w:t>
      </w:r>
      <w:r>
        <w:rPr>
          <w:rStyle w:val="sy0"/>
        </w:rPr>
        <w:t>-</w:t>
      </w:r>
      <w:r>
        <w:t xml:space="preserve">kunnr </w:t>
      </w:r>
      <w:r>
        <w:rPr>
          <w:rStyle w:val="sy1"/>
        </w:rPr>
        <w:t>=</w:t>
      </w:r>
      <w:r>
        <w:t xml:space="preserve"> </w:t>
      </w:r>
      <w:r>
        <w:rPr>
          <w:rStyle w:val="st0"/>
        </w:rPr>
        <w:t>'456'</w:t>
      </w:r>
      <w:r>
        <w:rPr>
          <w:rStyle w:val="sy0"/>
        </w:rPr>
        <w:t>.</w:t>
      </w:r>
    </w:p>
    <w:p w:rsidR="00905172" w:rsidRDefault="00905172" w:rsidP="00905172">
      <w:pPr>
        <w:pStyle w:val="HTML"/>
      </w:pPr>
      <w:r>
        <w:rPr>
          <w:rStyle w:val="sy1"/>
        </w:rPr>
        <w:t>&lt;</w:t>
      </w:r>
      <w:r>
        <w:t>fs_a</w:t>
      </w:r>
      <w:r>
        <w:rPr>
          <w:rStyle w:val="sy1"/>
        </w:rPr>
        <w:t>&gt;</w:t>
      </w:r>
      <w:r>
        <w:rPr>
          <w:rStyle w:val="sy0"/>
        </w:rPr>
        <w:t>-</w:t>
      </w:r>
      <w:r>
        <w:t xml:space="preserve">name1 </w:t>
      </w:r>
      <w:r>
        <w:rPr>
          <w:rStyle w:val="sy1"/>
        </w:rPr>
        <w:t>=</w:t>
      </w:r>
      <w:r>
        <w:t xml:space="preserve"> </w:t>
      </w:r>
      <w:r>
        <w:rPr>
          <w:rStyle w:val="st0"/>
        </w:rPr>
        <w:t>'XYZ'</w:t>
      </w:r>
      <w:r>
        <w:rPr>
          <w:rStyle w:val="sy0"/>
        </w:rPr>
        <w:t>.</w:t>
      </w:r>
    </w:p>
    <w:p w:rsidR="00905172" w:rsidRDefault="00905172" w:rsidP="00905172">
      <w:pPr>
        <w:pStyle w:val="HTML"/>
      </w:pPr>
      <w:r>
        <w:rPr>
          <w:rStyle w:val="sy1"/>
        </w:rPr>
        <w:t>&lt;</w:t>
      </w:r>
      <w:r>
        <w:t>fs_a</w:t>
      </w:r>
      <w:r>
        <w:rPr>
          <w:rStyle w:val="sy1"/>
        </w:rPr>
        <w:t>&gt;</w:t>
      </w:r>
      <w:r>
        <w:rPr>
          <w:rStyle w:val="sy0"/>
        </w:rPr>
        <w:t>-</w:t>
      </w:r>
      <w:r>
        <w:t xml:space="preserve">ort01 </w:t>
      </w:r>
      <w:r>
        <w:rPr>
          <w:rStyle w:val="sy1"/>
        </w:rPr>
        <w:t>=</w:t>
      </w:r>
      <w:r>
        <w:t xml:space="preserve"> </w:t>
      </w:r>
      <w:r>
        <w:rPr>
          <w:rStyle w:val="st0"/>
        </w:rPr>
        <w:t>'LA'</w:t>
      </w:r>
      <w:r>
        <w:rPr>
          <w:rStyle w:val="sy0"/>
        </w:rPr>
        <w:t>.</w:t>
      </w:r>
    </w:p>
    <w:p w:rsidR="00905172" w:rsidRDefault="00905172" w:rsidP="00905172">
      <w:pPr>
        <w:pStyle w:val="HTML"/>
      </w:pPr>
      <w:r>
        <w:rPr>
          <w:rStyle w:val="sy1"/>
        </w:rPr>
        <w:t>&lt;</w:t>
      </w:r>
      <w:r>
        <w:t>fs_a</w:t>
      </w:r>
      <w:r>
        <w:rPr>
          <w:rStyle w:val="sy1"/>
        </w:rPr>
        <w:t>&gt;</w:t>
      </w:r>
      <w:r>
        <w:rPr>
          <w:rStyle w:val="sy0"/>
        </w:rPr>
        <w:t>-</w:t>
      </w:r>
      <w:r>
        <w:t xml:space="preserve">land1 </w:t>
      </w:r>
      <w:r>
        <w:rPr>
          <w:rStyle w:val="sy1"/>
        </w:rPr>
        <w:t>=</w:t>
      </w:r>
      <w:r>
        <w:t xml:space="preserve"> </w:t>
      </w:r>
      <w:r>
        <w:rPr>
          <w:rStyle w:val="st0"/>
        </w:rPr>
        <w:t>'CA'</w:t>
      </w:r>
      <w:r>
        <w:rPr>
          <w:rStyle w:val="sy0"/>
        </w:rPr>
        <w:t>.</w:t>
      </w:r>
    </w:p>
    <w:p w:rsidR="00905172" w:rsidRDefault="00905172" w:rsidP="00905172">
      <w:pPr>
        <w:pStyle w:val="HTML"/>
      </w:pPr>
      <w:r>
        <w:t> </w:t>
      </w:r>
    </w:p>
    <w:p w:rsidR="00905172" w:rsidRDefault="00905172" w:rsidP="00905172">
      <w:pPr>
        <w:pStyle w:val="HTML"/>
      </w:pPr>
      <w:r>
        <w:rPr>
          <w:rStyle w:val="co2"/>
        </w:rPr>
        <w:t>* Using VALUE</w:t>
      </w:r>
    </w:p>
    <w:p w:rsidR="00905172" w:rsidRDefault="00905172" w:rsidP="00905172">
      <w:pPr>
        <w:pStyle w:val="HTML"/>
      </w:pPr>
      <w:r>
        <w:rPr>
          <w:rStyle w:val="kw2"/>
        </w:rPr>
        <w:t>DATA</w:t>
      </w:r>
      <w:r>
        <w:rPr>
          <w:rStyle w:val="br0"/>
          <w:rFonts w:eastAsiaTheme="majorEastAsia"/>
        </w:rPr>
        <w:t>(</w:t>
      </w:r>
      <w:r>
        <w:t>itab_alv</w:t>
      </w:r>
      <w:r>
        <w:rPr>
          <w:rStyle w:val="br0"/>
          <w:rFonts w:eastAsiaTheme="majorEastAsia"/>
        </w:rPr>
        <w:t>)</w:t>
      </w:r>
      <w:r>
        <w:t xml:space="preserve"> </w:t>
      </w:r>
      <w:r>
        <w:rPr>
          <w:rStyle w:val="sy1"/>
        </w:rPr>
        <w:t>=</w:t>
      </w:r>
    </w:p>
    <w:p w:rsidR="00905172" w:rsidRDefault="00905172" w:rsidP="00905172">
      <w:pPr>
        <w:pStyle w:val="HTML"/>
      </w:pPr>
      <w:r>
        <w:t xml:space="preserve">  </w:t>
      </w:r>
      <w:r>
        <w:rPr>
          <w:rStyle w:val="kw4"/>
        </w:rPr>
        <w:t>VALUE</w:t>
      </w:r>
      <w:r>
        <w:t xml:space="preserve"> tt_alv_data</w:t>
      </w:r>
      <w:r>
        <w:rPr>
          <w:rStyle w:val="br0"/>
          <w:rFonts w:eastAsiaTheme="majorEastAsia"/>
        </w:rPr>
        <w:t>(</w:t>
      </w:r>
    </w:p>
    <w:p w:rsidR="00905172" w:rsidRDefault="00905172" w:rsidP="00905172">
      <w:pPr>
        <w:pStyle w:val="HTML"/>
      </w:pPr>
      <w:r>
        <w:t xml:space="preserve">                    </w:t>
      </w:r>
      <w:r>
        <w:rPr>
          <w:rStyle w:val="co1"/>
          <w:rFonts w:eastAsiaTheme="majorEastAsia"/>
        </w:rPr>
        <w:t>"First Row</w:t>
      </w:r>
    </w:p>
    <w:p w:rsidR="00905172" w:rsidRDefault="00905172" w:rsidP="00905172">
      <w:pPr>
        <w:pStyle w:val="HTML"/>
      </w:pPr>
      <w:r>
        <w:t xml:space="preserve">                    </w:t>
      </w:r>
      <w:r>
        <w:rPr>
          <w:rStyle w:val="br0"/>
          <w:rFonts w:eastAsiaTheme="majorEastAsia"/>
        </w:rPr>
        <w:t>(</w:t>
      </w:r>
      <w:r>
        <w:t xml:space="preserve"> kunnr </w:t>
      </w:r>
      <w:r>
        <w:rPr>
          <w:rStyle w:val="sy1"/>
        </w:rPr>
        <w:t>=</w:t>
      </w:r>
      <w:r>
        <w:t xml:space="preserve"> </w:t>
      </w:r>
      <w:r>
        <w:rPr>
          <w:rStyle w:val="st0"/>
        </w:rPr>
        <w:t>'123'</w:t>
      </w:r>
      <w:r>
        <w:t xml:space="preserve"> name1 </w:t>
      </w:r>
      <w:r>
        <w:rPr>
          <w:rStyle w:val="sy1"/>
        </w:rPr>
        <w:t>=</w:t>
      </w:r>
      <w:r>
        <w:t xml:space="preserve"> </w:t>
      </w:r>
      <w:r>
        <w:rPr>
          <w:rStyle w:val="st0"/>
        </w:rPr>
        <w:t>'ABCD'</w:t>
      </w:r>
    </w:p>
    <w:p w:rsidR="00905172" w:rsidRDefault="00905172" w:rsidP="00905172">
      <w:pPr>
        <w:pStyle w:val="HTML"/>
      </w:pPr>
      <w:r>
        <w:t xml:space="preserve">                        ort01 </w:t>
      </w:r>
      <w:r>
        <w:rPr>
          <w:rStyle w:val="sy1"/>
        </w:rPr>
        <w:t>=</w:t>
      </w:r>
      <w:r>
        <w:t xml:space="preserve"> </w:t>
      </w:r>
      <w:r>
        <w:rPr>
          <w:rStyle w:val="st0"/>
        </w:rPr>
        <w:t>'LV'</w:t>
      </w:r>
      <w:r>
        <w:t xml:space="preserve"> land1 </w:t>
      </w:r>
      <w:r>
        <w:rPr>
          <w:rStyle w:val="sy1"/>
        </w:rPr>
        <w:t>=</w:t>
      </w:r>
      <w:r>
        <w:t xml:space="preserve"> </w:t>
      </w:r>
      <w:r>
        <w:rPr>
          <w:rStyle w:val="st0"/>
        </w:rPr>
        <w:t>'NV'</w:t>
      </w:r>
    </w:p>
    <w:p w:rsidR="00905172" w:rsidRDefault="00905172" w:rsidP="00905172">
      <w:pPr>
        <w:pStyle w:val="HTML"/>
      </w:pPr>
      <w:r>
        <w:t xml:space="preserve">                        </w:t>
      </w:r>
      <w:r>
        <w:rPr>
          <w:rStyle w:val="co1"/>
          <w:rFonts w:eastAsiaTheme="majorEastAsia"/>
        </w:rPr>
        <w:t>" color table</w:t>
      </w:r>
    </w:p>
    <w:p w:rsidR="00905172" w:rsidRDefault="00905172" w:rsidP="00905172">
      <w:pPr>
        <w:pStyle w:val="HTML"/>
      </w:pPr>
      <w:r>
        <w:t xml:space="preserve">                        t_color </w:t>
      </w:r>
      <w:r>
        <w:rPr>
          <w:rStyle w:val="sy1"/>
        </w:rPr>
        <w:t>=</w:t>
      </w:r>
      <w:r>
        <w:t xml:space="preserve"> </w:t>
      </w:r>
      <w:r>
        <w:rPr>
          <w:rStyle w:val="kw4"/>
        </w:rPr>
        <w:t>VALUE</w:t>
      </w:r>
      <w:r>
        <w:t xml:space="preserve"> #</w:t>
      </w:r>
      <w:r>
        <w:rPr>
          <w:rStyle w:val="br0"/>
          <w:rFonts w:eastAsiaTheme="majorEastAsia"/>
        </w:rPr>
        <w:t>(</w:t>
      </w:r>
    </w:p>
    <w:p w:rsidR="00905172" w:rsidRDefault="00905172" w:rsidP="00905172">
      <w:pPr>
        <w:pStyle w:val="HTML"/>
      </w:pPr>
      <w:r>
        <w:t xml:space="preserve">                                          </w:t>
      </w:r>
      <w:r>
        <w:rPr>
          <w:rStyle w:val="co1"/>
          <w:rFonts w:eastAsiaTheme="majorEastAsia"/>
        </w:rPr>
        <w:t>" Color table - First Row</w:t>
      </w:r>
    </w:p>
    <w:p w:rsidR="00905172" w:rsidRDefault="00905172" w:rsidP="00905172">
      <w:pPr>
        <w:pStyle w:val="HTML"/>
      </w:pPr>
      <w:r>
        <w:t xml:space="preserve">                                           </w:t>
      </w:r>
      <w:r>
        <w:rPr>
          <w:rStyle w:val="br0"/>
          <w:rFonts w:eastAsiaTheme="majorEastAsia"/>
        </w:rPr>
        <w:t>(</w:t>
      </w:r>
      <w:r>
        <w:t xml:space="preserve"> fname </w:t>
      </w:r>
      <w:r>
        <w:rPr>
          <w:rStyle w:val="sy1"/>
        </w:rPr>
        <w:t>=</w:t>
      </w:r>
      <w:r>
        <w:t xml:space="preserve"> </w:t>
      </w:r>
      <w:r>
        <w:rPr>
          <w:rStyle w:val="st0"/>
        </w:rPr>
        <w:t>'KUNNR'</w:t>
      </w:r>
    </w:p>
    <w:p w:rsidR="00905172" w:rsidRDefault="00905172" w:rsidP="00905172">
      <w:pPr>
        <w:pStyle w:val="HTML"/>
      </w:pPr>
      <w:r>
        <w:t xml:space="preserve">                                             color</w:t>
      </w:r>
      <w:r>
        <w:rPr>
          <w:rStyle w:val="sy0"/>
        </w:rPr>
        <w:t>-</w:t>
      </w:r>
      <w:r>
        <w:t xml:space="preserve">col </w:t>
      </w:r>
      <w:r>
        <w:rPr>
          <w:rStyle w:val="sy1"/>
        </w:rPr>
        <w:t>=</w:t>
      </w:r>
      <w:r>
        <w:t xml:space="preserve"> </w:t>
      </w:r>
      <w:r>
        <w:rPr>
          <w:rStyle w:val="kw4"/>
        </w:rPr>
        <w:t>col_negative</w:t>
      </w:r>
    </w:p>
    <w:p w:rsidR="00905172" w:rsidRDefault="00905172" w:rsidP="00905172">
      <w:pPr>
        <w:pStyle w:val="HTML"/>
      </w:pPr>
      <w:r>
        <w:t xml:space="preserve">                                             color</w:t>
      </w:r>
      <w:r>
        <w:rPr>
          <w:rStyle w:val="sy0"/>
        </w:rPr>
        <w:t>-</w:t>
      </w:r>
      <w:r>
        <w:t xml:space="preserve">int </w:t>
      </w:r>
      <w:r>
        <w:rPr>
          <w:rStyle w:val="sy1"/>
        </w:rPr>
        <w:t>=</w:t>
      </w:r>
      <w:r>
        <w:t xml:space="preserve"> </w:t>
      </w:r>
      <w:r>
        <w:rPr>
          <w:rStyle w:val="nu0"/>
        </w:rPr>
        <w:t>0</w:t>
      </w:r>
    </w:p>
    <w:p w:rsidR="00905172" w:rsidRDefault="00905172" w:rsidP="00905172">
      <w:pPr>
        <w:pStyle w:val="HTML"/>
      </w:pPr>
      <w:r>
        <w:t xml:space="preserve">                                             color</w:t>
      </w:r>
      <w:r>
        <w:rPr>
          <w:rStyle w:val="sy0"/>
        </w:rPr>
        <w:t>-</w:t>
      </w:r>
      <w:r>
        <w:t xml:space="preserve">inv </w:t>
      </w:r>
      <w:r>
        <w:rPr>
          <w:rStyle w:val="sy1"/>
        </w:rPr>
        <w:t>=</w:t>
      </w:r>
      <w:r>
        <w:t xml:space="preserve"> </w:t>
      </w:r>
      <w:r>
        <w:rPr>
          <w:rStyle w:val="nu0"/>
        </w:rPr>
        <w:t>0</w:t>
      </w:r>
    </w:p>
    <w:p w:rsidR="00905172" w:rsidRDefault="00905172" w:rsidP="00905172">
      <w:pPr>
        <w:pStyle w:val="HTML"/>
      </w:pPr>
      <w:r>
        <w:t xml:space="preserve">                                            </w:t>
      </w:r>
      <w:r>
        <w:rPr>
          <w:rStyle w:val="br0"/>
          <w:rFonts w:eastAsiaTheme="majorEastAsia"/>
        </w:rPr>
        <w:t>)</w:t>
      </w:r>
    </w:p>
    <w:p w:rsidR="00905172" w:rsidRDefault="00905172" w:rsidP="00905172">
      <w:pPr>
        <w:pStyle w:val="HTML"/>
      </w:pPr>
      <w:r>
        <w:t xml:space="preserve">                                          </w:t>
      </w:r>
      <w:r>
        <w:rPr>
          <w:rStyle w:val="co1"/>
          <w:rFonts w:eastAsiaTheme="majorEastAsia"/>
        </w:rPr>
        <w:t>" Color Table - 2nd Row</w:t>
      </w:r>
    </w:p>
    <w:p w:rsidR="00905172" w:rsidRDefault="00905172" w:rsidP="00905172">
      <w:pPr>
        <w:pStyle w:val="HTML"/>
      </w:pPr>
      <w:r>
        <w:t xml:space="preserve">                                           </w:t>
      </w:r>
      <w:r>
        <w:rPr>
          <w:rStyle w:val="br0"/>
          <w:rFonts w:eastAsiaTheme="majorEastAsia"/>
        </w:rPr>
        <w:t>(</w:t>
      </w:r>
      <w:r>
        <w:t xml:space="preserve"> fname </w:t>
      </w:r>
      <w:r>
        <w:rPr>
          <w:rStyle w:val="sy1"/>
        </w:rPr>
        <w:t>=</w:t>
      </w:r>
      <w:r>
        <w:t xml:space="preserve"> </w:t>
      </w:r>
      <w:r>
        <w:rPr>
          <w:rStyle w:val="st0"/>
        </w:rPr>
        <w:t>'ORT01'</w:t>
      </w:r>
    </w:p>
    <w:p w:rsidR="00905172" w:rsidRDefault="00905172" w:rsidP="00905172">
      <w:pPr>
        <w:pStyle w:val="HTML"/>
      </w:pPr>
      <w:r>
        <w:t xml:space="preserve">                                             color</w:t>
      </w:r>
      <w:r>
        <w:rPr>
          <w:rStyle w:val="sy0"/>
        </w:rPr>
        <w:t>-</w:t>
      </w:r>
      <w:r>
        <w:t xml:space="preserve">col </w:t>
      </w:r>
      <w:r>
        <w:rPr>
          <w:rStyle w:val="sy1"/>
        </w:rPr>
        <w:t>=</w:t>
      </w:r>
      <w:r>
        <w:t xml:space="preserve"> </w:t>
      </w:r>
      <w:r>
        <w:rPr>
          <w:rStyle w:val="kw4"/>
        </w:rPr>
        <w:t>col_total</w:t>
      </w:r>
    </w:p>
    <w:p w:rsidR="00905172" w:rsidRDefault="00905172" w:rsidP="00905172">
      <w:pPr>
        <w:pStyle w:val="HTML"/>
      </w:pPr>
      <w:r>
        <w:t xml:space="preserve">                                             color</w:t>
      </w:r>
      <w:r>
        <w:rPr>
          <w:rStyle w:val="sy0"/>
        </w:rPr>
        <w:t>-</w:t>
      </w:r>
      <w:r>
        <w:t xml:space="preserve">int </w:t>
      </w:r>
      <w:r>
        <w:rPr>
          <w:rStyle w:val="sy1"/>
        </w:rPr>
        <w:t>=</w:t>
      </w:r>
      <w:r>
        <w:t xml:space="preserve"> </w:t>
      </w:r>
      <w:r>
        <w:rPr>
          <w:rStyle w:val="nu0"/>
        </w:rPr>
        <w:t>1</w:t>
      </w:r>
    </w:p>
    <w:p w:rsidR="00905172" w:rsidRDefault="00905172" w:rsidP="00905172">
      <w:pPr>
        <w:pStyle w:val="HTML"/>
      </w:pPr>
      <w:r>
        <w:t xml:space="preserve">                                             color</w:t>
      </w:r>
      <w:r>
        <w:rPr>
          <w:rStyle w:val="sy0"/>
        </w:rPr>
        <w:t>-</w:t>
      </w:r>
      <w:r>
        <w:t xml:space="preserve">inv </w:t>
      </w:r>
      <w:r>
        <w:rPr>
          <w:rStyle w:val="sy1"/>
        </w:rPr>
        <w:t>=</w:t>
      </w:r>
      <w:r>
        <w:t xml:space="preserve"> </w:t>
      </w:r>
      <w:r>
        <w:rPr>
          <w:rStyle w:val="nu0"/>
        </w:rPr>
        <w:t>1</w:t>
      </w:r>
    </w:p>
    <w:p w:rsidR="00905172" w:rsidRDefault="00905172" w:rsidP="00905172">
      <w:pPr>
        <w:pStyle w:val="HTML"/>
      </w:pPr>
      <w:r>
        <w:t xml:space="preserve">                                            </w:t>
      </w:r>
      <w:r>
        <w:rPr>
          <w:rStyle w:val="br0"/>
          <w:rFonts w:eastAsiaTheme="majorEastAsia"/>
        </w:rPr>
        <w:t>)</w:t>
      </w:r>
    </w:p>
    <w:p w:rsidR="00905172" w:rsidRDefault="00905172" w:rsidP="00905172">
      <w:pPr>
        <w:pStyle w:val="HTML"/>
      </w:pPr>
      <w:r>
        <w:t xml:space="preserve">                                          </w:t>
      </w:r>
      <w:r>
        <w:rPr>
          <w:rStyle w:val="br0"/>
          <w:rFonts w:eastAsiaTheme="majorEastAsia"/>
        </w:rPr>
        <w:t>)</w:t>
      </w:r>
    </w:p>
    <w:p w:rsidR="00905172" w:rsidRDefault="00905172" w:rsidP="00905172">
      <w:pPr>
        <w:pStyle w:val="HTML"/>
      </w:pPr>
      <w:r>
        <w:t xml:space="preserve">                    </w:t>
      </w:r>
      <w:r>
        <w:rPr>
          <w:rStyle w:val="br0"/>
          <w:rFonts w:eastAsiaTheme="majorEastAsia"/>
        </w:rPr>
        <w:t>)</w:t>
      </w:r>
    </w:p>
    <w:p w:rsidR="00905172" w:rsidRDefault="00905172" w:rsidP="00905172">
      <w:pPr>
        <w:pStyle w:val="HTML"/>
      </w:pPr>
      <w:r>
        <w:t xml:space="preserve">                    </w:t>
      </w:r>
      <w:r>
        <w:rPr>
          <w:rStyle w:val="co1"/>
          <w:rFonts w:eastAsiaTheme="majorEastAsia"/>
        </w:rPr>
        <w:t>"Second row</w:t>
      </w:r>
    </w:p>
    <w:p w:rsidR="00905172" w:rsidRDefault="00905172" w:rsidP="00905172">
      <w:pPr>
        <w:pStyle w:val="HTML"/>
      </w:pPr>
      <w:r>
        <w:t xml:space="preserve">                   </w:t>
      </w:r>
      <w:r>
        <w:rPr>
          <w:rStyle w:val="br0"/>
          <w:rFonts w:eastAsiaTheme="majorEastAsia"/>
        </w:rPr>
        <w:t>(</w:t>
      </w:r>
      <w:r>
        <w:t xml:space="preserve"> kunnr </w:t>
      </w:r>
      <w:r>
        <w:rPr>
          <w:rStyle w:val="sy1"/>
        </w:rPr>
        <w:t>=</w:t>
      </w:r>
      <w:r>
        <w:t xml:space="preserve"> </w:t>
      </w:r>
      <w:r>
        <w:rPr>
          <w:rStyle w:val="st0"/>
        </w:rPr>
        <w:t>'456'</w:t>
      </w:r>
      <w:r>
        <w:t xml:space="preserve"> name1 </w:t>
      </w:r>
      <w:r>
        <w:rPr>
          <w:rStyle w:val="sy1"/>
        </w:rPr>
        <w:t>=</w:t>
      </w:r>
      <w:r>
        <w:t xml:space="preserve"> </w:t>
      </w:r>
      <w:r>
        <w:rPr>
          <w:rStyle w:val="st0"/>
        </w:rPr>
        <w:t>'XYZ'</w:t>
      </w:r>
    </w:p>
    <w:p w:rsidR="00905172" w:rsidRDefault="00905172" w:rsidP="00905172">
      <w:pPr>
        <w:pStyle w:val="HTML"/>
      </w:pPr>
      <w:r>
        <w:t xml:space="preserve">                        ort01 </w:t>
      </w:r>
      <w:r>
        <w:rPr>
          <w:rStyle w:val="sy1"/>
        </w:rPr>
        <w:t>=</w:t>
      </w:r>
      <w:r>
        <w:t xml:space="preserve"> </w:t>
      </w:r>
      <w:r>
        <w:rPr>
          <w:rStyle w:val="st0"/>
        </w:rPr>
        <w:t>'LA'</w:t>
      </w:r>
      <w:r>
        <w:t xml:space="preserve"> land1 </w:t>
      </w:r>
      <w:r>
        <w:rPr>
          <w:rStyle w:val="sy1"/>
        </w:rPr>
        <w:t>=</w:t>
      </w:r>
      <w:r>
        <w:t xml:space="preserve"> </w:t>
      </w:r>
      <w:r>
        <w:rPr>
          <w:rStyle w:val="st0"/>
        </w:rPr>
        <w:t>'CA'</w:t>
      </w:r>
    </w:p>
    <w:p w:rsidR="00905172" w:rsidRDefault="00905172" w:rsidP="00905172">
      <w:pPr>
        <w:pStyle w:val="HTML"/>
      </w:pPr>
      <w:r>
        <w:t xml:space="preserve">                    </w:t>
      </w:r>
      <w:r>
        <w:rPr>
          <w:rStyle w:val="br0"/>
          <w:rFonts w:eastAsiaTheme="majorEastAsia"/>
        </w:rPr>
        <w:t>)</w:t>
      </w:r>
    </w:p>
    <w:p w:rsidR="00905172" w:rsidRDefault="00905172" w:rsidP="00905172">
      <w:pPr>
        <w:pStyle w:val="HTML"/>
      </w:pPr>
      <w:r>
        <w:t xml:space="preserve">                 </w:t>
      </w:r>
      <w:r>
        <w:rPr>
          <w:rStyle w:val="br0"/>
          <w:rFonts w:eastAsiaTheme="majorEastAsia"/>
        </w:rPr>
        <w:t>)</w:t>
      </w:r>
      <w:r>
        <w:rPr>
          <w:rStyle w:val="sy0"/>
        </w:rPr>
        <w:t>.</w:t>
      </w:r>
    </w:p>
    <w:p w:rsidR="00905172" w:rsidRDefault="00905172" w:rsidP="00905172">
      <w:pPr>
        <w:pStyle w:val="HTML"/>
      </w:pPr>
      <w:r>
        <w:lastRenderedPageBreak/>
        <w:t> </w:t>
      </w:r>
    </w:p>
    <w:p w:rsidR="00905172" w:rsidRPr="002823C8" w:rsidRDefault="00905172" w:rsidP="002823C8">
      <w:pPr>
        <w:pStyle w:val="a7"/>
        <w:spacing w:before="0" w:beforeAutospacing="0" w:after="0" w:afterAutospacing="0"/>
        <w:ind w:firstLine="567"/>
        <w:jc w:val="both"/>
        <w:rPr>
          <w:rFonts w:ascii="Arial Narrow" w:hAnsi="Arial Narrow"/>
        </w:rPr>
      </w:pPr>
    </w:p>
    <w:p w:rsidR="00A11567" w:rsidRPr="002823C8" w:rsidRDefault="00A11567" w:rsidP="002823C8">
      <w:pPr>
        <w:spacing w:after="0" w:line="240" w:lineRule="auto"/>
        <w:ind w:firstLine="567"/>
        <w:jc w:val="both"/>
        <w:rPr>
          <w:rFonts w:ascii="Arial Narrow" w:hAnsi="Arial Narrow"/>
          <w:color w:val="000000" w:themeColor="text1"/>
          <w:sz w:val="24"/>
          <w:szCs w:val="24"/>
        </w:rPr>
      </w:pPr>
    </w:p>
    <w:p w:rsidR="004C0076" w:rsidRDefault="004C0076" w:rsidP="006C722A">
      <w:pPr>
        <w:pStyle w:val="1"/>
        <w:spacing w:before="0" w:beforeAutospacing="0" w:after="0" w:afterAutospacing="0"/>
        <w:ind w:firstLine="567"/>
        <w:jc w:val="center"/>
        <w:rPr>
          <w:rFonts w:ascii="Arial Narrow" w:hAnsi="Arial Narrow"/>
          <w:color w:val="000000" w:themeColor="text1"/>
          <w:sz w:val="24"/>
          <w:szCs w:val="24"/>
        </w:rPr>
      </w:pPr>
      <w:bookmarkStart w:id="19" w:name="Loop_Control"/>
      <w:r w:rsidRPr="004C0076">
        <w:rPr>
          <w:rFonts w:ascii="Arial Narrow" w:hAnsi="Arial Narrow"/>
          <w:color w:val="000000" w:themeColor="text1"/>
          <w:sz w:val="24"/>
          <w:szCs w:val="24"/>
        </w:rPr>
        <w:t>Loop Control</w:t>
      </w:r>
    </w:p>
    <w:bookmarkEnd w:id="19"/>
    <w:p w:rsidR="00DD0F06" w:rsidRPr="00DE6285" w:rsidRDefault="00DD0F06" w:rsidP="00DD0F06">
      <w:pPr>
        <w:spacing w:after="0" w:line="240" w:lineRule="auto"/>
        <w:ind w:firstLine="567"/>
        <w:jc w:val="both"/>
        <w:outlineLvl w:val="0"/>
        <w:rPr>
          <w:rFonts w:ascii="Arial Narrow" w:eastAsia="Times New Roman" w:hAnsi="Arial Narrow" w:cs="Times New Roman"/>
          <w:bCs/>
          <w:kern w:val="36"/>
          <w:sz w:val="24"/>
          <w:szCs w:val="24"/>
        </w:rPr>
      </w:pPr>
      <w:r w:rsidRPr="002E64CF">
        <w:rPr>
          <w:rFonts w:ascii="Arial Narrow" w:eastAsia="Times New Roman" w:hAnsi="Arial Narrow" w:cs="Times New Roman"/>
          <w:bCs/>
          <w:kern w:val="36"/>
          <w:sz w:val="24"/>
          <w:szCs w:val="24"/>
          <w:lang w:val="ru-RU"/>
        </w:rPr>
        <w:fldChar w:fldCharType="begin"/>
      </w:r>
      <w:r w:rsidRPr="00DE6285">
        <w:rPr>
          <w:rFonts w:ascii="Arial Narrow" w:eastAsia="Times New Roman" w:hAnsi="Arial Narrow" w:cs="Times New Roman"/>
          <w:bCs/>
          <w:kern w:val="36"/>
          <w:sz w:val="24"/>
          <w:szCs w:val="24"/>
        </w:rPr>
        <w:instrText xml:space="preserve"> HYPERLINK  \l "</w:instrText>
      </w:r>
      <w:r w:rsidRPr="002E64CF">
        <w:rPr>
          <w:rFonts w:ascii="Arial Narrow" w:eastAsia="Times New Roman" w:hAnsi="Arial Narrow" w:cs="Times New Roman"/>
          <w:bCs/>
          <w:kern w:val="36"/>
          <w:sz w:val="24"/>
          <w:szCs w:val="24"/>
          <w:lang w:val="ru-RU"/>
        </w:rPr>
        <w:instrText>Содержание</w:instrText>
      </w:r>
      <w:r w:rsidRPr="00DE6285">
        <w:rPr>
          <w:rFonts w:ascii="Arial Narrow" w:eastAsia="Times New Roman" w:hAnsi="Arial Narrow" w:cs="Times New Roman"/>
          <w:bCs/>
          <w:kern w:val="36"/>
          <w:sz w:val="24"/>
          <w:szCs w:val="24"/>
        </w:rPr>
        <w:instrText xml:space="preserve">" </w:instrText>
      </w:r>
      <w:r w:rsidRPr="002E64CF">
        <w:rPr>
          <w:rFonts w:ascii="Arial Narrow" w:eastAsia="Times New Roman" w:hAnsi="Arial Narrow" w:cs="Times New Roman"/>
          <w:bCs/>
          <w:kern w:val="36"/>
          <w:sz w:val="24"/>
          <w:szCs w:val="24"/>
          <w:lang w:val="ru-RU"/>
        </w:rPr>
        <w:fldChar w:fldCharType="separate"/>
      </w:r>
      <w:r w:rsidRPr="002E64CF">
        <w:rPr>
          <w:rStyle w:val="a3"/>
          <w:rFonts w:ascii="Arial Narrow" w:eastAsia="Times New Roman" w:hAnsi="Arial Narrow" w:cs="Times New Roman"/>
          <w:bCs/>
          <w:kern w:val="36"/>
          <w:sz w:val="24"/>
          <w:szCs w:val="24"/>
          <w:u w:val="none"/>
          <w:lang w:val="ru-RU"/>
        </w:rPr>
        <w:t>Содержание</w:t>
      </w:r>
      <w:r w:rsidRPr="002E64CF">
        <w:rPr>
          <w:rFonts w:ascii="Arial Narrow" w:eastAsia="Times New Roman" w:hAnsi="Arial Narrow" w:cs="Times New Roman"/>
          <w:bCs/>
          <w:kern w:val="36"/>
          <w:sz w:val="24"/>
          <w:szCs w:val="24"/>
          <w:lang w:val="ru-RU"/>
        </w:rPr>
        <w:fldChar w:fldCharType="end"/>
      </w:r>
    </w:p>
    <w:p w:rsidR="006C722A" w:rsidRPr="004C0076" w:rsidRDefault="006C722A" w:rsidP="006C722A">
      <w:pPr>
        <w:pStyle w:val="1"/>
        <w:spacing w:before="0" w:beforeAutospacing="0" w:after="0" w:afterAutospacing="0"/>
        <w:ind w:firstLine="567"/>
        <w:jc w:val="center"/>
        <w:rPr>
          <w:rFonts w:ascii="Arial Narrow" w:hAnsi="Arial Narrow"/>
          <w:color w:val="000000" w:themeColor="text1"/>
          <w:sz w:val="24"/>
          <w:szCs w:val="24"/>
        </w:rPr>
      </w:pPr>
    </w:p>
    <w:tbl>
      <w:tblPr>
        <w:tblW w:w="0" w:type="auto"/>
        <w:tblCellSpacing w:w="15" w:type="dxa"/>
        <w:tblInd w:w="572" w:type="dxa"/>
        <w:tblCellMar>
          <w:top w:w="15" w:type="dxa"/>
          <w:left w:w="15" w:type="dxa"/>
          <w:bottom w:w="15" w:type="dxa"/>
          <w:right w:w="15" w:type="dxa"/>
        </w:tblCellMar>
        <w:tblLook w:val="04A0" w:firstRow="1" w:lastRow="0" w:firstColumn="1" w:lastColumn="0" w:noHBand="0" w:noVBand="1"/>
      </w:tblPr>
      <w:tblGrid>
        <w:gridCol w:w="2574"/>
      </w:tblGrid>
      <w:tr w:rsidR="00D45D18" w:rsidRPr="004C0076" w:rsidTr="00CF6BFD">
        <w:trPr>
          <w:tblCellSpacing w:w="15" w:type="dxa"/>
        </w:trPr>
        <w:tc>
          <w:tcPr>
            <w:tcW w:w="0" w:type="auto"/>
            <w:vAlign w:val="center"/>
          </w:tcPr>
          <w:p w:rsidR="00D45D18" w:rsidRPr="00DD0F06" w:rsidRDefault="00D45D18" w:rsidP="00D45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color w:val="000000" w:themeColor="text1"/>
                <w:sz w:val="24"/>
                <w:szCs w:val="24"/>
              </w:rPr>
            </w:pPr>
            <w:r w:rsidRPr="00DD0F06">
              <w:rPr>
                <w:rFonts w:ascii="Arial Narrow" w:eastAsia="Times New Roman" w:hAnsi="Arial Narrow" w:cs="Courier New"/>
                <w:b/>
                <w:color w:val="000000" w:themeColor="text1"/>
                <w:sz w:val="24"/>
                <w:szCs w:val="24"/>
              </w:rPr>
              <w:t>WHILE</w:t>
            </w:r>
            <w:r w:rsidRPr="00DD0F06">
              <w:rPr>
                <w:rFonts w:ascii="Arial Narrow" w:eastAsia="Times New Roman" w:hAnsi="Arial Narrow" w:cs="Courier New"/>
                <w:color w:val="000000" w:themeColor="text1"/>
                <w:sz w:val="24"/>
                <w:szCs w:val="24"/>
              </w:rPr>
              <w:t xml:space="preserve"> &lt;logical expression&gt;  </w:t>
            </w:r>
          </w:p>
          <w:p w:rsidR="00D45D18" w:rsidRPr="00DD0F06" w:rsidRDefault="00D45D18" w:rsidP="00D45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color w:val="000000" w:themeColor="text1"/>
                <w:sz w:val="24"/>
                <w:szCs w:val="24"/>
              </w:rPr>
            </w:pPr>
            <w:r w:rsidRPr="00DD0F06">
              <w:rPr>
                <w:rFonts w:ascii="Arial Narrow" w:eastAsia="Times New Roman" w:hAnsi="Arial Narrow" w:cs="Courier New"/>
                <w:color w:val="000000" w:themeColor="text1"/>
                <w:sz w:val="24"/>
                <w:szCs w:val="24"/>
              </w:rPr>
              <w:t xml:space="preserve">   … </w:t>
            </w:r>
          </w:p>
          <w:p w:rsidR="00D45D18" w:rsidRPr="00DD0F06" w:rsidRDefault="00D45D18" w:rsidP="00D45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hAnsi="Arial Narrow"/>
                <w:color w:val="000000" w:themeColor="text1"/>
                <w:sz w:val="24"/>
                <w:szCs w:val="24"/>
              </w:rPr>
            </w:pPr>
            <w:r w:rsidRPr="00DD0F06">
              <w:rPr>
                <w:rFonts w:ascii="Arial Narrow" w:eastAsia="Times New Roman" w:hAnsi="Arial Narrow" w:cs="Courier New"/>
                <w:color w:val="000000" w:themeColor="text1"/>
                <w:sz w:val="24"/>
                <w:szCs w:val="24"/>
              </w:rPr>
              <w:t>ENDWHILE.</w:t>
            </w:r>
          </w:p>
        </w:tc>
      </w:tr>
      <w:tr w:rsidR="00D45D18" w:rsidRPr="004C0076" w:rsidTr="00CF6BFD">
        <w:trPr>
          <w:tblCellSpacing w:w="15" w:type="dxa"/>
        </w:trPr>
        <w:tc>
          <w:tcPr>
            <w:tcW w:w="0" w:type="auto"/>
            <w:vAlign w:val="center"/>
          </w:tcPr>
          <w:p w:rsidR="00D45D18" w:rsidRPr="00DD0F06" w:rsidRDefault="00D45D18" w:rsidP="00D45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b/>
                <w:color w:val="000000" w:themeColor="text1"/>
                <w:sz w:val="24"/>
                <w:szCs w:val="24"/>
              </w:rPr>
            </w:pPr>
          </w:p>
        </w:tc>
      </w:tr>
      <w:tr w:rsidR="006C722A" w:rsidRPr="004C0076" w:rsidTr="00CF6BFD">
        <w:trPr>
          <w:tblCellSpacing w:w="15" w:type="dxa"/>
        </w:trPr>
        <w:tc>
          <w:tcPr>
            <w:tcW w:w="0" w:type="auto"/>
            <w:vAlign w:val="center"/>
            <w:hideMark/>
          </w:tcPr>
          <w:p w:rsidR="00D45D18" w:rsidRPr="00DD0F06" w:rsidRDefault="00D45D18" w:rsidP="00D45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color w:val="000000" w:themeColor="text1"/>
                <w:sz w:val="24"/>
                <w:szCs w:val="24"/>
              </w:rPr>
            </w:pPr>
            <w:r w:rsidRPr="00DD0F06">
              <w:rPr>
                <w:rFonts w:ascii="Arial Narrow" w:eastAsia="Times New Roman" w:hAnsi="Arial Narrow" w:cs="Courier New"/>
                <w:b/>
                <w:color w:val="000000" w:themeColor="text1"/>
                <w:sz w:val="24"/>
                <w:szCs w:val="24"/>
              </w:rPr>
              <w:t>DO</w:t>
            </w:r>
            <w:r w:rsidRPr="00DD0F06">
              <w:rPr>
                <w:rFonts w:ascii="Arial Narrow" w:eastAsia="Times New Roman" w:hAnsi="Arial Narrow" w:cs="Courier New"/>
                <w:color w:val="000000" w:themeColor="text1"/>
                <w:sz w:val="24"/>
                <w:szCs w:val="24"/>
              </w:rPr>
              <w:t xml:space="preserve"> [n TIMES]. </w:t>
            </w:r>
          </w:p>
          <w:p w:rsidR="00D45D18" w:rsidRPr="00DD0F06" w:rsidRDefault="00D45D18" w:rsidP="00D45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color w:val="000000" w:themeColor="text1"/>
                <w:sz w:val="24"/>
                <w:szCs w:val="24"/>
              </w:rPr>
            </w:pPr>
            <w:r w:rsidRPr="00DD0F06">
              <w:rPr>
                <w:rFonts w:ascii="Arial Narrow" w:eastAsia="Times New Roman" w:hAnsi="Arial Narrow" w:cs="Courier New"/>
                <w:color w:val="000000" w:themeColor="text1"/>
                <w:sz w:val="24"/>
                <w:szCs w:val="24"/>
              </w:rPr>
              <w:t xml:space="preserve">   …</w:t>
            </w:r>
          </w:p>
          <w:p w:rsidR="006C722A" w:rsidRPr="00DD0F06" w:rsidRDefault="00D45D18" w:rsidP="00D45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hAnsi="Arial Narrow"/>
                <w:color w:val="000000" w:themeColor="text1"/>
                <w:sz w:val="24"/>
                <w:szCs w:val="24"/>
              </w:rPr>
            </w:pPr>
            <w:r w:rsidRPr="00DD0F06">
              <w:rPr>
                <w:rFonts w:ascii="Arial Narrow" w:eastAsia="Times New Roman" w:hAnsi="Arial Narrow" w:cs="Courier New"/>
                <w:color w:val="000000" w:themeColor="text1"/>
                <w:sz w:val="24"/>
                <w:szCs w:val="24"/>
              </w:rPr>
              <w:t>ENDDO.</w:t>
            </w:r>
          </w:p>
        </w:tc>
      </w:tr>
    </w:tbl>
    <w:p w:rsidR="004C0076" w:rsidRDefault="004C0076" w:rsidP="004C0076">
      <w:pPr>
        <w:spacing w:after="0" w:line="240" w:lineRule="auto"/>
        <w:ind w:firstLine="567"/>
        <w:jc w:val="both"/>
        <w:rPr>
          <w:rFonts w:ascii="Arial Narrow" w:hAnsi="Arial Narrow"/>
          <w:color w:val="000000" w:themeColor="text1"/>
          <w:sz w:val="24"/>
          <w:szCs w:val="24"/>
        </w:rPr>
      </w:pPr>
    </w:p>
    <w:p w:rsidR="004C0076" w:rsidRPr="006C722A" w:rsidRDefault="004C0076" w:rsidP="006C722A">
      <w:pPr>
        <w:pStyle w:val="2"/>
        <w:spacing w:before="0" w:line="240" w:lineRule="auto"/>
        <w:ind w:firstLine="567"/>
        <w:jc w:val="both"/>
        <w:rPr>
          <w:rFonts w:ascii="Arial Narrow" w:hAnsi="Arial Narrow"/>
          <w:b/>
          <w:color w:val="000000" w:themeColor="text1"/>
          <w:sz w:val="24"/>
          <w:szCs w:val="24"/>
        </w:rPr>
      </w:pPr>
      <w:r w:rsidRPr="006C722A">
        <w:rPr>
          <w:rFonts w:ascii="Arial Narrow" w:hAnsi="Arial Narrow"/>
          <w:b/>
          <w:color w:val="000000" w:themeColor="text1"/>
          <w:sz w:val="24"/>
          <w:szCs w:val="24"/>
        </w:rPr>
        <w:t>Loop Control Statements</w:t>
      </w:r>
    </w:p>
    <w:p w:rsidR="006C722A" w:rsidRDefault="006C722A" w:rsidP="004C0076">
      <w:pPr>
        <w:pStyle w:val="a7"/>
        <w:spacing w:before="0" w:beforeAutospacing="0" w:after="0" w:afterAutospacing="0"/>
        <w:jc w:val="both"/>
        <w:rPr>
          <w:rFonts w:ascii="Arial Narrow" w:hAnsi="Arial Narrow"/>
          <w:color w:val="000000" w:themeColor="text1"/>
        </w:rPr>
      </w:pPr>
    </w:p>
    <w:tbl>
      <w:tblPr>
        <w:tblW w:w="9972" w:type="dxa"/>
        <w:tblCellSpacing w:w="15" w:type="dxa"/>
        <w:tblInd w:w="622" w:type="dxa"/>
        <w:tblCellMar>
          <w:top w:w="15" w:type="dxa"/>
          <w:left w:w="15" w:type="dxa"/>
          <w:bottom w:w="15" w:type="dxa"/>
          <w:right w:w="15" w:type="dxa"/>
        </w:tblCellMar>
        <w:tblLook w:val="04A0" w:firstRow="1" w:lastRow="0" w:firstColumn="1" w:lastColumn="0" w:noHBand="0" w:noVBand="1"/>
      </w:tblPr>
      <w:tblGrid>
        <w:gridCol w:w="9972"/>
      </w:tblGrid>
      <w:tr w:rsidR="006C722A" w:rsidRPr="004C0076" w:rsidTr="006C722A">
        <w:trPr>
          <w:tblCellSpacing w:w="15" w:type="dxa"/>
        </w:trPr>
        <w:tc>
          <w:tcPr>
            <w:tcW w:w="0" w:type="auto"/>
            <w:vAlign w:val="center"/>
            <w:hideMark/>
          </w:tcPr>
          <w:p w:rsidR="006C722A" w:rsidRPr="004C0076" w:rsidRDefault="00912F9E" w:rsidP="006C722A">
            <w:pPr>
              <w:spacing w:after="0" w:line="240" w:lineRule="auto"/>
              <w:jc w:val="both"/>
              <w:rPr>
                <w:rFonts w:ascii="Arial Narrow" w:hAnsi="Arial Narrow"/>
                <w:color w:val="000000" w:themeColor="text1"/>
                <w:sz w:val="24"/>
                <w:szCs w:val="24"/>
              </w:rPr>
            </w:pPr>
            <w:hyperlink r:id="rId29" w:history="1">
              <w:r w:rsidR="006C722A" w:rsidRPr="006C722A">
                <w:rPr>
                  <w:rStyle w:val="a3"/>
                  <w:rFonts w:ascii="Arial Narrow" w:hAnsi="Arial Narrow"/>
                  <w:b/>
                  <w:color w:val="000000" w:themeColor="text1"/>
                  <w:sz w:val="24"/>
                  <w:szCs w:val="24"/>
                  <w:u w:val="none"/>
                </w:rPr>
                <w:t>CONTINUE</w:t>
              </w:r>
            </w:hyperlink>
            <w:r w:rsidR="006C722A" w:rsidRPr="004C0076">
              <w:rPr>
                <w:rFonts w:ascii="Arial Narrow" w:hAnsi="Arial Narrow"/>
                <w:color w:val="000000" w:themeColor="text1"/>
                <w:sz w:val="24"/>
                <w:szCs w:val="24"/>
              </w:rPr>
              <w:t xml:space="preserve"> </w:t>
            </w:r>
            <w:r w:rsidR="006C722A">
              <w:rPr>
                <w:rFonts w:ascii="Arial Narrow" w:hAnsi="Arial Narrow"/>
                <w:color w:val="000000" w:themeColor="text1"/>
                <w:sz w:val="24"/>
                <w:szCs w:val="24"/>
              </w:rPr>
              <w:t>- c</w:t>
            </w:r>
            <w:r w:rsidR="006C722A" w:rsidRPr="004C0076">
              <w:rPr>
                <w:rFonts w:ascii="Arial Narrow" w:hAnsi="Arial Narrow"/>
                <w:color w:val="000000" w:themeColor="text1"/>
                <w:sz w:val="24"/>
                <w:szCs w:val="24"/>
              </w:rPr>
              <w:t xml:space="preserve">auses the loop to </w:t>
            </w:r>
            <w:r w:rsidR="006C722A" w:rsidRPr="00697497">
              <w:rPr>
                <w:rFonts w:ascii="Arial Narrow" w:hAnsi="Arial Narrow"/>
                <w:i/>
                <w:color w:val="002060"/>
                <w:sz w:val="24"/>
                <w:szCs w:val="24"/>
              </w:rPr>
              <w:t xml:space="preserve">skip </w:t>
            </w:r>
            <w:r w:rsidR="006C722A" w:rsidRPr="00697497">
              <w:rPr>
                <w:rFonts w:ascii="Arial Narrow" w:hAnsi="Arial Narrow"/>
                <w:color w:val="000000" w:themeColor="text1"/>
                <w:sz w:val="24"/>
                <w:szCs w:val="24"/>
              </w:rPr>
              <w:t xml:space="preserve">the remainder of its body and </w:t>
            </w:r>
            <w:r w:rsidR="006C722A" w:rsidRPr="00697497">
              <w:rPr>
                <w:rFonts w:ascii="Arial Narrow" w:hAnsi="Arial Narrow"/>
                <w:i/>
                <w:color w:val="002060"/>
                <w:sz w:val="24"/>
                <w:szCs w:val="24"/>
              </w:rPr>
              <w:t>starts the next loop pass</w:t>
            </w:r>
            <w:r w:rsidR="006C722A" w:rsidRPr="004C0076">
              <w:rPr>
                <w:rFonts w:ascii="Arial Narrow" w:hAnsi="Arial Narrow"/>
                <w:color w:val="000000" w:themeColor="text1"/>
                <w:sz w:val="24"/>
                <w:szCs w:val="24"/>
              </w:rPr>
              <w:t>.</w:t>
            </w:r>
          </w:p>
        </w:tc>
      </w:tr>
      <w:tr w:rsidR="006C722A" w:rsidRPr="004C0076" w:rsidTr="006C722A">
        <w:trPr>
          <w:tblCellSpacing w:w="15" w:type="dxa"/>
        </w:trPr>
        <w:tc>
          <w:tcPr>
            <w:tcW w:w="0" w:type="auto"/>
            <w:vAlign w:val="center"/>
            <w:hideMark/>
          </w:tcPr>
          <w:p w:rsidR="006C722A" w:rsidRPr="004C0076" w:rsidRDefault="00912F9E" w:rsidP="00697497">
            <w:pPr>
              <w:spacing w:after="0" w:line="240" w:lineRule="auto"/>
              <w:jc w:val="both"/>
              <w:rPr>
                <w:rFonts w:ascii="Arial Narrow" w:hAnsi="Arial Narrow"/>
                <w:color w:val="000000" w:themeColor="text1"/>
                <w:sz w:val="24"/>
                <w:szCs w:val="24"/>
              </w:rPr>
            </w:pPr>
            <w:hyperlink r:id="rId30" w:history="1">
              <w:r w:rsidR="006C722A" w:rsidRPr="006C722A">
                <w:rPr>
                  <w:rStyle w:val="a3"/>
                  <w:rFonts w:ascii="Arial Narrow" w:hAnsi="Arial Narrow"/>
                  <w:b/>
                  <w:color w:val="000000" w:themeColor="text1"/>
                  <w:sz w:val="24"/>
                  <w:szCs w:val="24"/>
                  <w:u w:val="none"/>
                </w:rPr>
                <w:t>CHECK</w:t>
              </w:r>
            </w:hyperlink>
            <w:r w:rsidR="006C722A" w:rsidRPr="004C0076">
              <w:rPr>
                <w:rFonts w:ascii="Arial Narrow" w:hAnsi="Arial Narrow"/>
                <w:color w:val="000000" w:themeColor="text1"/>
                <w:sz w:val="24"/>
                <w:szCs w:val="24"/>
              </w:rPr>
              <w:t xml:space="preserve"> </w:t>
            </w:r>
            <w:r w:rsidR="006C722A">
              <w:rPr>
                <w:rFonts w:ascii="Arial Narrow" w:hAnsi="Arial Narrow"/>
                <w:color w:val="000000" w:themeColor="text1"/>
                <w:sz w:val="24"/>
                <w:szCs w:val="24"/>
              </w:rPr>
              <w:t>- i</w:t>
            </w:r>
            <w:r w:rsidR="006C722A" w:rsidRPr="004C0076">
              <w:rPr>
                <w:rFonts w:ascii="Arial Narrow" w:hAnsi="Arial Narrow"/>
                <w:color w:val="000000" w:themeColor="text1"/>
                <w:sz w:val="24"/>
                <w:szCs w:val="24"/>
              </w:rPr>
              <w:t xml:space="preserve">f the condition is </w:t>
            </w:r>
            <w:r w:rsidR="006C722A" w:rsidRPr="00697497">
              <w:rPr>
                <w:rFonts w:ascii="Arial Narrow" w:hAnsi="Arial Narrow"/>
                <w:i/>
                <w:color w:val="002060"/>
                <w:sz w:val="24"/>
                <w:szCs w:val="24"/>
              </w:rPr>
              <w:t>false</w:t>
            </w:r>
            <w:r w:rsidR="006C722A" w:rsidRPr="004C0076">
              <w:rPr>
                <w:rFonts w:ascii="Arial Narrow" w:hAnsi="Arial Narrow"/>
                <w:color w:val="000000" w:themeColor="text1"/>
                <w:sz w:val="24"/>
                <w:szCs w:val="24"/>
              </w:rPr>
              <w:t xml:space="preserve"> then the remaining statements after the CHECK are just ignored and </w:t>
            </w:r>
            <w:r w:rsidR="006C722A" w:rsidRPr="00697497">
              <w:rPr>
                <w:rFonts w:ascii="Arial Narrow" w:hAnsi="Arial Narrow"/>
                <w:color w:val="000000" w:themeColor="text1"/>
                <w:sz w:val="24"/>
                <w:szCs w:val="24"/>
              </w:rPr>
              <w:t>the system</w:t>
            </w:r>
            <w:r w:rsidR="006C722A" w:rsidRPr="00697497">
              <w:rPr>
                <w:rFonts w:ascii="Arial Narrow" w:hAnsi="Arial Narrow"/>
                <w:i/>
                <w:color w:val="000000" w:themeColor="text1"/>
                <w:sz w:val="24"/>
                <w:szCs w:val="24"/>
              </w:rPr>
              <w:t xml:space="preserve"> </w:t>
            </w:r>
            <w:r w:rsidR="006C722A" w:rsidRPr="00697497">
              <w:rPr>
                <w:rFonts w:ascii="Arial Narrow" w:hAnsi="Arial Narrow"/>
                <w:i/>
                <w:color w:val="002060"/>
                <w:sz w:val="24"/>
                <w:szCs w:val="24"/>
              </w:rPr>
              <w:t>starts the next loop pass</w:t>
            </w:r>
            <w:r w:rsidR="006C722A" w:rsidRPr="004C0076">
              <w:rPr>
                <w:rFonts w:ascii="Arial Narrow" w:hAnsi="Arial Narrow"/>
                <w:color w:val="000000" w:themeColor="text1"/>
                <w:sz w:val="24"/>
                <w:szCs w:val="24"/>
              </w:rPr>
              <w:t>.</w:t>
            </w:r>
          </w:p>
        </w:tc>
      </w:tr>
      <w:tr w:rsidR="006C722A" w:rsidRPr="004C0076" w:rsidTr="006C722A">
        <w:trPr>
          <w:tblCellSpacing w:w="15" w:type="dxa"/>
        </w:trPr>
        <w:tc>
          <w:tcPr>
            <w:tcW w:w="0" w:type="auto"/>
            <w:vAlign w:val="center"/>
            <w:hideMark/>
          </w:tcPr>
          <w:p w:rsidR="006C722A" w:rsidRPr="004C0076" w:rsidRDefault="00912F9E" w:rsidP="006C722A">
            <w:pPr>
              <w:spacing w:after="0" w:line="240" w:lineRule="auto"/>
              <w:jc w:val="both"/>
              <w:rPr>
                <w:rFonts w:ascii="Arial Narrow" w:hAnsi="Arial Narrow"/>
                <w:color w:val="000000" w:themeColor="text1"/>
                <w:sz w:val="24"/>
                <w:szCs w:val="24"/>
              </w:rPr>
            </w:pPr>
            <w:hyperlink r:id="rId31" w:history="1">
              <w:r w:rsidR="006C722A" w:rsidRPr="006C722A">
                <w:rPr>
                  <w:rStyle w:val="a3"/>
                  <w:rFonts w:ascii="Arial Narrow" w:hAnsi="Arial Narrow"/>
                  <w:b/>
                  <w:color w:val="000000" w:themeColor="text1"/>
                  <w:sz w:val="24"/>
                  <w:szCs w:val="24"/>
                  <w:u w:val="none"/>
                </w:rPr>
                <w:t>EXIT</w:t>
              </w:r>
            </w:hyperlink>
            <w:r w:rsidR="006C722A" w:rsidRPr="004C0076">
              <w:rPr>
                <w:rFonts w:ascii="Arial Narrow" w:hAnsi="Arial Narrow"/>
                <w:color w:val="000000" w:themeColor="text1"/>
                <w:sz w:val="24"/>
                <w:szCs w:val="24"/>
              </w:rPr>
              <w:t xml:space="preserve"> </w:t>
            </w:r>
            <w:r w:rsidR="006C722A">
              <w:rPr>
                <w:rFonts w:ascii="Arial Narrow" w:hAnsi="Arial Narrow"/>
                <w:color w:val="000000" w:themeColor="text1"/>
                <w:sz w:val="24"/>
                <w:szCs w:val="24"/>
              </w:rPr>
              <w:t xml:space="preserve">- </w:t>
            </w:r>
            <w:r w:rsidR="006C722A" w:rsidRPr="00697497">
              <w:rPr>
                <w:rFonts w:ascii="Arial Narrow" w:hAnsi="Arial Narrow"/>
                <w:i/>
                <w:color w:val="002060"/>
                <w:sz w:val="24"/>
                <w:szCs w:val="24"/>
              </w:rPr>
              <w:t>terminates the loop entirely</w:t>
            </w:r>
            <w:r w:rsidR="006C722A" w:rsidRPr="00C1014C">
              <w:rPr>
                <w:rFonts w:ascii="Arial Narrow" w:hAnsi="Arial Narrow"/>
                <w:color w:val="002060"/>
                <w:sz w:val="24"/>
                <w:szCs w:val="24"/>
              </w:rPr>
              <w:t xml:space="preserve"> </w:t>
            </w:r>
            <w:r w:rsidR="006C722A" w:rsidRPr="004C0076">
              <w:rPr>
                <w:rFonts w:ascii="Arial Narrow" w:hAnsi="Arial Narrow"/>
                <w:color w:val="000000" w:themeColor="text1"/>
                <w:sz w:val="24"/>
                <w:szCs w:val="24"/>
              </w:rPr>
              <w:t>and transfers execution to the statement immediately following the loop.</w:t>
            </w:r>
          </w:p>
        </w:tc>
      </w:tr>
    </w:tbl>
    <w:p w:rsidR="004C0076" w:rsidRDefault="004C0076" w:rsidP="004C0076">
      <w:pPr>
        <w:spacing w:after="0" w:line="240" w:lineRule="auto"/>
        <w:ind w:firstLine="567"/>
        <w:jc w:val="both"/>
        <w:rPr>
          <w:rFonts w:ascii="Arial Narrow" w:hAnsi="Arial Narrow"/>
          <w:color w:val="000000" w:themeColor="text1"/>
          <w:sz w:val="24"/>
          <w:szCs w:val="24"/>
        </w:rPr>
      </w:pPr>
    </w:p>
    <w:p w:rsidR="00CF6BFD" w:rsidRPr="00697497" w:rsidRDefault="00CF6BFD" w:rsidP="00CF6BFD">
      <w:pPr>
        <w:pStyle w:val="2"/>
        <w:spacing w:before="0" w:line="240" w:lineRule="auto"/>
        <w:ind w:firstLine="567"/>
        <w:rPr>
          <w:rFonts w:ascii="Arial Narrow" w:hAnsi="Arial Narrow"/>
          <w:color w:val="002060"/>
          <w:sz w:val="24"/>
          <w:szCs w:val="24"/>
        </w:rPr>
      </w:pPr>
      <w:r w:rsidRPr="00697497">
        <w:rPr>
          <w:rFonts w:ascii="Arial Narrow" w:hAnsi="Arial Narrow"/>
          <w:color w:val="002060"/>
          <w:sz w:val="24"/>
          <w:szCs w:val="24"/>
        </w:rPr>
        <w:t>Example</w:t>
      </w:r>
    </w:p>
    <w:p w:rsidR="00CF6BFD" w:rsidRDefault="00CF6BFD" w:rsidP="00CF6BFD">
      <w:pPr>
        <w:pStyle w:val="HTML"/>
        <w:ind w:firstLine="567"/>
        <w:rPr>
          <w:rStyle w:val="typ"/>
          <w:rFonts w:ascii="Arial Narrow" w:hAnsi="Arial Narrow"/>
          <w:color w:val="000000" w:themeColor="text1"/>
          <w:sz w:val="24"/>
          <w:szCs w:val="24"/>
        </w:rPr>
      </w:pPr>
    </w:p>
    <w:p w:rsidR="00CF6BFD" w:rsidRPr="00CF6BFD" w:rsidRDefault="00CF6BFD" w:rsidP="00CF6BFD">
      <w:pPr>
        <w:pStyle w:val="HTML"/>
        <w:ind w:firstLine="567"/>
        <w:rPr>
          <w:rStyle w:val="pln"/>
          <w:rFonts w:ascii="Arial Narrow" w:hAnsi="Arial Narrow"/>
          <w:color w:val="000000" w:themeColor="text1"/>
          <w:sz w:val="24"/>
          <w:szCs w:val="24"/>
        </w:rPr>
      </w:pPr>
      <w:r w:rsidRPr="00CF6BFD">
        <w:rPr>
          <w:rStyle w:val="typ"/>
          <w:rFonts w:ascii="Arial Narrow" w:hAnsi="Arial Narrow"/>
          <w:color w:val="000000" w:themeColor="text1"/>
          <w:sz w:val="24"/>
          <w:szCs w:val="24"/>
        </w:rPr>
        <w:t>Report</w:t>
      </w:r>
      <w:r w:rsidRPr="00CF6BFD">
        <w:rPr>
          <w:rStyle w:val="pln"/>
          <w:rFonts w:ascii="Arial Narrow" w:hAnsi="Arial Narrow"/>
          <w:color w:val="000000" w:themeColor="text1"/>
          <w:sz w:val="24"/>
          <w:szCs w:val="24"/>
        </w:rPr>
        <w:t xml:space="preserve"> YH_SEP_15</w:t>
      </w:r>
      <w:r w:rsidRPr="00CF6BFD">
        <w:rPr>
          <w:rStyle w:val="pun"/>
          <w:rFonts w:ascii="Arial Narrow" w:hAnsi="Arial Narrow"/>
          <w:color w:val="000000" w:themeColor="text1"/>
          <w:sz w:val="24"/>
          <w:szCs w:val="24"/>
        </w:rPr>
        <w:t>.</w:t>
      </w:r>
      <w:r w:rsidRPr="00CF6BFD">
        <w:rPr>
          <w:rStyle w:val="pln"/>
          <w:rFonts w:ascii="Arial Narrow" w:hAnsi="Arial Narrow"/>
          <w:color w:val="000000" w:themeColor="text1"/>
          <w:sz w:val="24"/>
          <w:szCs w:val="24"/>
        </w:rPr>
        <w:t xml:space="preserve">  </w:t>
      </w:r>
    </w:p>
    <w:p w:rsidR="00CF6BFD" w:rsidRPr="00CF6BFD" w:rsidRDefault="00CF6BFD" w:rsidP="00CF6BFD">
      <w:pPr>
        <w:pStyle w:val="HTML"/>
        <w:ind w:firstLine="567"/>
        <w:rPr>
          <w:rStyle w:val="pln"/>
          <w:rFonts w:ascii="Arial Narrow" w:hAnsi="Arial Narrow"/>
          <w:color w:val="000000" w:themeColor="text1"/>
          <w:sz w:val="24"/>
          <w:szCs w:val="24"/>
        </w:rPr>
      </w:pPr>
      <w:r w:rsidRPr="00CF6BFD">
        <w:rPr>
          <w:rStyle w:val="pln"/>
          <w:rFonts w:ascii="Arial Narrow" w:hAnsi="Arial Narrow"/>
          <w:color w:val="000000" w:themeColor="text1"/>
          <w:sz w:val="24"/>
          <w:szCs w:val="24"/>
        </w:rPr>
        <w:t xml:space="preserve">DO </w:t>
      </w:r>
      <w:r w:rsidRPr="00CF6BFD">
        <w:rPr>
          <w:rStyle w:val="lit"/>
          <w:rFonts w:ascii="Arial Narrow" w:hAnsi="Arial Narrow"/>
          <w:color w:val="000000" w:themeColor="text1"/>
          <w:sz w:val="24"/>
          <w:szCs w:val="24"/>
        </w:rPr>
        <w:t>5</w:t>
      </w:r>
      <w:r w:rsidRPr="00CF6BFD">
        <w:rPr>
          <w:rStyle w:val="pln"/>
          <w:rFonts w:ascii="Arial Narrow" w:hAnsi="Arial Narrow"/>
          <w:color w:val="000000" w:themeColor="text1"/>
          <w:sz w:val="24"/>
          <w:szCs w:val="24"/>
        </w:rPr>
        <w:t xml:space="preserve"> TIMES</w:t>
      </w:r>
      <w:r w:rsidRPr="00CF6BFD">
        <w:rPr>
          <w:rStyle w:val="pun"/>
          <w:rFonts w:ascii="Arial Narrow" w:hAnsi="Arial Narrow"/>
          <w:color w:val="000000" w:themeColor="text1"/>
          <w:sz w:val="24"/>
          <w:szCs w:val="24"/>
        </w:rPr>
        <w:t>.</w:t>
      </w:r>
      <w:r w:rsidRPr="00CF6BFD">
        <w:rPr>
          <w:rStyle w:val="pln"/>
          <w:rFonts w:ascii="Arial Narrow" w:hAnsi="Arial Narrow"/>
          <w:color w:val="000000" w:themeColor="text1"/>
          <w:sz w:val="24"/>
          <w:szCs w:val="24"/>
        </w:rPr>
        <w:t xml:space="preserve">  </w:t>
      </w:r>
    </w:p>
    <w:p w:rsidR="00CF6BFD" w:rsidRPr="00CF6BFD" w:rsidRDefault="00CF6BFD" w:rsidP="00697497">
      <w:pPr>
        <w:pStyle w:val="HTML"/>
        <w:shd w:val="clear" w:color="auto" w:fill="E7E6E6" w:themeFill="background2"/>
        <w:ind w:firstLine="567"/>
        <w:rPr>
          <w:rStyle w:val="pln"/>
          <w:rFonts w:ascii="Arial Narrow" w:hAnsi="Arial Narrow"/>
          <w:color w:val="000000" w:themeColor="text1"/>
          <w:sz w:val="24"/>
          <w:szCs w:val="24"/>
        </w:rPr>
      </w:pPr>
      <w:r>
        <w:rPr>
          <w:rStyle w:val="pln"/>
          <w:rFonts w:ascii="Arial Narrow" w:hAnsi="Arial Narrow"/>
          <w:color w:val="000000" w:themeColor="text1"/>
          <w:sz w:val="24"/>
          <w:szCs w:val="24"/>
        </w:rPr>
        <w:tab/>
      </w:r>
      <w:r w:rsidRPr="00697497">
        <w:rPr>
          <w:rStyle w:val="pln"/>
          <w:rFonts w:ascii="Arial Narrow" w:hAnsi="Arial Narrow"/>
          <w:i/>
          <w:color w:val="385623" w:themeColor="accent6" w:themeShade="80"/>
          <w:sz w:val="24"/>
          <w:szCs w:val="24"/>
        </w:rPr>
        <w:t>CHECK</w:t>
      </w:r>
      <w:r w:rsidRPr="00CF6BFD">
        <w:rPr>
          <w:rStyle w:val="pln"/>
          <w:rFonts w:ascii="Arial Narrow" w:hAnsi="Arial Narrow"/>
          <w:color w:val="000000" w:themeColor="text1"/>
          <w:sz w:val="24"/>
          <w:szCs w:val="24"/>
        </w:rPr>
        <w:t xml:space="preserve"> SY</w:t>
      </w:r>
      <w:r w:rsidRPr="00CF6BFD">
        <w:rPr>
          <w:rStyle w:val="pun"/>
          <w:rFonts w:ascii="Arial Narrow" w:hAnsi="Arial Narrow"/>
          <w:color w:val="000000" w:themeColor="text1"/>
          <w:sz w:val="24"/>
          <w:szCs w:val="24"/>
        </w:rPr>
        <w:t>-</w:t>
      </w:r>
      <w:r w:rsidRPr="00CF6BFD">
        <w:rPr>
          <w:rStyle w:val="pln"/>
          <w:rFonts w:ascii="Arial Narrow" w:hAnsi="Arial Narrow"/>
          <w:color w:val="000000" w:themeColor="text1"/>
          <w:sz w:val="24"/>
          <w:szCs w:val="24"/>
        </w:rPr>
        <w:t xml:space="preserve">INDEX BETWEEN </w:t>
      </w:r>
      <w:r w:rsidRPr="00CF6BFD">
        <w:rPr>
          <w:rStyle w:val="lit"/>
          <w:rFonts w:ascii="Arial Narrow" w:hAnsi="Arial Narrow"/>
          <w:color w:val="000000" w:themeColor="text1"/>
          <w:sz w:val="24"/>
          <w:szCs w:val="24"/>
        </w:rPr>
        <w:t>3</w:t>
      </w:r>
      <w:r w:rsidRPr="00CF6BFD">
        <w:rPr>
          <w:rStyle w:val="pln"/>
          <w:rFonts w:ascii="Arial Narrow" w:hAnsi="Arial Narrow"/>
          <w:color w:val="000000" w:themeColor="text1"/>
          <w:sz w:val="24"/>
          <w:szCs w:val="24"/>
        </w:rPr>
        <w:t xml:space="preserve"> AND </w:t>
      </w:r>
      <w:r w:rsidRPr="00CF6BFD">
        <w:rPr>
          <w:rStyle w:val="lit"/>
          <w:rFonts w:ascii="Arial Narrow" w:hAnsi="Arial Narrow"/>
          <w:color w:val="000000" w:themeColor="text1"/>
          <w:sz w:val="24"/>
          <w:szCs w:val="24"/>
        </w:rPr>
        <w:t>4.</w:t>
      </w:r>
      <w:r w:rsidRPr="00CF6BFD">
        <w:rPr>
          <w:rStyle w:val="pln"/>
          <w:rFonts w:ascii="Arial Narrow" w:hAnsi="Arial Narrow"/>
          <w:color w:val="000000" w:themeColor="text1"/>
          <w:sz w:val="24"/>
          <w:szCs w:val="24"/>
        </w:rPr>
        <w:t xml:space="preserve">  </w:t>
      </w:r>
    </w:p>
    <w:p w:rsidR="00CF6BFD" w:rsidRPr="00CF6BFD" w:rsidRDefault="00CF6BFD" w:rsidP="00CF6BFD">
      <w:pPr>
        <w:pStyle w:val="HTML"/>
        <w:ind w:firstLine="567"/>
        <w:rPr>
          <w:rStyle w:val="pln"/>
          <w:rFonts w:ascii="Arial Narrow" w:hAnsi="Arial Narrow"/>
          <w:color w:val="000000" w:themeColor="text1"/>
          <w:sz w:val="24"/>
          <w:szCs w:val="24"/>
        </w:rPr>
      </w:pPr>
      <w:r>
        <w:rPr>
          <w:rStyle w:val="typ"/>
          <w:rFonts w:ascii="Arial Narrow" w:hAnsi="Arial Narrow"/>
          <w:color w:val="000000" w:themeColor="text1"/>
          <w:sz w:val="24"/>
          <w:szCs w:val="24"/>
        </w:rPr>
        <w:tab/>
      </w:r>
      <w:r w:rsidRPr="00CF6BFD">
        <w:rPr>
          <w:rStyle w:val="typ"/>
          <w:rFonts w:ascii="Arial Narrow" w:hAnsi="Arial Narrow"/>
          <w:color w:val="000000" w:themeColor="text1"/>
          <w:sz w:val="24"/>
          <w:szCs w:val="24"/>
        </w:rPr>
        <w:t>Write</w:t>
      </w:r>
      <w:r w:rsidRPr="00CF6BFD">
        <w:rPr>
          <w:rStyle w:val="pln"/>
          <w:rFonts w:ascii="Arial Narrow" w:hAnsi="Arial Narrow"/>
          <w:color w:val="000000" w:themeColor="text1"/>
          <w:sz w:val="24"/>
          <w:szCs w:val="24"/>
        </w:rPr>
        <w:t xml:space="preserve"> </w:t>
      </w:r>
      <w:r w:rsidRPr="00CF6BFD">
        <w:rPr>
          <w:rStyle w:val="pun"/>
          <w:rFonts w:ascii="Arial Narrow" w:hAnsi="Arial Narrow"/>
          <w:color w:val="000000" w:themeColor="text1"/>
          <w:sz w:val="24"/>
          <w:szCs w:val="24"/>
        </w:rPr>
        <w:t>/</w:t>
      </w:r>
      <w:r w:rsidRPr="00CF6BFD">
        <w:rPr>
          <w:rStyle w:val="pln"/>
          <w:rFonts w:ascii="Arial Narrow" w:hAnsi="Arial Narrow"/>
          <w:color w:val="000000" w:themeColor="text1"/>
          <w:sz w:val="24"/>
          <w:szCs w:val="24"/>
        </w:rPr>
        <w:t xml:space="preserve"> SY</w:t>
      </w:r>
      <w:r w:rsidRPr="00CF6BFD">
        <w:rPr>
          <w:rStyle w:val="pun"/>
          <w:rFonts w:ascii="Arial Narrow" w:hAnsi="Arial Narrow"/>
          <w:color w:val="000000" w:themeColor="text1"/>
          <w:sz w:val="24"/>
          <w:szCs w:val="24"/>
        </w:rPr>
        <w:t>-</w:t>
      </w:r>
      <w:r w:rsidRPr="00CF6BFD">
        <w:rPr>
          <w:rStyle w:val="pln"/>
          <w:rFonts w:ascii="Arial Narrow" w:hAnsi="Arial Narrow"/>
          <w:color w:val="000000" w:themeColor="text1"/>
          <w:sz w:val="24"/>
          <w:szCs w:val="24"/>
        </w:rPr>
        <w:t>INDEX</w:t>
      </w:r>
      <w:r w:rsidRPr="00CF6BFD">
        <w:rPr>
          <w:rStyle w:val="pun"/>
          <w:rFonts w:ascii="Arial Narrow" w:hAnsi="Arial Narrow"/>
          <w:color w:val="000000" w:themeColor="text1"/>
          <w:sz w:val="24"/>
          <w:szCs w:val="24"/>
        </w:rPr>
        <w:t>.</w:t>
      </w:r>
      <w:r w:rsidRPr="00CF6BFD">
        <w:rPr>
          <w:rStyle w:val="pln"/>
          <w:rFonts w:ascii="Arial Narrow" w:hAnsi="Arial Narrow"/>
          <w:color w:val="000000" w:themeColor="text1"/>
          <w:sz w:val="24"/>
          <w:szCs w:val="24"/>
        </w:rPr>
        <w:t xml:space="preserve">  </w:t>
      </w:r>
    </w:p>
    <w:p w:rsidR="00CF6BFD" w:rsidRPr="00CF6BFD" w:rsidRDefault="00CF6BFD" w:rsidP="00CF6BFD">
      <w:pPr>
        <w:pStyle w:val="HTML"/>
        <w:ind w:firstLine="567"/>
        <w:rPr>
          <w:rFonts w:ascii="Arial Narrow" w:hAnsi="Arial Narrow"/>
          <w:color w:val="000000" w:themeColor="text1"/>
          <w:sz w:val="24"/>
          <w:szCs w:val="24"/>
        </w:rPr>
      </w:pPr>
      <w:r w:rsidRPr="00CF6BFD">
        <w:rPr>
          <w:rStyle w:val="pln"/>
          <w:rFonts w:ascii="Arial Narrow" w:hAnsi="Arial Narrow"/>
          <w:color w:val="000000" w:themeColor="text1"/>
          <w:sz w:val="24"/>
          <w:szCs w:val="24"/>
        </w:rPr>
        <w:t>ENDDO</w:t>
      </w:r>
      <w:r w:rsidRPr="00CF6BFD">
        <w:rPr>
          <w:rStyle w:val="pun"/>
          <w:rFonts w:ascii="Arial Narrow" w:hAnsi="Arial Narrow"/>
          <w:color w:val="000000" w:themeColor="text1"/>
          <w:sz w:val="24"/>
          <w:szCs w:val="24"/>
        </w:rPr>
        <w:t>.</w:t>
      </w:r>
    </w:p>
    <w:p w:rsidR="00CF6BFD" w:rsidRDefault="00CF6BFD" w:rsidP="00CF6BFD">
      <w:pPr>
        <w:spacing w:after="0" w:line="240" w:lineRule="auto"/>
        <w:ind w:firstLine="567"/>
        <w:jc w:val="both"/>
        <w:rPr>
          <w:rFonts w:ascii="Arial Narrow" w:hAnsi="Arial Narrow"/>
          <w:color w:val="000000" w:themeColor="text1"/>
          <w:sz w:val="24"/>
          <w:szCs w:val="24"/>
        </w:rPr>
      </w:pPr>
    </w:p>
    <w:p w:rsidR="00DD0F06" w:rsidRDefault="00DD0F06" w:rsidP="00DD0F06">
      <w:pPr>
        <w:pStyle w:val="1"/>
        <w:spacing w:before="0" w:beforeAutospacing="0" w:after="0" w:afterAutospacing="0"/>
        <w:ind w:firstLine="567"/>
        <w:jc w:val="center"/>
        <w:rPr>
          <w:rFonts w:ascii="Arial Narrow" w:hAnsi="Arial Narrow"/>
          <w:color w:val="000000" w:themeColor="text1"/>
          <w:sz w:val="24"/>
          <w:szCs w:val="24"/>
        </w:rPr>
      </w:pPr>
      <w:bookmarkStart w:id="20" w:name="Decisions"/>
      <w:r w:rsidRPr="00CF6BFD">
        <w:rPr>
          <w:rFonts w:ascii="Arial Narrow" w:hAnsi="Arial Narrow"/>
          <w:color w:val="000000" w:themeColor="text1"/>
          <w:sz w:val="24"/>
          <w:szCs w:val="24"/>
        </w:rPr>
        <w:t>Decisions</w:t>
      </w:r>
      <w:r w:rsidR="00D2600E">
        <w:rPr>
          <w:rFonts w:ascii="Arial Narrow" w:hAnsi="Arial Narrow"/>
          <w:color w:val="000000" w:themeColor="text1"/>
          <w:sz w:val="24"/>
          <w:szCs w:val="24"/>
        </w:rPr>
        <w:t xml:space="preserve"> IF | CASE -&gt; COND</w:t>
      </w:r>
    </w:p>
    <w:bookmarkEnd w:id="20"/>
    <w:p w:rsidR="00DD0F06" w:rsidRDefault="00DD0F06" w:rsidP="00DD0F06">
      <w:pPr>
        <w:spacing w:after="0" w:line="240" w:lineRule="auto"/>
        <w:ind w:firstLine="567"/>
        <w:jc w:val="both"/>
        <w:outlineLvl w:val="0"/>
        <w:rPr>
          <w:rFonts w:ascii="Arial Narrow" w:eastAsia="Times New Roman" w:hAnsi="Arial Narrow" w:cs="Times New Roman"/>
          <w:bCs/>
          <w:kern w:val="36"/>
          <w:sz w:val="24"/>
          <w:szCs w:val="24"/>
          <w:lang w:val="ru-RU"/>
        </w:rPr>
      </w:pPr>
      <w:r w:rsidRPr="002E64CF">
        <w:rPr>
          <w:rFonts w:ascii="Arial Narrow" w:eastAsia="Times New Roman" w:hAnsi="Arial Narrow" w:cs="Times New Roman"/>
          <w:bCs/>
          <w:kern w:val="36"/>
          <w:sz w:val="24"/>
          <w:szCs w:val="24"/>
          <w:lang w:val="ru-RU"/>
        </w:rPr>
        <w:fldChar w:fldCharType="begin"/>
      </w:r>
      <w:r w:rsidRPr="00DE6285">
        <w:rPr>
          <w:rFonts w:ascii="Arial Narrow" w:eastAsia="Times New Roman" w:hAnsi="Arial Narrow" w:cs="Times New Roman"/>
          <w:bCs/>
          <w:kern w:val="36"/>
          <w:sz w:val="24"/>
          <w:szCs w:val="24"/>
        </w:rPr>
        <w:instrText xml:space="preserve"> HYPERLINK  \l "</w:instrText>
      </w:r>
      <w:r w:rsidRPr="002E64CF">
        <w:rPr>
          <w:rFonts w:ascii="Arial Narrow" w:eastAsia="Times New Roman" w:hAnsi="Arial Narrow" w:cs="Times New Roman"/>
          <w:bCs/>
          <w:kern w:val="36"/>
          <w:sz w:val="24"/>
          <w:szCs w:val="24"/>
          <w:lang w:val="ru-RU"/>
        </w:rPr>
        <w:instrText>Содержание</w:instrText>
      </w:r>
      <w:r w:rsidRPr="00DE6285">
        <w:rPr>
          <w:rFonts w:ascii="Arial Narrow" w:eastAsia="Times New Roman" w:hAnsi="Arial Narrow" w:cs="Times New Roman"/>
          <w:bCs/>
          <w:kern w:val="36"/>
          <w:sz w:val="24"/>
          <w:szCs w:val="24"/>
        </w:rPr>
        <w:instrText xml:space="preserve">" </w:instrText>
      </w:r>
      <w:r w:rsidRPr="002E64CF">
        <w:rPr>
          <w:rFonts w:ascii="Arial Narrow" w:eastAsia="Times New Roman" w:hAnsi="Arial Narrow" w:cs="Times New Roman"/>
          <w:bCs/>
          <w:kern w:val="36"/>
          <w:sz w:val="24"/>
          <w:szCs w:val="24"/>
          <w:lang w:val="ru-RU"/>
        </w:rPr>
        <w:fldChar w:fldCharType="separate"/>
      </w:r>
      <w:r w:rsidRPr="002E64CF">
        <w:rPr>
          <w:rStyle w:val="a3"/>
          <w:rFonts w:ascii="Arial Narrow" w:eastAsia="Times New Roman" w:hAnsi="Arial Narrow" w:cs="Times New Roman"/>
          <w:bCs/>
          <w:kern w:val="36"/>
          <w:sz w:val="24"/>
          <w:szCs w:val="24"/>
          <w:u w:val="none"/>
          <w:lang w:val="ru-RU"/>
        </w:rPr>
        <w:t>Содержание</w:t>
      </w:r>
      <w:r w:rsidRPr="002E64CF">
        <w:rPr>
          <w:rFonts w:ascii="Arial Narrow" w:eastAsia="Times New Roman" w:hAnsi="Arial Narrow" w:cs="Times New Roman"/>
          <w:bCs/>
          <w:kern w:val="36"/>
          <w:sz w:val="24"/>
          <w:szCs w:val="24"/>
          <w:lang w:val="ru-RU"/>
        </w:rPr>
        <w:fldChar w:fldCharType="end"/>
      </w:r>
    </w:p>
    <w:p w:rsidR="00D2600E" w:rsidRDefault="00D2600E" w:rsidP="00DD0F06">
      <w:pPr>
        <w:spacing w:after="0" w:line="240" w:lineRule="auto"/>
        <w:ind w:firstLine="567"/>
        <w:jc w:val="both"/>
        <w:outlineLvl w:val="0"/>
        <w:rPr>
          <w:rFonts w:ascii="Arial Narrow" w:eastAsia="Times New Roman" w:hAnsi="Arial Narrow" w:cs="Times New Roman"/>
          <w:bCs/>
          <w:kern w:val="36"/>
          <w:sz w:val="24"/>
          <w:szCs w:val="24"/>
          <w:lang w:val="ru-RU"/>
        </w:rPr>
      </w:pPr>
    </w:p>
    <w:p w:rsidR="00D2600E" w:rsidRDefault="00D2600E" w:rsidP="00D2600E">
      <w:pPr>
        <w:spacing w:after="0" w:line="240" w:lineRule="auto"/>
        <w:ind w:firstLine="567"/>
        <w:jc w:val="center"/>
        <w:outlineLvl w:val="0"/>
        <w:rPr>
          <w:rFonts w:ascii="Arial Narrow" w:eastAsia="Times New Roman" w:hAnsi="Arial Narrow" w:cs="Times New Roman"/>
          <w:bCs/>
          <w:kern w:val="36"/>
          <w:sz w:val="24"/>
          <w:szCs w:val="24"/>
          <w:lang w:val="ru-RU"/>
        </w:rPr>
      </w:pPr>
      <w:r w:rsidRPr="00D2600E">
        <w:rPr>
          <w:rFonts w:ascii="Arial Narrow" w:hAnsi="Arial Narrow"/>
          <w:b/>
          <w:color w:val="000000" w:themeColor="text1"/>
          <w:sz w:val="24"/>
          <w:szCs w:val="24"/>
        </w:rPr>
        <w:t xml:space="preserve">IF </w:t>
      </w:r>
      <w:r>
        <w:rPr>
          <w:rFonts w:ascii="Arial Narrow" w:hAnsi="Arial Narrow"/>
          <w:b/>
          <w:color w:val="000000" w:themeColor="text1"/>
          <w:sz w:val="24"/>
          <w:szCs w:val="24"/>
        </w:rPr>
        <w:t>- ELSE</w:t>
      </w:r>
    </w:p>
    <w:p w:rsidR="00D2600E" w:rsidRDefault="00D2600E" w:rsidP="00DD0F06">
      <w:pPr>
        <w:spacing w:after="0" w:line="240" w:lineRule="auto"/>
        <w:ind w:firstLine="567"/>
        <w:jc w:val="both"/>
        <w:outlineLvl w:val="0"/>
        <w:rPr>
          <w:rFonts w:ascii="Arial Narrow" w:eastAsia="Times New Roman" w:hAnsi="Arial Narrow" w:cs="Times New Roman"/>
          <w:bCs/>
          <w:kern w:val="36"/>
          <w:sz w:val="24"/>
          <w:szCs w:val="24"/>
          <w:lang w:val="ru-RU"/>
        </w:rPr>
      </w:pPr>
    </w:p>
    <w:tbl>
      <w:tblPr>
        <w:tblStyle w:val="ab"/>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008"/>
      </w:tblGrid>
      <w:tr w:rsidR="00D2600E" w:rsidTr="00D2600E">
        <w:tc>
          <w:tcPr>
            <w:tcW w:w="5387" w:type="dxa"/>
          </w:tcPr>
          <w:p w:rsidR="00D2600E" w:rsidRPr="00CF6BFD" w:rsidRDefault="00D2600E" w:rsidP="00D2600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eastAsia="Times New Roman" w:hAnsi="Arial Narrow" w:cs="Courier New"/>
                <w:sz w:val="24"/>
                <w:szCs w:val="24"/>
              </w:rPr>
            </w:pPr>
            <w:r w:rsidRPr="00D2600E">
              <w:rPr>
                <w:rFonts w:ascii="Arial Narrow" w:eastAsia="Times New Roman" w:hAnsi="Arial Narrow" w:cs="Courier New"/>
                <w:i/>
                <w:color w:val="385623" w:themeColor="accent6" w:themeShade="80"/>
                <w:sz w:val="24"/>
                <w:szCs w:val="24"/>
              </w:rPr>
              <w:t>if</w:t>
            </w:r>
            <w:r w:rsidRPr="00CF6BFD">
              <w:rPr>
                <w:rFonts w:ascii="Arial Narrow" w:eastAsia="Times New Roman" w:hAnsi="Arial Narrow" w:cs="Courier New"/>
                <w:sz w:val="24"/>
                <w:szCs w:val="24"/>
              </w:rPr>
              <w:t>&lt;condition_1&gt;.</w:t>
            </w:r>
          </w:p>
          <w:p w:rsidR="00D2600E" w:rsidRPr="00CF6BFD" w:rsidRDefault="00D2600E" w:rsidP="00D2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eastAsia="Times New Roman" w:hAnsi="Arial Narrow" w:cs="Courier New"/>
                <w:sz w:val="24"/>
                <w:szCs w:val="24"/>
              </w:rPr>
            </w:pPr>
            <w:r>
              <w:rPr>
                <w:rFonts w:ascii="Arial Narrow" w:eastAsia="Times New Roman" w:hAnsi="Arial Narrow" w:cs="Courier New"/>
                <w:sz w:val="24"/>
                <w:szCs w:val="24"/>
              </w:rPr>
              <w:t xml:space="preserve">    …</w:t>
            </w:r>
          </w:p>
          <w:p w:rsidR="00D2600E" w:rsidRDefault="00D2600E" w:rsidP="00D2600E">
            <w:pPr>
              <w:jc w:val="both"/>
              <w:outlineLvl w:val="0"/>
              <w:rPr>
                <w:rFonts w:ascii="Arial Narrow" w:eastAsia="Times New Roman" w:hAnsi="Arial Narrow" w:cs="Times New Roman"/>
                <w:bCs/>
                <w:kern w:val="36"/>
                <w:sz w:val="24"/>
                <w:szCs w:val="24"/>
              </w:rPr>
            </w:pPr>
            <w:r>
              <w:rPr>
                <w:rFonts w:ascii="Arial Narrow" w:eastAsia="Times New Roman" w:hAnsi="Arial Narrow" w:cs="Courier New"/>
                <w:sz w:val="24"/>
                <w:szCs w:val="24"/>
              </w:rPr>
              <w:t>endif</w:t>
            </w:r>
            <w:r w:rsidRPr="00CF6BFD">
              <w:rPr>
                <w:rFonts w:ascii="Arial Narrow" w:eastAsia="Times New Roman" w:hAnsi="Arial Narrow" w:cs="Courier New"/>
                <w:sz w:val="24"/>
                <w:szCs w:val="24"/>
              </w:rPr>
              <w:t>.</w:t>
            </w:r>
          </w:p>
        </w:tc>
        <w:tc>
          <w:tcPr>
            <w:tcW w:w="4008" w:type="dxa"/>
            <w:shd w:val="clear" w:color="auto" w:fill="auto"/>
            <w:vAlign w:val="center"/>
          </w:tcPr>
          <w:p w:rsidR="00D2600E" w:rsidRPr="00CF6BFD" w:rsidRDefault="00D2600E" w:rsidP="00D2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Narrow" w:eastAsia="Times New Roman" w:hAnsi="Arial Narrow" w:cs="Courier New"/>
                <w:sz w:val="24"/>
                <w:szCs w:val="24"/>
              </w:rPr>
            </w:pPr>
            <w:r w:rsidRPr="00D2600E">
              <w:rPr>
                <w:rFonts w:ascii="Arial Narrow" w:eastAsia="Times New Roman" w:hAnsi="Arial Narrow" w:cs="Courier New"/>
                <w:i/>
                <w:color w:val="385623" w:themeColor="accent6" w:themeShade="80"/>
                <w:sz w:val="24"/>
                <w:szCs w:val="24"/>
                <w:shd w:val="clear" w:color="auto" w:fill="E7E6E6" w:themeFill="background2"/>
              </w:rPr>
              <w:t>if</w:t>
            </w:r>
            <w:r w:rsidRPr="00D2600E">
              <w:rPr>
                <w:rFonts w:ascii="Arial Narrow" w:eastAsia="Times New Roman" w:hAnsi="Arial Narrow" w:cs="Courier New"/>
                <w:sz w:val="24"/>
                <w:szCs w:val="24"/>
                <w:shd w:val="clear" w:color="auto" w:fill="E7E6E6" w:themeFill="background2"/>
              </w:rPr>
              <w:t>&lt;condition_1&gt;</w:t>
            </w:r>
            <w:r w:rsidRPr="00CF6BFD">
              <w:rPr>
                <w:rFonts w:ascii="Arial Narrow" w:eastAsia="Times New Roman" w:hAnsi="Arial Narrow" w:cs="Courier New"/>
                <w:sz w:val="24"/>
                <w:szCs w:val="24"/>
              </w:rPr>
              <w:t xml:space="preserve">.  </w:t>
            </w:r>
          </w:p>
          <w:p w:rsidR="00D2600E" w:rsidRPr="00CF6BFD" w:rsidRDefault="00D2600E" w:rsidP="00D2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Narrow" w:eastAsia="Times New Roman" w:hAnsi="Arial Narrow" w:cs="Courier New"/>
                <w:sz w:val="24"/>
                <w:szCs w:val="24"/>
              </w:rPr>
            </w:pPr>
            <w:r w:rsidRPr="00CF6BFD">
              <w:rPr>
                <w:rFonts w:ascii="Arial Narrow" w:eastAsia="Times New Roman" w:hAnsi="Arial Narrow" w:cs="Courier New"/>
                <w:sz w:val="24"/>
                <w:szCs w:val="24"/>
              </w:rPr>
              <w:t xml:space="preserve">   &lt;statement block 1&gt;.  </w:t>
            </w:r>
          </w:p>
          <w:p w:rsidR="00D2600E" w:rsidRPr="00CF6BFD" w:rsidRDefault="00D2600E" w:rsidP="00D2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Narrow" w:eastAsia="Times New Roman" w:hAnsi="Arial Narrow" w:cs="Courier New"/>
                <w:b/>
                <w:sz w:val="24"/>
                <w:szCs w:val="24"/>
              </w:rPr>
            </w:pPr>
            <w:r>
              <w:rPr>
                <w:rFonts w:ascii="Arial Narrow" w:eastAsia="Times New Roman" w:hAnsi="Arial Narrow" w:cs="Courier New"/>
                <w:i/>
                <w:color w:val="385623" w:themeColor="accent6" w:themeShade="80"/>
                <w:sz w:val="24"/>
                <w:szCs w:val="24"/>
                <w:shd w:val="clear" w:color="auto" w:fill="E7E6E6" w:themeFill="background2"/>
              </w:rPr>
              <w:t>else</w:t>
            </w:r>
            <w:r w:rsidRPr="00CF6BFD">
              <w:rPr>
                <w:rFonts w:ascii="Arial Narrow" w:eastAsia="Times New Roman" w:hAnsi="Arial Narrow" w:cs="Courier New"/>
                <w:sz w:val="24"/>
                <w:szCs w:val="24"/>
              </w:rPr>
              <w:t>.</w:t>
            </w:r>
            <w:r w:rsidRPr="00CF6BFD">
              <w:rPr>
                <w:rFonts w:ascii="Arial Narrow" w:eastAsia="Times New Roman" w:hAnsi="Arial Narrow" w:cs="Courier New"/>
                <w:b/>
                <w:sz w:val="24"/>
                <w:szCs w:val="24"/>
              </w:rPr>
              <w:t xml:space="preserve">   </w:t>
            </w:r>
          </w:p>
          <w:p w:rsidR="00D2600E" w:rsidRPr="00CF6BFD" w:rsidRDefault="00D2600E" w:rsidP="00D2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Narrow" w:eastAsia="Times New Roman" w:hAnsi="Arial Narrow" w:cs="Courier New"/>
                <w:sz w:val="24"/>
                <w:szCs w:val="24"/>
              </w:rPr>
            </w:pPr>
            <w:r w:rsidRPr="00CF6BFD">
              <w:rPr>
                <w:rFonts w:ascii="Arial Narrow" w:eastAsia="Times New Roman" w:hAnsi="Arial Narrow" w:cs="Courier New"/>
                <w:sz w:val="24"/>
                <w:szCs w:val="24"/>
              </w:rPr>
              <w:t xml:space="preserve">   &lt;statement block 2&gt;.  </w:t>
            </w:r>
          </w:p>
          <w:p w:rsidR="00D2600E" w:rsidRPr="00CF6BFD" w:rsidRDefault="00D2600E" w:rsidP="00D2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Narrow" w:hAnsi="Arial Narrow"/>
                <w:color w:val="000000" w:themeColor="text1"/>
                <w:sz w:val="24"/>
                <w:szCs w:val="24"/>
              </w:rPr>
            </w:pPr>
            <w:r>
              <w:rPr>
                <w:rFonts w:ascii="Arial Narrow" w:eastAsia="Times New Roman" w:hAnsi="Arial Narrow" w:cs="Courier New"/>
                <w:sz w:val="24"/>
                <w:szCs w:val="24"/>
              </w:rPr>
              <w:t>endif</w:t>
            </w:r>
            <w:r w:rsidRPr="00CF6BFD">
              <w:rPr>
                <w:rFonts w:ascii="Arial Narrow" w:eastAsia="Times New Roman" w:hAnsi="Arial Narrow" w:cs="Courier New"/>
                <w:sz w:val="24"/>
                <w:szCs w:val="24"/>
              </w:rPr>
              <w:t>.</w:t>
            </w:r>
          </w:p>
        </w:tc>
      </w:tr>
    </w:tbl>
    <w:p w:rsidR="00D2600E" w:rsidRDefault="00D2600E" w:rsidP="00CF6BFD">
      <w:pPr>
        <w:spacing w:after="0" w:line="240" w:lineRule="auto"/>
        <w:ind w:firstLine="567"/>
        <w:jc w:val="both"/>
        <w:rPr>
          <w:rFonts w:ascii="Arial Narrow" w:hAnsi="Arial Narrow"/>
          <w:color w:val="000000" w:themeColor="text1"/>
          <w:sz w:val="24"/>
          <w:szCs w:val="24"/>
        </w:rPr>
      </w:pPr>
    </w:p>
    <w:p w:rsidR="00D2600E" w:rsidRPr="00D2600E" w:rsidRDefault="00D2600E" w:rsidP="00D2600E">
      <w:pPr>
        <w:spacing w:after="0" w:line="240" w:lineRule="auto"/>
        <w:ind w:firstLine="567"/>
        <w:jc w:val="center"/>
        <w:rPr>
          <w:rStyle w:val="a4"/>
          <w:rFonts w:ascii="Arial Narrow" w:hAnsi="Arial Narrow"/>
          <w:b w:val="0"/>
          <w:sz w:val="24"/>
          <w:szCs w:val="24"/>
        </w:rPr>
      </w:pPr>
      <w:bookmarkStart w:id="21" w:name="COND_instead_of_IF_ELSE"/>
      <w:r w:rsidRPr="003C4C58">
        <w:rPr>
          <w:rStyle w:val="a4"/>
          <w:rFonts w:ascii="Arial Narrow" w:hAnsi="Arial Narrow"/>
          <w:sz w:val="24"/>
          <w:szCs w:val="24"/>
        </w:rPr>
        <w:t xml:space="preserve">COND </w:t>
      </w:r>
      <w:r>
        <w:rPr>
          <w:rStyle w:val="a4"/>
          <w:rFonts w:ascii="Arial Narrow" w:hAnsi="Arial Narrow"/>
          <w:sz w:val="24"/>
          <w:szCs w:val="24"/>
        </w:rPr>
        <w:t>instead of</w:t>
      </w:r>
      <w:r w:rsidRPr="003C4C58">
        <w:rPr>
          <w:rStyle w:val="a4"/>
          <w:rFonts w:ascii="Arial Narrow" w:hAnsi="Arial Narrow"/>
          <w:sz w:val="24"/>
          <w:szCs w:val="24"/>
        </w:rPr>
        <w:t xml:space="preserve"> IF</w:t>
      </w:r>
      <w:r>
        <w:rPr>
          <w:rStyle w:val="a4"/>
          <w:rFonts w:ascii="Arial Narrow" w:hAnsi="Arial Narrow"/>
          <w:sz w:val="24"/>
          <w:szCs w:val="24"/>
        </w:rPr>
        <w:t xml:space="preserve"> - </w:t>
      </w:r>
      <w:r w:rsidRPr="003C4C58">
        <w:rPr>
          <w:rStyle w:val="a4"/>
          <w:rFonts w:ascii="Arial Narrow" w:hAnsi="Arial Narrow"/>
          <w:sz w:val="24"/>
          <w:szCs w:val="24"/>
        </w:rPr>
        <w:t>ELSE</w:t>
      </w:r>
      <w:r>
        <w:rPr>
          <w:rStyle w:val="a4"/>
          <w:rFonts w:ascii="Arial Narrow" w:hAnsi="Arial Narrow"/>
          <w:sz w:val="24"/>
          <w:szCs w:val="24"/>
        </w:rPr>
        <w:t xml:space="preserve"> </w:t>
      </w:r>
      <w:bookmarkEnd w:id="21"/>
      <w:r w:rsidRPr="00D2600E">
        <w:rPr>
          <w:rStyle w:val="a4"/>
          <w:rFonts w:ascii="Arial Narrow" w:hAnsi="Arial Narrow"/>
          <w:b w:val="0"/>
          <w:sz w:val="24"/>
          <w:szCs w:val="24"/>
        </w:rPr>
        <w:t>/</w:t>
      </w:r>
      <w:r>
        <w:rPr>
          <w:rStyle w:val="a4"/>
          <w:rFonts w:ascii="Arial Narrow" w:hAnsi="Arial Narrow"/>
          <w:b w:val="0"/>
          <w:sz w:val="24"/>
          <w:szCs w:val="24"/>
        </w:rPr>
        <w:t>from abap 7.4</w:t>
      </w:r>
      <w:r w:rsidRPr="00D2600E">
        <w:rPr>
          <w:rStyle w:val="a4"/>
          <w:rFonts w:ascii="Arial Narrow" w:hAnsi="Arial Narrow"/>
          <w:b w:val="0"/>
          <w:sz w:val="24"/>
          <w:szCs w:val="24"/>
        </w:rPr>
        <w:t>/</w:t>
      </w:r>
    </w:p>
    <w:p w:rsidR="004E0341" w:rsidRPr="00676FFC" w:rsidRDefault="00912F9E" w:rsidP="004E0341">
      <w:pPr>
        <w:spacing w:after="0" w:line="240" w:lineRule="auto"/>
        <w:ind w:firstLine="567"/>
        <w:jc w:val="both"/>
        <w:outlineLvl w:val="0"/>
        <w:rPr>
          <w:rFonts w:ascii="Arial Narrow" w:eastAsia="Times New Roman" w:hAnsi="Arial Narrow" w:cs="Times New Roman"/>
          <w:bCs/>
          <w:kern w:val="36"/>
          <w:sz w:val="24"/>
          <w:szCs w:val="24"/>
        </w:rPr>
      </w:pPr>
      <w:hyperlink w:anchor="Содержание" w:history="1">
        <w:r w:rsidR="004E0341" w:rsidRPr="002E64CF">
          <w:rPr>
            <w:rStyle w:val="a3"/>
            <w:rFonts w:ascii="Arial Narrow" w:eastAsia="Times New Roman" w:hAnsi="Arial Narrow" w:cs="Times New Roman"/>
            <w:bCs/>
            <w:kern w:val="36"/>
            <w:sz w:val="24"/>
            <w:szCs w:val="24"/>
            <w:u w:val="none"/>
            <w:lang w:val="ru-RU"/>
          </w:rPr>
          <w:t>Содержание</w:t>
        </w:r>
      </w:hyperlink>
    </w:p>
    <w:p w:rsidR="00D2600E" w:rsidRPr="003C4C58" w:rsidRDefault="00D2600E" w:rsidP="00D2600E">
      <w:pPr>
        <w:spacing w:after="0" w:line="240" w:lineRule="auto"/>
        <w:ind w:firstLine="567"/>
        <w:jc w:val="both"/>
        <w:rPr>
          <w:rStyle w:val="a4"/>
          <w:rFonts w:ascii="Arial Narrow" w:hAnsi="Arial Narrow"/>
          <w:sz w:val="24"/>
          <w:szCs w:val="24"/>
        </w:rPr>
      </w:pPr>
    </w:p>
    <w:p w:rsidR="00D2600E" w:rsidRPr="003C4C58" w:rsidRDefault="00D2600E" w:rsidP="00D2600E">
      <w:pPr>
        <w:spacing w:after="0" w:line="240" w:lineRule="auto"/>
        <w:ind w:firstLine="567"/>
        <w:jc w:val="both"/>
        <w:rPr>
          <w:rFonts w:ascii="Arial Narrow" w:hAnsi="Arial Narrow"/>
          <w:sz w:val="24"/>
          <w:szCs w:val="24"/>
        </w:rPr>
      </w:pPr>
      <w:r w:rsidRPr="003C4C58">
        <w:rPr>
          <w:rFonts w:ascii="Arial Narrow" w:hAnsi="Arial Narrow"/>
          <w:sz w:val="24"/>
          <w:szCs w:val="24"/>
        </w:rPr>
        <w:t>DATA : lv_indicator TYPE i.</w:t>
      </w:r>
    </w:p>
    <w:p w:rsidR="00D2600E" w:rsidRPr="003C4C58" w:rsidRDefault="00D2600E" w:rsidP="00D2600E">
      <w:pPr>
        <w:spacing w:after="0" w:line="240" w:lineRule="auto"/>
        <w:ind w:firstLine="567"/>
        <w:jc w:val="both"/>
        <w:rPr>
          <w:rFonts w:ascii="Arial Narrow" w:hAnsi="Arial Narrow"/>
          <w:sz w:val="24"/>
          <w:szCs w:val="24"/>
        </w:rPr>
      </w:pPr>
      <w:r w:rsidRPr="003C4C58">
        <w:rPr>
          <w:rFonts w:ascii="Arial Narrow" w:hAnsi="Arial Narrow"/>
          <w:sz w:val="24"/>
          <w:szCs w:val="24"/>
        </w:rPr>
        <w:t>DATA : lv_desc TYPE char30.</w:t>
      </w:r>
    </w:p>
    <w:p w:rsidR="00D2600E" w:rsidRPr="003C4C58" w:rsidRDefault="00D2600E" w:rsidP="00D2600E">
      <w:pPr>
        <w:spacing w:after="0" w:line="240" w:lineRule="auto"/>
        <w:ind w:firstLine="567"/>
        <w:jc w:val="both"/>
        <w:rPr>
          <w:rFonts w:ascii="Arial Narrow" w:hAnsi="Arial Narrow"/>
          <w:sz w:val="24"/>
          <w:szCs w:val="24"/>
        </w:rPr>
      </w:pPr>
      <w:r w:rsidRPr="003C4C58">
        <w:rPr>
          <w:rFonts w:ascii="Arial Narrow" w:hAnsi="Arial Narrow"/>
          <w:sz w:val="24"/>
          <w:szCs w:val="24"/>
        </w:rPr>
        <w:t>START-OF-SELECTION.</w:t>
      </w:r>
    </w:p>
    <w:p w:rsidR="00D2600E" w:rsidRPr="003C4C58" w:rsidRDefault="00D2600E" w:rsidP="00D2600E">
      <w:pPr>
        <w:spacing w:after="0" w:line="240" w:lineRule="auto"/>
        <w:ind w:firstLine="567"/>
        <w:jc w:val="both"/>
        <w:rPr>
          <w:rFonts w:ascii="Arial Narrow" w:hAnsi="Arial Narrow"/>
          <w:sz w:val="24"/>
          <w:szCs w:val="24"/>
        </w:rPr>
      </w:pPr>
    </w:p>
    <w:p w:rsidR="00D2600E" w:rsidRPr="003C4C58" w:rsidRDefault="00D2600E" w:rsidP="00D2600E">
      <w:pPr>
        <w:shd w:val="clear" w:color="auto" w:fill="E7E6E6" w:themeFill="background2"/>
        <w:spacing w:after="0" w:line="240" w:lineRule="auto"/>
        <w:ind w:firstLine="567"/>
        <w:jc w:val="both"/>
        <w:rPr>
          <w:rFonts w:ascii="Arial Narrow" w:hAnsi="Arial Narrow"/>
          <w:sz w:val="24"/>
          <w:szCs w:val="24"/>
        </w:rPr>
      </w:pPr>
      <w:r w:rsidRPr="00F47A9E">
        <w:rPr>
          <w:rFonts w:ascii="Arial Narrow" w:hAnsi="Arial Narrow"/>
          <w:i/>
          <w:color w:val="385623" w:themeColor="accent6" w:themeShade="80"/>
          <w:sz w:val="24"/>
          <w:szCs w:val="24"/>
        </w:rPr>
        <w:lastRenderedPageBreak/>
        <w:t xml:space="preserve"> lv_desc</w:t>
      </w:r>
      <w:r w:rsidRPr="00F47A9E">
        <w:rPr>
          <w:rFonts w:ascii="Arial Narrow" w:hAnsi="Arial Narrow"/>
          <w:color w:val="385623" w:themeColor="accent6" w:themeShade="80"/>
          <w:sz w:val="24"/>
          <w:szCs w:val="24"/>
        </w:rPr>
        <w:t xml:space="preserve"> </w:t>
      </w:r>
      <w:r w:rsidRPr="003C4C58">
        <w:rPr>
          <w:rFonts w:ascii="Arial Narrow" w:hAnsi="Arial Narrow"/>
          <w:sz w:val="24"/>
          <w:szCs w:val="24"/>
        </w:rPr>
        <w:t xml:space="preserve">= </w:t>
      </w:r>
      <w:r w:rsidRPr="00F47A9E">
        <w:rPr>
          <w:rFonts w:ascii="Arial Narrow" w:hAnsi="Arial Narrow"/>
          <w:b/>
          <w:i/>
          <w:color w:val="000000" w:themeColor="text1"/>
          <w:sz w:val="24"/>
          <w:szCs w:val="24"/>
        </w:rPr>
        <w:t>cond</w:t>
      </w:r>
      <w:r w:rsidRPr="003C4C58">
        <w:rPr>
          <w:rFonts w:ascii="Arial Narrow" w:hAnsi="Arial Narrow"/>
          <w:sz w:val="24"/>
          <w:szCs w:val="24"/>
        </w:rPr>
        <w:t xml:space="preserve"> </w:t>
      </w:r>
      <w:r w:rsidRPr="00F47A9E">
        <w:rPr>
          <w:rFonts w:ascii="Arial Narrow" w:hAnsi="Arial Narrow"/>
          <w:color w:val="000000" w:themeColor="text1"/>
          <w:sz w:val="24"/>
          <w:szCs w:val="24"/>
        </w:rPr>
        <w:t>char30</w:t>
      </w:r>
      <w:r w:rsidRPr="003C4C58">
        <w:rPr>
          <w:rFonts w:ascii="Arial Narrow" w:hAnsi="Arial Narrow"/>
          <w:sz w:val="24"/>
          <w:szCs w:val="24"/>
        </w:rPr>
        <w:t>(</w:t>
      </w:r>
    </w:p>
    <w:p w:rsidR="00D2600E" w:rsidRPr="003C4C58" w:rsidRDefault="00D2600E" w:rsidP="00D2600E">
      <w:pPr>
        <w:spacing w:after="0" w:line="240" w:lineRule="auto"/>
        <w:ind w:firstLine="567"/>
        <w:jc w:val="both"/>
        <w:rPr>
          <w:rFonts w:ascii="Arial Narrow" w:hAnsi="Arial Narrow"/>
          <w:sz w:val="24"/>
          <w:szCs w:val="24"/>
        </w:rPr>
      </w:pPr>
      <w:r w:rsidRPr="003C4C58">
        <w:rPr>
          <w:rFonts w:ascii="Arial Narrow" w:hAnsi="Arial Narrow"/>
          <w:sz w:val="24"/>
          <w:szCs w:val="24"/>
        </w:rPr>
        <w:t xml:space="preserve">     </w:t>
      </w:r>
      <w:r>
        <w:rPr>
          <w:rFonts w:ascii="Arial Narrow" w:eastAsia="Times New Roman" w:hAnsi="Arial Narrow" w:cs="Courier New"/>
          <w:sz w:val="24"/>
          <w:szCs w:val="24"/>
        </w:rPr>
        <w:t>when</w:t>
      </w:r>
      <w:r w:rsidRPr="003C4C58">
        <w:rPr>
          <w:rFonts w:ascii="Arial Narrow" w:hAnsi="Arial Narrow"/>
          <w:sz w:val="24"/>
          <w:szCs w:val="24"/>
        </w:rPr>
        <w:t xml:space="preserve"> </w:t>
      </w:r>
      <w:r w:rsidRPr="00D2600E">
        <w:rPr>
          <w:rFonts w:ascii="Arial Narrow" w:hAnsi="Arial Narrow"/>
          <w:i/>
          <w:color w:val="002060"/>
          <w:sz w:val="24"/>
          <w:szCs w:val="24"/>
        </w:rPr>
        <w:t>lv_indicator = 1</w:t>
      </w:r>
      <w:r w:rsidRPr="00D2600E">
        <w:rPr>
          <w:rFonts w:ascii="Arial Narrow" w:hAnsi="Arial Narrow"/>
          <w:color w:val="002060"/>
          <w:sz w:val="24"/>
          <w:szCs w:val="24"/>
        </w:rPr>
        <w:t xml:space="preserve"> </w:t>
      </w:r>
      <w:r>
        <w:rPr>
          <w:rFonts w:ascii="Arial Narrow" w:hAnsi="Arial Narrow"/>
          <w:sz w:val="24"/>
          <w:szCs w:val="24"/>
        </w:rPr>
        <w:t>then</w:t>
      </w:r>
      <w:r w:rsidRPr="003C4C58">
        <w:rPr>
          <w:rFonts w:ascii="Arial Narrow" w:hAnsi="Arial Narrow"/>
          <w:sz w:val="24"/>
          <w:szCs w:val="24"/>
        </w:rPr>
        <w:t xml:space="preserve"> 'January'</w:t>
      </w:r>
    </w:p>
    <w:p w:rsidR="00D2600E" w:rsidRPr="003C4C58" w:rsidRDefault="00D2600E" w:rsidP="00D2600E">
      <w:pPr>
        <w:spacing w:after="0" w:line="240" w:lineRule="auto"/>
        <w:ind w:firstLine="567"/>
        <w:jc w:val="both"/>
        <w:rPr>
          <w:rFonts w:ascii="Arial Narrow" w:hAnsi="Arial Narrow"/>
          <w:sz w:val="24"/>
          <w:szCs w:val="24"/>
        </w:rPr>
      </w:pPr>
      <w:r>
        <w:rPr>
          <w:rFonts w:ascii="Arial Narrow" w:hAnsi="Arial Narrow"/>
          <w:sz w:val="24"/>
          <w:szCs w:val="24"/>
        </w:rPr>
        <w:t xml:space="preserve">     </w:t>
      </w:r>
      <w:r>
        <w:rPr>
          <w:rFonts w:ascii="Arial Narrow" w:eastAsia="Times New Roman" w:hAnsi="Arial Narrow" w:cs="Courier New"/>
          <w:sz w:val="24"/>
          <w:szCs w:val="24"/>
        </w:rPr>
        <w:t>when</w:t>
      </w:r>
      <w:r w:rsidRPr="003C4C58">
        <w:rPr>
          <w:rFonts w:ascii="Arial Narrow" w:hAnsi="Arial Narrow"/>
          <w:sz w:val="24"/>
          <w:szCs w:val="24"/>
        </w:rPr>
        <w:t xml:space="preserve"> </w:t>
      </w:r>
      <w:r w:rsidRPr="00D2600E">
        <w:rPr>
          <w:rFonts w:ascii="Arial Narrow" w:hAnsi="Arial Narrow"/>
          <w:i/>
          <w:color w:val="002060"/>
          <w:sz w:val="24"/>
          <w:szCs w:val="24"/>
        </w:rPr>
        <w:t>lv_indicator = 2</w:t>
      </w:r>
      <w:r w:rsidRPr="00D2600E">
        <w:rPr>
          <w:rFonts w:ascii="Arial Narrow" w:hAnsi="Arial Narrow"/>
          <w:color w:val="002060"/>
          <w:sz w:val="24"/>
          <w:szCs w:val="24"/>
        </w:rPr>
        <w:t xml:space="preserve"> </w:t>
      </w:r>
      <w:r>
        <w:rPr>
          <w:rFonts w:ascii="Arial Narrow" w:hAnsi="Arial Narrow"/>
          <w:sz w:val="24"/>
          <w:szCs w:val="24"/>
        </w:rPr>
        <w:t>then</w:t>
      </w:r>
      <w:r w:rsidRPr="003C4C58">
        <w:rPr>
          <w:rFonts w:ascii="Arial Narrow" w:hAnsi="Arial Narrow"/>
          <w:sz w:val="24"/>
          <w:szCs w:val="24"/>
        </w:rPr>
        <w:t xml:space="preserve"> 'February'</w:t>
      </w:r>
    </w:p>
    <w:p w:rsidR="00D2600E" w:rsidRPr="003C4C58" w:rsidRDefault="00D2600E" w:rsidP="00F47A9E">
      <w:pPr>
        <w:spacing w:after="0" w:line="240" w:lineRule="auto"/>
        <w:ind w:firstLine="567"/>
        <w:jc w:val="both"/>
        <w:rPr>
          <w:rFonts w:ascii="Arial Narrow" w:hAnsi="Arial Narrow"/>
          <w:sz w:val="24"/>
          <w:szCs w:val="24"/>
        </w:rPr>
      </w:pPr>
      <w:r w:rsidRPr="00F47A9E">
        <w:rPr>
          <w:rFonts w:ascii="Arial Narrow" w:hAnsi="Arial Narrow"/>
          <w:color w:val="000000" w:themeColor="text1"/>
          <w:sz w:val="24"/>
          <w:szCs w:val="24"/>
        </w:rPr>
        <w:t xml:space="preserve">     else </w:t>
      </w:r>
      <w:r w:rsidRPr="00D2600E">
        <w:rPr>
          <w:rFonts w:ascii="Arial Narrow" w:hAnsi="Arial Narrow"/>
          <w:color w:val="385623" w:themeColor="accent6" w:themeShade="80"/>
          <w:sz w:val="24"/>
          <w:szCs w:val="24"/>
        </w:rPr>
        <w:t xml:space="preserve"> </w:t>
      </w:r>
      <w:r w:rsidRPr="003C4C58">
        <w:rPr>
          <w:rFonts w:ascii="Arial Narrow" w:hAnsi="Arial Narrow"/>
          <w:sz w:val="24"/>
          <w:szCs w:val="24"/>
        </w:rPr>
        <w:t>'Nothing').</w:t>
      </w:r>
    </w:p>
    <w:p w:rsidR="00D2600E" w:rsidRDefault="00D2600E" w:rsidP="00D2600E">
      <w:pPr>
        <w:spacing w:after="0" w:line="240" w:lineRule="auto"/>
        <w:ind w:firstLine="567"/>
        <w:jc w:val="both"/>
        <w:rPr>
          <w:rFonts w:ascii="Arial Narrow" w:hAnsi="Arial Narrow"/>
          <w:sz w:val="24"/>
          <w:szCs w:val="24"/>
        </w:rPr>
      </w:pPr>
      <w:r>
        <w:rPr>
          <w:rFonts w:ascii="Arial Narrow" w:hAnsi="Arial Narrow"/>
          <w:sz w:val="24"/>
          <w:szCs w:val="24"/>
        </w:rPr>
        <w:t xml:space="preserve"> </w:t>
      </w:r>
      <w:r w:rsidRPr="003C4C58">
        <w:rPr>
          <w:rFonts w:ascii="Arial Narrow" w:hAnsi="Arial Narrow"/>
          <w:sz w:val="24"/>
          <w:szCs w:val="24"/>
        </w:rPr>
        <w:t>WRITE lv_desc.</w:t>
      </w:r>
    </w:p>
    <w:p w:rsidR="00D2600E" w:rsidRDefault="00D2600E" w:rsidP="00D2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Narrow" w:eastAsia="Times New Roman" w:hAnsi="Arial Narrow" w:cs="Courier New"/>
          <w:b/>
          <w:sz w:val="24"/>
          <w:szCs w:val="24"/>
        </w:rPr>
      </w:pPr>
    </w:p>
    <w:p w:rsidR="00D2600E" w:rsidRDefault="00D2600E" w:rsidP="00D2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center"/>
        <w:rPr>
          <w:rFonts w:ascii="Arial Narrow" w:eastAsia="Times New Roman" w:hAnsi="Arial Narrow" w:cs="Courier New"/>
          <w:b/>
          <w:sz w:val="24"/>
          <w:szCs w:val="24"/>
        </w:rPr>
      </w:pPr>
      <w:r>
        <w:rPr>
          <w:rFonts w:ascii="Arial Narrow" w:eastAsia="Times New Roman" w:hAnsi="Arial Narrow" w:cs="Courier New"/>
          <w:b/>
          <w:sz w:val="24"/>
          <w:szCs w:val="24"/>
        </w:rPr>
        <w:t>CASE</w:t>
      </w:r>
    </w:p>
    <w:p w:rsidR="00D2600E" w:rsidRDefault="00D2600E" w:rsidP="00D2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Narrow" w:eastAsia="Times New Roman" w:hAnsi="Arial Narrow" w:cs="Courier New"/>
          <w:b/>
          <w:sz w:val="24"/>
          <w:szCs w:val="24"/>
        </w:rPr>
      </w:pPr>
    </w:p>
    <w:p w:rsidR="00D2600E" w:rsidRPr="00CF6BFD" w:rsidRDefault="00D2600E" w:rsidP="00D2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Pr>
          <w:rFonts w:ascii="Arial Narrow" w:eastAsia="Times New Roman" w:hAnsi="Arial Narrow" w:cs="Courier New"/>
          <w:i/>
          <w:color w:val="385623" w:themeColor="accent6" w:themeShade="80"/>
          <w:sz w:val="24"/>
          <w:szCs w:val="24"/>
          <w:shd w:val="clear" w:color="auto" w:fill="E7E6E6" w:themeFill="background2"/>
        </w:rPr>
        <w:t>case</w:t>
      </w:r>
      <w:r w:rsidRPr="00D2600E">
        <w:rPr>
          <w:rFonts w:ascii="Arial Narrow" w:eastAsia="Times New Roman" w:hAnsi="Arial Narrow" w:cs="Courier New"/>
          <w:sz w:val="24"/>
          <w:szCs w:val="24"/>
          <w:shd w:val="clear" w:color="auto" w:fill="E7E6E6" w:themeFill="background2"/>
        </w:rPr>
        <w:t xml:space="preserve"> &lt;field&gt;</w:t>
      </w:r>
      <w:r w:rsidRPr="00CF6BFD">
        <w:rPr>
          <w:rFonts w:ascii="Arial Narrow" w:eastAsia="Times New Roman" w:hAnsi="Arial Narrow" w:cs="Courier New"/>
          <w:sz w:val="24"/>
          <w:szCs w:val="24"/>
        </w:rPr>
        <w:t xml:space="preserve">. </w:t>
      </w:r>
    </w:p>
    <w:p w:rsidR="00D2600E" w:rsidRPr="00CF6BFD" w:rsidRDefault="00D2600E" w:rsidP="00D2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Pr>
          <w:rFonts w:ascii="Arial Narrow" w:eastAsia="Times New Roman" w:hAnsi="Arial Narrow" w:cs="Courier New"/>
          <w:sz w:val="24"/>
          <w:szCs w:val="24"/>
        </w:rPr>
        <w:t xml:space="preserve">   </w:t>
      </w:r>
      <w:r w:rsidRPr="00D2600E">
        <w:rPr>
          <w:rFonts w:ascii="Arial Narrow" w:eastAsia="Times New Roman" w:hAnsi="Arial Narrow" w:cs="Courier New"/>
          <w:color w:val="000000" w:themeColor="text1"/>
          <w:sz w:val="24"/>
          <w:szCs w:val="24"/>
        </w:rPr>
        <w:t xml:space="preserve">when </w:t>
      </w:r>
      <w:r w:rsidRPr="00D2600E">
        <w:rPr>
          <w:rFonts w:ascii="Arial Narrow" w:eastAsia="Times New Roman" w:hAnsi="Arial Narrow" w:cs="Courier New"/>
          <w:i/>
          <w:color w:val="002060"/>
          <w:sz w:val="24"/>
          <w:szCs w:val="24"/>
        </w:rPr>
        <w:t>&lt;abc&gt;</w:t>
      </w:r>
      <w:r w:rsidRPr="00D2600E">
        <w:rPr>
          <w:rFonts w:ascii="Arial Narrow" w:eastAsia="Times New Roman" w:hAnsi="Arial Narrow" w:cs="Courier New"/>
          <w:sz w:val="24"/>
          <w:szCs w:val="24"/>
        </w:rPr>
        <w:t>. &lt;statement block&gt;.</w:t>
      </w:r>
    </w:p>
    <w:p w:rsidR="00D2600E" w:rsidRPr="00CF6BFD" w:rsidRDefault="00D2600E" w:rsidP="00D2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Pr>
          <w:rFonts w:ascii="Arial Narrow" w:eastAsia="Times New Roman" w:hAnsi="Arial Narrow" w:cs="Courier New"/>
          <w:sz w:val="24"/>
          <w:szCs w:val="24"/>
        </w:rPr>
        <w:t xml:space="preserve">   when</w:t>
      </w:r>
      <w:r w:rsidRPr="00CF6BFD">
        <w:rPr>
          <w:rFonts w:ascii="Arial Narrow" w:eastAsia="Times New Roman" w:hAnsi="Arial Narrow" w:cs="Courier New"/>
          <w:sz w:val="24"/>
          <w:szCs w:val="24"/>
        </w:rPr>
        <w:t xml:space="preserve"> </w:t>
      </w:r>
      <w:r w:rsidRPr="00D2600E">
        <w:rPr>
          <w:rFonts w:ascii="Arial Narrow" w:eastAsia="Times New Roman" w:hAnsi="Arial Narrow" w:cs="Courier New"/>
          <w:i/>
          <w:color w:val="002060"/>
          <w:sz w:val="24"/>
          <w:szCs w:val="24"/>
        </w:rPr>
        <w:t>&lt;def&gt;</w:t>
      </w:r>
      <w:r w:rsidRPr="00CF6BFD">
        <w:rPr>
          <w:rFonts w:ascii="Arial Narrow" w:eastAsia="Times New Roman" w:hAnsi="Arial Narrow" w:cs="Courier New"/>
          <w:sz w:val="24"/>
          <w:szCs w:val="24"/>
        </w:rPr>
        <w:t xml:space="preserve">. </w:t>
      </w:r>
      <w:r>
        <w:rPr>
          <w:rFonts w:ascii="Arial Narrow" w:eastAsia="Times New Roman" w:hAnsi="Arial Narrow" w:cs="Courier New"/>
          <w:sz w:val="24"/>
          <w:szCs w:val="24"/>
        </w:rPr>
        <w:t>…</w:t>
      </w:r>
    </w:p>
    <w:p w:rsidR="00D2600E" w:rsidRPr="00CF6BFD" w:rsidRDefault="00D2600E" w:rsidP="00D2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Pr>
          <w:rFonts w:ascii="Arial Narrow" w:eastAsia="Times New Roman" w:hAnsi="Arial Narrow" w:cs="Courier New"/>
          <w:sz w:val="24"/>
          <w:szCs w:val="24"/>
        </w:rPr>
        <w:t xml:space="preserve">   when</w:t>
      </w:r>
      <w:r w:rsidRPr="00CF6BFD">
        <w:rPr>
          <w:rFonts w:ascii="Arial Narrow" w:eastAsia="Times New Roman" w:hAnsi="Arial Narrow" w:cs="Courier New"/>
          <w:sz w:val="24"/>
          <w:szCs w:val="24"/>
        </w:rPr>
        <w:t xml:space="preserve"> OTHERS. </w:t>
      </w:r>
      <w:r>
        <w:rPr>
          <w:rFonts w:ascii="Arial Narrow" w:eastAsia="Times New Roman" w:hAnsi="Arial Narrow" w:cs="Courier New"/>
          <w:sz w:val="24"/>
          <w:szCs w:val="24"/>
        </w:rPr>
        <w:t>…</w:t>
      </w:r>
      <w:r w:rsidRPr="00CF6BFD">
        <w:rPr>
          <w:rFonts w:ascii="Arial Narrow" w:eastAsia="Times New Roman" w:hAnsi="Arial Narrow" w:cs="Courier New"/>
          <w:sz w:val="24"/>
          <w:szCs w:val="24"/>
        </w:rPr>
        <w:t xml:space="preserve">  </w:t>
      </w:r>
    </w:p>
    <w:p w:rsidR="00D2600E" w:rsidRDefault="00D2600E" w:rsidP="00D2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Pr>
          <w:rFonts w:ascii="Arial Narrow" w:eastAsia="Times New Roman" w:hAnsi="Arial Narrow" w:cs="Courier New"/>
          <w:sz w:val="24"/>
          <w:szCs w:val="24"/>
        </w:rPr>
        <w:t>endcase</w:t>
      </w:r>
      <w:r w:rsidRPr="00CF6BFD">
        <w:rPr>
          <w:rFonts w:ascii="Arial Narrow" w:eastAsia="Times New Roman" w:hAnsi="Arial Narrow" w:cs="Courier New"/>
          <w:sz w:val="24"/>
          <w:szCs w:val="24"/>
        </w:rPr>
        <w:t>.</w:t>
      </w:r>
    </w:p>
    <w:p w:rsidR="00D2600E" w:rsidRDefault="00D2600E" w:rsidP="00D2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hAnsi="Arial Narrow"/>
          <w:color w:val="000000" w:themeColor="text1"/>
          <w:sz w:val="24"/>
          <w:szCs w:val="24"/>
        </w:rPr>
      </w:pPr>
    </w:p>
    <w:p w:rsidR="00D2600E" w:rsidRPr="00CF6BFD" w:rsidRDefault="00D2600E" w:rsidP="00D2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hAnsi="Arial Narrow"/>
          <w:color w:val="000000" w:themeColor="text1"/>
          <w:sz w:val="24"/>
          <w:szCs w:val="24"/>
        </w:rPr>
      </w:pPr>
      <w:r w:rsidRPr="00697497">
        <w:rPr>
          <w:rFonts w:ascii="Arial Narrow" w:hAnsi="Arial Narrow"/>
          <w:i/>
          <w:color w:val="002060"/>
          <w:sz w:val="24"/>
          <w:szCs w:val="24"/>
        </w:rPr>
        <w:t>Rem</w:t>
      </w:r>
    </w:p>
    <w:p w:rsidR="00D2600E" w:rsidRPr="00CF6BFD" w:rsidRDefault="00D2600E" w:rsidP="00D2600E">
      <w:pPr>
        <w:pStyle w:val="a6"/>
        <w:numPr>
          <w:ilvl w:val="0"/>
          <w:numId w:val="5"/>
        </w:numPr>
        <w:spacing w:after="0" w:line="240" w:lineRule="auto"/>
        <w:ind w:left="535" w:firstLine="567"/>
        <w:jc w:val="both"/>
        <w:rPr>
          <w:rFonts w:ascii="Arial Narrow" w:eastAsia="Times New Roman" w:hAnsi="Arial Narrow" w:cs="Times New Roman"/>
          <w:sz w:val="24"/>
          <w:szCs w:val="24"/>
        </w:rPr>
      </w:pPr>
      <w:r w:rsidRPr="00697497">
        <w:rPr>
          <w:rFonts w:ascii="Arial Narrow" w:eastAsia="Times New Roman" w:hAnsi="Arial Narrow" w:cs="Times New Roman"/>
          <w:i/>
          <w:color w:val="002060"/>
          <w:sz w:val="24"/>
          <w:szCs w:val="24"/>
        </w:rPr>
        <w:t>No logical expressions</w:t>
      </w:r>
      <w:r w:rsidRPr="00697497">
        <w:rPr>
          <w:rFonts w:ascii="Arial Narrow" w:eastAsia="Times New Roman" w:hAnsi="Arial Narrow" w:cs="Times New Roman"/>
          <w:color w:val="002060"/>
          <w:sz w:val="24"/>
          <w:szCs w:val="24"/>
        </w:rPr>
        <w:t xml:space="preserve"> </w:t>
      </w:r>
      <w:r w:rsidRPr="00CF6BFD">
        <w:rPr>
          <w:rFonts w:ascii="Arial Narrow" w:eastAsia="Times New Roman" w:hAnsi="Arial Narrow" w:cs="Times New Roman"/>
          <w:sz w:val="24"/>
          <w:szCs w:val="24"/>
        </w:rPr>
        <w:t xml:space="preserve">can be used </w:t>
      </w:r>
      <w:r w:rsidRPr="00697497">
        <w:rPr>
          <w:rFonts w:ascii="Arial Narrow" w:eastAsia="Times New Roman" w:hAnsi="Arial Narrow" w:cs="Times New Roman"/>
          <w:sz w:val="24"/>
          <w:szCs w:val="24"/>
        </w:rPr>
        <w:t>for</w:t>
      </w:r>
      <w:r w:rsidRPr="00CF6BFD">
        <w:rPr>
          <w:rFonts w:ascii="Arial Narrow" w:eastAsia="Times New Roman" w:hAnsi="Arial Narrow" w:cs="Times New Roman"/>
          <w:sz w:val="24"/>
          <w:szCs w:val="24"/>
        </w:rPr>
        <w:t xml:space="preserve"> </w:t>
      </w:r>
      <w:r w:rsidRPr="00697497">
        <w:rPr>
          <w:rFonts w:ascii="Arial Narrow" w:eastAsia="Times New Roman" w:hAnsi="Arial Narrow" w:cs="Times New Roman"/>
          <w:sz w:val="24"/>
          <w:szCs w:val="24"/>
        </w:rPr>
        <w:t>the</w:t>
      </w:r>
      <w:r w:rsidRPr="00CF6BFD">
        <w:rPr>
          <w:rFonts w:ascii="Arial Narrow" w:eastAsia="Times New Roman" w:hAnsi="Arial Narrow" w:cs="Times New Roman"/>
          <w:b/>
          <w:i/>
          <w:sz w:val="24"/>
          <w:szCs w:val="24"/>
        </w:rPr>
        <w:t xml:space="preserve"> &lt;field&gt; </w:t>
      </w:r>
      <w:r w:rsidRPr="0009284F">
        <w:rPr>
          <w:rFonts w:ascii="Arial Narrow" w:eastAsia="Times New Roman" w:hAnsi="Arial Narrow" w:cs="Times New Roman"/>
          <w:sz w:val="24"/>
          <w:szCs w:val="24"/>
        </w:rPr>
        <w:t>field.</w:t>
      </w:r>
    </w:p>
    <w:p w:rsidR="00D2600E" w:rsidRPr="00CF6BFD" w:rsidRDefault="00D2600E" w:rsidP="00D2600E">
      <w:pPr>
        <w:pStyle w:val="a6"/>
        <w:numPr>
          <w:ilvl w:val="0"/>
          <w:numId w:val="5"/>
        </w:numPr>
        <w:spacing w:after="0" w:line="240" w:lineRule="auto"/>
        <w:ind w:left="535" w:firstLine="567"/>
        <w:jc w:val="both"/>
        <w:rPr>
          <w:rFonts w:ascii="Arial Narrow" w:hAnsi="Arial Narrow"/>
          <w:color w:val="000000" w:themeColor="text1"/>
          <w:sz w:val="24"/>
          <w:szCs w:val="24"/>
        </w:rPr>
      </w:pPr>
      <w:r w:rsidRPr="00697497">
        <w:rPr>
          <w:rFonts w:ascii="Arial Narrow" w:eastAsia="Times New Roman" w:hAnsi="Arial Narrow" w:cs="Times New Roman"/>
          <w:color w:val="000000" w:themeColor="text1"/>
          <w:sz w:val="24"/>
          <w:szCs w:val="24"/>
        </w:rPr>
        <w:t xml:space="preserve">The field strings used in the CASE </w:t>
      </w:r>
      <w:r w:rsidRPr="00CF6BFD">
        <w:rPr>
          <w:rFonts w:ascii="Arial Narrow" w:eastAsia="Times New Roman" w:hAnsi="Arial Narrow" w:cs="Times New Roman"/>
          <w:sz w:val="24"/>
          <w:szCs w:val="24"/>
        </w:rPr>
        <w:t xml:space="preserve">statement </w:t>
      </w:r>
      <w:r w:rsidRPr="00D2600E">
        <w:rPr>
          <w:rFonts w:ascii="Arial Narrow" w:eastAsia="Times New Roman" w:hAnsi="Arial Narrow" w:cs="Times New Roman"/>
          <w:i/>
          <w:color w:val="002060"/>
          <w:sz w:val="24"/>
          <w:szCs w:val="24"/>
        </w:rPr>
        <w:t>are treated as type C variables</w:t>
      </w:r>
      <w:r w:rsidRPr="00CF6BFD">
        <w:rPr>
          <w:rFonts w:ascii="Arial Narrow" w:eastAsia="Times New Roman" w:hAnsi="Arial Narrow" w:cs="Times New Roman"/>
          <w:sz w:val="24"/>
          <w:szCs w:val="24"/>
        </w:rPr>
        <w:t>.</w:t>
      </w:r>
    </w:p>
    <w:p w:rsidR="00697497" w:rsidRDefault="00697497" w:rsidP="00CF6BFD">
      <w:pPr>
        <w:spacing w:after="0" w:line="240" w:lineRule="auto"/>
        <w:ind w:firstLine="567"/>
        <w:jc w:val="both"/>
        <w:rPr>
          <w:rFonts w:ascii="Arial Narrow" w:hAnsi="Arial Narrow"/>
          <w:color w:val="000000" w:themeColor="text1"/>
          <w:sz w:val="24"/>
          <w:szCs w:val="24"/>
        </w:rPr>
      </w:pPr>
    </w:p>
    <w:p w:rsidR="00D2600E" w:rsidRDefault="00D2600E" w:rsidP="00CF6BFD">
      <w:pPr>
        <w:spacing w:after="0" w:line="240" w:lineRule="auto"/>
        <w:ind w:firstLine="567"/>
        <w:jc w:val="both"/>
        <w:rPr>
          <w:rFonts w:ascii="Arial Narrow" w:hAnsi="Arial Narrow"/>
          <w:color w:val="000000" w:themeColor="text1"/>
          <w:sz w:val="24"/>
          <w:szCs w:val="24"/>
        </w:rPr>
      </w:pPr>
    </w:p>
    <w:p w:rsidR="00F47A9E" w:rsidRPr="00D2600E" w:rsidRDefault="004E0341" w:rsidP="00F47A9E">
      <w:pPr>
        <w:spacing w:after="0" w:line="240" w:lineRule="auto"/>
        <w:ind w:firstLine="567"/>
        <w:jc w:val="center"/>
        <w:rPr>
          <w:rStyle w:val="a4"/>
          <w:rFonts w:ascii="Arial Narrow" w:hAnsi="Arial Narrow"/>
          <w:b w:val="0"/>
          <w:sz w:val="24"/>
          <w:szCs w:val="24"/>
        </w:rPr>
      </w:pPr>
      <w:bookmarkStart w:id="22" w:name="Using_SWITCH_statement"/>
      <w:r w:rsidRPr="00BD043C">
        <w:rPr>
          <w:rStyle w:val="a4"/>
          <w:rFonts w:ascii="Arial Narrow" w:hAnsi="Arial Narrow"/>
        </w:rPr>
        <w:t xml:space="preserve">SWITCH </w:t>
      </w:r>
      <w:r>
        <w:rPr>
          <w:rStyle w:val="a4"/>
          <w:rFonts w:ascii="Arial Narrow" w:hAnsi="Arial Narrow"/>
        </w:rPr>
        <w:t>instead of</w:t>
      </w:r>
      <w:r w:rsidRPr="00BD043C">
        <w:rPr>
          <w:rStyle w:val="a4"/>
          <w:rFonts w:ascii="Arial Narrow" w:hAnsi="Arial Narrow"/>
        </w:rPr>
        <w:t xml:space="preserve"> CASE</w:t>
      </w:r>
      <w:r w:rsidR="00F47A9E">
        <w:rPr>
          <w:rStyle w:val="a4"/>
          <w:rFonts w:ascii="Arial Narrow" w:hAnsi="Arial Narrow"/>
        </w:rPr>
        <w:t xml:space="preserve"> </w:t>
      </w:r>
      <w:r w:rsidR="00F47A9E" w:rsidRPr="00D2600E">
        <w:rPr>
          <w:rStyle w:val="a4"/>
          <w:rFonts w:ascii="Arial Narrow" w:hAnsi="Arial Narrow"/>
          <w:b w:val="0"/>
          <w:sz w:val="24"/>
          <w:szCs w:val="24"/>
        </w:rPr>
        <w:t>/</w:t>
      </w:r>
      <w:r w:rsidR="00F47A9E">
        <w:rPr>
          <w:rStyle w:val="a4"/>
          <w:rFonts w:ascii="Arial Narrow" w:hAnsi="Arial Narrow"/>
          <w:b w:val="0"/>
          <w:sz w:val="24"/>
          <w:szCs w:val="24"/>
        </w:rPr>
        <w:t>from abap 7.4</w:t>
      </w:r>
      <w:r w:rsidR="00F47A9E" w:rsidRPr="00D2600E">
        <w:rPr>
          <w:rStyle w:val="a4"/>
          <w:rFonts w:ascii="Arial Narrow" w:hAnsi="Arial Narrow"/>
          <w:b w:val="0"/>
          <w:sz w:val="24"/>
          <w:szCs w:val="24"/>
        </w:rPr>
        <w:t>/</w:t>
      </w:r>
    </w:p>
    <w:bookmarkEnd w:id="22"/>
    <w:p w:rsidR="004E0341" w:rsidRPr="00676FFC" w:rsidRDefault="004E0341" w:rsidP="004E0341">
      <w:pPr>
        <w:spacing w:after="0" w:line="240" w:lineRule="auto"/>
        <w:ind w:firstLine="567"/>
        <w:jc w:val="both"/>
        <w:outlineLvl w:val="0"/>
        <w:rPr>
          <w:rFonts w:ascii="Arial Narrow" w:eastAsia="Times New Roman" w:hAnsi="Arial Narrow" w:cs="Times New Roman"/>
          <w:bCs/>
          <w:kern w:val="36"/>
          <w:sz w:val="24"/>
          <w:szCs w:val="24"/>
        </w:rPr>
      </w:pPr>
      <w:r>
        <w:fldChar w:fldCharType="begin"/>
      </w:r>
      <w:r>
        <w:instrText xml:space="preserve"> HYPERLINK \l "Содержание" </w:instrText>
      </w:r>
      <w:r>
        <w:fldChar w:fldCharType="separate"/>
      </w:r>
      <w:r w:rsidRPr="002E64CF">
        <w:rPr>
          <w:rStyle w:val="a3"/>
          <w:rFonts w:ascii="Arial Narrow" w:eastAsia="Times New Roman" w:hAnsi="Arial Narrow" w:cs="Times New Roman"/>
          <w:bCs/>
          <w:kern w:val="36"/>
          <w:sz w:val="24"/>
          <w:szCs w:val="24"/>
          <w:u w:val="none"/>
          <w:lang w:val="ru-RU"/>
        </w:rPr>
        <w:t>Содержание</w:t>
      </w:r>
      <w:r>
        <w:rPr>
          <w:rStyle w:val="a3"/>
          <w:rFonts w:ascii="Arial Narrow" w:eastAsia="Times New Roman" w:hAnsi="Arial Narrow" w:cs="Times New Roman"/>
          <w:bCs/>
          <w:kern w:val="36"/>
          <w:sz w:val="24"/>
          <w:szCs w:val="24"/>
          <w:u w:val="none"/>
          <w:lang w:val="ru-RU"/>
        </w:rPr>
        <w:fldChar w:fldCharType="end"/>
      </w:r>
    </w:p>
    <w:p w:rsidR="004E0341" w:rsidRDefault="004E0341" w:rsidP="004E0341">
      <w:pPr>
        <w:pStyle w:val="a7"/>
        <w:spacing w:before="0" w:beforeAutospacing="0" w:after="0" w:afterAutospacing="0"/>
        <w:ind w:firstLine="567"/>
        <w:jc w:val="both"/>
        <w:rPr>
          <w:rFonts w:ascii="Arial Narrow" w:hAnsi="Arial Narrow"/>
        </w:rPr>
      </w:pPr>
    </w:p>
    <w:p w:rsidR="004E0341" w:rsidRPr="00BD043C" w:rsidRDefault="004E0341" w:rsidP="004E0341">
      <w:pPr>
        <w:pStyle w:val="a7"/>
        <w:spacing w:before="0" w:beforeAutospacing="0" w:after="0" w:afterAutospacing="0"/>
        <w:ind w:firstLine="567"/>
        <w:jc w:val="both"/>
        <w:rPr>
          <w:rFonts w:ascii="Arial Narrow" w:hAnsi="Arial Narrow"/>
        </w:rPr>
      </w:pPr>
      <w:r w:rsidRPr="00BD043C">
        <w:rPr>
          <w:rFonts w:ascii="Arial Narrow" w:hAnsi="Arial Narrow"/>
        </w:rPr>
        <w:t xml:space="preserve">Using </w:t>
      </w:r>
      <w:r>
        <w:rPr>
          <w:rFonts w:ascii="Arial Narrow" w:hAnsi="Arial Narrow"/>
          <w:b/>
          <w:i/>
        </w:rPr>
        <w:t>case</w:t>
      </w:r>
      <w:r w:rsidRPr="00BD043C">
        <w:rPr>
          <w:rFonts w:ascii="Arial Narrow" w:hAnsi="Arial Narrow"/>
        </w:rPr>
        <w:t xml:space="preserve"> you need to keep mentioning </w:t>
      </w:r>
      <w:r w:rsidRPr="003C4C58">
        <w:rPr>
          <w:rFonts w:ascii="Arial Narrow" w:hAnsi="Arial Narrow"/>
          <w:i/>
          <w:color w:val="002060"/>
        </w:rPr>
        <w:t>what variable you’re filling</w:t>
      </w:r>
      <w:r w:rsidRPr="003C4C58">
        <w:rPr>
          <w:rFonts w:ascii="Arial Narrow" w:hAnsi="Arial Narrow"/>
          <w:color w:val="002060"/>
        </w:rPr>
        <w:t xml:space="preserve"> </w:t>
      </w:r>
      <w:r w:rsidRPr="00BD043C">
        <w:rPr>
          <w:rFonts w:ascii="Arial Narrow" w:hAnsi="Arial Narrow"/>
        </w:rPr>
        <w:t xml:space="preserve">in every branch in CASE </w:t>
      </w:r>
      <w:r>
        <w:rPr>
          <w:rFonts w:ascii="Arial Narrow" w:hAnsi="Arial Narrow"/>
        </w:rPr>
        <w:t>s</w:t>
      </w:r>
      <w:r w:rsidRPr="00BD043C">
        <w:rPr>
          <w:rFonts w:ascii="Arial Narrow" w:hAnsi="Arial Narrow"/>
        </w:rPr>
        <w:t>tatement</w:t>
      </w:r>
    </w:p>
    <w:p w:rsidR="004E0341" w:rsidRDefault="004E0341" w:rsidP="004E0341">
      <w:pPr>
        <w:spacing w:after="0" w:line="240" w:lineRule="auto"/>
        <w:ind w:firstLine="567"/>
        <w:jc w:val="both"/>
        <w:rPr>
          <w:rFonts w:ascii="Arial Narrow" w:hAnsi="Arial Narrow"/>
          <w:sz w:val="24"/>
          <w:szCs w:val="24"/>
        </w:rPr>
      </w:pPr>
    </w:p>
    <w:p w:rsidR="004E0341" w:rsidRPr="00BD043C" w:rsidRDefault="004E0341" w:rsidP="004E0341">
      <w:pPr>
        <w:shd w:val="clear" w:color="auto" w:fill="E7E6E6" w:themeFill="background2"/>
        <w:spacing w:after="0" w:line="240" w:lineRule="auto"/>
        <w:ind w:firstLine="567"/>
        <w:jc w:val="both"/>
        <w:rPr>
          <w:rFonts w:ascii="Arial Narrow" w:hAnsi="Arial Narrow"/>
          <w:sz w:val="24"/>
          <w:szCs w:val="24"/>
        </w:rPr>
      </w:pPr>
      <w:r w:rsidRPr="004E0341">
        <w:rPr>
          <w:rFonts w:ascii="Arial Narrow" w:hAnsi="Arial Narrow"/>
          <w:b/>
          <w:i/>
          <w:sz w:val="24"/>
          <w:szCs w:val="24"/>
        </w:rPr>
        <w:t>case</w:t>
      </w:r>
      <w:r w:rsidRPr="00BD043C">
        <w:rPr>
          <w:rFonts w:ascii="Arial Narrow" w:hAnsi="Arial Narrow"/>
          <w:sz w:val="24"/>
          <w:szCs w:val="24"/>
        </w:rPr>
        <w:t xml:space="preserve"> </w:t>
      </w:r>
      <w:r w:rsidRPr="004E0341">
        <w:rPr>
          <w:rFonts w:ascii="Arial Narrow" w:hAnsi="Arial Narrow"/>
          <w:i/>
          <w:color w:val="385623" w:themeColor="accent6" w:themeShade="80"/>
          <w:sz w:val="24"/>
          <w:szCs w:val="24"/>
        </w:rPr>
        <w:t>lv_indicator</w:t>
      </w:r>
      <w:r w:rsidRPr="00BD043C">
        <w:rPr>
          <w:rFonts w:ascii="Arial Narrow" w:hAnsi="Arial Narrow"/>
          <w:sz w:val="24"/>
          <w:szCs w:val="24"/>
        </w:rPr>
        <w:t>.</w:t>
      </w:r>
    </w:p>
    <w:p w:rsidR="004E0341" w:rsidRPr="00BD043C" w:rsidRDefault="004E0341" w:rsidP="004E0341">
      <w:pPr>
        <w:spacing w:after="0" w:line="240" w:lineRule="auto"/>
        <w:ind w:firstLine="567"/>
        <w:jc w:val="both"/>
        <w:rPr>
          <w:rFonts w:ascii="Arial Narrow" w:hAnsi="Arial Narrow"/>
          <w:sz w:val="24"/>
          <w:szCs w:val="24"/>
        </w:rPr>
      </w:pPr>
      <w:r w:rsidRPr="00BD043C">
        <w:rPr>
          <w:rFonts w:ascii="Arial Narrow" w:hAnsi="Arial Narrow"/>
          <w:sz w:val="24"/>
          <w:szCs w:val="24"/>
        </w:rPr>
        <w:t xml:space="preserve"> </w:t>
      </w:r>
      <w:r>
        <w:rPr>
          <w:rFonts w:ascii="Arial Narrow" w:hAnsi="Arial Narrow"/>
          <w:sz w:val="24"/>
          <w:szCs w:val="24"/>
        </w:rPr>
        <w:t>when</w:t>
      </w:r>
      <w:r w:rsidRPr="00BD043C">
        <w:rPr>
          <w:rFonts w:ascii="Arial Narrow" w:hAnsi="Arial Narrow"/>
          <w:sz w:val="24"/>
          <w:szCs w:val="24"/>
        </w:rPr>
        <w:t xml:space="preserve"> 1. </w:t>
      </w:r>
      <w:r w:rsidRPr="004E0341">
        <w:rPr>
          <w:rFonts w:ascii="Arial Narrow" w:hAnsi="Arial Narrow"/>
          <w:i/>
          <w:color w:val="002060"/>
          <w:sz w:val="24"/>
          <w:szCs w:val="24"/>
        </w:rPr>
        <w:t>lv_day</w:t>
      </w:r>
      <w:r w:rsidRPr="004E0341">
        <w:rPr>
          <w:rFonts w:ascii="Arial Narrow" w:hAnsi="Arial Narrow"/>
          <w:color w:val="002060"/>
          <w:sz w:val="24"/>
          <w:szCs w:val="24"/>
        </w:rPr>
        <w:t xml:space="preserve"> </w:t>
      </w:r>
      <w:r w:rsidRPr="004E0341">
        <w:rPr>
          <w:rFonts w:ascii="Arial Narrow" w:hAnsi="Arial Narrow"/>
          <w:sz w:val="24"/>
          <w:szCs w:val="24"/>
        </w:rPr>
        <w:t>= 'January'</w:t>
      </w:r>
      <w:r w:rsidRPr="00BD043C">
        <w:rPr>
          <w:rFonts w:ascii="Arial Narrow" w:hAnsi="Arial Narrow"/>
          <w:sz w:val="24"/>
          <w:szCs w:val="24"/>
        </w:rPr>
        <w:t>.</w:t>
      </w:r>
    </w:p>
    <w:p w:rsidR="004E0341" w:rsidRPr="00BD043C" w:rsidRDefault="004E0341" w:rsidP="004E0341">
      <w:pPr>
        <w:spacing w:after="0" w:line="240" w:lineRule="auto"/>
        <w:ind w:firstLine="567"/>
        <w:jc w:val="both"/>
        <w:rPr>
          <w:rFonts w:ascii="Arial Narrow" w:hAnsi="Arial Narrow"/>
          <w:sz w:val="24"/>
          <w:szCs w:val="24"/>
        </w:rPr>
      </w:pPr>
      <w:r w:rsidRPr="00BD043C">
        <w:rPr>
          <w:rFonts w:ascii="Arial Narrow" w:hAnsi="Arial Narrow"/>
          <w:sz w:val="24"/>
          <w:szCs w:val="24"/>
        </w:rPr>
        <w:t xml:space="preserve"> </w:t>
      </w:r>
      <w:r>
        <w:rPr>
          <w:rFonts w:ascii="Arial Narrow" w:hAnsi="Arial Narrow"/>
          <w:sz w:val="24"/>
          <w:szCs w:val="24"/>
        </w:rPr>
        <w:t>when</w:t>
      </w:r>
      <w:r w:rsidRPr="00BD043C">
        <w:rPr>
          <w:rFonts w:ascii="Arial Narrow" w:hAnsi="Arial Narrow"/>
          <w:sz w:val="24"/>
          <w:szCs w:val="24"/>
        </w:rPr>
        <w:t xml:space="preserve"> 2. </w:t>
      </w:r>
      <w:r w:rsidRPr="004E0341">
        <w:rPr>
          <w:rFonts w:ascii="Arial Narrow" w:hAnsi="Arial Narrow"/>
          <w:i/>
          <w:color w:val="002060"/>
          <w:sz w:val="24"/>
          <w:szCs w:val="24"/>
        </w:rPr>
        <w:t>lv_day</w:t>
      </w:r>
      <w:r w:rsidRPr="004E0341">
        <w:rPr>
          <w:rFonts w:ascii="Arial Narrow" w:hAnsi="Arial Narrow"/>
          <w:color w:val="002060"/>
          <w:sz w:val="24"/>
          <w:szCs w:val="24"/>
        </w:rPr>
        <w:t xml:space="preserve"> </w:t>
      </w:r>
      <w:r w:rsidRPr="004E0341">
        <w:rPr>
          <w:rFonts w:ascii="Arial Narrow" w:hAnsi="Arial Narrow"/>
          <w:sz w:val="24"/>
          <w:szCs w:val="24"/>
        </w:rPr>
        <w:t>= 'February'</w:t>
      </w:r>
      <w:r w:rsidRPr="00BD043C">
        <w:rPr>
          <w:rFonts w:ascii="Arial Narrow" w:hAnsi="Arial Narrow"/>
          <w:sz w:val="24"/>
          <w:szCs w:val="24"/>
        </w:rPr>
        <w:t>.</w:t>
      </w:r>
    </w:p>
    <w:p w:rsidR="004E0341" w:rsidRPr="00BD043C" w:rsidRDefault="004E0341" w:rsidP="004E0341">
      <w:pPr>
        <w:spacing w:after="0" w:line="240" w:lineRule="auto"/>
        <w:ind w:firstLine="567"/>
        <w:jc w:val="both"/>
        <w:rPr>
          <w:rFonts w:ascii="Arial Narrow" w:hAnsi="Arial Narrow"/>
          <w:sz w:val="24"/>
          <w:szCs w:val="24"/>
        </w:rPr>
      </w:pPr>
      <w:r w:rsidRPr="00BD043C">
        <w:rPr>
          <w:rFonts w:ascii="Arial Narrow" w:hAnsi="Arial Narrow"/>
          <w:sz w:val="24"/>
          <w:szCs w:val="24"/>
        </w:rPr>
        <w:t>...</w:t>
      </w:r>
    </w:p>
    <w:p w:rsidR="004E0341" w:rsidRPr="00BD043C" w:rsidRDefault="004E0341" w:rsidP="004E0341">
      <w:pPr>
        <w:spacing w:after="0" w:line="240" w:lineRule="auto"/>
        <w:ind w:firstLine="567"/>
        <w:jc w:val="both"/>
        <w:rPr>
          <w:rFonts w:ascii="Arial Narrow" w:hAnsi="Arial Narrow"/>
          <w:sz w:val="24"/>
          <w:szCs w:val="24"/>
        </w:rPr>
      </w:pPr>
      <w:r>
        <w:rPr>
          <w:rFonts w:ascii="Arial Narrow" w:hAnsi="Arial Narrow"/>
          <w:sz w:val="24"/>
          <w:szCs w:val="24"/>
        </w:rPr>
        <w:t>endcase</w:t>
      </w:r>
      <w:r w:rsidRPr="00BD043C">
        <w:rPr>
          <w:rFonts w:ascii="Arial Narrow" w:hAnsi="Arial Narrow"/>
          <w:sz w:val="24"/>
          <w:szCs w:val="24"/>
        </w:rPr>
        <w:t>.</w:t>
      </w:r>
    </w:p>
    <w:p w:rsidR="004E0341" w:rsidRPr="00BD043C" w:rsidRDefault="004E0341" w:rsidP="004E0341">
      <w:pPr>
        <w:spacing w:after="0" w:line="240" w:lineRule="auto"/>
        <w:ind w:firstLine="567"/>
        <w:jc w:val="both"/>
        <w:rPr>
          <w:rFonts w:ascii="Arial Narrow" w:hAnsi="Arial Narrow"/>
          <w:sz w:val="24"/>
          <w:szCs w:val="24"/>
        </w:rPr>
      </w:pPr>
    </w:p>
    <w:p w:rsidR="004E0341" w:rsidRPr="00BD043C" w:rsidRDefault="004E0341" w:rsidP="004E0341">
      <w:pPr>
        <w:spacing w:after="0" w:line="240" w:lineRule="auto"/>
        <w:ind w:firstLine="567"/>
        <w:jc w:val="both"/>
        <w:rPr>
          <w:rFonts w:ascii="Arial Narrow" w:hAnsi="Arial Narrow"/>
          <w:sz w:val="24"/>
          <w:szCs w:val="24"/>
        </w:rPr>
      </w:pPr>
      <w:r>
        <w:rPr>
          <w:rFonts w:ascii="Arial Narrow" w:hAnsi="Arial Narrow"/>
          <w:sz w:val="24"/>
          <w:szCs w:val="24"/>
        </w:rPr>
        <w:t>With</w:t>
      </w:r>
      <w:r w:rsidRPr="00BD043C">
        <w:rPr>
          <w:rFonts w:ascii="Arial Narrow" w:hAnsi="Arial Narrow"/>
          <w:sz w:val="24"/>
          <w:szCs w:val="24"/>
        </w:rPr>
        <w:t xml:space="preserve"> </w:t>
      </w:r>
      <w:r>
        <w:rPr>
          <w:rFonts w:ascii="Arial Narrow" w:hAnsi="Arial Narrow"/>
          <w:b/>
          <w:i/>
          <w:sz w:val="24"/>
          <w:szCs w:val="24"/>
        </w:rPr>
        <w:t>switch</w:t>
      </w:r>
      <w:r w:rsidRPr="00BD043C">
        <w:rPr>
          <w:rFonts w:ascii="Arial Narrow" w:hAnsi="Arial Narrow"/>
          <w:sz w:val="24"/>
          <w:szCs w:val="24"/>
        </w:rPr>
        <w:t xml:space="preserve"> statement you don</w:t>
      </w:r>
      <w:r>
        <w:rPr>
          <w:rFonts w:ascii="Arial Narrow" w:hAnsi="Arial Narrow"/>
          <w:sz w:val="24"/>
          <w:szCs w:val="24"/>
        </w:rPr>
        <w:t>’</w:t>
      </w:r>
      <w:r w:rsidRPr="00BD043C">
        <w:rPr>
          <w:rFonts w:ascii="Arial Narrow" w:hAnsi="Arial Narrow"/>
          <w:sz w:val="24"/>
          <w:szCs w:val="24"/>
        </w:rPr>
        <w:t>t need mention variable in every branch</w:t>
      </w:r>
    </w:p>
    <w:p w:rsidR="004E0341" w:rsidRDefault="004E0341" w:rsidP="004E0341">
      <w:pPr>
        <w:spacing w:after="0" w:line="240" w:lineRule="auto"/>
        <w:ind w:firstLine="567"/>
        <w:jc w:val="both"/>
        <w:rPr>
          <w:rFonts w:ascii="Arial Narrow" w:hAnsi="Arial Narrow"/>
          <w:sz w:val="24"/>
          <w:szCs w:val="24"/>
        </w:rPr>
      </w:pPr>
    </w:p>
    <w:p w:rsidR="004E0341" w:rsidRPr="00BD043C" w:rsidRDefault="004E0341" w:rsidP="004E0341">
      <w:pPr>
        <w:spacing w:after="0" w:line="240" w:lineRule="auto"/>
        <w:ind w:firstLine="567"/>
        <w:jc w:val="both"/>
        <w:rPr>
          <w:rFonts w:ascii="Arial Narrow" w:hAnsi="Arial Narrow"/>
          <w:sz w:val="24"/>
          <w:szCs w:val="24"/>
        </w:rPr>
      </w:pPr>
      <w:r w:rsidRPr="00BD043C">
        <w:rPr>
          <w:rFonts w:ascii="Arial Narrow" w:hAnsi="Arial Narrow"/>
          <w:sz w:val="24"/>
          <w:szCs w:val="24"/>
        </w:rPr>
        <w:t>lv_indicator = 1.</w:t>
      </w:r>
    </w:p>
    <w:p w:rsidR="004E0341" w:rsidRPr="004E0341" w:rsidRDefault="004E0341" w:rsidP="004E0341">
      <w:pPr>
        <w:spacing w:after="0" w:line="240" w:lineRule="auto"/>
        <w:ind w:firstLine="567"/>
        <w:jc w:val="both"/>
        <w:rPr>
          <w:rFonts w:ascii="Arial Narrow" w:hAnsi="Arial Narrow"/>
          <w:i/>
          <w:color w:val="385623" w:themeColor="accent6" w:themeShade="80"/>
          <w:sz w:val="24"/>
          <w:szCs w:val="24"/>
        </w:rPr>
      </w:pPr>
      <w:r w:rsidRPr="004E0341">
        <w:rPr>
          <w:rFonts w:ascii="Arial Narrow" w:hAnsi="Arial Narrow"/>
          <w:sz w:val="24"/>
          <w:szCs w:val="24"/>
        </w:rPr>
        <w:t>data(</w:t>
      </w:r>
      <w:r w:rsidRPr="004E0341">
        <w:rPr>
          <w:rFonts w:ascii="Arial Narrow" w:hAnsi="Arial Narrow"/>
          <w:i/>
          <w:color w:val="002060"/>
          <w:sz w:val="24"/>
          <w:szCs w:val="24"/>
        </w:rPr>
        <w:t>lv_day</w:t>
      </w:r>
      <w:r w:rsidRPr="004E0341">
        <w:rPr>
          <w:rFonts w:ascii="Arial Narrow" w:hAnsi="Arial Narrow"/>
          <w:color w:val="000000" w:themeColor="text1"/>
          <w:sz w:val="24"/>
          <w:szCs w:val="24"/>
        </w:rPr>
        <w:t xml:space="preserve">) = </w:t>
      </w:r>
      <w:r w:rsidRPr="004E0341">
        <w:rPr>
          <w:rFonts w:ascii="Arial Narrow" w:hAnsi="Arial Narrow"/>
          <w:b/>
          <w:i/>
          <w:color w:val="000000" w:themeColor="text1"/>
          <w:sz w:val="24"/>
          <w:szCs w:val="24"/>
          <w:shd w:val="clear" w:color="auto" w:fill="E7E6E6" w:themeFill="background2"/>
        </w:rPr>
        <w:t>switch</w:t>
      </w:r>
      <w:r w:rsidRPr="004E0341">
        <w:rPr>
          <w:rFonts w:ascii="Arial Narrow" w:hAnsi="Arial Narrow"/>
          <w:color w:val="000000" w:themeColor="text1"/>
          <w:sz w:val="24"/>
          <w:szCs w:val="24"/>
          <w:shd w:val="clear" w:color="auto" w:fill="E7E6E6" w:themeFill="background2"/>
        </w:rPr>
        <w:t xml:space="preserve"> char10(</w:t>
      </w:r>
      <w:r w:rsidRPr="004E0341">
        <w:rPr>
          <w:rFonts w:ascii="Arial Narrow" w:hAnsi="Arial Narrow"/>
          <w:i/>
          <w:color w:val="385623" w:themeColor="accent6" w:themeShade="80"/>
          <w:sz w:val="24"/>
          <w:szCs w:val="24"/>
          <w:shd w:val="clear" w:color="auto" w:fill="E7E6E6" w:themeFill="background2"/>
        </w:rPr>
        <w:t>lv_indicator</w:t>
      </w:r>
      <w:r w:rsidRPr="004E0341">
        <w:rPr>
          <w:rFonts w:ascii="Arial Narrow" w:hAnsi="Arial Narrow"/>
          <w:color w:val="000000" w:themeColor="text1"/>
          <w:sz w:val="24"/>
          <w:szCs w:val="24"/>
          <w:shd w:val="clear" w:color="auto" w:fill="E7E6E6" w:themeFill="background2"/>
        </w:rPr>
        <w:t>)</w:t>
      </w:r>
    </w:p>
    <w:p w:rsidR="004E0341" w:rsidRPr="00BD043C" w:rsidRDefault="004E0341" w:rsidP="004E0341">
      <w:pPr>
        <w:spacing w:after="0" w:line="240" w:lineRule="auto"/>
        <w:ind w:firstLine="567"/>
        <w:jc w:val="both"/>
        <w:rPr>
          <w:rFonts w:ascii="Arial Narrow" w:hAnsi="Arial Narrow"/>
          <w:sz w:val="24"/>
          <w:szCs w:val="24"/>
        </w:rPr>
      </w:pPr>
      <w:r w:rsidRPr="00BD043C">
        <w:rPr>
          <w:rFonts w:ascii="Arial Narrow" w:hAnsi="Arial Narrow"/>
          <w:sz w:val="24"/>
          <w:szCs w:val="24"/>
        </w:rPr>
        <w:t xml:space="preserve">    </w:t>
      </w:r>
      <w:r>
        <w:rPr>
          <w:rFonts w:ascii="Arial Narrow" w:hAnsi="Arial Narrow"/>
          <w:sz w:val="24"/>
          <w:szCs w:val="24"/>
        </w:rPr>
        <w:t>when</w:t>
      </w:r>
      <w:r w:rsidRPr="00BD043C">
        <w:rPr>
          <w:rFonts w:ascii="Arial Narrow" w:hAnsi="Arial Narrow"/>
          <w:sz w:val="24"/>
          <w:szCs w:val="24"/>
        </w:rPr>
        <w:t xml:space="preserve"> 1 </w:t>
      </w:r>
      <w:r>
        <w:rPr>
          <w:rFonts w:ascii="Arial Narrow" w:hAnsi="Arial Narrow"/>
          <w:sz w:val="24"/>
          <w:szCs w:val="24"/>
        </w:rPr>
        <w:t>then</w:t>
      </w:r>
      <w:r w:rsidRPr="00BD043C">
        <w:rPr>
          <w:rFonts w:ascii="Arial Narrow" w:hAnsi="Arial Narrow"/>
          <w:sz w:val="24"/>
          <w:szCs w:val="24"/>
        </w:rPr>
        <w:t xml:space="preserve"> 'January'</w:t>
      </w:r>
      <w:r>
        <w:rPr>
          <w:rFonts w:ascii="Arial Narrow" w:hAnsi="Arial Narrow"/>
          <w:sz w:val="24"/>
          <w:szCs w:val="24"/>
        </w:rPr>
        <w:t>.</w:t>
      </w:r>
    </w:p>
    <w:p w:rsidR="004E0341" w:rsidRPr="00BD043C" w:rsidRDefault="004E0341" w:rsidP="004E0341">
      <w:pPr>
        <w:spacing w:after="0" w:line="240" w:lineRule="auto"/>
        <w:ind w:firstLine="567"/>
        <w:jc w:val="both"/>
        <w:rPr>
          <w:rFonts w:ascii="Arial Narrow" w:hAnsi="Arial Narrow"/>
          <w:sz w:val="24"/>
          <w:szCs w:val="24"/>
        </w:rPr>
      </w:pPr>
      <w:r w:rsidRPr="00BD043C">
        <w:rPr>
          <w:rFonts w:ascii="Arial Narrow" w:hAnsi="Arial Narrow"/>
          <w:sz w:val="24"/>
          <w:szCs w:val="24"/>
        </w:rPr>
        <w:t xml:space="preserve">    </w:t>
      </w:r>
      <w:r>
        <w:rPr>
          <w:rFonts w:ascii="Arial Narrow" w:hAnsi="Arial Narrow"/>
          <w:sz w:val="24"/>
          <w:szCs w:val="24"/>
        </w:rPr>
        <w:t>when</w:t>
      </w:r>
      <w:r w:rsidRPr="00BD043C">
        <w:rPr>
          <w:rFonts w:ascii="Arial Narrow" w:hAnsi="Arial Narrow"/>
          <w:sz w:val="24"/>
          <w:szCs w:val="24"/>
        </w:rPr>
        <w:t xml:space="preserve"> 2 </w:t>
      </w:r>
      <w:r>
        <w:rPr>
          <w:rFonts w:ascii="Arial Narrow" w:hAnsi="Arial Narrow"/>
          <w:sz w:val="24"/>
          <w:szCs w:val="24"/>
        </w:rPr>
        <w:t>then</w:t>
      </w:r>
      <w:r w:rsidRPr="00BD043C">
        <w:rPr>
          <w:rFonts w:ascii="Arial Narrow" w:hAnsi="Arial Narrow"/>
          <w:sz w:val="24"/>
          <w:szCs w:val="24"/>
        </w:rPr>
        <w:t xml:space="preserve"> 'February'.</w:t>
      </w:r>
    </w:p>
    <w:p w:rsidR="004E0341" w:rsidRPr="00BD043C" w:rsidRDefault="004E0341" w:rsidP="004E0341">
      <w:pPr>
        <w:spacing w:after="0" w:line="240" w:lineRule="auto"/>
        <w:ind w:firstLine="567"/>
        <w:jc w:val="both"/>
        <w:rPr>
          <w:rFonts w:ascii="Arial Narrow" w:hAnsi="Arial Narrow"/>
          <w:sz w:val="24"/>
          <w:szCs w:val="24"/>
        </w:rPr>
      </w:pPr>
      <w:r w:rsidRPr="00BD043C">
        <w:rPr>
          <w:rFonts w:ascii="Arial Narrow" w:hAnsi="Arial Narrow"/>
          <w:sz w:val="24"/>
          <w:szCs w:val="24"/>
        </w:rPr>
        <w:t>write lv_day.</w:t>
      </w:r>
    </w:p>
    <w:p w:rsidR="004E0341" w:rsidRDefault="004E0341" w:rsidP="00CF6BFD">
      <w:pPr>
        <w:spacing w:after="0" w:line="240" w:lineRule="auto"/>
        <w:ind w:firstLine="567"/>
        <w:jc w:val="both"/>
        <w:rPr>
          <w:rFonts w:ascii="Arial Narrow" w:hAnsi="Arial Narrow"/>
          <w:color w:val="000000" w:themeColor="text1"/>
          <w:sz w:val="24"/>
          <w:szCs w:val="24"/>
        </w:rPr>
      </w:pPr>
    </w:p>
    <w:p w:rsidR="0009284F" w:rsidRPr="0009284F" w:rsidRDefault="0009284F" w:rsidP="0009284F">
      <w:pPr>
        <w:pStyle w:val="1"/>
        <w:spacing w:before="0" w:beforeAutospacing="0" w:after="0" w:afterAutospacing="0"/>
        <w:ind w:firstLine="567"/>
        <w:jc w:val="center"/>
        <w:rPr>
          <w:rFonts w:ascii="Arial Narrow" w:hAnsi="Arial Narrow"/>
          <w:sz w:val="24"/>
          <w:szCs w:val="24"/>
        </w:rPr>
      </w:pPr>
      <w:bookmarkStart w:id="23" w:name="Strings"/>
      <w:r w:rsidRPr="0009284F">
        <w:rPr>
          <w:rFonts w:ascii="Arial Narrow" w:hAnsi="Arial Narrow"/>
          <w:sz w:val="24"/>
          <w:szCs w:val="24"/>
        </w:rPr>
        <w:t>Strings</w:t>
      </w:r>
    </w:p>
    <w:bookmarkEnd w:id="23"/>
    <w:p w:rsidR="00DD0F06" w:rsidRPr="00DE6285" w:rsidRDefault="00DD0F06" w:rsidP="00DD0F06">
      <w:pPr>
        <w:spacing w:after="0" w:line="240" w:lineRule="auto"/>
        <w:ind w:firstLine="567"/>
        <w:jc w:val="both"/>
        <w:outlineLvl w:val="0"/>
        <w:rPr>
          <w:rFonts w:ascii="Arial Narrow" w:eastAsia="Times New Roman" w:hAnsi="Arial Narrow" w:cs="Times New Roman"/>
          <w:bCs/>
          <w:kern w:val="36"/>
          <w:sz w:val="24"/>
          <w:szCs w:val="24"/>
        </w:rPr>
      </w:pPr>
      <w:r w:rsidRPr="002E64CF">
        <w:rPr>
          <w:rFonts w:ascii="Arial Narrow" w:eastAsia="Times New Roman" w:hAnsi="Arial Narrow" w:cs="Times New Roman"/>
          <w:bCs/>
          <w:kern w:val="36"/>
          <w:sz w:val="24"/>
          <w:szCs w:val="24"/>
          <w:lang w:val="ru-RU"/>
        </w:rPr>
        <w:fldChar w:fldCharType="begin"/>
      </w:r>
      <w:r w:rsidRPr="00DE6285">
        <w:rPr>
          <w:rFonts w:ascii="Arial Narrow" w:eastAsia="Times New Roman" w:hAnsi="Arial Narrow" w:cs="Times New Roman"/>
          <w:bCs/>
          <w:kern w:val="36"/>
          <w:sz w:val="24"/>
          <w:szCs w:val="24"/>
        </w:rPr>
        <w:instrText xml:space="preserve"> HYPERLINK  \l "</w:instrText>
      </w:r>
      <w:r w:rsidRPr="002E64CF">
        <w:rPr>
          <w:rFonts w:ascii="Arial Narrow" w:eastAsia="Times New Roman" w:hAnsi="Arial Narrow" w:cs="Times New Roman"/>
          <w:bCs/>
          <w:kern w:val="36"/>
          <w:sz w:val="24"/>
          <w:szCs w:val="24"/>
          <w:lang w:val="ru-RU"/>
        </w:rPr>
        <w:instrText>Содержание</w:instrText>
      </w:r>
      <w:r w:rsidRPr="00DE6285">
        <w:rPr>
          <w:rFonts w:ascii="Arial Narrow" w:eastAsia="Times New Roman" w:hAnsi="Arial Narrow" w:cs="Times New Roman"/>
          <w:bCs/>
          <w:kern w:val="36"/>
          <w:sz w:val="24"/>
          <w:szCs w:val="24"/>
        </w:rPr>
        <w:instrText xml:space="preserve">" </w:instrText>
      </w:r>
      <w:r w:rsidRPr="002E64CF">
        <w:rPr>
          <w:rFonts w:ascii="Arial Narrow" w:eastAsia="Times New Roman" w:hAnsi="Arial Narrow" w:cs="Times New Roman"/>
          <w:bCs/>
          <w:kern w:val="36"/>
          <w:sz w:val="24"/>
          <w:szCs w:val="24"/>
          <w:lang w:val="ru-RU"/>
        </w:rPr>
        <w:fldChar w:fldCharType="separate"/>
      </w:r>
      <w:r w:rsidRPr="002E64CF">
        <w:rPr>
          <w:rStyle w:val="a3"/>
          <w:rFonts w:ascii="Arial Narrow" w:eastAsia="Times New Roman" w:hAnsi="Arial Narrow" w:cs="Times New Roman"/>
          <w:bCs/>
          <w:kern w:val="36"/>
          <w:sz w:val="24"/>
          <w:szCs w:val="24"/>
          <w:u w:val="none"/>
          <w:lang w:val="ru-RU"/>
        </w:rPr>
        <w:t>Содержание</w:t>
      </w:r>
      <w:r w:rsidRPr="002E64CF">
        <w:rPr>
          <w:rFonts w:ascii="Arial Narrow" w:eastAsia="Times New Roman" w:hAnsi="Arial Narrow" w:cs="Times New Roman"/>
          <w:bCs/>
          <w:kern w:val="36"/>
          <w:sz w:val="24"/>
          <w:szCs w:val="24"/>
          <w:lang w:val="ru-RU"/>
        </w:rPr>
        <w:fldChar w:fldCharType="end"/>
      </w:r>
    </w:p>
    <w:p w:rsidR="0009284F" w:rsidRDefault="0009284F" w:rsidP="0009284F">
      <w:pPr>
        <w:spacing w:after="0" w:line="240" w:lineRule="auto"/>
        <w:ind w:firstLine="567"/>
        <w:jc w:val="both"/>
        <w:rPr>
          <w:rFonts w:ascii="Arial Narrow" w:hAnsi="Arial Narrow"/>
          <w:sz w:val="24"/>
          <w:szCs w:val="24"/>
        </w:rPr>
      </w:pPr>
    </w:p>
    <w:p w:rsidR="0009284F" w:rsidRPr="0009284F" w:rsidRDefault="0009284F" w:rsidP="0009284F">
      <w:pPr>
        <w:spacing w:after="0" w:line="240" w:lineRule="auto"/>
        <w:ind w:firstLine="567"/>
        <w:jc w:val="both"/>
        <w:rPr>
          <w:rFonts w:ascii="Arial Narrow" w:hAnsi="Arial Narrow"/>
          <w:sz w:val="24"/>
          <w:szCs w:val="24"/>
        </w:rPr>
      </w:pPr>
      <w:r w:rsidRPr="0009284F">
        <w:rPr>
          <w:rFonts w:ascii="Arial Narrow" w:hAnsi="Arial Narrow"/>
          <w:sz w:val="24"/>
          <w:szCs w:val="24"/>
        </w:rPr>
        <w:t xml:space="preserve">We use data </w:t>
      </w:r>
      <w:r w:rsidRPr="00EA346B">
        <w:rPr>
          <w:rFonts w:ascii="Arial Narrow" w:hAnsi="Arial Narrow"/>
          <w:sz w:val="24"/>
          <w:szCs w:val="24"/>
        </w:rPr>
        <w:t>type</w:t>
      </w:r>
      <w:r w:rsidRPr="00DD0F06">
        <w:rPr>
          <w:rFonts w:ascii="Arial Narrow" w:hAnsi="Arial Narrow"/>
          <w:b/>
          <w:sz w:val="24"/>
          <w:szCs w:val="24"/>
        </w:rPr>
        <w:t xml:space="preserve"> C</w:t>
      </w:r>
      <w:r w:rsidRPr="0009284F">
        <w:rPr>
          <w:rFonts w:ascii="Arial Narrow" w:hAnsi="Arial Narrow"/>
          <w:sz w:val="24"/>
          <w:szCs w:val="24"/>
        </w:rPr>
        <w:t xml:space="preserve"> variables for holding alphanumeric characters with a minimum of 1 character and a maximum of 65,535 characters. </w:t>
      </w:r>
      <w:r w:rsidRPr="00EA346B">
        <w:rPr>
          <w:rFonts w:ascii="Arial Narrow" w:hAnsi="Arial Narrow"/>
          <w:sz w:val="24"/>
          <w:szCs w:val="24"/>
        </w:rPr>
        <w:t xml:space="preserve">By default these </w:t>
      </w:r>
      <w:r w:rsidRPr="00EA346B">
        <w:rPr>
          <w:rFonts w:ascii="Arial Narrow" w:hAnsi="Arial Narrow"/>
          <w:i/>
          <w:color w:val="002060"/>
          <w:sz w:val="24"/>
          <w:szCs w:val="24"/>
        </w:rPr>
        <w:t>are aligned to the left</w:t>
      </w:r>
      <w:r w:rsidRPr="00EA346B">
        <w:rPr>
          <w:rFonts w:ascii="Arial Narrow" w:hAnsi="Arial Narrow"/>
          <w:sz w:val="24"/>
          <w:szCs w:val="24"/>
        </w:rPr>
        <w:t>.</w:t>
      </w:r>
    </w:p>
    <w:p w:rsidR="0009284F" w:rsidRPr="0009284F" w:rsidRDefault="0009284F" w:rsidP="0009284F">
      <w:pPr>
        <w:spacing w:after="0" w:line="240" w:lineRule="auto"/>
        <w:ind w:firstLine="567"/>
        <w:jc w:val="both"/>
        <w:rPr>
          <w:rFonts w:ascii="Arial Narrow" w:hAnsi="Arial Narrow"/>
          <w:sz w:val="24"/>
          <w:szCs w:val="24"/>
        </w:rPr>
      </w:pPr>
    </w:p>
    <w:p w:rsidR="0009284F" w:rsidRPr="0009284F" w:rsidRDefault="0009284F" w:rsidP="0069749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09284F">
        <w:rPr>
          <w:rFonts w:ascii="Arial Narrow" w:eastAsia="Times New Roman" w:hAnsi="Arial Narrow" w:cs="Courier New"/>
          <w:sz w:val="24"/>
          <w:szCs w:val="24"/>
        </w:rPr>
        <w:t>Data my_</w:t>
      </w:r>
      <w:r w:rsidR="00DD0F06" w:rsidRPr="00DD0F06">
        <w:rPr>
          <w:rFonts w:ascii="Arial Narrow" w:eastAsia="Times New Roman" w:hAnsi="Arial Narrow" w:cs="Courier New"/>
          <w:color w:val="000000" w:themeColor="text1"/>
          <w:sz w:val="24"/>
          <w:szCs w:val="24"/>
        </w:rPr>
        <w:t>c</w:t>
      </w:r>
      <w:r w:rsidRPr="00DD0F06">
        <w:rPr>
          <w:rFonts w:ascii="Arial Narrow" w:eastAsia="Times New Roman" w:hAnsi="Arial Narrow" w:cs="Courier New"/>
          <w:color w:val="000000" w:themeColor="text1"/>
          <w:sz w:val="24"/>
          <w:szCs w:val="24"/>
        </w:rPr>
        <w:t>har</w:t>
      </w:r>
      <w:r w:rsidRPr="00697497">
        <w:rPr>
          <w:rFonts w:ascii="Arial Narrow" w:eastAsia="Times New Roman" w:hAnsi="Arial Narrow" w:cs="Courier New"/>
          <w:i/>
          <w:color w:val="385623" w:themeColor="accent6" w:themeShade="80"/>
          <w:sz w:val="24"/>
          <w:szCs w:val="24"/>
        </w:rPr>
        <w:t>(5)</w:t>
      </w:r>
      <w:r w:rsidRPr="00697497">
        <w:rPr>
          <w:rFonts w:ascii="Arial Narrow" w:eastAsia="Times New Roman" w:hAnsi="Arial Narrow" w:cs="Courier New"/>
          <w:color w:val="385623" w:themeColor="accent6" w:themeShade="80"/>
          <w:sz w:val="24"/>
          <w:szCs w:val="24"/>
        </w:rPr>
        <w:t xml:space="preserve"> </w:t>
      </w:r>
      <w:r w:rsidRPr="0009284F">
        <w:rPr>
          <w:rFonts w:ascii="Arial Narrow" w:eastAsia="Times New Roman" w:hAnsi="Arial Narrow" w:cs="Courier New"/>
          <w:sz w:val="24"/>
          <w:szCs w:val="24"/>
        </w:rPr>
        <w:t xml:space="preserve">VALUE </w:t>
      </w:r>
      <w:r w:rsidRPr="00697497">
        <w:rPr>
          <w:rFonts w:ascii="Arial Narrow" w:eastAsia="Times New Roman" w:hAnsi="Arial Narrow" w:cs="Courier New"/>
          <w:i/>
          <w:color w:val="385623" w:themeColor="accent6" w:themeShade="80"/>
          <w:sz w:val="24"/>
          <w:szCs w:val="24"/>
        </w:rPr>
        <w:t>'Hello'</w:t>
      </w:r>
      <w:r w:rsidRPr="0009284F">
        <w:rPr>
          <w:rFonts w:ascii="Arial Narrow" w:eastAsia="Times New Roman" w:hAnsi="Arial Narrow" w:cs="Courier New"/>
          <w:sz w:val="24"/>
          <w:szCs w:val="24"/>
        </w:rPr>
        <w:t>.</w:t>
      </w:r>
    </w:p>
    <w:p w:rsidR="0009284F" w:rsidRPr="0009284F" w:rsidRDefault="0009284F" w:rsidP="0009284F">
      <w:pPr>
        <w:spacing w:after="0" w:line="240" w:lineRule="auto"/>
        <w:ind w:firstLine="567"/>
        <w:jc w:val="both"/>
        <w:rPr>
          <w:rFonts w:ascii="Arial Narrow" w:hAnsi="Arial Narrow"/>
          <w:color w:val="000000" w:themeColor="text1"/>
          <w:sz w:val="24"/>
          <w:szCs w:val="24"/>
        </w:rPr>
      </w:pPr>
    </w:p>
    <w:p w:rsidR="0009284F" w:rsidRDefault="0009284F" w:rsidP="0009284F">
      <w:pPr>
        <w:spacing w:after="0" w:line="240" w:lineRule="auto"/>
        <w:ind w:firstLine="567"/>
        <w:jc w:val="both"/>
        <w:rPr>
          <w:rFonts w:ascii="Arial Narrow" w:hAnsi="Arial Narrow"/>
          <w:sz w:val="24"/>
          <w:szCs w:val="24"/>
        </w:rPr>
      </w:pPr>
      <w:r w:rsidRPr="0009284F">
        <w:rPr>
          <w:rFonts w:ascii="Arial Narrow" w:hAnsi="Arial Narrow"/>
          <w:sz w:val="24"/>
          <w:szCs w:val="24"/>
        </w:rPr>
        <w:t xml:space="preserve">The </w:t>
      </w:r>
      <w:r w:rsidR="00EA346B">
        <w:rPr>
          <w:rFonts w:ascii="Arial Narrow" w:hAnsi="Arial Narrow"/>
          <w:b/>
          <w:i/>
          <w:sz w:val="24"/>
          <w:szCs w:val="24"/>
        </w:rPr>
        <w:t>strlen</w:t>
      </w:r>
      <w:r w:rsidRPr="00EA346B">
        <w:rPr>
          <w:rFonts w:ascii="Arial Narrow" w:hAnsi="Arial Narrow"/>
          <w:sz w:val="24"/>
          <w:szCs w:val="24"/>
        </w:rPr>
        <w:t xml:space="preserve">() </w:t>
      </w:r>
      <w:r w:rsidRPr="0009284F">
        <w:rPr>
          <w:rFonts w:ascii="Arial Narrow" w:hAnsi="Arial Narrow"/>
          <w:sz w:val="24"/>
          <w:szCs w:val="24"/>
        </w:rPr>
        <w:t>function returns the number of characters contained in the string</w:t>
      </w:r>
    </w:p>
    <w:p w:rsidR="00DD0F06" w:rsidRDefault="00DD0F06" w:rsidP="00DD0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p>
    <w:p w:rsidR="00DD0F06" w:rsidRDefault="0009284F" w:rsidP="00DD0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09284F">
        <w:rPr>
          <w:rFonts w:ascii="Arial Narrow" w:eastAsia="Times New Roman" w:hAnsi="Arial Narrow" w:cs="Courier New"/>
          <w:sz w:val="24"/>
          <w:szCs w:val="24"/>
        </w:rPr>
        <w:lastRenderedPageBreak/>
        <w:t xml:space="preserve">DATA: </w:t>
      </w:r>
    </w:p>
    <w:p w:rsidR="0009284F" w:rsidRPr="0009284F" w:rsidRDefault="00DD0F06" w:rsidP="00DD0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Pr>
          <w:rFonts w:ascii="Arial Narrow" w:eastAsia="Times New Roman" w:hAnsi="Arial Narrow" w:cs="Courier New"/>
          <w:sz w:val="24"/>
          <w:szCs w:val="24"/>
        </w:rPr>
        <w:tab/>
      </w:r>
      <w:r w:rsidR="0009284F" w:rsidRPr="0009284F">
        <w:rPr>
          <w:rFonts w:ascii="Arial Narrow" w:eastAsia="Times New Roman" w:hAnsi="Arial Narrow" w:cs="Courier New"/>
          <w:sz w:val="24"/>
          <w:szCs w:val="24"/>
        </w:rPr>
        <w:t>title_1(10) VALUE 'Tutorials',</w:t>
      </w:r>
    </w:p>
    <w:p w:rsidR="0009284F" w:rsidRPr="0009284F" w:rsidRDefault="0009284F" w:rsidP="00DD0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09284F">
        <w:rPr>
          <w:rFonts w:ascii="Arial Narrow" w:eastAsia="Times New Roman" w:hAnsi="Arial Narrow" w:cs="Courier New"/>
          <w:sz w:val="24"/>
          <w:szCs w:val="24"/>
        </w:rPr>
        <w:t xml:space="preserve">      length_1 TYPE I. </w:t>
      </w:r>
    </w:p>
    <w:p w:rsidR="0009284F" w:rsidRPr="0009284F" w:rsidRDefault="0009284F" w:rsidP="0069749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09284F">
        <w:rPr>
          <w:rFonts w:ascii="Arial Narrow" w:eastAsia="Times New Roman" w:hAnsi="Arial Narrow" w:cs="Courier New"/>
          <w:sz w:val="24"/>
          <w:szCs w:val="24"/>
        </w:rPr>
        <w:t xml:space="preserve">length_1 = </w:t>
      </w:r>
      <w:r w:rsidR="00EA346B">
        <w:rPr>
          <w:rFonts w:ascii="Arial Narrow" w:eastAsia="Times New Roman" w:hAnsi="Arial Narrow" w:cs="Courier New"/>
          <w:i/>
          <w:color w:val="385623" w:themeColor="accent6" w:themeShade="80"/>
          <w:sz w:val="24"/>
          <w:szCs w:val="24"/>
        </w:rPr>
        <w:t>strlen</w:t>
      </w:r>
      <w:r w:rsidRPr="0009284F">
        <w:rPr>
          <w:rFonts w:ascii="Arial Narrow" w:eastAsia="Times New Roman" w:hAnsi="Arial Narrow" w:cs="Courier New"/>
          <w:sz w:val="24"/>
          <w:szCs w:val="24"/>
        </w:rPr>
        <w:t xml:space="preserve">( title_1 ). </w:t>
      </w:r>
    </w:p>
    <w:p w:rsidR="0009284F" w:rsidRPr="0009284F" w:rsidRDefault="0009284F" w:rsidP="00092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Narrow" w:eastAsia="Times New Roman" w:hAnsi="Arial Narrow" w:cs="Courier New"/>
          <w:sz w:val="24"/>
          <w:szCs w:val="24"/>
        </w:rPr>
      </w:pPr>
    </w:p>
    <w:p w:rsidR="0009284F" w:rsidRDefault="00DD0F06" w:rsidP="00DD0F06">
      <w:pPr>
        <w:spacing w:after="0" w:line="240" w:lineRule="auto"/>
        <w:ind w:firstLine="567"/>
        <w:jc w:val="both"/>
        <w:rPr>
          <w:rFonts w:ascii="Arial Narrow" w:eastAsia="Times New Roman" w:hAnsi="Arial Narrow" w:cs="Times New Roman"/>
          <w:b/>
          <w:i/>
          <w:sz w:val="24"/>
          <w:szCs w:val="24"/>
        </w:rPr>
      </w:pPr>
      <w:r w:rsidRPr="00DD0F06">
        <w:rPr>
          <w:rFonts w:ascii="Arial Narrow" w:eastAsia="Times New Roman" w:hAnsi="Arial Narrow" w:cs="Times New Roman"/>
          <w:b/>
          <w:i/>
          <w:sz w:val="24"/>
          <w:szCs w:val="24"/>
        </w:rPr>
        <w:t>S</w:t>
      </w:r>
      <w:r w:rsidR="0009284F" w:rsidRPr="00DD0F06">
        <w:rPr>
          <w:rFonts w:ascii="Arial Narrow" w:eastAsia="Times New Roman" w:hAnsi="Arial Narrow" w:cs="Times New Roman"/>
          <w:b/>
          <w:i/>
          <w:sz w:val="24"/>
          <w:szCs w:val="24"/>
        </w:rPr>
        <w:t xml:space="preserve">tatements </w:t>
      </w:r>
      <w:r w:rsidRPr="00DD0F06">
        <w:rPr>
          <w:rFonts w:ascii="Arial Narrow" w:eastAsia="Times New Roman" w:hAnsi="Arial Narrow" w:cs="Times New Roman"/>
          <w:b/>
          <w:i/>
          <w:sz w:val="24"/>
          <w:szCs w:val="24"/>
        </w:rPr>
        <w:t>for</w:t>
      </w:r>
      <w:r w:rsidR="0009284F" w:rsidRPr="00DD0F06">
        <w:rPr>
          <w:rFonts w:ascii="Arial Narrow" w:eastAsia="Times New Roman" w:hAnsi="Arial Narrow" w:cs="Times New Roman"/>
          <w:b/>
          <w:i/>
          <w:sz w:val="24"/>
          <w:szCs w:val="24"/>
        </w:rPr>
        <w:t xml:space="preserve"> strings</w:t>
      </w:r>
      <w:r w:rsidR="00697497">
        <w:rPr>
          <w:rFonts w:ascii="Arial Narrow" w:eastAsia="Times New Roman" w:hAnsi="Arial Narrow" w:cs="Times New Roman"/>
          <w:b/>
          <w:i/>
          <w:sz w:val="24"/>
          <w:szCs w:val="24"/>
        </w:rPr>
        <w:t xml:space="preserve"> manipulation </w:t>
      </w:r>
    </w:p>
    <w:p w:rsidR="00697497" w:rsidRPr="00DD0F06" w:rsidRDefault="00697497" w:rsidP="00DD0F06">
      <w:pPr>
        <w:spacing w:after="0" w:line="240" w:lineRule="auto"/>
        <w:ind w:firstLine="567"/>
        <w:jc w:val="both"/>
        <w:rPr>
          <w:rFonts w:ascii="Arial Narrow" w:eastAsia="Times New Roman" w:hAnsi="Arial Narrow" w:cs="Times New Roman"/>
          <w:b/>
          <w:i/>
          <w:sz w:val="24"/>
          <w:szCs w:val="24"/>
        </w:rPr>
      </w:pPr>
    </w:p>
    <w:tbl>
      <w:tblPr>
        <w:tblW w:w="9462" w:type="dxa"/>
        <w:tblCellSpacing w:w="15" w:type="dxa"/>
        <w:tblInd w:w="693" w:type="dxa"/>
        <w:tblCellMar>
          <w:top w:w="15" w:type="dxa"/>
          <w:left w:w="15" w:type="dxa"/>
          <w:bottom w:w="15" w:type="dxa"/>
          <w:right w:w="15" w:type="dxa"/>
        </w:tblCellMar>
        <w:tblLook w:val="04A0" w:firstRow="1" w:lastRow="0" w:firstColumn="1" w:lastColumn="0" w:noHBand="0" w:noVBand="1"/>
      </w:tblPr>
      <w:tblGrid>
        <w:gridCol w:w="9462"/>
      </w:tblGrid>
      <w:tr w:rsidR="006732EA" w:rsidRPr="0009284F" w:rsidTr="00821ECA">
        <w:trPr>
          <w:tblCellSpacing w:w="15" w:type="dxa"/>
        </w:trPr>
        <w:tc>
          <w:tcPr>
            <w:tcW w:w="9402" w:type="dxa"/>
            <w:vAlign w:val="center"/>
            <w:hideMark/>
          </w:tcPr>
          <w:p w:rsidR="006732EA" w:rsidRPr="0009284F" w:rsidRDefault="006732EA" w:rsidP="0009284F">
            <w:pPr>
              <w:spacing w:after="0" w:line="240" w:lineRule="auto"/>
              <w:jc w:val="both"/>
              <w:rPr>
                <w:rFonts w:ascii="Arial Narrow" w:eastAsia="Times New Roman" w:hAnsi="Arial Narrow" w:cs="Times New Roman"/>
                <w:sz w:val="24"/>
                <w:szCs w:val="24"/>
              </w:rPr>
            </w:pPr>
            <w:r w:rsidRPr="0009284F">
              <w:rPr>
                <w:rFonts w:ascii="Arial Narrow" w:eastAsia="Times New Roman" w:hAnsi="Arial Narrow" w:cs="Times New Roman"/>
                <w:b/>
                <w:bCs/>
                <w:sz w:val="24"/>
                <w:szCs w:val="24"/>
              </w:rPr>
              <w:t>CONCATENATE</w:t>
            </w:r>
          </w:p>
          <w:p w:rsidR="006732EA" w:rsidRDefault="006732EA" w:rsidP="00673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shd w:val="clear" w:color="auto" w:fill="E7E6E6" w:themeFill="background2"/>
              </w:rPr>
            </w:pPr>
            <w:r w:rsidRPr="00EA346B">
              <w:rPr>
                <w:rFonts w:ascii="Arial Narrow" w:eastAsia="Times New Roman" w:hAnsi="Arial Narrow" w:cs="Courier New"/>
                <w:i/>
                <w:color w:val="385623" w:themeColor="accent6" w:themeShade="80"/>
                <w:sz w:val="24"/>
                <w:szCs w:val="24"/>
                <w:shd w:val="clear" w:color="auto" w:fill="E7E6E6" w:themeFill="background2"/>
              </w:rPr>
              <w:t>CONCATENATE</w:t>
            </w:r>
            <w:r w:rsidRPr="00EA346B">
              <w:rPr>
                <w:rFonts w:ascii="Arial Narrow" w:eastAsia="Times New Roman" w:hAnsi="Arial Narrow" w:cs="Courier New"/>
                <w:sz w:val="24"/>
                <w:szCs w:val="24"/>
                <w:shd w:val="clear" w:color="auto" w:fill="E7E6E6" w:themeFill="background2"/>
              </w:rPr>
              <w:t xml:space="preserve"> title_1 title_2 </w:t>
            </w:r>
            <w:r w:rsidRPr="00EA346B">
              <w:rPr>
                <w:rFonts w:ascii="Arial Narrow" w:eastAsia="Times New Roman" w:hAnsi="Arial Narrow" w:cs="Courier New"/>
                <w:i/>
                <w:color w:val="385623" w:themeColor="accent6" w:themeShade="80"/>
                <w:sz w:val="24"/>
                <w:szCs w:val="24"/>
                <w:shd w:val="clear" w:color="auto" w:fill="E7E6E6" w:themeFill="background2"/>
              </w:rPr>
              <w:t>INTO</w:t>
            </w:r>
            <w:r w:rsidRPr="00EA346B">
              <w:rPr>
                <w:rFonts w:ascii="Arial Narrow" w:eastAsia="Times New Roman" w:hAnsi="Arial Narrow" w:cs="Courier New"/>
                <w:sz w:val="24"/>
                <w:szCs w:val="24"/>
                <w:shd w:val="clear" w:color="auto" w:fill="E7E6E6" w:themeFill="background2"/>
              </w:rPr>
              <w:t xml:space="preserve"> dest2 </w:t>
            </w:r>
            <w:r w:rsidR="00EA346B">
              <w:rPr>
                <w:rFonts w:ascii="Arial Narrow" w:eastAsia="Times New Roman" w:hAnsi="Arial Narrow" w:cs="Courier New"/>
                <w:sz w:val="24"/>
                <w:szCs w:val="24"/>
                <w:shd w:val="clear" w:color="auto" w:fill="E7E6E6" w:themeFill="background2"/>
              </w:rPr>
              <w:t>[</w:t>
            </w:r>
            <w:r w:rsidRPr="00EA346B">
              <w:rPr>
                <w:rFonts w:ascii="Arial Narrow" w:eastAsia="Times New Roman" w:hAnsi="Arial Narrow" w:cs="Courier New"/>
                <w:i/>
                <w:color w:val="385623" w:themeColor="accent6" w:themeShade="80"/>
                <w:sz w:val="24"/>
                <w:szCs w:val="24"/>
                <w:shd w:val="clear" w:color="auto" w:fill="E7E6E6" w:themeFill="background2"/>
              </w:rPr>
              <w:t>SEPARATED BY</w:t>
            </w:r>
            <w:r w:rsidRPr="00EA346B">
              <w:rPr>
                <w:rFonts w:ascii="Arial Narrow" w:eastAsia="Times New Roman" w:hAnsi="Arial Narrow" w:cs="Courier New"/>
                <w:color w:val="385623" w:themeColor="accent6" w:themeShade="80"/>
                <w:sz w:val="24"/>
                <w:szCs w:val="24"/>
                <w:shd w:val="clear" w:color="auto" w:fill="E7E6E6" w:themeFill="background2"/>
              </w:rPr>
              <w:t xml:space="preserve"> </w:t>
            </w:r>
            <w:r w:rsidRPr="00EA346B">
              <w:rPr>
                <w:rFonts w:ascii="Arial Narrow" w:eastAsia="Times New Roman" w:hAnsi="Arial Narrow" w:cs="Courier New"/>
                <w:sz w:val="24"/>
                <w:szCs w:val="24"/>
                <w:shd w:val="clear" w:color="auto" w:fill="E7E6E6" w:themeFill="background2"/>
              </w:rPr>
              <w:t>sep</w:t>
            </w:r>
            <w:r w:rsidR="00EA346B">
              <w:rPr>
                <w:rFonts w:ascii="Arial Narrow" w:eastAsia="Times New Roman" w:hAnsi="Arial Narrow" w:cs="Courier New"/>
                <w:sz w:val="24"/>
                <w:szCs w:val="24"/>
                <w:shd w:val="clear" w:color="auto" w:fill="E7E6E6" w:themeFill="background2"/>
              </w:rPr>
              <w:t>]</w:t>
            </w:r>
            <w:r w:rsidRPr="00EA346B">
              <w:rPr>
                <w:rFonts w:ascii="Arial Narrow" w:eastAsia="Times New Roman" w:hAnsi="Arial Narrow" w:cs="Courier New"/>
                <w:sz w:val="24"/>
                <w:szCs w:val="24"/>
                <w:shd w:val="clear" w:color="auto" w:fill="E7E6E6" w:themeFill="background2"/>
              </w:rPr>
              <w:t>.</w:t>
            </w:r>
          </w:p>
          <w:p w:rsidR="00207DE0" w:rsidRPr="00207DE0" w:rsidRDefault="00207DE0" w:rsidP="00673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i/>
                <w:sz w:val="24"/>
                <w:szCs w:val="24"/>
                <w:shd w:val="clear" w:color="auto" w:fill="E7E6E6" w:themeFill="background2"/>
              </w:rPr>
            </w:pPr>
            <w:r w:rsidRPr="00207DE0">
              <w:rPr>
                <w:rFonts w:ascii="Arial Narrow" w:eastAsia="Times New Roman" w:hAnsi="Arial Narrow" w:cs="Courier New"/>
                <w:i/>
                <w:color w:val="002060"/>
                <w:sz w:val="24"/>
                <w:szCs w:val="24"/>
              </w:rPr>
              <w:t>Rem</w:t>
            </w:r>
          </w:p>
          <w:p w:rsidR="00207DE0" w:rsidRPr="0009284F" w:rsidRDefault="00207DE0" w:rsidP="00207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Times New Roman"/>
                <w:sz w:val="24"/>
                <w:szCs w:val="24"/>
              </w:rPr>
            </w:pPr>
            <w:r>
              <w:rPr>
                <w:rFonts w:ascii="Arial Narrow" w:eastAsia="Times New Roman" w:hAnsi="Arial Narrow" w:cs="Times New Roman"/>
                <w:sz w:val="24"/>
                <w:szCs w:val="24"/>
              </w:rPr>
              <w:t xml:space="preserve">sep – </w:t>
            </w:r>
            <w:r w:rsidRPr="00207DE0">
              <w:rPr>
                <w:rFonts w:ascii="Arial Narrow" w:hAnsi="Arial Narrow"/>
                <w:color w:val="000000" w:themeColor="text1"/>
              </w:rPr>
              <w:t>SPACES | ' / '</w:t>
            </w:r>
          </w:p>
        </w:tc>
      </w:tr>
      <w:tr w:rsidR="006732EA" w:rsidRPr="0009284F" w:rsidTr="00821ECA">
        <w:trPr>
          <w:tblCellSpacing w:w="15" w:type="dxa"/>
        </w:trPr>
        <w:tc>
          <w:tcPr>
            <w:tcW w:w="9402" w:type="dxa"/>
            <w:vAlign w:val="center"/>
            <w:hideMark/>
          </w:tcPr>
          <w:p w:rsidR="00821ECA" w:rsidRDefault="00821ECA" w:rsidP="006732EA">
            <w:pPr>
              <w:spacing w:after="0" w:line="240" w:lineRule="auto"/>
              <w:jc w:val="both"/>
              <w:rPr>
                <w:rFonts w:ascii="Arial Narrow" w:eastAsia="Times New Roman" w:hAnsi="Arial Narrow" w:cs="Times New Roman"/>
                <w:b/>
                <w:bCs/>
                <w:sz w:val="24"/>
                <w:szCs w:val="24"/>
              </w:rPr>
            </w:pPr>
          </w:p>
          <w:p w:rsidR="006732EA" w:rsidRPr="003378A1" w:rsidRDefault="006732EA" w:rsidP="006732EA">
            <w:pPr>
              <w:spacing w:after="0" w:line="240" w:lineRule="auto"/>
              <w:jc w:val="both"/>
              <w:rPr>
                <w:rFonts w:ascii="Arial Narrow" w:eastAsia="Times New Roman" w:hAnsi="Arial Narrow" w:cs="Times New Roman"/>
                <w:sz w:val="24"/>
                <w:szCs w:val="24"/>
              </w:rPr>
            </w:pPr>
            <w:r w:rsidRPr="0009284F">
              <w:rPr>
                <w:rFonts w:ascii="Arial Narrow" w:eastAsia="Times New Roman" w:hAnsi="Arial Narrow" w:cs="Times New Roman"/>
                <w:b/>
                <w:bCs/>
                <w:sz w:val="24"/>
                <w:szCs w:val="24"/>
              </w:rPr>
              <w:t>CONDENSE</w:t>
            </w:r>
            <w:r w:rsidRPr="003378A1">
              <w:rPr>
                <w:rFonts w:ascii="Arial Narrow" w:eastAsia="Times New Roman" w:hAnsi="Arial Narrow" w:cs="Times New Roman"/>
                <w:b/>
                <w:bCs/>
                <w:sz w:val="24"/>
                <w:szCs w:val="24"/>
              </w:rPr>
              <w:t xml:space="preserve"> </w:t>
            </w:r>
            <w:r w:rsidRPr="003378A1">
              <w:rPr>
                <w:rFonts w:ascii="Arial Narrow" w:eastAsia="Times New Roman" w:hAnsi="Arial Narrow" w:cs="Times New Roman"/>
                <w:bCs/>
                <w:sz w:val="24"/>
                <w:szCs w:val="24"/>
              </w:rPr>
              <w:t>-</w:t>
            </w:r>
            <w:r w:rsidRPr="0009284F">
              <w:rPr>
                <w:rFonts w:ascii="Arial Narrow" w:eastAsia="Times New Roman" w:hAnsi="Arial Narrow" w:cs="Times New Roman"/>
                <w:sz w:val="24"/>
                <w:szCs w:val="24"/>
              </w:rPr>
              <w:t xml:space="preserve"> </w:t>
            </w:r>
            <w:r w:rsidRPr="00930CDE">
              <w:rPr>
                <w:rFonts w:ascii="Arial Narrow" w:hAnsi="Arial Narrow"/>
                <w:i/>
                <w:color w:val="002060"/>
                <w:sz w:val="24"/>
                <w:szCs w:val="24"/>
              </w:rPr>
              <w:t>removes blank spaces between the fields</w:t>
            </w:r>
            <w:r w:rsidRPr="00DD0F06">
              <w:rPr>
                <w:rFonts w:ascii="Arial Narrow" w:hAnsi="Arial Narrow"/>
                <w:color w:val="002060"/>
                <w:sz w:val="24"/>
                <w:szCs w:val="24"/>
              </w:rPr>
              <w:t xml:space="preserve"> </w:t>
            </w:r>
            <w:r w:rsidRPr="003378A1">
              <w:rPr>
                <w:rFonts w:ascii="Arial Narrow" w:hAnsi="Arial Narrow"/>
                <w:sz w:val="24"/>
                <w:szCs w:val="24"/>
              </w:rPr>
              <w:t>leaving only 1 character’s space.</w:t>
            </w:r>
          </w:p>
          <w:p w:rsidR="006732EA" w:rsidRDefault="006732EA" w:rsidP="00673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shd w:val="clear" w:color="auto" w:fill="E7E6E6" w:themeFill="background2"/>
              </w:rPr>
            </w:pPr>
            <w:r w:rsidRPr="00930CDE">
              <w:rPr>
                <w:rFonts w:ascii="Arial Narrow" w:eastAsia="Times New Roman" w:hAnsi="Arial Narrow" w:cs="Courier New"/>
                <w:i/>
                <w:color w:val="385623" w:themeColor="accent6" w:themeShade="80"/>
                <w:sz w:val="24"/>
                <w:szCs w:val="24"/>
                <w:shd w:val="clear" w:color="auto" w:fill="E7E6E6" w:themeFill="background2"/>
              </w:rPr>
              <w:t>CONDENSE</w:t>
            </w:r>
            <w:r w:rsidRPr="00930CDE">
              <w:rPr>
                <w:rFonts w:ascii="Arial Narrow" w:eastAsia="Times New Roman" w:hAnsi="Arial Narrow" w:cs="Courier New"/>
                <w:sz w:val="24"/>
                <w:szCs w:val="24"/>
                <w:shd w:val="clear" w:color="auto" w:fill="E7E6E6" w:themeFill="background2"/>
              </w:rPr>
              <w:t xml:space="preserve"> spaced_title </w:t>
            </w:r>
            <w:r w:rsidR="00207DE0" w:rsidRPr="00207DE0">
              <w:rPr>
                <w:rFonts w:ascii="Arial Narrow" w:eastAsia="Times New Roman" w:hAnsi="Arial Narrow" w:cs="Courier New"/>
                <w:color w:val="000000" w:themeColor="text1"/>
                <w:sz w:val="24"/>
                <w:szCs w:val="24"/>
                <w:shd w:val="clear" w:color="auto" w:fill="E7E6E6" w:themeFill="background2"/>
              </w:rPr>
              <w:t>[</w:t>
            </w:r>
            <w:r w:rsidRPr="00930CDE">
              <w:rPr>
                <w:rFonts w:ascii="Arial Narrow" w:eastAsia="Times New Roman" w:hAnsi="Arial Narrow" w:cs="Courier New"/>
                <w:i/>
                <w:color w:val="385623" w:themeColor="accent6" w:themeShade="80"/>
                <w:sz w:val="24"/>
                <w:szCs w:val="24"/>
                <w:shd w:val="clear" w:color="auto" w:fill="E7E6E6" w:themeFill="background2"/>
              </w:rPr>
              <w:t>NO-GAPS</w:t>
            </w:r>
            <w:r w:rsidR="00207DE0" w:rsidRPr="00207DE0">
              <w:rPr>
                <w:rFonts w:ascii="Arial Narrow" w:eastAsia="Times New Roman" w:hAnsi="Arial Narrow" w:cs="Courier New"/>
                <w:color w:val="000000" w:themeColor="text1"/>
                <w:sz w:val="24"/>
                <w:szCs w:val="24"/>
                <w:shd w:val="clear" w:color="auto" w:fill="E7E6E6" w:themeFill="background2"/>
              </w:rPr>
              <w:t>]</w:t>
            </w:r>
            <w:r w:rsidRPr="00930CDE">
              <w:rPr>
                <w:rFonts w:ascii="Arial Narrow" w:eastAsia="Times New Roman" w:hAnsi="Arial Narrow" w:cs="Courier New"/>
                <w:sz w:val="24"/>
                <w:szCs w:val="24"/>
                <w:shd w:val="clear" w:color="auto" w:fill="E7E6E6" w:themeFill="background2"/>
              </w:rPr>
              <w:t>.</w:t>
            </w:r>
          </w:p>
          <w:p w:rsidR="00207DE0" w:rsidRPr="00207DE0" w:rsidRDefault="00207DE0" w:rsidP="00673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i/>
                <w:sz w:val="24"/>
                <w:szCs w:val="24"/>
                <w:shd w:val="clear" w:color="auto" w:fill="E7E6E6" w:themeFill="background2"/>
              </w:rPr>
            </w:pPr>
            <w:r w:rsidRPr="00207DE0">
              <w:rPr>
                <w:rFonts w:ascii="Arial Narrow" w:eastAsia="Times New Roman" w:hAnsi="Arial Narrow" w:cs="Courier New"/>
                <w:i/>
                <w:color w:val="002060"/>
                <w:sz w:val="24"/>
                <w:szCs w:val="24"/>
              </w:rPr>
              <w:t>Rem</w:t>
            </w:r>
          </w:p>
          <w:p w:rsidR="00207DE0" w:rsidRPr="0009284F" w:rsidRDefault="00207DE0" w:rsidP="00207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Times New Roman"/>
                <w:sz w:val="24"/>
                <w:szCs w:val="24"/>
              </w:rPr>
            </w:pPr>
            <w:r w:rsidRPr="00821ECA">
              <w:rPr>
                <w:rFonts w:ascii="Arial Narrow" w:hAnsi="Arial Narrow"/>
                <w:i/>
                <w:color w:val="002060"/>
                <w:sz w:val="24"/>
                <w:szCs w:val="24"/>
              </w:rPr>
              <w:t>NO-GAPS</w:t>
            </w:r>
            <w:r w:rsidRPr="00821ECA">
              <w:rPr>
                <w:rFonts w:ascii="Arial Narrow" w:hAnsi="Arial Narrow"/>
                <w:color w:val="002060"/>
                <w:sz w:val="24"/>
                <w:szCs w:val="24"/>
              </w:rPr>
              <w:t xml:space="preserve"> </w:t>
            </w:r>
            <w:r>
              <w:rPr>
                <w:rFonts w:ascii="Arial Narrow" w:hAnsi="Arial Narrow"/>
                <w:sz w:val="24"/>
                <w:szCs w:val="24"/>
              </w:rPr>
              <w:t xml:space="preserve">- </w:t>
            </w:r>
            <w:r w:rsidRPr="00207DE0">
              <w:rPr>
                <w:rFonts w:ascii="Arial Narrow" w:hAnsi="Arial Narrow"/>
                <w:i/>
                <w:color w:val="002060"/>
                <w:sz w:val="24"/>
                <w:szCs w:val="24"/>
              </w:rPr>
              <w:t>removes all spaces</w:t>
            </w:r>
          </w:p>
        </w:tc>
      </w:tr>
      <w:tr w:rsidR="006732EA" w:rsidRPr="0009284F" w:rsidTr="00821ECA">
        <w:trPr>
          <w:tblCellSpacing w:w="15" w:type="dxa"/>
        </w:trPr>
        <w:tc>
          <w:tcPr>
            <w:tcW w:w="9402" w:type="dxa"/>
            <w:vAlign w:val="center"/>
            <w:hideMark/>
          </w:tcPr>
          <w:p w:rsidR="006732EA" w:rsidRPr="0009284F" w:rsidRDefault="006732EA" w:rsidP="003378A1">
            <w:pPr>
              <w:spacing w:after="0" w:line="240" w:lineRule="auto"/>
              <w:jc w:val="both"/>
              <w:rPr>
                <w:rFonts w:ascii="Arial Narrow" w:eastAsia="Times New Roman" w:hAnsi="Arial Narrow" w:cs="Times New Roman"/>
                <w:sz w:val="24"/>
                <w:szCs w:val="24"/>
              </w:rPr>
            </w:pPr>
          </w:p>
        </w:tc>
      </w:tr>
      <w:tr w:rsidR="006732EA" w:rsidRPr="0009284F" w:rsidTr="00821ECA">
        <w:trPr>
          <w:tblCellSpacing w:w="15" w:type="dxa"/>
        </w:trPr>
        <w:tc>
          <w:tcPr>
            <w:tcW w:w="9402" w:type="dxa"/>
            <w:vAlign w:val="center"/>
            <w:hideMark/>
          </w:tcPr>
          <w:p w:rsidR="006732EA" w:rsidRPr="0009284F" w:rsidRDefault="006732EA" w:rsidP="00DD0F06">
            <w:pPr>
              <w:spacing w:after="0" w:line="240" w:lineRule="auto"/>
              <w:jc w:val="both"/>
              <w:rPr>
                <w:rFonts w:ascii="Arial Narrow" w:eastAsia="Times New Roman" w:hAnsi="Arial Narrow" w:cs="Times New Roman"/>
                <w:sz w:val="24"/>
                <w:szCs w:val="24"/>
              </w:rPr>
            </w:pPr>
            <w:r w:rsidRPr="0009284F">
              <w:rPr>
                <w:rFonts w:ascii="Arial Narrow" w:eastAsia="Times New Roman" w:hAnsi="Arial Narrow" w:cs="Times New Roman"/>
                <w:b/>
                <w:bCs/>
                <w:sz w:val="24"/>
                <w:szCs w:val="24"/>
              </w:rPr>
              <w:t>REPLACE</w:t>
            </w:r>
            <w:r w:rsidR="00DD0F06">
              <w:rPr>
                <w:rFonts w:ascii="Arial Narrow" w:eastAsia="Times New Roman" w:hAnsi="Arial Narrow" w:cs="Times New Roman"/>
                <w:bCs/>
                <w:sz w:val="24"/>
                <w:szCs w:val="24"/>
              </w:rPr>
              <w:t xml:space="preserve"> - u</w:t>
            </w:r>
            <w:r w:rsidRPr="0009284F">
              <w:rPr>
                <w:rFonts w:ascii="Arial Narrow" w:eastAsia="Times New Roman" w:hAnsi="Arial Narrow" w:cs="Times New Roman"/>
                <w:sz w:val="24"/>
                <w:szCs w:val="24"/>
              </w:rPr>
              <w:t>sed to make replacements in characters.</w:t>
            </w:r>
          </w:p>
        </w:tc>
      </w:tr>
      <w:tr w:rsidR="006732EA" w:rsidRPr="0009284F" w:rsidTr="00821ECA">
        <w:trPr>
          <w:tblCellSpacing w:w="15" w:type="dxa"/>
        </w:trPr>
        <w:tc>
          <w:tcPr>
            <w:tcW w:w="9402" w:type="dxa"/>
            <w:vAlign w:val="center"/>
            <w:hideMark/>
          </w:tcPr>
          <w:p w:rsidR="006732EA" w:rsidRPr="0009284F" w:rsidRDefault="006732EA" w:rsidP="00DD0F06">
            <w:pPr>
              <w:spacing w:after="0" w:line="240" w:lineRule="auto"/>
              <w:jc w:val="both"/>
              <w:rPr>
                <w:rFonts w:ascii="Arial Narrow" w:eastAsia="Times New Roman" w:hAnsi="Arial Narrow" w:cs="Times New Roman"/>
                <w:sz w:val="24"/>
                <w:szCs w:val="24"/>
              </w:rPr>
            </w:pPr>
            <w:r w:rsidRPr="0009284F">
              <w:rPr>
                <w:rFonts w:ascii="Arial Narrow" w:eastAsia="Times New Roman" w:hAnsi="Arial Narrow" w:cs="Times New Roman"/>
                <w:b/>
                <w:bCs/>
                <w:sz w:val="24"/>
                <w:szCs w:val="24"/>
              </w:rPr>
              <w:t>SEARCH</w:t>
            </w:r>
            <w:r w:rsidR="00DD0F06">
              <w:rPr>
                <w:rFonts w:ascii="Arial Narrow" w:eastAsia="Times New Roman" w:hAnsi="Arial Narrow" w:cs="Times New Roman"/>
                <w:bCs/>
                <w:sz w:val="24"/>
                <w:szCs w:val="24"/>
              </w:rPr>
              <w:t xml:space="preserve"> - t</w:t>
            </w:r>
            <w:r w:rsidRPr="0009284F">
              <w:rPr>
                <w:rFonts w:ascii="Arial Narrow" w:eastAsia="Times New Roman" w:hAnsi="Arial Narrow" w:cs="Times New Roman"/>
                <w:sz w:val="24"/>
                <w:szCs w:val="24"/>
              </w:rPr>
              <w:t>o run searches in character strings.</w:t>
            </w:r>
          </w:p>
        </w:tc>
      </w:tr>
      <w:tr w:rsidR="006732EA" w:rsidRPr="0009284F" w:rsidTr="00821ECA">
        <w:trPr>
          <w:tblCellSpacing w:w="15" w:type="dxa"/>
        </w:trPr>
        <w:tc>
          <w:tcPr>
            <w:tcW w:w="9402" w:type="dxa"/>
            <w:vAlign w:val="center"/>
            <w:hideMark/>
          </w:tcPr>
          <w:p w:rsidR="006732EA" w:rsidRPr="0009284F" w:rsidRDefault="006732EA" w:rsidP="00DD0F06">
            <w:pPr>
              <w:spacing w:after="0" w:line="240" w:lineRule="auto"/>
              <w:jc w:val="both"/>
              <w:rPr>
                <w:rFonts w:ascii="Arial Narrow" w:eastAsia="Times New Roman" w:hAnsi="Arial Narrow" w:cs="Times New Roman"/>
                <w:sz w:val="24"/>
                <w:szCs w:val="24"/>
              </w:rPr>
            </w:pPr>
            <w:r w:rsidRPr="0009284F">
              <w:rPr>
                <w:rFonts w:ascii="Arial Narrow" w:eastAsia="Times New Roman" w:hAnsi="Arial Narrow" w:cs="Times New Roman"/>
                <w:b/>
                <w:bCs/>
                <w:sz w:val="24"/>
                <w:szCs w:val="24"/>
              </w:rPr>
              <w:t>SHIFT</w:t>
            </w:r>
            <w:r w:rsidR="00DD0F06">
              <w:rPr>
                <w:rFonts w:ascii="Arial Narrow" w:eastAsia="Times New Roman" w:hAnsi="Arial Narrow" w:cs="Times New Roman"/>
                <w:bCs/>
                <w:sz w:val="24"/>
                <w:szCs w:val="24"/>
              </w:rPr>
              <w:t xml:space="preserve"> - u</w:t>
            </w:r>
            <w:r w:rsidRPr="0009284F">
              <w:rPr>
                <w:rFonts w:ascii="Arial Narrow" w:eastAsia="Times New Roman" w:hAnsi="Arial Narrow" w:cs="Times New Roman"/>
                <w:sz w:val="24"/>
                <w:szCs w:val="24"/>
              </w:rPr>
              <w:t xml:space="preserve">sed to </w:t>
            </w:r>
            <w:r w:rsidRPr="00930CDE">
              <w:rPr>
                <w:rFonts w:ascii="Arial Narrow" w:eastAsia="Times New Roman" w:hAnsi="Arial Narrow" w:cs="Times New Roman"/>
                <w:i/>
                <w:color w:val="002060"/>
                <w:sz w:val="24"/>
                <w:szCs w:val="24"/>
              </w:rPr>
              <w:t>move the contents of a string left or right</w:t>
            </w:r>
            <w:r w:rsidRPr="00930CDE">
              <w:rPr>
                <w:rFonts w:ascii="Arial Narrow" w:eastAsia="Times New Roman" w:hAnsi="Arial Narrow" w:cs="Times New Roman"/>
                <w:sz w:val="24"/>
                <w:szCs w:val="24"/>
              </w:rPr>
              <w:t>.</w:t>
            </w:r>
          </w:p>
        </w:tc>
      </w:tr>
      <w:tr w:rsidR="006732EA" w:rsidRPr="0009284F" w:rsidTr="00821ECA">
        <w:trPr>
          <w:tblCellSpacing w:w="15" w:type="dxa"/>
        </w:trPr>
        <w:tc>
          <w:tcPr>
            <w:tcW w:w="9402" w:type="dxa"/>
            <w:vAlign w:val="center"/>
            <w:hideMark/>
          </w:tcPr>
          <w:p w:rsidR="006732EA" w:rsidRPr="0009284F" w:rsidRDefault="006732EA" w:rsidP="00DD0F06">
            <w:pPr>
              <w:spacing w:after="0" w:line="240" w:lineRule="auto"/>
              <w:jc w:val="both"/>
              <w:rPr>
                <w:rFonts w:ascii="Arial Narrow" w:eastAsia="Times New Roman" w:hAnsi="Arial Narrow" w:cs="Times New Roman"/>
                <w:sz w:val="24"/>
                <w:szCs w:val="24"/>
              </w:rPr>
            </w:pPr>
            <w:r w:rsidRPr="0009284F">
              <w:rPr>
                <w:rFonts w:ascii="Arial Narrow" w:eastAsia="Times New Roman" w:hAnsi="Arial Narrow" w:cs="Times New Roman"/>
                <w:b/>
                <w:bCs/>
                <w:sz w:val="24"/>
                <w:szCs w:val="24"/>
              </w:rPr>
              <w:t>SPLIT</w:t>
            </w:r>
            <w:r w:rsidR="00DD0F06">
              <w:rPr>
                <w:rFonts w:ascii="Arial Narrow" w:eastAsia="Times New Roman" w:hAnsi="Arial Narrow" w:cs="Times New Roman"/>
                <w:bCs/>
                <w:sz w:val="24"/>
                <w:szCs w:val="24"/>
              </w:rPr>
              <w:t xml:space="preserve"> - u</w:t>
            </w:r>
            <w:r w:rsidRPr="0009284F">
              <w:rPr>
                <w:rFonts w:ascii="Arial Narrow" w:eastAsia="Times New Roman" w:hAnsi="Arial Narrow" w:cs="Times New Roman"/>
                <w:sz w:val="24"/>
                <w:szCs w:val="24"/>
              </w:rPr>
              <w:t xml:space="preserve">sed to </w:t>
            </w:r>
            <w:r w:rsidRPr="00930CDE">
              <w:rPr>
                <w:rFonts w:ascii="Arial Narrow" w:eastAsia="Times New Roman" w:hAnsi="Arial Narrow" w:cs="Times New Roman"/>
                <w:i/>
                <w:color w:val="002060"/>
                <w:sz w:val="24"/>
                <w:szCs w:val="24"/>
              </w:rPr>
              <w:t>split the contents of a field into two or more fields</w:t>
            </w:r>
            <w:r w:rsidRPr="0009284F">
              <w:rPr>
                <w:rFonts w:ascii="Arial Narrow" w:eastAsia="Times New Roman" w:hAnsi="Arial Narrow" w:cs="Times New Roman"/>
                <w:sz w:val="24"/>
                <w:szCs w:val="24"/>
              </w:rPr>
              <w:t>.</w:t>
            </w:r>
          </w:p>
        </w:tc>
      </w:tr>
    </w:tbl>
    <w:p w:rsidR="0009284F" w:rsidRDefault="0009284F" w:rsidP="00092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A346B" w:rsidRPr="009F1E5E" w:rsidRDefault="00EA346B" w:rsidP="00EA346B">
      <w:pPr>
        <w:pStyle w:val="a7"/>
        <w:spacing w:before="0" w:beforeAutospacing="0" w:after="0" w:afterAutospacing="0"/>
        <w:ind w:firstLine="567"/>
        <w:jc w:val="center"/>
        <w:rPr>
          <w:rFonts w:ascii="Arial Narrow" w:hAnsi="Arial Narrow"/>
        </w:rPr>
      </w:pPr>
      <w:bookmarkStart w:id="24" w:name="New_String_Features"/>
      <w:r w:rsidRPr="009F1E5E">
        <w:rPr>
          <w:rStyle w:val="a4"/>
          <w:rFonts w:ascii="Arial Narrow" w:hAnsi="Arial Narrow"/>
        </w:rPr>
        <w:t xml:space="preserve">New String Features </w:t>
      </w:r>
    </w:p>
    <w:bookmarkEnd w:id="24"/>
    <w:p w:rsidR="00821ECA" w:rsidRPr="00DE6285" w:rsidRDefault="00821ECA" w:rsidP="00821ECA">
      <w:pPr>
        <w:spacing w:after="0" w:line="240" w:lineRule="auto"/>
        <w:ind w:firstLine="567"/>
        <w:jc w:val="both"/>
        <w:outlineLvl w:val="0"/>
        <w:rPr>
          <w:rFonts w:ascii="Arial Narrow" w:eastAsia="Times New Roman" w:hAnsi="Arial Narrow" w:cs="Times New Roman"/>
          <w:bCs/>
          <w:kern w:val="36"/>
          <w:sz w:val="24"/>
          <w:szCs w:val="24"/>
        </w:rPr>
      </w:pPr>
      <w:r w:rsidRPr="002E64CF">
        <w:rPr>
          <w:rFonts w:ascii="Arial Narrow" w:eastAsia="Times New Roman" w:hAnsi="Arial Narrow" w:cs="Times New Roman"/>
          <w:bCs/>
          <w:kern w:val="36"/>
          <w:sz w:val="24"/>
          <w:szCs w:val="24"/>
          <w:lang w:val="ru-RU"/>
        </w:rPr>
        <w:fldChar w:fldCharType="begin"/>
      </w:r>
      <w:r w:rsidRPr="00DE6285">
        <w:rPr>
          <w:rFonts w:ascii="Arial Narrow" w:eastAsia="Times New Roman" w:hAnsi="Arial Narrow" w:cs="Times New Roman"/>
          <w:bCs/>
          <w:kern w:val="36"/>
          <w:sz w:val="24"/>
          <w:szCs w:val="24"/>
        </w:rPr>
        <w:instrText xml:space="preserve"> HYPERLINK  \l "</w:instrText>
      </w:r>
      <w:r w:rsidRPr="002E64CF">
        <w:rPr>
          <w:rFonts w:ascii="Arial Narrow" w:eastAsia="Times New Roman" w:hAnsi="Arial Narrow" w:cs="Times New Roman"/>
          <w:bCs/>
          <w:kern w:val="36"/>
          <w:sz w:val="24"/>
          <w:szCs w:val="24"/>
          <w:lang w:val="ru-RU"/>
        </w:rPr>
        <w:instrText>Содержание</w:instrText>
      </w:r>
      <w:r w:rsidRPr="00DE6285">
        <w:rPr>
          <w:rFonts w:ascii="Arial Narrow" w:eastAsia="Times New Roman" w:hAnsi="Arial Narrow" w:cs="Times New Roman"/>
          <w:bCs/>
          <w:kern w:val="36"/>
          <w:sz w:val="24"/>
          <w:szCs w:val="24"/>
        </w:rPr>
        <w:instrText xml:space="preserve">" </w:instrText>
      </w:r>
      <w:r w:rsidRPr="002E64CF">
        <w:rPr>
          <w:rFonts w:ascii="Arial Narrow" w:eastAsia="Times New Roman" w:hAnsi="Arial Narrow" w:cs="Times New Roman"/>
          <w:bCs/>
          <w:kern w:val="36"/>
          <w:sz w:val="24"/>
          <w:szCs w:val="24"/>
          <w:lang w:val="ru-RU"/>
        </w:rPr>
        <w:fldChar w:fldCharType="separate"/>
      </w:r>
      <w:r w:rsidRPr="002E64CF">
        <w:rPr>
          <w:rStyle w:val="a3"/>
          <w:rFonts w:ascii="Arial Narrow" w:eastAsia="Times New Roman" w:hAnsi="Arial Narrow" w:cs="Times New Roman"/>
          <w:bCs/>
          <w:kern w:val="36"/>
          <w:sz w:val="24"/>
          <w:szCs w:val="24"/>
          <w:u w:val="none"/>
          <w:lang w:val="ru-RU"/>
        </w:rPr>
        <w:t>Содержание</w:t>
      </w:r>
      <w:r w:rsidRPr="002E64CF">
        <w:rPr>
          <w:rFonts w:ascii="Arial Narrow" w:eastAsia="Times New Roman" w:hAnsi="Arial Narrow" w:cs="Times New Roman"/>
          <w:bCs/>
          <w:kern w:val="36"/>
          <w:sz w:val="24"/>
          <w:szCs w:val="24"/>
          <w:lang w:val="ru-RU"/>
        </w:rPr>
        <w:fldChar w:fldCharType="end"/>
      </w:r>
    </w:p>
    <w:p w:rsidR="00EA346B" w:rsidRDefault="00EA346B" w:rsidP="00EA346B">
      <w:pPr>
        <w:pStyle w:val="a7"/>
        <w:spacing w:before="0" w:beforeAutospacing="0" w:after="0" w:afterAutospacing="0"/>
        <w:ind w:firstLine="567"/>
        <w:jc w:val="both"/>
        <w:rPr>
          <w:rFonts w:ascii="Arial Narrow" w:hAnsi="Arial Narrow"/>
        </w:rPr>
      </w:pPr>
    </w:p>
    <w:p w:rsidR="00EA346B" w:rsidRDefault="00821ECA" w:rsidP="005D6E43">
      <w:pPr>
        <w:pStyle w:val="a7"/>
        <w:numPr>
          <w:ilvl w:val="0"/>
          <w:numId w:val="32"/>
        </w:numPr>
        <w:spacing w:before="0" w:beforeAutospacing="0" w:after="0" w:afterAutospacing="0"/>
        <w:jc w:val="center"/>
        <w:rPr>
          <w:rFonts w:ascii="Arial Narrow" w:hAnsi="Arial Narrow"/>
        </w:rPr>
      </w:pPr>
      <w:r w:rsidRPr="00207DE0">
        <w:rPr>
          <w:rFonts w:ascii="Arial Narrow" w:hAnsi="Arial Narrow"/>
          <w:b/>
          <w:i/>
        </w:rPr>
        <w:t>pipes</w:t>
      </w:r>
      <w:r w:rsidRPr="009F1E5E">
        <w:rPr>
          <w:rFonts w:ascii="Arial Narrow" w:hAnsi="Arial Narrow"/>
        </w:rPr>
        <w:t xml:space="preserve"> and </w:t>
      </w:r>
      <w:r w:rsidRPr="00207DE0">
        <w:rPr>
          <w:rFonts w:ascii="Arial Narrow" w:hAnsi="Arial Narrow"/>
          <w:b/>
          <w:i/>
        </w:rPr>
        <w:t>curly bracket</w:t>
      </w:r>
      <w:r w:rsidRPr="009F1E5E">
        <w:rPr>
          <w:rFonts w:ascii="Arial Narrow" w:hAnsi="Arial Narrow"/>
        </w:rPr>
        <w:t xml:space="preserve"> </w:t>
      </w:r>
      <w:r>
        <w:rPr>
          <w:rFonts w:ascii="Arial Narrow" w:hAnsi="Arial Narrow"/>
        </w:rPr>
        <w:t xml:space="preserve">instead of </w:t>
      </w:r>
      <w:r w:rsidRPr="00821ECA">
        <w:rPr>
          <w:rFonts w:ascii="Arial Narrow" w:hAnsi="Arial Narrow"/>
          <w:i/>
          <w:color w:val="002060"/>
        </w:rPr>
        <w:t>concatenate</w:t>
      </w:r>
      <w:r w:rsidR="00EA346B">
        <w:rPr>
          <w:rFonts w:ascii="Arial Narrow" w:hAnsi="Arial Narrow"/>
        </w:rPr>
        <w:t>.</w:t>
      </w:r>
    </w:p>
    <w:p w:rsidR="00EA346B" w:rsidRDefault="00EA346B" w:rsidP="00EA346B">
      <w:pPr>
        <w:pStyle w:val="a7"/>
        <w:spacing w:before="0" w:beforeAutospacing="0" w:after="0" w:afterAutospacing="0"/>
        <w:ind w:firstLine="567"/>
        <w:jc w:val="both"/>
        <w:rPr>
          <w:rFonts w:ascii="Arial Narrow" w:hAnsi="Arial Narrow"/>
        </w:rPr>
      </w:pPr>
    </w:p>
    <w:p w:rsidR="00EA346B" w:rsidRPr="00207DE0" w:rsidRDefault="00EA346B" w:rsidP="00EA346B">
      <w:pPr>
        <w:spacing w:after="0" w:line="240" w:lineRule="auto"/>
        <w:ind w:firstLine="567"/>
        <w:jc w:val="both"/>
        <w:rPr>
          <w:rFonts w:ascii="Arial Narrow" w:hAnsi="Arial Narrow"/>
          <w:i/>
          <w:color w:val="002060"/>
          <w:sz w:val="24"/>
          <w:szCs w:val="24"/>
        </w:rPr>
      </w:pPr>
      <w:r w:rsidRPr="00207DE0">
        <w:rPr>
          <w:rFonts w:ascii="Arial Narrow" w:hAnsi="Arial Narrow"/>
          <w:i/>
          <w:color w:val="002060"/>
          <w:sz w:val="24"/>
          <w:szCs w:val="24"/>
        </w:rPr>
        <w:t>Before ABAP 7.4</w:t>
      </w:r>
    </w:p>
    <w:p w:rsidR="00EA346B" w:rsidRDefault="00EA346B" w:rsidP="00207DE0">
      <w:pPr>
        <w:pStyle w:val="a7"/>
        <w:shd w:val="clear" w:color="auto" w:fill="E7E6E6" w:themeFill="background2"/>
        <w:spacing w:before="0" w:beforeAutospacing="0" w:after="0" w:afterAutospacing="0"/>
        <w:ind w:firstLine="567"/>
        <w:jc w:val="both"/>
        <w:rPr>
          <w:rFonts w:ascii="Arial Narrow" w:hAnsi="Arial Narrow"/>
        </w:rPr>
      </w:pPr>
      <w:r w:rsidRPr="00207DE0">
        <w:rPr>
          <w:rFonts w:ascii="Arial Narrow" w:hAnsi="Arial Narrow"/>
          <w:i/>
          <w:color w:val="385623" w:themeColor="accent6" w:themeShade="80"/>
        </w:rPr>
        <w:t>CONCATENATE</w:t>
      </w:r>
      <w:r w:rsidRPr="009F1E5E">
        <w:rPr>
          <w:rFonts w:ascii="Arial Narrow" w:hAnsi="Arial Narrow"/>
        </w:rPr>
        <w:t xml:space="preserve"> </w:t>
      </w:r>
      <w:r w:rsidR="00821ECA">
        <w:rPr>
          <w:rFonts w:ascii="Arial Narrow" w:hAnsi="Arial Narrow"/>
        </w:rPr>
        <w:t>lv</w:t>
      </w:r>
      <w:r w:rsidRPr="009F1E5E">
        <w:rPr>
          <w:rFonts w:ascii="Arial Narrow" w:hAnsi="Arial Narrow"/>
        </w:rPr>
        <w:t>_</w:t>
      </w:r>
      <w:r w:rsidR="00821ECA">
        <w:rPr>
          <w:rFonts w:ascii="Arial Narrow" w:hAnsi="Arial Narrow"/>
        </w:rPr>
        <w:t>temp</w:t>
      </w:r>
      <w:r w:rsidRPr="009F1E5E">
        <w:rPr>
          <w:rFonts w:ascii="Arial Narrow" w:hAnsi="Arial Narrow"/>
        </w:rPr>
        <w:t xml:space="preserve"> </w:t>
      </w:r>
      <w:r w:rsidR="00821ECA">
        <w:rPr>
          <w:rFonts w:ascii="Arial Narrow" w:hAnsi="Arial Narrow"/>
        </w:rPr>
        <w:t>lv</w:t>
      </w:r>
      <w:r w:rsidRPr="00207DE0">
        <w:rPr>
          <w:rFonts w:ascii="Arial Narrow" w:hAnsi="Arial Narrow"/>
          <w:color w:val="000000" w:themeColor="text1"/>
        </w:rPr>
        <w:t>_</w:t>
      </w:r>
      <w:r w:rsidR="00821ECA">
        <w:rPr>
          <w:rFonts w:ascii="Arial Narrow" w:hAnsi="Arial Narrow"/>
          <w:color w:val="000000" w:themeColor="text1"/>
        </w:rPr>
        <w:t>status</w:t>
      </w:r>
      <w:r w:rsidRPr="00207DE0">
        <w:rPr>
          <w:rFonts w:ascii="Arial Narrow" w:hAnsi="Arial Narrow"/>
          <w:color w:val="000000" w:themeColor="text1"/>
        </w:rPr>
        <w:t xml:space="preserve"> </w:t>
      </w:r>
      <w:r w:rsidRPr="00207DE0">
        <w:rPr>
          <w:rFonts w:ascii="Arial Narrow" w:hAnsi="Arial Narrow"/>
          <w:i/>
          <w:color w:val="385623" w:themeColor="accent6" w:themeShade="80"/>
        </w:rPr>
        <w:t>INTO</w:t>
      </w:r>
      <w:r w:rsidRPr="009F1E5E">
        <w:rPr>
          <w:rFonts w:ascii="Arial Narrow" w:hAnsi="Arial Narrow"/>
        </w:rPr>
        <w:t xml:space="preserve"> </w:t>
      </w:r>
      <w:r w:rsidR="00821ECA">
        <w:rPr>
          <w:rFonts w:ascii="Arial Narrow" w:hAnsi="Arial Narrow"/>
        </w:rPr>
        <w:t>lv</w:t>
      </w:r>
      <w:r w:rsidRPr="009F1E5E">
        <w:rPr>
          <w:rFonts w:ascii="Arial Narrow" w:hAnsi="Arial Narrow"/>
        </w:rPr>
        <w:t>_</w:t>
      </w:r>
      <w:r w:rsidR="00821ECA">
        <w:rPr>
          <w:rFonts w:ascii="Arial Narrow" w:hAnsi="Arial Narrow"/>
        </w:rPr>
        <w:t>result</w:t>
      </w:r>
      <w:r w:rsidRPr="009F1E5E">
        <w:rPr>
          <w:rFonts w:ascii="Arial Narrow" w:hAnsi="Arial Narrow"/>
        </w:rPr>
        <w:t xml:space="preserve"> </w:t>
      </w:r>
      <w:r w:rsidRPr="00207DE0">
        <w:rPr>
          <w:rFonts w:ascii="Arial Narrow" w:hAnsi="Arial Narrow"/>
          <w:i/>
          <w:color w:val="385623" w:themeColor="accent6" w:themeShade="80"/>
        </w:rPr>
        <w:t>SEPARATED BY</w:t>
      </w:r>
      <w:r w:rsidRPr="00207DE0">
        <w:rPr>
          <w:rFonts w:ascii="Arial Narrow" w:hAnsi="Arial Narrow"/>
          <w:color w:val="385623" w:themeColor="accent6" w:themeShade="80"/>
        </w:rPr>
        <w:t xml:space="preserve"> </w:t>
      </w:r>
      <w:r w:rsidRPr="009F1E5E">
        <w:rPr>
          <w:rFonts w:ascii="Arial Narrow" w:hAnsi="Arial Narrow"/>
        </w:rPr>
        <w:t>' / '.</w:t>
      </w:r>
    </w:p>
    <w:p w:rsidR="00EA346B" w:rsidRDefault="00EA346B" w:rsidP="00EA346B">
      <w:pPr>
        <w:pStyle w:val="a7"/>
        <w:spacing w:before="0" w:beforeAutospacing="0" w:after="0" w:afterAutospacing="0"/>
        <w:ind w:firstLine="567"/>
        <w:jc w:val="both"/>
        <w:rPr>
          <w:rFonts w:ascii="Arial Narrow" w:hAnsi="Arial Narrow"/>
        </w:rPr>
      </w:pPr>
    </w:p>
    <w:p w:rsidR="00EA346B" w:rsidRPr="00207DE0" w:rsidRDefault="00EA346B" w:rsidP="00EA346B">
      <w:pPr>
        <w:spacing w:after="0" w:line="240" w:lineRule="auto"/>
        <w:ind w:firstLine="567"/>
        <w:jc w:val="both"/>
        <w:rPr>
          <w:rFonts w:ascii="Arial Narrow" w:hAnsi="Arial Narrow"/>
          <w:i/>
          <w:color w:val="002060"/>
          <w:sz w:val="24"/>
          <w:szCs w:val="24"/>
        </w:rPr>
      </w:pPr>
      <w:r w:rsidRPr="00207DE0">
        <w:rPr>
          <w:rFonts w:ascii="Arial Narrow" w:hAnsi="Arial Narrow"/>
          <w:i/>
          <w:color w:val="002060"/>
          <w:sz w:val="24"/>
          <w:szCs w:val="24"/>
        </w:rPr>
        <w:t>Now</w:t>
      </w:r>
    </w:p>
    <w:p w:rsidR="00EA346B" w:rsidRPr="009F1E5E" w:rsidRDefault="00EA346B" w:rsidP="00207DE0">
      <w:pPr>
        <w:pStyle w:val="a7"/>
        <w:shd w:val="clear" w:color="auto" w:fill="E7E6E6" w:themeFill="background2"/>
        <w:spacing w:before="0" w:beforeAutospacing="0" w:after="0" w:afterAutospacing="0"/>
        <w:ind w:firstLine="567"/>
        <w:jc w:val="both"/>
        <w:rPr>
          <w:rFonts w:ascii="Arial Narrow" w:hAnsi="Arial Narrow"/>
        </w:rPr>
      </w:pPr>
      <w:r w:rsidRPr="009F1E5E">
        <w:rPr>
          <w:rFonts w:ascii="Arial Narrow" w:hAnsi="Arial Narrow"/>
        </w:rPr>
        <w:t xml:space="preserve">lv_string = </w:t>
      </w:r>
      <w:r w:rsidRPr="00207DE0">
        <w:rPr>
          <w:rFonts w:ascii="Arial Narrow" w:hAnsi="Arial Narrow"/>
          <w:i/>
          <w:color w:val="385623" w:themeColor="accent6" w:themeShade="80"/>
        </w:rPr>
        <w:t>|</w:t>
      </w:r>
      <w:r w:rsidRPr="009F1E5E">
        <w:rPr>
          <w:rFonts w:ascii="Arial Narrow" w:hAnsi="Arial Narrow"/>
        </w:rPr>
        <w:t xml:space="preserve"> My First String </w:t>
      </w:r>
      <w:r w:rsidRPr="00207DE0">
        <w:rPr>
          <w:rFonts w:ascii="Arial Narrow" w:hAnsi="Arial Narrow"/>
          <w:i/>
          <w:color w:val="385623" w:themeColor="accent6" w:themeShade="80"/>
        </w:rPr>
        <w:t xml:space="preserve">{ </w:t>
      </w:r>
      <w:r w:rsidRPr="009F1E5E">
        <w:rPr>
          <w:rFonts w:ascii="Arial Narrow" w:hAnsi="Arial Narrow"/>
        </w:rPr>
        <w:t xml:space="preserve">lv_number </w:t>
      </w:r>
      <w:r w:rsidRPr="00207DE0">
        <w:rPr>
          <w:rFonts w:ascii="Arial Narrow" w:hAnsi="Arial Narrow"/>
          <w:i/>
          <w:color w:val="385623" w:themeColor="accent6" w:themeShade="80"/>
        </w:rPr>
        <w:t xml:space="preserve">} </w:t>
      </w:r>
      <w:r w:rsidRPr="009F1E5E">
        <w:rPr>
          <w:rFonts w:ascii="Arial Narrow" w:hAnsi="Arial Narrow"/>
        </w:rPr>
        <w:t xml:space="preserve">/ </w:t>
      </w:r>
      <w:r w:rsidRPr="00207DE0">
        <w:rPr>
          <w:rFonts w:ascii="Arial Narrow" w:hAnsi="Arial Narrow"/>
          <w:i/>
          <w:color w:val="385623" w:themeColor="accent6" w:themeShade="80"/>
        </w:rPr>
        <w:t>{</w:t>
      </w:r>
      <w:r w:rsidRPr="009F1E5E">
        <w:rPr>
          <w:rFonts w:ascii="Arial Narrow" w:hAnsi="Arial Narrow"/>
        </w:rPr>
        <w:t xml:space="preserve"> lv_status </w:t>
      </w:r>
      <w:r w:rsidRPr="00207DE0">
        <w:rPr>
          <w:rFonts w:ascii="Arial Narrow" w:hAnsi="Arial Narrow"/>
          <w:i/>
          <w:color w:val="385623" w:themeColor="accent6" w:themeShade="80"/>
        </w:rPr>
        <w:t>} |</w:t>
      </w:r>
      <w:r w:rsidRPr="00207DE0">
        <w:rPr>
          <w:rFonts w:ascii="Arial Narrow" w:hAnsi="Arial Narrow"/>
          <w:i/>
        </w:rPr>
        <w:t>.</w:t>
      </w:r>
    </w:p>
    <w:p w:rsidR="00EA346B" w:rsidRDefault="00EA346B" w:rsidP="00EA346B">
      <w:pPr>
        <w:spacing w:after="0" w:line="240" w:lineRule="auto"/>
        <w:ind w:firstLine="567"/>
        <w:jc w:val="both"/>
        <w:rPr>
          <w:rFonts w:ascii="Arial Narrow" w:hAnsi="Arial Narrow"/>
          <w:sz w:val="24"/>
          <w:szCs w:val="24"/>
        </w:rPr>
      </w:pPr>
    </w:p>
    <w:p w:rsidR="00EA346B" w:rsidRPr="00EC4E26" w:rsidRDefault="00821ECA" w:rsidP="005D6E43">
      <w:pPr>
        <w:pStyle w:val="a6"/>
        <w:numPr>
          <w:ilvl w:val="0"/>
          <w:numId w:val="32"/>
        </w:numPr>
        <w:spacing w:after="0" w:line="240" w:lineRule="auto"/>
        <w:jc w:val="center"/>
        <w:rPr>
          <w:rFonts w:ascii="Arial Narrow" w:hAnsi="Arial Narrow"/>
          <w:sz w:val="24"/>
          <w:szCs w:val="24"/>
        </w:rPr>
      </w:pPr>
      <w:r w:rsidRPr="00EC4E26">
        <w:rPr>
          <w:rFonts w:ascii="Arial Narrow" w:hAnsi="Arial Narrow"/>
          <w:b/>
          <w:i/>
          <w:sz w:val="24"/>
          <w:szCs w:val="24"/>
        </w:rPr>
        <w:t>alpha</w:t>
      </w:r>
      <w:r w:rsidRPr="00EC4E26">
        <w:rPr>
          <w:rFonts w:ascii="Arial Narrow" w:hAnsi="Arial Narrow"/>
          <w:sz w:val="24"/>
          <w:szCs w:val="24"/>
        </w:rPr>
        <w:t xml:space="preserve"> with OUT or IN instead of </w:t>
      </w:r>
      <w:r w:rsidR="00EC4E26" w:rsidRPr="00EC4E26">
        <w:rPr>
          <w:rFonts w:ascii="Arial Narrow" w:hAnsi="Arial Narrow"/>
          <w:b/>
          <w:i/>
          <w:sz w:val="24"/>
          <w:szCs w:val="24"/>
        </w:rPr>
        <w:t>conversion</w:t>
      </w:r>
      <w:r w:rsidR="00EA346B" w:rsidRPr="00EC4E26">
        <w:rPr>
          <w:rFonts w:ascii="Arial Narrow" w:hAnsi="Arial Narrow"/>
          <w:b/>
          <w:i/>
          <w:sz w:val="24"/>
          <w:szCs w:val="24"/>
        </w:rPr>
        <w:t>_</w:t>
      </w:r>
      <w:r w:rsidR="00EC4E26" w:rsidRPr="00EC4E26">
        <w:rPr>
          <w:rFonts w:ascii="Arial Narrow" w:hAnsi="Arial Narrow"/>
          <w:b/>
          <w:i/>
          <w:sz w:val="24"/>
          <w:szCs w:val="24"/>
        </w:rPr>
        <w:t>exit</w:t>
      </w:r>
      <w:r w:rsidR="00EA346B" w:rsidRPr="00EC4E26">
        <w:rPr>
          <w:rFonts w:ascii="Arial Narrow" w:hAnsi="Arial Narrow"/>
          <w:b/>
          <w:i/>
          <w:sz w:val="24"/>
          <w:szCs w:val="24"/>
        </w:rPr>
        <w:t>_</w:t>
      </w:r>
      <w:r w:rsidR="00EC4E26" w:rsidRPr="00EC4E26">
        <w:rPr>
          <w:rFonts w:ascii="Arial Narrow" w:hAnsi="Arial Narrow"/>
          <w:b/>
          <w:i/>
          <w:sz w:val="24"/>
          <w:szCs w:val="24"/>
        </w:rPr>
        <w:t xml:space="preserve"> alpha</w:t>
      </w:r>
      <w:r w:rsidR="00EA346B" w:rsidRPr="00EC4E26">
        <w:rPr>
          <w:rFonts w:ascii="Arial Narrow" w:hAnsi="Arial Narrow"/>
          <w:b/>
          <w:i/>
          <w:sz w:val="24"/>
          <w:szCs w:val="24"/>
        </w:rPr>
        <w:t>_</w:t>
      </w:r>
      <w:r w:rsidR="00EC4E26" w:rsidRPr="00EC4E26">
        <w:rPr>
          <w:rFonts w:ascii="Arial Narrow" w:hAnsi="Arial Narrow"/>
          <w:b/>
          <w:i/>
          <w:sz w:val="24"/>
          <w:szCs w:val="24"/>
        </w:rPr>
        <w:t>input</w:t>
      </w:r>
      <w:r w:rsidR="00EA346B" w:rsidRPr="00EC4E26">
        <w:rPr>
          <w:rFonts w:ascii="Arial Narrow" w:hAnsi="Arial Narrow"/>
          <w:sz w:val="24"/>
          <w:szCs w:val="24"/>
        </w:rPr>
        <w:t xml:space="preserve"> and </w:t>
      </w:r>
      <w:r w:rsidR="00EC4E26" w:rsidRPr="00EC4E26">
        <w:rPr>
          <w:rFonts w:ascii="Arial Narrow" w:hAnsi="Arial Narrow"/>
          <w:b/>
          <w:i/>
          <w:sz w:val="24"/>
          <w:szCs w:val="24"/>
        </w:rPr>
        <w:t>conversion_exit_alpha_output</w:t>
      </w:r>
    </w:p>
    <w:p w:rsidR="00EA346B" w:rsidRPr="009F1E5E" w:rsidRDefault="00EA346B" w:rsidP="00EA346B">
      <w:pPr>
        <w:spacing w:after="0" w:line="240" w:lineRule="auto"/>
        <w:ind w:firstLine="567"/>
        <w:jc w:val="both"/>
        <w:rPr>
          <w:rFonts w:ascii="Arial Narrow" w:hAnsi="Arial Narrow"/>
          <w:sz w:val="24"/>
          <w:szCs w:val="24"/>
        </w:rPr>
      </w:pPr>
    </w:p>
    <w:p w:rsidR="00EA346B" w:rsidRPr="009F1E5E" w:rsidRDefault="00EA346B" w:rsidP="00EA346B">
      <w:pPr>
        <w:spacing w:after="0" w:line="240" w:lineRule="auto"/>
        <w:ind w:firstLine="567"/>
        <w:jc w:val="both"/>
        <w:rPr>
          <w:rFonts w:ascii="Arial Narrow" w:hAnsi="Arial Narrow"/>
          <w:sz w:val="24"/>
          <w:szCs w:val="24"/>
        </w:rPr>
      </w:pPr>
      <w:r w:rsidRPr="009F1E5E">
        <w:rPr>
          <w:rFonts w:ascii="Arial Narrow" w:hAnsi="Arial Narrow"/>
          <w:sz w:val="24"/>
          <w:szCs w:val="24"/>
        </w:rPr>
        <w:t>DATA : lv_kunnr TYPE kunnr VALUE '110000010'.</w:t>
      </w:r>
    </w:p>
    <w:p w:rsidR="00EA346B" w:rsidRPr="009F1E5E" w:rsidRDefault="00EA346B" w:rsidP="00EA346B">
      <w:pPr>
        <w:spacing w:after="0" w:line="240" w:lineRule="auto"/>
        <w:ind w:firstLine="567"/>
        <w:jc w:val="both"/>
        <w:rPr>
          <w:rFonts w:ascii="Arial Narrow" w:hAnsi="Arial Narrow"/>
          <w:sz w:val="24"/>
          <w:szCs w:val="24"/>
        </w:rPr>
      </w:pPr>
      <w:r w:rsidRPr="009F1E5E">
        <w:rPr>
          <w:rFonts w:ascii="Arial Narrow" w:hAnsi="Arial Narrow"/>
          <w:sz w:val="24"/>
          <w:szCs w:val="24"/>
        </w:rPr>
        <w:t>START-OF-SELECTION.</w:t>
      </w:r>
    </w:p>
    <w:p w:rsidR="00EA346B" w:rsidRPr="009F1E5E" w:rsidRDefault="00EA346B" w:rsidP="0036795B">
      <w:pPr>
        <w:shd w:val="clear" w:color="auto" w:fill="E7E6E6" w:themeFill="background2"/>
        <w:spacing w:after="0" w:line="240" w:lineRule="auto"/>
        <w:ind w:firstLine="567"/>
        <w:jc w:val="both"/>
        <w:rPr>
          <w:rFonts w:ascii="Arial Narrow" w:hAnsi="Arial Narrow"/>
          <w:sz w:val="24"/>
          <w:szCs w:val="24"/>
        </w:rPr>
      </w:pPr>
      <w:r w:rsidRPr="009F1E5E">
        <w:rPr>
          <w:rFonts w:ascii="Arial Narrow" w:hAnsi="Arial Narrow"/>
          <w:sz w:val="24"/>
          <w:szCs w:val="24"/>
        </w:rPr>
        <w:t xml:space="preserve">  DATA(lv_real) = |{ lv_kunnr </w:t>
      </w:r>
      <w:r w:rsidRPr="0036795B">
        <w:rPr>
          <w:rFonts w:ascii="Arial Narrow" w:hAnsi="Arial Narrow"/>
          <w:i/>
          <w:color w:val="385623" w:themeColor="accent6" w:themeShade="80"/>
          <w:sz w:val="24"/>
          <w:szCs w:val="24"/>
        </w:rPr>
        <w:t>ALPHA = IN</w:t>
      </w:r>
      <w:r w:rsidRPr="0036795B">
        <w:rPr>
          <w:rFonts w:ascii="Arial Narrow" w:hAnsi="Arial Narrow"/>
          <w:color w:val="385623" w:themeColor="accent6" w:themeShade="80"/>
          <w:sz w:val="24"/>
          <w:szCs w:val="24"/>
        </w:rPr>
        <w:t xml:space="preserve"> </w:t>
      </w:r>
      <w:r w:rsidRPr="009F1E5E">
        <w:rPr>
          <w:rFonts w:ascii="Arial Narrow" w:hAnsi="Arial Narrow"/>
          <w:sz w:val="24"/>
          <w:szCs w:val="24"/>
        </w:rPr>
        <w:t>} |.</w:t>
      </w:r>
    </w:p>
    <w:p w:rsidR="00EA346B" w:rsidRDefault="00EA346B" w:rsidP="00EA346B">
      <w:pPr>
        <w:spacing w:after="0" w:line="240" w:lineRule="auto"/>
        <w:ind w:firstLine="567"/>
        <w:jc w:val="both"/>
        <w:rPr>
          <w:rFonts w:ascii="Arial Narrow" w:hAnsi="Arial Narrow"/>
          <w:sz w:val="24"/>
          <w:szCs w:val="24"/>
        </w:rPr>
      </w:pPr>
      <w:r w:rsidRPr="009F1E5E">
        <w:rPr>
          <w:rFonts w:ascii="Arial Narrow" w:hAnsi="Arial Narrow"/>
          <w:sz w:val="24"/>
          <w:szCs w:val="24"/>
        </w:rPr>
        <w:t xml:space="preserve">  WRITE lv_real.</w:t>
      </w:r>
    </w:p>
    <w:p w:rsidR="0036795B" w:rsidRDefault="0036795B" w:rsidP="00EA346B">
      <w:pPr>
        <w:spacing w:after="0" w:line="240" w:lineRule="auto"/>
        <w:ind w:firstLine="567"/>
        <w:jc w:val="both"/>
        <w:rPr>
          <w:rFonts w:ascii="Arial Narrow" w:hAnsi="Arial Narrow"/>
          <w:sz w:val="24"/>
          <w:szCs w:val="24"/>
        </w:rPr>
      </w:pPr>
    </w:p>
    <w:p w:rsidR="0036795B" w:rsidRPr="0036795B" w:rsidRDefault="0036795B" w:rsidP="0036795B">
      <w:pPr>
        <w:spacing w:after="0" w:line="240" w:lineRule="auto"/>
        <w:ind w:firstLine="567"/>
        <w:jc w:val="center"/>
        <w:rPr>
          <w:rFonts w:ascii="Arial Narrow" w:hAnsi="Arial Narrow"/>
          <w:b/>
          <w:sz w:val="24"/>
          <w:szCs w:val="24"/>
        </w:rPr>
      </w:pPr>
      <w:r w:rsidRPr="0036795B">
        <w:rPr>
          <w:rFonts w:ascii="Arial Narrow" w:hAnsi="Arial Narrow"/>
          <w:b/>
          <w:sz w:val="24"/>
          <w:szCs w:val="24"/>
        </w:rPr>
        <w:t>Abap pipes</w:t>
      </w:r>
    </w:p>
    <w:p w:rsidR="0036795B" w:rsidRDefault="0036795B" w:rsidP="00EA346B">
      <w:pPr>
        <w:spacing w:after="0" w:line="240" w:lineRule="auto"/>
        <w:ind w:firstLine="567"/>
        <w:jc w:val="both"/>
        <w:rPr>
          <w:rFonts w:ascii="Arial Narrow" w:hAnsi="Arial Narrow"/>
          <w:sz w:val="24"/>
          <w:szCs w:val="24"/>
        </w:rPr>
      </w:pPr>
    </w:p>
    <w:p w:rsidR="0036795B" w:rsidRPr="007775C0" w:rsidRDefault="0036795B" w:rsidP="0036795B">
      <w:pPr>
        <w:spacing w:after="0" w:line="240" w:lineRule="auto"/>
        <w:ind w:firstLine="567"/>
        <w:jc w:val="both"/>
        <w:rPr>
          <w:rFonts w:ascii="Arial Narrow" w:hAnsi="Arial Narrow"/>
          <w:sz w:val="24"/>
          <w:szCs w:val="24"/>
        </w:rPr>
      </w:pPr>
      <w:r w:rsidRPr="0036795B">
        <w:rPr>
          <w:rFonts w:ascii="Arial Narrow" w:hAnsi="Arial Narrow"/>
          <w:sz w:val="24"/>
          <w:szCs w:val="24"/>
        </w:rPr>
        <w:t xml:space="preserve">ABAP </w:t>
      </w:r>
      <w:hyperlink r:id="rId32" w:history="1">
        <w:r w:rsidRPr="0036795B">
          <w:rPr>
            <w:rStyle w:val="a3"/>
            <w:rFonts w:ascii="Arial Narrow" w:hAnsi="Arial Narrow"/>
            <w:b/>
            <w:i/>
            <w:color w:val="000000" w:themeColor="text1"/>
            <w:sz w:val="24"/>
            <w:szCs w:val="24"/>
            <w:u w:val="none"/>
          </w:rPr>
          <w:t>string template</w:t>
        </w:r>
      </w:hyperlink>
      <w:r w:rsidRPr="0036795B">
        <w:rPr>
          <w:rFonts w:ascii="Arial Narrow" w:hAnsi="Arial Narrow"/>
          <w:sz w:val="24"/>
          <w:szCs w:val="24"/>
        </w:rPr>
        <w:t xml:space="preserve"> is defined with two pipe sign symbols </w:t>
      </w:r>
      <w:r w:rsidRPr="0036795B">
        <w:rPr>
          <w:rFonts w:ascii="Arial Narrow" w:hAnsi="Arial Narrow"/>
          <w:i/>
          <w:color w:val="385623" w:themeColor="accent6" w:themeShade="80"/>
          <w:sz w:val="24"/>
          <w:szCs w:val="24"/>
          <w:shd w:val="clear" w:color="auto" w:fill="E7E6E6" w:themeFill="background2"/>
        </w:rPr>
        <w:t>|</w:t>
      </w:r>
      <w:r>
        <w:rPr>
          <w:rFonts w:ascii="Arial Narrow" w:hAnsi="Arial Narrow"/>
          <w:sz w:val="24"/>
          <w:szCs w:val="24"/>
        </w:rPr>
        <w:t xml:space="preserve"> - t</w:t>
      </w:r>
      <w:r w:rsidRPr="0036795B">
        <w:rPr>
          <w:rFonts w:ascii="Arial Narrow" w:hAnsi="Arial Narrow"/>
          <w:sz w:val="24"/>
          <w:szCs w:val="24"/>
        </w:rPr>
        <w:t>he text in between the two pipe sign is considered as the character string. The string template can only be used with the data objects of a type String.</w:t>
      </w:r>
      <w:r w:rsidR="007775C0">
        <w:rPr>
          <w:rFonts w:ascii="Arial Narrow" w:hAnsi="Arial Narrow"/>
          <w:sz w:val="24"/>
          <w:szCs w:val="24"/>
        </w:rPr>
        <w:t xml:space="preserve"> </w:t>
      </w:r>
      <w:r w:rsidR="007775C0" w:rsidRPr="007775C0">
        <w:rPr>
          <w:rFonts w:ascii="Arial Narrow" w:hAnsi="Arial Narrow"/>
          <w:sz w:val="24"/>
          <w:szCs w:val="24"/>
        </w:rPr>
        <w:t xml:space="preserve">String templates can have </w:t>
      </w:r>
      <w:hyperlink r:id="rId33" w:history="1">
        <w:r w:rsidR="007775C0" w:rsidRPr="007775C0">
          <w:rPr>
            <w:rStyle w:val="a3"/>
            <w:rFonts w:ascii="Arial Narrow" w:hAnsi="Arial Narrow"/>
            <w:i/>
            <w:color w:val="002060"/>
            <w:sz w:val="24"/>
            <w:szCs w:val="24"/>
            <w:u w:val="none"/>
          </w:rPr>
          <w:t>expressions</w:t>
        </w:r>
      </w:hyperlink>
      <w:r w:rsidR="007775C0">
        <w:rPr>
          <w:rFonts w:ascii="Arial Narrow" w:hAnsi="Arial Narrow"/>
          <w:i/>
          <w:color w:val="002060"/>
          <w:sz w:val="24"/>
          <w:szCs w:val="24"/>
        </w:rPr>
        <w:t xml:space="preserve"> </w:t>
      </w:r>
      <w:r w:rsidR="007775C0">
        <w:rPr>
          <w:rFonts w:ascii="Arial Narrow" w:hAnsi="Arial Narrow"/>
          <w:sz w:val="24"/>
          <w:szCs w:val="24"/>
        </w:rPr>
        <w:t>|</w:t>
      </w:r>
      <w:r w:rsidR="007775C0" w:rsidRPr="007775C0">
        <w:rPr>
          <w:rFonts w:ascii="Arial Narrow" w:hAnsi="Arial Narrow"/>
          <w:sz w:val="24"/>
          <w:szCs w:val="24"/>
        </w:rPr>
        <w:t xml:space="preserve"> </w:t>
      </w:r>
      <w:hyperlink r:id="rId34" w:history="1">
        <w:r w:rsidR="007775C0" w:rsidRPr="007775C0">
          <w:rPr>
            <w:rStyle w:val="a3"/>
            <w:rFonts w:ascii="Arial Narrow" w:hAnsi="Arial Narrow"/>
            <w:i/>
            <w:color w:val="002060"/>
            <w:sz w:val="24"/>
            <w:szCs w:val="24"/>
            <w:u w:val="none"/>
          </w:rPr>
          <w:t>characters strings</w:t>
        </w:r>
      </w:hyperlink>
      <w:r w:rsidR="007775C0" w:rsidRPr="007775C0">
        <w:rPr>
          <w:rFonts w:ascii="Arial Narrow" w:hAnsi="Arial Narrow"/>
          <w:sz w:val="24"/>
          <w:szCs w:val="24"/>
        </w:rPr>
        <w:t xml:space="preserve"> and </w:t>
      </w:r>
      <w:hyperlink r:id="rId35" w:history="1">
        <w:r w:rsidR="007775C0" w:rsidRPr="007775C0">
          <w:rPr>
            <w:rStyle w:val="a3"/>
            <w:rFonts w:ascii="Arial Narrow" w:hAnsi="Arial Narrow"/>
            <w:i/>
            <w:color w:val="002060"/>
            <w:sz w:val="24"/>
            <w:szCs w:val="24"/>
            <w:u w:val="none"/>
          </w:rPr>
          <w:t>control characters</w:t>
        </w:r>
      </w:hyperlink>
      <w:r w:rsidR="007775C0" w:rsidRPr="007775C0">
        <w:rPr>
          <w:rFonts w:ascii="Arial Narrow" w:hAnsi="Arial Narrow"/>
          <w:sz w:val="24"/>
          <w:szCs w:val="24"/>
        </w:rPr>
        <w:t xml:space="preserve"> within it</w:t>
      </w:r>
      <w:r w:rsidR="007775C0">
        <w:rPr>
          <w:rFonts w:ascii="Arial Narrow" w:hAnsi="Arial Narrow"/>
          <w:sz w:val="24"/>
          <w:szCs w:val="24"/>
        </w:rPr>
        <w:t xml:space="preserve"> - t</w:t>
      </w:r>
      <w:r w:rsidR="007775C0" w:rsidRPr="007775C0">
        <w:rPr>
          <w:rFonts w:ascii="Arial Narrow" w:hAnsi="Arial Narrow"/>
          <w:sz w:val="24"/>
          <w:szCs w:val="24"/>
        </w:rPr>
        <w:t xml:space="preserve">his would greatly reduce the need of the helper variables similar as </w:t>
      </w:r>
      <w:hyperlink r:id="rId36" w:tooltip="ABAP Method Chaining New Feature in ABAP 7.0 EhP2" w:history="1">
        <w:r w:rsidR="007775C0" w:rsidRPr="007775C0">
          <w:rPr>
            <w:rStyle w:val="a3"/>
            <w:rFonts w:ascii="Arial Narrow" w:hAnsi="Arial Narrow"/>
            <w:sz w:val="24"/>
            <w:szCs w:val="24"/>
            <w:u w:val="none"/>
          </w:rPr>
          <w:t>method chaining</w:t>
        </w:r>
      </w:hyperlink>
      <w:r w:rsidR="007775C0" w:rsidRPr="007775C0">
        <w:rPr>
          <w:rFonts w:ascii="Arial Narrow" w:hAnsi="Arial Narrow"/>
          <w:sz w:val="24"/>
          <w:szCs w:val="24"/>
        </w:rPr>
        <w:t>.</w:t>
      </w:r>
    </w:p>
    <w:p w:rsidR="007775C0" w:rsidRPr="007775C0" w:rsidRDefault="007775C0" w:rsidP="007775C0">
      <w:pPr>
        <w:pStyle w:val="a7"/>
        <w:spacing w:before="0" w:beforeAutospacing="0" w:after="0" w:afterAutospacing="0"/>
        <w:ind w:firstLine="567"/>
        <w:jc w:val="both"/>
        <w:rPr>
          <w:rFonts w:ascii="Arial Narrow" w:hAnsi="Arial Narrow"/>
          <w:color w:val="000000" w:themeColor="text1"/>
        </w:rPr>
      </w:pPr>
      <w:r w:rsidRPr="00962B09">
        <w:rPr>
          <w:rFonts w:ascii="Arial Narrow" w:hAnsi="Arial Narrow"/>
          <w:i/>
          <w:color w:val="002060"/>
        </w:rPr>
        <w:lastRenderedPageBreak/>
        <w:t>To distinguish an expression from regular text</w:t>
      </w:r>
      <w:r w:rsidRPr="007775C0">
        <w:rPr>
          <w:rFonts w:ascii="Arial Narrow" w:hAnsi="Arial Narrow"/>
          <w:color w:val="000000" w:themeColor="text1"/>
        </w:rPr>
        <w:t xml:space="preserve">, you would need to wrap the expression in the curly brackets { .. } </w:t>
      </w:r>
      <w:r w:rsidR="00962B09">
        <w:rPr>
          <w:rFonts w:ascii="Arial Narrow" w:hAnsi="Arial Narrow"/>
          <w:color w:val="000000" w:themeColor="text1"/>
        </w:rPr>
        <w:t xml:space="preserve">- </w:t>
      </w:r>
      <w:r w:rsidR="00962B09" w:rsidRPr="00962B09">
        <w:rPr>
          <w:rFonts w:ascii="Arial Narrow" w:hAnsi="Arial Narrow"/>
          <w:i/>
          <w:color w:val="002060"/>
        </w:rPr>
        <w:t>t</w:t>
      </w:r>
      <w:r w:rsidRPr="00962B09">
        <w:rPr>
          <w:rFonts w:ascii="Arial Narrow" w:hAnsi="Arial Narrow"/>
          <w:i/>
          <w:color w:val="002060"/>
        </w:rPr>
        <w:t>he expression within the brackets would be evaluated first</w:t>
      </w:r>
      <w:r w:rsidRPr="00962B09">
        <w:rPr>
          <w:rFonts w:ascii="Arial Narrow" w:hAnsi="Arial Narrow"/>
          <w:color w:val="002060"/>
        </w:rPr>
        <w:t xml:space="preserve"> </w:t>
      </w:r>
      <w:r w:rsidRPr="007775C0">
        <w:rPr>
          <w:rFonts w:ascii="Arial Narrow" w:hAnsi="Arial Narrow"/>
          <w:color w:val="000000" w:themeColor="text1"/>
        </w:rPr>
        <w:t xml:space="preserve">and result would be than converted to character string. </w:t>
      </w:r>
    </w:p>
    <w:p w:rsidR="0036795B" w:rsidRDefault="0036795B" w:rsidP="0036795B">
      <w:pPr>
        <w:spacing w:after="0" w:line="240" w:lineRule="auto"/>
        <w:ind w:firstLine="567"/>
        <w:jc w:val="both"/>
        <w:rPr>
          <w:rFonts w:ascii="Arial Narrow" w:hAnsi="Arial Narrow"/>
          <w:sz w:val="24"/>
          <w:szCs w:val="24"/>
        </w:rPr>
      </w:pPr>
    </w:p>
    <w:p w:rsidR="0036795B" w:rsidRPr="0036795B" w:rsidRDefault="0036795B" w:rsidP="0036795B">
      <w:pPr>
        <w:shd w:val="clear" w:color="auto" w:fill="E7E6E6" w:themeFill="background2"/>
        <w:spacing w:after="0" w:line="240" w:lineRule="auto"/>
        <w:ind w:firstLine="567"/>
        <w:jc w:val="both"/>
        <w:rPr>
          <w:rFonts w:ascii="Arial Narrow" w:hAnsi="Arial Narrow"/>
          <w:sz w:val="24"/>
          <w:szCs w:val="24"/>
        </w:rPr>
      </w:pPr>
      <w:r>
        <w:rPr>
          <w:rFonts w:ascii="Arial Narrow" w:hAnsi="Arial Narrow"/>
          <w:sz w:val="24"/>
          <w:szCs w:val="24"/>
        </w:rPr>
        <w:t xml:space="preserve">lv_string &amp;&amp; </w:t>
      </w:r>
      <w:r w:rsidRPr="0036795B">
        <w:rPr>
          <w:rFonts w:ascii="Arial Narrow" w:hAnsi="Arial Narrow"/>
          <w:i/>
          <w:color w:val="385623" w:themeColor="accent6" w:themeShade="80"/>
          <w:sz w:val="24"/>
          <w:szCs w:val="24"/>
        </w:rPr>
        <w:t>|Value|</w:t>
      </w:r>
      <w:r>
        <w:rPr>
          <w:rFonts w:ascii="Arial Narrow" w:hAnsi="Arial Narrow"/>
          <w:sz w:val="24"/>
          <w:szCs w:val="24"/>
        </w:rPr>
        <w:t xml:space="preserve"> &amp; </w:t>
      </w:r>
      <w:r w:rsidRPr="0002050F">
        <w:rPr>
          <w:rFonts w:ascii="Arial Narrow" w:hAnsi="Arial Narrow"/>
          <w:i/>
          <w:color w:val="385623" w:themeColor="accent6" w:themeShade="80"/>
          <w:sz w:val="24"/>
          <w:szCs w:val="24"/>
        </w:rPr>
        <w:t>|{sy-index * 10}|</w:t>
      </w:r>
      <w:r>
        <w:rPr>
          <w:rFonts w:ascii="Arial Narrow" w:hAnsi="Arial Narrow"/>
          <w:sz w:val="24"/>
          <w:szCs w:val="24"/>
        </w:rPr>
        <w:t xml:space="preserve"> &amp;&amp; ‘,’.</w:t>
      </w:r>
    </w:p>
    <w:p w:rsidR="00930CDE" w:rsidRDefault="00930CDE" w:rsidP="0036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Narrow" w:eastAsia="Times New Roman" w:hAnsi="Arial Narrow" w:cs="Courier New"/>
          <w:sz w:val="24"/>
          <w:szCs w:val="24"/>
        </w:rPr>
      </w:pPr>
    </w:p>
    <w:p w:rsidR="00EC4E26" w:rsidRPr="00092858" w:rsidRDefault="00EC4E26" w:rsidP="005D6E43">
      <w:pPr>
        <w:pStyle w:val="2"/>
        <w:numPr>
          <w:ilvl w:val="0"/>
          <w:numId w:val="32"/>
        </w:numPr>
        <w:spacing w:before="0" w:line="240" w:lineRule="auto"/>
        <w:jc w:val="center"/>
        <w:rPr>
          <w:rFonts w:ascii="Arial Narrow" w:hAnsi="Arial Narrow"/>
          <w:b/>
          <w:color w:val="000000" w:themeColor="text1"/>
          <w:sz w:val="24"/>
          <w:szCs w:val="24"/>
        </w:rPr>
      </w:pPr>
      <w:r w:rsidRPr="00092858">
        <w:rPr>
          <w:rFonts w:ascii="Arial Narrow" w:hAnsi="Arial Narrow"/>
          <w:b/>
          <w:color w:val="000000" w:themeColor="text1"/>
          <w:sz w:val="24"/>
          <w:szCs w:val="24"/>
        </w:rPr>
        <w:t>Sub</w:t>
      </w:r>
      <w:r>
        <w:rPr>
          <w:rFonts w:ascii="Arial Narrow" w:hAnsi="Arial Narrow"/>
          <w:b/>
          <w:color w:val="000000" w:themeColor="text1"/>
          <w:sz w:val="24"/>
          <w:szCs w:val="24"/>
        </w:rPr>
        <w:t>f</w:t>
      </w:r>
      <w:r w:rsidRPr="00092858">
        <w:rPr>
          <w:rFonts w:ascii="Arial Narrow" w:hAnsi="Arial Narrow"/>
          <w:b/>
          <w:color w:val="000000" w:themeColor="text1"/>
          <w:sz w:val="24"/>
          <w:szCs w:val="24"/>
        </w:rPr>
        <w:t>ields</w:t>
      </w:r>
    </w:p>
    <w:p w:rsidR="00EC4E26" w:rsidRDefault="00EC4E26" w:rsidP="00EC4E26">
      <w:pPr>
        <w:spacing w:after="0" w:line="240" w:lineRule="auto"/>
        <w:ind w:firstLine="567"/>
        <w:jc w:val="both"/>
        <w:rPr>
          <w:rFonts w:ascii="Arial Narrow" w:hAnsi="Arial Narrow"/>
          <w:sz w:val="24"/>
          <w:szCs w:val="24"/>
        </w:rPr>
      </w:pPr>
    </w:p>
    <w:p w:rsidR="00EC4E26" w:rsidRDefault="00EC4E26" w:rsidP="00EC4E26">
      <w:pPr>
        <w:spacing w:after="0" w:line="240" w:lineRule="auto"/>
        <w:ind w:firstLine="567"/>
        <w:jc w:val="both"/>
        <w:rPr>
          <w:rFonts w:ascii="Arial Narrow" w:hAnsi="Arial Narrow"/>
          <w:sz w:val="24"/>
          <w:szCs w:val="24"/>
        </w:rPr>
      </w:pPr>
      <w:r w:rsidRPr="00FB5310">
        <w:rPr>
          <w:rFonts w:ascii="Arial Narrow" w:hAnsi="Arial Narrow"/>
          <w:sz w:val="24"/>
          <w:szCs w:val="24"/>
        </w:rPr>
        <w:t xml:space="preserve">Subfields are used to save time on creating unnecessary variables in memory. </w:t>
      </w:r>
    </w:p>
    <w:p w:rsidR="00EC4E26" w:rsidRDefault="00EC4E26" w:rsidP="00EC4E26">
      <w:pPr>
        <w:spacing w:after="0" w:line="240" w:lineRule="auto"/>
        <w:ind w:firstLine="567"/>
        <w:jc w:val="both"/>
        <w:rPr>
          <w:rFonts w:ascii="Arial Narrow" w:hAnsi="Arial Narrow"/>
          <w:sz w:val="24"/>
          <w:szCs w:val="24"/>
        </w:rPr>
      </w:pPr>
    </w:p>
    <w:p w:rsidR="00EC4E26" w:rsidRDefault="00EC4E26" w:rsidP="00EC4E26">
      <w:pPr>
        <w:spacing w:after="0" w:line="240" w:lineRule="auto"/>
        <w:ind w:firstLine="567"/>
        <w:jc w:val="both"/>
        <w:rPr>
          <w:rFonts w:ascii="Arial Narrow" w:eastAsia="Times New Roman" w:hAnsi="Arial Narrow" w:cs="Times New Roman"/>
          <w:bCs/>
          <w:color w:val="000000" w:themeColor="text1"/>
          <w:sz w:val="24"/>
          <w:szCs w:val="24"/>
        </w:rPr>
      </w:pPr>
      <w:r w:rsidRPr="00092858">
        <w:rPr>
          <w:rFonts w:ascii="Arial Narrow" w:eastAsia="Times New Roman" w:hAnsi="Arial Narrow" w:cs="Times New Roman"/>
          <w:bCs/>
          <w:color w:val="000000" w:themeColor="text1"/>
          <w:sz w:val="24"/>
          <w:szCs w:val="24"/>
        </w:rPr>
        <w:t>DATA: int_phone</w:t>
      </w:r>
      <w:r w:rsidRPr="00092858">
        <w:rPr>
          <w:rFonts w:ascii="Arial Narrow" w:eastAsia="Times New Roman" w:hAnsi="Arial Narrow" w:cs="Times New Roman"/>
          <w:bCs/>
          <w:color w:val="000000" w:themeColor="text1"/>
          <w:sz w:val="24"/>
          <w:szCs w:val="24"/>
          <w:lang w:eastAsia="ru-RU"/>
        </w:rPr>
        <w:t>_</w:t>
      </w:r>
      <w:r>
        <w:rPr>
          <w:rFonts w:ascii="Arial Narrow" w:eastAsia="Times New Roman" w:hAnsi="Arial Narrow" w:cs="Times New Roman"/>
          <w:bCs/>
          <w:color w:val="000000" w:themeColor="text1"/>
          <w:sz w:val="24"/>
          <w:szCs w:val="24"/>
          <w:lang w:eastAsia="ru-RU"/>
        </w:rPr>
        <w:t>num</w:t>
      </w:r>
      <w:r w:rsidRPr="00092858">
        <w:rPr>
          <w:rFonts w:ascii="Arial Narrow" w:eastAsia="Times New Roman" w:hAnsi="Arial Narrow" w:cs="Times New Roman"/>
          <w:bCs/>
          <w:color w:val="000000" w:themeColor="text1"/>
          <w:sz w:val="24"/>
          <w:szCs w:val="24"/>
        </w:rPr>
        <w:t xml:space="preserve">(17) TYPE c, </w:t>
      </w:r>
    </w:p>
    <w:p w:rsidR="00EC4E26" w:rsidRDefault="00EC4E26" w:rsidP="00EC4E26">
      <w:pPr>
        <w:spacing w:after="0" w:line="240" w:lineRule="auto"/>
        <w:ind w:firstLine="567"/>
        <w:jc w:val="both"/>
        <w:rPr>
          <w:rFonts w:ascii="Arial Narrow" w:eastAsia="Times New Roman" w:hAnsi="Arial Narrow" w:cs="Times New Roman"/>
          <w:bCs/>
          <w:color w:val="000000" w:themeColor="text1"/>
          <w:sz w:val="24"/>
          <w:szCs w:val="24"/>
        </w:rPr>
      </w:pPr>
      <w:r>
        <w:rPr>
          <w:rFonts w:ascii="Arial Narrow" w:eastAsia="Times New Roman" w:hAnsi="Arial Narrow" w:cs="Times New Roman"/>
          <w:bCs/>
          <w:color w:val="000000" w:themeColor="text1"/>
          <w:sz w:val="24"/>
          <w:szCs w:val="24"/>
        </w:rPr>
        <w:t xml:space="preserve">            </w:t>
      </w:r>
      <w:r w:rsidRPr="00092858">
        <w:rPr>
          <w:rFonts w:ascii="Arial Narrow" w:eastAsia="Times New Roman" w:hAnsi="Arial Narrow" w:cs="Times New Roman"/>
          <w:bCs/>
          <w:color w:val="000000" w:themeColor="text1"/>
          <w:sz w:val="24"/>
          <w:szCs w:val="24"/>
        </w:rPr>
        <w:t xml:space="preserve">country_code(3) TYPE c, </w:t>
      </w:r>
    </w:p>
    <w:p w:rsidR="00EC4E26" w:rsidRPr="00092858" w:rsidRDefault="00EC4E26" w:rsidP="00EC4E26">
      <w:pPr>
        <w:spacing w:after="0" w:line="240" w:lineRule="auto"/>
        <w:ind w:firstLine="567"/>
        <w:jc w:val="both"/>
        <w:rPr>
          <w:rFonts w:ascii="Arial Narrow" w:eastAsia="Times New Roman" w:hAnsi="Arial Narrow" w:cs="Times New Roman"/>
          <w:color w:val="000000" w:themeColor="text1"/>
          <w:sz w:val="24"/>
          <w:szCs w:val="24"/>
        </w:rPr>
      </w:pPr>
      <w:r>
        <w:rPr>
          <w:rFonts w:ascii="Arial Narrow" w:eastAsia="Times New Roman" w:hAnsi="Arial Narrow" w:cs="Times New Roman"/>
          <w:bCs/>
          <w:color w:val="000000" w:themeColor="text1"/>
          <w:sz w:val="24"/>
          <w:szCs w:val="24"/>
        </w:rPr>
        <w:t xml:space="preserve">            </w:t>
      </w:r>
      <w:r w:rsidRPr="00092858">
        <w:rPr>
          <w:rFonts w:ascii="Arial Narrow" w:eastAsia="Times New Roman" w:hAnsi="Arial Narrow" w:cs="Times New Roman"/>
          <w:bCs/>
          <w:color w:val="000000" w:themeColor="text1"/>
          <w:sz w:val="24"/>
          <w:szCs w:val="24"/>
        </w:rPr>
        <w:t>phone_nu</w:t>
      </w:r>
      <w:r>
        <w:rPr>
          <w:rFonts w:ascii="Arial Narrow" w:eastAsia="Times New Roman" w:hAnsi="Arial Narrow" w:cs="Times New Roman"/>
          <w:bCs/>
          <w:color w:val="000000" w:themeColor="text1"/>
          <w:sz w:val="24"/>
          <w:szCs w:val="24"/>
        </w:rPr>
        <w:t>m</w:t>
      </w:r>
      <w:r w:rsidRPr="00092858">
        <w:rPr>
          <w:rFonts w:ascii="Arial Narrow" w:eastAsia="Times New Roman" w:hAnsi="Arial Narrow" w:cs="Times New Roman"/>
          <w:bCs/>
          <w:color w:val="000000" w:themeColor="text1"/>
          <w:sz w:val="24"/>
          <w:szCs w:val="24"/>
        </w:rPr>
        <w:t>(14) TYPE c.</w:t>
      </w:r>
    </w:p>
    <w:p w:rsidR="00EC4E26" w:rsidRDefault="00EC4E26" w:rsidP="00EC4E26">
      <w:pPr>
        <w:spacing w:after="0" w:line="240" w:lineRule="auto"/>
        <w:ind w:firstLine="567"/>
        <w:jc w:val="both"/>
        <w:rPr>
          <w:rFonts w:ascii="Arial Narrow" w:eastAsia="Times New Roman" w:hAnsi="Arial Narrow" w:cs="Times New Roman"/>
          <w:bCs/>
          <w:color w:val="000000" w:themeColor="text1"/>
          <w:sz w:val="24"/>
          <w:szCs w:val="24"/>
        </w:rPr>
      </w:pPr>
    </w:p>
    <w:p w:rsidR="00EC4E26" w:rsidRDefault="00EC4E26" w:rsidP="00EC4E26">
      <w:pPr>
        <w:spacing w:after="0" w:line="240" w:lineRule="auto"/>
        <w:ind w:firstLine="567"/>
        <w:jc w:val="both"/>
        <w:rPr>
          <w:rFonts w:ascii="Arial Narrow" w:eastAsia="Times New Roman" w:hAnsi="Arial Narrow" w:cs="Times New Roman"/>
          <w:bCs/>
          <w:color w:val="000000" w:themeColor="text1"/>
          <w:sz w:val="24"/>
          <w:szCs w:val="24"/>
        </w:rPr>
      </w:pPr>
      <w:r>
        <w:rPr>
          <w:rFonts w:ascii="Arial Narrow" w:eastAsia="Times New Roman" w:hAnsi="Arial Narrow" w:cs="Times New Roman"/>
          <w:bCs/>
          <w:color w:val="000000" w:themeColor="text1"/>
          <w:sz w:val="24"/>
          <w:szCs w:val="24"/>
        </w:rPr>
        <w:t>i</w:t>
      </w:r>
      <w:r w:rsidRPr="00092858">
        <w:rPr>
          <w:rFonts w:ascii="Arial Narrow" w:eastAsia="Times New Roman" w:hAnsi="Arial Narrow" w:cs="Times New Roman"/>
          <w:bCs/>
          <w:color w:val="000000" w:themeColor="text1"/>
          <w:sz w:val="24"/>
          <w:szCs w:val="24"/>
        </w:rPr>
        <w:t>n</w:t>
      </w:r>
      <w:r>
        <w:rPr>
          <w:rFonts w:ascii="Arial Narrow" w:eastAsia="Times New Roman" w:hAnsi="Arial Narrow" w:cs="Times New Roman"/>
          <w:bCs/>
          <w:color w:val="000000" w:themeColor="text1"/>
          <w:sz w:val="24"/>
          <w:szCs w:val="24"/>
        </w:rPr>
        <w:t>t</w:t>
      </w:r>
      <w:r w:rsidRPr="00092858">
        <w:rPr>
          <w:rFonts w:ascii="Arial Narrow" w:eastAsia="Times New Roman" w:hAnsi="Arial Narrow" w:cs="Times New Roman"/>
          <w:bCs/>
          <w:color w:val="000000" w:themeColor="text1"/>
          <w:sz w:val="24"/>
          <w:szCs w:val="24"/>
        </w:rPr>
        <w:t>_phone_nu</w:t>
      </w:r>
      <w:r>
        <w:rPr>
          <w:rFonts w:ascii="Arial Narrow" w:eastAsia="Times New Roman" w:hAnsi="Arial Narrow" w:cs="Times New Roman"/>
          <w:bCs/>
          <w:color w:val="000000" w:themeColor="text1"/>
          <w:sz w:val="24"/>
          <w:szCs w:val="24"/>
        </w:rPr>
        <w:t>m</w:t>
      </w:r>
      <w:r w:rsidRPr="00092858">
        <w:rPr>
          <w:rFonts w:ascii="Arial Narrow" w:eastAsia="Times New Roman" w:hAnsi="Arial Narrow" w:cs="Times New Roman"/>
          <w:bCs/>
          <w:color w:val="000000" w:themeColor="text1"/>
          <w:sz w:val="24"/>
          <w:szCs w:val="24"/>
        </w:rPr>
        <w:t xml:space="preserve"> = '+44-(0)207-123456'. </w:t>
      </w:r>
    </w:p>
    <w:p w:rsidR="00EC4E26" w:rsidRPr="00EC4E26" w:rsidRDefault="00EC4E26" w:rsidP="00EC4E26">
      <w:pPr>
        <w:spacing w:after="0" w:line="240" w:lineRule="auto"/>
        <w:ind w:firstLine="567"/>
        <w:jc w:val="both"/>
        <w:rPr>
          <w:rFonts w:ascii="Arial Narrow" w:eastAsia="Times New Roman" w:hAnsi="Arial Narrow" w:cs="Times New Roman"/>
          <w:bCs/>
          <w:color w:val="000000" w:themeColor="text1"/>
          <w:sz w:val="24"/>
          <w:szCs w:val="24"/>
        </w:rPr>
      </w:pPr>
      <w:r w:rsidRPr="00092858">
        <w:rPr>
          <w:rFonts w:ascii="Arial Narrow" w:eastAsia="Times New Roman" w:hAnsi="Arial Narrow" w:cs="Times New Roman"/>
          <w:bCs/>
          <w:color w:val="000000" w:themeColor="text1"/>
          <w:sz w:val="24"/>
          <w:szCs w:val="24"/>
        </w:rPr>
        <w:t xml:space="preserve">country_code </w:t>
      </w:r>
      <w:r>
        <w:rPr>
          <w:rFonts w:ascii="Arial Narrow" w:eastAsia="Times New Roman" w:hAnsi="Arial Narrow" w:cs="Times New Roman"/>
          <w:bCs/>
          <w:color w:val="000000" w:themeColor="text1"/>
          <w:sz w:val="24"/>
          <w:szCs w:val="24"/>
        </w:rPr>
        <w:t>=</w:t>
      </w:r>
      <w:r w:rsidRPr="00092858">
        <w:rPr>
          <w:rFonts w:ascii="Arial Narrow" w:eastAsia="Times New Roman" w:hAnsi="Arial Narrow" w:cs="Times New Roman"/>
          <w:bCs/>
          <w:color w:val="000000" w:themeColor="text1"/>
          <w:sz w:val="24"/>
          <w:szCs w:val="24"/>
        </w:rPr>
        <w:t xml:space="preserve"> int_phone_nu</w:t>
      </w:r>
      <w:r>
        <w:rPr>
          <w:rFonts w:ascii="Arial Narrow" w:eastAsia="Times New Roman" w:hAnsi="Arial Narrow" w:cs="Times New Roman"/>
          <w:bCs/>
          <w:color w:val="000000" w:themeColor="text1"/>
          <w:sz w:val="24"/>
          <w:szCs w:val="24"/>
        </w:rPr>
        <w:t>m</w:t>
      </w:r>
      <w:r w:rsidRPr="00092858">
        <w:rPr>
          <w:rFonts w:ascii="Arial Narrow" w:eastAsia="Times New Roman" w:hAnsi="Arial Narrow" w:cs="Times New Roman"/>
          <w:bCs/>
          <w:color w:val="000000" w:themeColor="text1"/>
          <w:sz w:val="24"/>
          <w:szCs w:val="24"/>
        </w:rPr>
        <w:t xml:space="preserve">(3). </w:t>
      </w:r>
      <w:r w:rsidRPr="00EC4E26">
        <w:rPr>
          <w:rFonts w:ascii="Arial Narrow" w:eastAsia="Times New Roman" w:hAnsi="Arial Narrow" w:cs="Times New Roman"/>
          <w:bCs/>
          <w:i/>
          <w:color w:val="000000" w:themeColor="text1"/>
          <w:sz w:val="24"/>
          <w:szCs w:val="24"/>
        </w:rPr>
        <w:t>' +44</w:t>
      </w:r>
    </w:p>
    <w:p w:rsidR="0045137A" w:rsidRPr="0045137A" w:rsidRDefault="00EC4E26" w:rsidP="0045137A">
      <w:pPr>
        <w:spacing w:after="0" w:line="240" w:lineRule="auto"/>
        <w:ind w:firstLine="567"/>
        <w:jc w:val="both"/>
        <w:rPr>
          <w:rFonts w:ascii="Arial Narrow" w:eastAsia="Times New Roman" w:hAnsi="Arial Narrow" w:cs="Times New Roman"/>
          <w:color w:val="000000" w:themeColor="text1"/>
          <w:sz w:val="24"/>
          <w:szCs w:val="24"/>
        </w:rPr>
      </w:pPr>
      <w:r w:rsidRPr="00092858">
        <w:rPr>
          <w:rFonts w:ascii="Arial Narrow" w:eastAsia="Times New Roman" w:hAnsi="Arial Narrow" w:cs="Times New Roman"/>
          <w:bCs/>
          <w:color w:val="000000" w:themeColor="text1"/>
          <w:sz w:val="24"/>
          <w:szCs w:val="24"/>
        </w:rPr>
        <w:t>phone_n</w:t>
      </w:r>
      <w:r>
        <w:rPr>
          <w:rFonts w:ascii="Arial Narrow" w:eastAsia="Times New Roman" w:hAnsi="Arial Narrow" w:cs="Times New Roman"/>
          <w:bCs/>
          <w:color w:val="000000" w:themeColor="text1"/>
          <w:sz w:val="24"/>
          <w:szCs w:val="24"/>
        </w:rPr>
        <w:t>um =</w:t>
      </w:r>
      <w:r w:rsidRPr="00092858">
        <w:rPr>
          <w:rFonts w:ascii="Arial Narrow" w:eastAsia="Times New Roman" w:hAnsi="Arial Narrow" w:cs="Times New Roman"/>
          <w:bCs/>
          <w:color w:val="000000" w:themeColor="text1"/>
          <w:sz w:val="24"/>
          <w:szCs w:val="24"/>
        </w:rPr>
        <w:t xml:space="preserve"> int_phone_nu</w:t>
      </w:r>
      <w:r>
        <w:rPr>
          <w:rFonts w:ascii="Arial Narrow" w:eastAsia="Times New Roman" w:hAnsi="Arial Narrow" w:cs="Times New Roman"/>
          <w:bCs/>
          <w:color w:val="000000" w:themeColor="text1"/>
          <w:sz w:val="24"/>
          <w:szCs w:val="24"/>
        </w:rPr>
        <w:t>m</w:t>
      </w:r>
      <w:r w:rsidRPr="00092858">
        <w:rPr>
          <w:rFonts w:ascii="Arial Narrow" w:eastAsia="Times New Roman" w:hAnsi="Arial Narrow" w:cs="Times New Roman"/>
          <w:bCs/>
          <w:color w:val="000000" w:themeColor="text1"/>
          <w:sz w:val="24"/>
          <w:szCs w:val="24"/>
        </w:rPr>
        <w:t xml:space="preserve">+4(13). </w:t>
      </w:r>
      <w:r w:rsidR="0045137A" w:rsidRPr="0045137A">
        <w:rPr>
          <w:rFonts w:ascii="Arial Narrow" w:eastAsia="Times New Roman" w:hAnsi="Arial Narrow" w:cs="Times New Roman"/>
          <w:bCs/>
          <w:i/>
          <w:color w:val="000000" w:themeColor="text1"/>
          <w:sz w:val="24"/>
          <w:szCs w:val="24"/>
        </w:rPr>
        <w:t>' (0)207-123456</w:t>
      </w:r>
    </w:p>
    <w:p w:rsidR="00EC4E26" w:rsidRPr="0045137A" w:rsidRDefault="00EC4E26" w:rsidP="0045137A">
      <w:pPr>
        <w:spacing w:after="0" w:line="240" w:lineRule="auto"/>
        <w:ind w:firstLine="567"/>
        <w:jc w:val="both"/>
        <w:rPr>
          <w:rFonts w:ascii="Arial Narrow" w:eastAsia="Times New Roman" w:hAnsi="Arial Narrow" w:cs="Times New Roman"/>
          <w:color w:val="000000" w:themeColor="text1"/>
          <w:sz w:val="24"/>
          <w:szCs w:val="24"/>
        </w:rPr>
      </w:pPr>
      <w:r w:rsidRPr="0045137A">
        <w:rPr>
          <w:rFonts w:ascii="Arial Narrow" w:eastAsia="Times New Roman" w:hAnsi="Arial Narrow" w:cs="Times New Roman"/>
          <w:bCs/>
          <w:i/>
          <w:color w:val="385623" w:themeColor="accent6" w:themeShade="80"/>
          <w:sz w:val="24"/>
          <w:szCs w:val="24"/>
          <w:shd w:val="clear" w:color="auto" w:fill="E7E6E6" w:themeFill="background2"/>
        </w:rPr>
        <w:t>country_code</w:t>
      </w:r>
      <w:r w:rsidR="0045137A" w:rsidRPr="0045137A">
        <w:rPr>
          <w:rFonts w:ascii="Arial Narrow" w:eastAsia="Times New Roman" w:hAnsi="Arial Narrow" w:cs="Times New Roman"/>
          <w:bCs/>
          <w:i/>
          <w:color w:val="385623" w:themeColor="accent6" w:themeShade="80"/>
          <w:sz w:val="24"/>
          <w:szCs w:val="24"/>
          <w:shd w:val="clear" w:color="auto" w:fill="E7E6E6" w:themeFill="background2"/>
        </w:rPr>
        <w:t xml:space="preserve"> </w:t>
      </w:r>
      <w:r w:rsidRPr="0045137A">
        <w:rPr>
          <w:rFonts w:ascii="Arial Narrow" w:eastAsia="Times New Roman" w:hAnsi="Arial Narrow" w:cs="Times New Roman"/>
          <w:bCs/>
          <w:i/>
          <w:color w:val="385623" w:themeColor="accent6" w:themeShade="80"/>
          <w:sz w:val="24"/>
          <w:szCs w:val="24"/>
          <w:shd w:val="clear" w:color="auto" w:fill="E7E6E6" w:themeFill="background2"/>
        </w:rPr>
        <w:t>+</w:t>
      </w:r>
      <w:r w:rsidR="0045137A" w:rsidRPr="0045137A">
        <w:rPr>
          <w:rFonts w:ascii="Arial Narrow" w:eastAsia="Times New Roman" w:hAnsi="Arial Narrow" w:cs="Times New Roman"/>
          <w:bCs/>
          <w:i/>
          <w:color w:val="385623" w:themeColor="accent6" w:themeShade="80"/>
          <w:sz w:val="24"/>
          <w:szCs w:val="24"/>
          <w:shd w:val="clear" w:color="auto" w:fill="E7E6E6" w:themeFill="background2"/>
        </w:rPr>
        <w:t xml:space="preserve"> </w:t>
      </w:r>
      <w:r w:rsidRPr="0045137A">
        <w:rPr>
          <w:rFonts w:ascii="Arial Narrow" w:eastAsia="Times New Roman" w:hAnsi="Arial Narrow" w:cs="Times New Roman"/>
          <w:bCs/>
          <w:i/>
          <w:color w:val="385623" w:themeColor="accent6" w:themeShade="80"/>
          <w:sz w:val="24"/>
          <w:szCs w:val="24"/>
          <w:shd w:val="clear" w:color="auto" w:fill="E7E6E6" w:themeFill="background2"/>
        </w:rPr>
        <w:t>1</w:t>
      </w:r>
      <w:r w:rsidRPr="0045137A">
        <w:rPr>
          <w:rFonts w:ascii="Arial Narrow" w:eastAsia="Times New Roman" w:hAnsi="Arial Narrow" w:cs="Times New Roman"/>
          <w:bCs/>
          <w:color w:val="000000" w:themeColor="text1"/>
          <w:sz w:val="24"/>
          <w:szCs w:val="24"/>
          <w:shd w:val="clear" w:color="auto" w:fill="E7E6E6" w:themeFill="background2"/>
        </w:rPr>
        <w:t xml:space="preserve">(2) </w:t>
      </w:r>
      <w:r w:rsidRPr="00092858">
        <w:rPr>
          <w:rFonts w:ascii="Arial Narrow" w:eastAsia="Times New Roman" w:hAnsi="Arial Narrow" w:cs="Times New Roman"/>
          <w:bCs/>
          <w:color w:val="000000" w:themeColor="text1"/>
          <w:sz w:val="24"/>
          <w:szCs w:val="24"/>
        </w:rPr>
        <w:t>= '01'.</w:t>
      </w:r>
      <w:r w:rsidR="0045137A">
        <w:rPr>
          <w:rFonts w:ascii="Arial Narrow" w:eastAsia="Times New Roman" w:hAnsi="Arial Narrow" w:cs="Times New Roman"/>
          <w:bCs/>
          <w:color w:val="000000" w:themeColor="text1"/>
          <w:sz w:val="24"/>
          <w:szCs w:val="24"/>
        </w:rPr>
        <w:t xml:space="preserve"> </w:t>
      </w:r>
      <w:r w:rsidR="0045137A" w:rsidRPr="0045137A">
        <w:rPr>
          <w:rFonts w:ascii="Arial Narrow" w:eastAsia="Times New Roman" w:hAnsi="Arial Narrow" w:cs="Times New Roman"/>
          <w:bCs/>
          <w:i/>
          <w:color w:val="000000" w:themeColor="text1"/>
          <w:sz w:val="24"/>
          <w:szCs w:val="24"/>
        </w:rPr>
        <w:t>' +01</w:t>
      </w:r>
    </w:p>
    <w:p w:rsidR="00EC4E26" w:rsidRPr="0036795B" w:rsidRDefault="00EC4E26" w:rsidP="0036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Narrow" w:eastAsia="Times New Roman" w:hAnsi="Arial Narrow" w:cs="Courier New"/>
          <w:sz w:val="24"/>
          <w:szCs w:val="24"/>
        </w:rPr>
      </w:pPr>
    </w:p>
    <w:p w:rsidR="00DD0F06" w:rsidRPr="00A27549" w:rsidRDefault="00DD0F06" w:rsidP="00A27549">
      <w:pPr>
        <w:pStyle w:val="1"/>
        <w:spacing w:before="0" w:beforeAutospacing="0" w:after="0" w:afterAutospacing="0"/>
        <w:ind w:firstLine="567"/>
        <w:jc w:val="center"/>
        <w:rPr>
          <w:rFonts w:ascii="Arial Narrow" w:hAnsi="Arial Narrow"/>
          <w:sz w:val="24"/>
          <w:szCs w:val="24"/>
        </w:rPr>
      </w:pPr>
      <w:bookmarkStart w:id="25" w:name="Date_Time"/>
      <w:r w:rsidRPr="00A27549">
        <w:rPr>
          <w:rFonts w:ascii="Arial Narrow" w:hAnsi="Arial Narrow"/>
          <w:sz w:val="24"/>
          <w:szCs w:val="24"/>
        </w:rPr>
        <w:t>Date &amp; Time</w:t>
      </w:r>
    </w:p>
    <w:bookmarkEnd w:id="25"/>
    <w:p w:rsidR="00A27549" w:rsidRPr="00DE6285" w:rsidRDefault="00A27549" w:rsidP="00A27549">
      <w:pPr>
        <w:spacing w:after="0" w:line="240" w:lineRule="auto"/>
        <w:ind w:firstLine="567"/>
        <w:jc w:val="both"/>
        <w:outlineLvl w:val="0"/>
        <w:rPr>
          <w:rFonts w:ascii="Arial Narrow" w:eastAsia="Times New Roman" w:hAnsi="Arial Narrow" w:cs="Times New Roman"/>
          <w:bCs/>
          <w:kern w:val="36"/>
          <w:sz w:val="24"/>
          <w:szCs w:val="24"/>
        </w:rPr>
      </w:pPr>
      <w:r w:rsidRPr="002E64CF">
        <w:rPr>
          <w:rFonts w:ascii="Arial Narrow" w:eastAsia="Times New Roman" w:hAnsi="Arial Narrow" w:cs="Times New Roman"/>
          <w:bCs/>
          <w:kern w:val="36"/>
          <w:sz w:val="24"/>
          <w:szCs w:val="24"/>
          <w:lang w:val="ru-RU"/>
        </w:rPr>
        <w:fldChar w:fldCharType="begin"/>
      </w:r>
      <w:r w:rsidRPr="00DE6285">
        <w:rPr>
          <w:rFonts w:ascii="Arial Narrow" w:eastAsia="Times New Roman" w:hAnsi="Arial Narrow" w:cs="Times New Roman"/>
          <w:bCs/>
          <w:kern w:val="36"/>
          <w:sz w:val="24"/>
          <w:szCs w:val="24"/>
        </w:rPr>
        <w:instrText xml:space="preserve"> HYPERLINK  \l "</w:instrText>
      </w:r>
      <w:r w:rsidRPr="002E64CF">
        <w:rPr>
          <w:rFonts w:ascii="Arial Narrow" w:eastAsia="Times New Roman" w:hAnsi="Arial Narrow" w:cs="Times New Roman"/>
          <w:bCs/>
          <w:kern w:val="36"/>
          <w:sz w:val="24"/>
          <w:szCs w:val="24"/>
          <w:lang w:val="ru-RU"/>
        </w:rPr>
        <w:instrText>Содержание</w:instrText>
      </w:r>
      <w:r w:rsidRPr="00DE6285">
        <w:rPr>
          <w:rFonts w:ascii="Arial Narrow" w:eastAsia="Times New Roman" w:hAnsi="Arial Narrow" w:cs="Times New Roman"/>
          <w:bCs/>
          <w:kern w:val="36"/>
          <w:sz w:val="24"/>
          <w:szCs w:val="24"/>
        </w:rPr>
        <w:instrText xml:space="preserve">" </w:instrText>
      </w:r>
      <w:r w:rsidRPr="002E64CF">
        <w:rPr>
          <w:rFonts w:ascii="Arial Narrow" w:eastAsia="Times New Roman" w:hAnsi="Arial Narrow" w:cs="Times New Roman"/>
          <w:bCs/>
          <w:kern w:val="36"/>
          <w:sz w:val="24"/>
          <w:szCs w:val="24"/>
          <w:lang w:val="ru-RU"/>
        </w:rPr>
        <w:fldChar w:fldCharType="separate"/>
      </w:r>
      <w:r w:rsidRPr="002E64CF">
        <w:rPr>
          <w:rStyle w:val="a3"/>
          <w:rFonts w:ascii="Arial Narrow" w:eastAsia="Times New Roman" w:hAnsi="Arial Narrow" w:cs="Times New Roman"/>
          <w:bCs/>
          <w:kern w:val="36"/>
          <w:sz w:val="24"/>
          <w:szCs w:val="24"/>
          <w:u w:val="none"/>
          <w:lang w:val="ru-RU"/>
        </w:rPr>
        <w:t>Содержание</w:t>
      </w:r>
      <w:r w:rsidRPr="002E64CF">
        <w:rPr>
          <w:rFonts w:ascii="Arial Narrow" w:eastAsia="Times New Roman" w:hAnsi="Arial Narrow" w:cs="Times New Roman"/>
          <w:bCs/>
          <w:kern w:val="36"/>
          <w:sz w:val="24"/>
          <w:szCs w:val="24"/>
          <w:lang w:val="ru-RU"/>
        </w:rPr>
        <w:fldChar w:fldCharType="end"/>
      </w:r>
    </w:p>
    <w:p w:rsidR="00A27549" w:rsidRDefault="00A27549" w:rsidP="00A27549">
      <w:pPr>
        <w:spacing w:after="0" w:line="240" w:lineRule="auto"/>
        <w:ind w:firstLine="567"/>
        <w:jc w:val="both"/>
        <w:rPr>
          <w:rFonts w:ascii="Arial Narrow" w:eastAsia="Times New Roman" w:hAnsi="Arial Narrow" w:cs="Times New Roman"/>
          <w:b/>
          <w:bCs/>
          <w:sz w:val="24"/>
          <w:szCs w:val="24"/>
        </w:rPr>
      </w:pPr>
    </w:p>
    <w:p w:rsidR="00DD0F06" w:rsidRPr="00A27549" w:rsidRDefault="00DD0F06" w:rsidP="00A27549">
      <w:pPr>
        <w:spacing w:after="0" w:line="240" w:lineRule="auto"/>
        <w:ind w:firstLine="567"/>
        <w:jc w:val="both"/>
        <w:rPr>
          <w:rFonts w:ascii="Arial Narrow" w:eastAsia="Times New Roman" w:hAnsi="Arial Narrow" w:cs="Times New Roman"/>
          <w:sz w:val="24"/>
          <w:szCs w:val="24"/>
        </w:rPr>
      </w:pPr>
      <w:r w:rsidRPr="00DD0F06">
        <w:rPr>
          <w:rFonts w:ascii="Arial Narrow" w:eastAsia="Times New Roman" w:hAnsi="Arial Narrow" w:cs="Times New Roman"/>
          <w:b/>
          <w:bCs/>
          <w:sz w:val="24"/>
          <w:szCs w:val="24"/>
        </w:rPr>
        <w:t>D</w:t>
      </w:r>
      <w:r w:rsidRPr="00A27549">
        <w:rPr>
          <w:rFonts w:ascii="Arial Narrow" w:eastAsia="Times New Roman" w:hAnsi="Arial Narrow" w:cs="Times New Roman"/>
          <w:b/>
          <w:bCs/>
          <w:sz w:val="24"/>
          <w:szCs w:val="24"/>
        </w:rPr>
        <w:t xml:space="preserve"> -</w:t>
      </w:r>
      <w:r w:rsidRPr="00DD0F06">
        <w:rPr>
          <w:rFonts w:ascii="Arial Narrow" w:eastAsia="Times New Roman" w:hAnsi="Arial Narrow" w:cs="Times New Roman"/>
          <w:sz w:val="24"/>
          <w:szCs w:val="24"/>
        </w:rPr>
        <w:t xml:space="preserve"> YYYYMMDD.</w:t>
      </w:r>
    </w:p>
    <w:p w:rsidR="00DD0F06" w:rsidRPr="00A27549" w:rsidRDefault="00DD0F06" w:rsidP="00A27549">
      <w:pPr>
        <w:spacing w:after="0" w:line="240" w:lineRule="auto"/>
        <w:ind w:firstLine="567"/>
        <w:jc w:val="both"/>
        <w:rPr>
          <w:rFonts w:ascii="Arial Narrow" w:eastAsia="Times New Roman" w:hAnsi="Arial Narrow" w:cs="Times New Roman"/>
          <w:sz w:val="24"/>
          <w:szCs w:val="24"/>
        </w:rPr>
      </w:pPr>
      <w:r w:rsidRPr="00DD0F06">
        <w:rPr>
          <w:rFonts w:ascii="Arial Narrow" w:eastAsia="Times New Roman" w:hAnsi="Arial Narrow" w:cs="Times New Roman"/>
          <w:b/>
          <w:bCs/>
          <w:sz w:val="24"/>
          <w:szCs w:val="24"/>
        </w:rPr>
        <w:t>T</w:t>
      </w:r>
      <w:r w:rsidRPr="00A27549">
        <w:rPr>
          <w:rFonts w:ascii="Arial Narrow" w:eastAsia="Times New Roman" w:hAnsi="Arial Narrow" w:cs="Times New Roman"/>
          <w:b/>
          <w:bCs/>
          <w:sz w:val="24"/>
          <w:szCs w:val="24"/>
        </w:rPr>
        <w:t xml:space="preserve"> – </w:t>
      </w:r>
      <w:r w:rsidRPr="00DD0F06">
        <w:rPr>
          <w:rFonts w:ascii="Arial Narrow" w:eastAsia="Times New Roman" w:hAnsi="Arial Narrow" w:cs="Times New Roman"/>
          <w:sz w:val="24"/>
          <w:szCs w:val="24"/>
        </w:rPr>
        <w:t>HHMMSS</w:t>
      </w:r>
      <w:r w:rsidRPr="00A27549">
        <w:rPr>
          <w:rFonts w:ascii="Arial Narrow" w:eastAsia="Times New Roman" w:hAnsi="Arial Narrow" w:cs="Times New Roman"/>
          <w:sz w:val="24"/>
          <w:szCs w:val="24"/>
        </w:rPr>
        <w:t>.</w:t>
      </w:r>
    </w:p>
    <w:p w:rsidR="00DD0F06" w:rsidRPr="00A27549" w:rsidRDefault="00DD0F06" w:rsidP="00A27549">
      <w:pPr>
        <w:spacing w:after="0" w:line="240" w:lineRule="auto"/>
        <w:ind w:firstLine="567"/>
        <w:jc w:val="both"/>
        <w:rPr>
          <w:rFonts w:ascii="Arial Narrow" w:eastAsia="Times New Roman" w:hAnsi="Arial Narrow" w:cs="Times New Roman"/>
          <w:sz w:val="24"/>
          <w:szCs w:val="24"/>
        </w:rPr>
      </w:pPr>
      <w:r w:rsidRPr="00DD0F06">
        <w:rPr>
          <w:rFonts w:ascii="Arial Narrow" w:eastAsia="Times New Roman" w:hAnsi="Arial Narrow" w:cs="Times New Roman"/>
          <w:b/>
          <w:bCs/>
          <w:sz w:val="24"/>
          <w:szCs w:val="24"/>
        </w:rPr>
        <w:t>TIMESTAMP</w:t>
      </w:r>
      <w:r w:rsidRPr="00DD0F06">
        <w:rPr>
          <w:rFonts w:ascii="Arial Narrow" w:eastAsia="Times New Roman" w:hAnsi="Arial Narrow" w:cs="Times New Roman"/>
          <w:sz w:val="24"/>
          <w:szCs w:val="24"/>
        </w:rPr>
        <w:t xml:space="preserve"> </w:t>
      </w:r>
      <w:r w:rsidR="00A27549" w:rsidRPr="00A27549">
        <w:rPr>
          <w:rFonts w:ascii="Arial Narrow" w:eastAsia="Times New Roman" w:hAnsi="Arial Narrow" w:cs="Times New Roman"/>
          <w:sz w:val="24"/>
          <w:szCs w:val="24"/>
        </w:rPr>
        <w:t xml:space="preserve"> - </w:t>
      </w:r>
      <w:r w:rsidRPr="00DD0F06">
        <w:rPr>
          <w:rFonts w:ascii="Arial Narrow" w:eastAsia="Times New Roman" w:hAnsi="Arial Narrow" w:cs="Times New Roman"/>
          <w:sz w:val="24"/>
          <w:szCs w:val="24"/>
        </w:rPr>
        <w:t>YYYYMMDDhhmmss.</w:t>
      </w:r>
    </w:p>
    <w:p w:rsidR="00A27549" w:rsidRPr="00A27549" w:rsidRDefault="00A27549" w:rsidP="00A27549">
      <w:pPr>
        <w:spacing w:after="0" w:line="240" w:lineRule="auto"/>
        <w:ind w:firstLine="567"/>
        <w:jc w:val="both"/>
        <w:rPr>
          <w:rFonts w:ascii="Arial Narrow" w:eastAsia="Times New Roman" w:hAnsi="Arial Narrow" w:cs="Times New Roman"/>
          <w:sz w:val="24"/>
          <w:szCs w:val="24"/>
        </w:rPr>
      </w:pPr>
      <w:r w:rsidRPr="00A27549">
        <w:rPr>
          <w:rFonts w:ascii="Arial Narrow" w:eastAsia="Times New Roman" w:hAnsi="Arial Narrow" w:cs="Times New Roman"/>
          <w:b/>
          <w:bCs/>
          <w:sz w:val="24"/>
          <w:szCs w:val="24"/>
        </w:rPr>
        <w:t>TIMESTAMPL</w:t>
      </w:r>
      <w:r w:rsidRPr="00A27549">
        <w:rPr>
          <w:rFonts w:ascii="Arial Narrow" w:eastAsia="Times New Roman" w:hAnsi="Arial Narrow" w:cs="Times New Roman"/>
          <w:sz w:val="24"/>
          <w:szCs w:val="24"/>
        </w:rPr>
        <w:t xml:space="preserve"> - YYYYMMDDhhmmss,mmmuuun; </w:t>
      </w:r>
      <w:r w:rsidRPr="00A27549">
        <w:rPr>
          <w:rFonts w:ascii="Arial Narrow" w:eastAsia="Times New Roman" w:hAnsi="Arial Narrow" w:cs="Times New Roman"/>
          <w:sz w:val="24"/>
          <w:szCs w:val="24"/>
          <w:lang w:val="ru-RU"/>
        </w:rPr>
        <w:t>где</w:t>
      </w:r>
      <w:r w:rsidRPr="00A27549">
        <w:rPr>
          <w:rFonts w:ascii="Arial Narrow" w:eastAsia="Times New Roman" w:hAnsi="Arial Narrow" w:cs="Times New Roman"/>
          <w:sz w:val="24"/>
          <w:szCs w:val="24"/>
        </w:rPr>
        <w:t xml:space="preserve"> mmmuuun - the fractions of a second.</w:t>
      </w:r>
    </w:p>
    <w:p w:rsidR="006C722A" w:rsidRDefault="006C722A" w:rsidP="004C0076">
      <w:pPr>
        <w:spacing w:after="0" w:line="240" w:lineRule="auto"/>
        <w:ind w:firstLine="567"/>
        <w:jc w:val="both"/>
        <w:rPr>
          <w:rFonts w:ascii="Arial Narrow" w:hAnsi="Arial Narrow"/>
          <w:color w:val="000000" w:themeColor="text1"/>
          <w:sz w:val="24"/>
          <w:szCs w:val="24"/>
        </w:rPr>
      </w:pPr>
    </w:p>
    <w:p w:rsidR="00C4460F" w:rsidRDefault="00A27549" w:rsidP="00C4460F">
      <w:pPr>
        <w:pStyle w:val="2"/>
        <w:ind w:firstLine="567"/>
        <w:rPr>
          <w:rFonts w:ascii="Arial Narrow" w:hAnsi="Arial Narrow"/>
          <w:color w:val="000000" w:themeColor="text1"/>
          <w:sz w:val="24"/>
          <w:szCs w:val="24"/>
        </w:rPr>
      </w:pPr>
      <w:r w:rsidRPr="00C4460F">
        <w:rPr>
          <w:rFonts w:ascii="Arial Narrow" w:hAnsi="Arial Narrow"/>
          <w:b/>
          <w:i/>
          <w:color w:val="000000" w:themeColor="text1"/>
          <w:sz w:val="24"/>
          <w:szCs w:val="24"/>
        </w:rPr>
        <w:t>Current Date and Time</w:t>
      </w:r>
      <w:r w:rsidR="00C4460F" w:rsidRPr="00C4460F">
        <w:rPr>
          <w:rFonts w:ascii="Arial Narrow" w:hAnsi="Arial Narrow"/>
          <w:color w:val="000000" w:themeColor="text1"/>
          <w:sz w:val="24"/>
          <w:szCs w:val="24"/>
        </w:rPr>
        <w:t xml:space="preserve"> </w:t>
      </w:r>
      <w:r w:rsidR="00C4460F">
        <w:rPr>
          <w:rFonts w:ascii="Arial Narrow" w:hAnsi="Arial Narrow"/>
          <w:color w:val="000000" w:themeColor="text1"/>
          <w:sz w:val="24"/>
          <w:szCs w:val="24"/>
        </w:rPr>
        <w:t>–</w:t>
      </w:r>
      <w:r w:rsidR="00C4460F" w:rsidRPr="00C4460F">
        <w:rPr>
          <w:rFonts w:ascii="Arial Narrow" w:hAnsi="Arial Narrow"/>
          <w:color w:val="000000" w:themeColor="text1"/>
          <w:sz w:val="24"/>
          <w:szCs w:val="24"/>
        </w:rPr>
        <w:t xml:space="preserve"> </w:t>
      </w:r>
    </w:p>
    <w:p w:rsidR="00C4460F" w:rsidRPr="00C4460F" w:rsidRDefault="00A27549" w:rsidP="00D613E2">
      <w:pPr>
        <w:pStyle w:val="2"/>
        <w:numPr>
          <w:ilvl w:val="0"/>
          <w:numId w:val="10"/>
        </w:numPr>
        <w:ind w:left="1134"/>
        <w:rPr>
          <w:rStyle w:val="pln"/>
          <w:rFonts w:ascii="Arial Narrow" w:hAnsi="Arial Narrow"/>
          <w:color w:val="000000" w:themeColor="text1"/>
          <w:sz w:val="24"/>
          <w:szCs w:val="24"/>
        </w:rPr>
      </w:pPr>
      <w:r w:rsidRPr="00C4460F">
        <w:rPr>
          <w:rStyle w:val="pln"/>
          <w:rFonts w:ascii="Arial Narrow" w:hAnsi="Arial Narrow"/>
          <w:b/>
          <w:i/>
          <w:color w:val="000000" w:themeColor="text1"/>
          <w:sz w:val="24"/>
          <w:szCs w:val="24"/>
        </w:rPr>
        <w:t>SY</w:t>
      </w:r>
      <w:r w:rsidRPr="00C4460F">
        <w:rPr>
          <w:rStyle w:val="pun"/>
          <w:rFonts w:ascii="Arial Narrow" w:hAnsi="Arial Narrow"/>
          <w:b/>
          <w:i/>
          <w:color w:val="000000" w:themeColor="text1"/>
          <w:sz w:val="24"/>
          <w:szCs w:val="24"/>
        </w:rPr>
        <w:t>-</w:t>
      </w:r>
      <w:r w:rsidRPr="00C4460F">
        <w:rPr>
          <w:rStyle w:val="pln"/>
          <w:rFonts w:ascii="Arial Narrow" w:hAnsi="Arial Narrow"/>
          <w:b/>
          <w:i/>
          <w:color w:val="000000" w:themeColor="text1"/>
          <w:sz w:val="24"/>
          <w:szCs w:val="24"/>
        </w:rPr>
        <w:t>DATUM</w:t>
      </w:r>
      <w:r w:rsidRPr="00C4460F">
        <w:rPr>
          <w:rStyle w:val="pln"/>
          <w:rFonts w:ascii="Arial Narrow" w:hAnsi="Arial Narrow"/>
          <w:color w:val="000000" w:themeColor="text1"/>
          <w:sz w:val="24"/>
          <w:szCs w:val="24"/>
        </w:rPr>
        <w:t xml:space="preserve"> </w:t>
      </w:r>
      <w:r w:rsidR="00C4460F" w:rsidRPr="00C4460F">
        <w:rPr>
          <w:rStyle w:val="pln"/>
          <w:rFonts w:ascii="Arial Narrow" w:hAnsi="Arial Narrow"/>
          <w:color w:val="000000" w:themeColor="text1"/>
          <w:sz w:val="24"/>
          <w:szCs w:val="24"/>
        </w:rPr>
        <w:t>– TYPE D.</w:t>
      </w:r>
    </w:p>
    <w:p w:rsidR="00C4460F" w:rsidRPr="00C4460F" w:rsidRDefault="00C4460F" w:rsidP="00D613E2">
      <w:pPr>
        <w:pStyle w:val="2"/>
        <w:numPr>
          <w:ilvl w:val="0"/>
          <w:numId w:val="10"/>
        </w:numPr>
        <w:ind w:left="1134"/>
        <w:rPr>
          <w:rStyle w:val="pln"/>
          <w:rFonts w:ascii="Arial Narrow" w:hAnsi="Arial Narrow"/>
          <w:color w:val="000000" w:themeColor="text1"/>
          <w:sz w:val="24"/>
          <w:szCs w:val="24"/>
        </w:rPr>
      </w:pPr>
      <w:r w:rsidRPr="00C4460F">
        <w:rPr>
          <w:rFonts w:ascii="Arial Narrow" w:eastAsia="Times New Roman" w:hAnsi="Arial Narrow" w:cs="Courier New"/>
          <w:b/>
          <w:i/>
          <w:color w:val="000000" w:themeColor="text1"/>
          <w:sz w:val="24"/>
          <w:szCs w:val="24"/>
        </w:rPr>
        <w:t>SY-UZEIT</w:t>
      </w:r>
      <w:r>
        <w:rPr>
          <w:rFonts w:ascii="Arial Narrow" w:eastAsia="Times New Roman" w:hAnsi="Arial Narrow" w:cs="Courier New"/>
          <w:color w:val="000000" w:themeColor="text1"/>
          <w:sz w:val="24"/>
          <w:szCs w:val="24"/>
        </w:rPr>
        <w:t xml:space="preserve"> </w:t>
      </w:r>
      <w:r w:rsidRPr="00C4460F">
        <w:rPr>
          <w:rStyle w:val="pln"/>
          <w:rFonts w:ascii="Arial Narrow" w:hAnsi="Arial Narrow"/>
          <w:color w:val="000000" w:themeColor="text1"/>
          <w:sz w:val="24"/>
          <w:szCs w:val="24"/>
        </w:rPr>
        <w:t xml:space="preserve">– TYPE </w:t>
      </w:r>
      <w:r>
        <w:rPr>
          <w:rStyle w:val="pln"/>
          <w:rFonts w:ascii="Arial Narrow" w:hAnsi="Arial Narrow"/>
          <w:color w:val="000000" w:themeColor="text1"/>
          <w:sz w:val="24"/>
          <w:szCs w:val="24"/>
        </w:rPr>
        <w:t>T</w:t>
      </w:r>
      <w:r w:rsidRPr="00C4460F">
        <w:rPr>
          <w:rStyle w:val="pln"/>
          <w:rFonts w:ascii="Arial Narrow" w:hAnsi="Arial Narrow"/>
          <w:color w:val="000000" w:themeColor="text1"/>
          <w:sz w:val="24"/>
          <w:szCs w:val="24"/>
        </w:rPr>
        <w:t>.</w:t>
      </w:r>
    </w:p>
    <w:p w:rsidR="00C4460F" w:rsidRDefault="00C4460F" w:rsidP="00C4460F">
      <w:pPr>
        <w:pStyle w:val="2"/>
        <w:ind w:firstLine="567"/>
        <w:rPr>
          <w:rFonts w:ascii="Arial Narrow" w:eastAsia="Times New Roman" w:hAnsi="Arial Narrow" w:cs="Courier New"/>
          <w:color w:val="000000" w:themeColor="text1"/>
          <w:sz w:val="24"/>
          <w:szCs w:val="24"/>
        </w:rPr>
      </w:pPr>
    </w:p>
    <w:p w:rsidR="00C4460F" w:rsidRPr="00C4460F" w:rsidRDefault="00C4460F" w:rsidP="00C4460F">
      <w:pPr>
        <w:spacing w:after="0" w:line="240" w:lineRule="auto"/>
        <w:ind w:firstLine="567"/>
        <w:jc w:val="both"/>
        <w:rPr>
          <w:rFonts w:ascii="Arial Narrow" w:hAnsi="Arial Narrow"/>
          <w:sz w:val="24"/>
          <w:szCs w:val="24"/>
        </w:rPr>
      </w:pPr>
      <w:r w:rsidRPr="00C4460F">
        <w:rPr>
          <w:rFonts w:ascii="Arial Narrow" w:hAnsi="Arial Narrow"/>
          <w:sz w:val="24"/>
          <w:szCs w:val="24"/>
        </w:rPr>
        <w:t xml:space="preserve">The system field </w:t>
      </w:r>
      <w:r w:rsidRPr="00C4460F">
        <w:rPr>
          <w:rFonts w:ascii="Arial Narrow" w:hAnsi="Arial Narrow"/>
          <w:b/>
          <w:sz w:val="24"/>
          <w:szCs w:val="24"/>
        </w:rPr>
        <w:t>SY-ZONLO</w:t>
      </w:r>
      <w:r w:rsidRPr="00C4460F">
        <w:rPr>
          <w:rFonts w:ascii="Arial Narrow" w:hAnsi="Arial Narrow"/>
          <w:sz w:val="24"/>
          <w:szCs w:val="24"/>
        </w:rPr>
        <w:t xml:space="preserve"> is used to display </w:t>
      </w:r>
      <w:r w:rsidRPr="00930CDE">
        <w:rPr>
          <w:rFonts w:ascii="Arial Narrow" w:hAnsi="Arial Narrow"/>
          <w:i/>
          <w:color w:val="002060"/>
          <w:sz w:val="24"/>
          <w:szCs w:val="24"/>
        </w:rPr>
        <w:t>the local time zone</w:t>
      </w:r>
      <w:r w:rsidRPr="00C4460F">
        <w:rPr>
          <w:rFonts w:ascii="Arial Narrow" w:hAnsi="Arial Narrow"/>
          <w:color w:val="002060"/>
          <w:sz w:val="24"/>
          <w:szCs w:val="24"/>
        </w:rPr>
        <w:t xml:space="preserve"> </w:t>
      </w:r>
      <w:r w:rsidRPr="00C4460F">
        <w:rPr>
          <w:rFonts w:ascii="Arial Narrow" w:hAnsi="Arial Narrow"/>
          <w:sz w:val="24"/>
          <w:szCs w:val="24"/>
        </w:rPr>
        <w:t>configured in the user’s preferences.</w:t>
      </w:r>
    </w:p>
    <w:p w:rsidR="00C4460F" w:rsidRDefault="00C4460F" w:rsidP="00C44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p>
    <w:p w:rsidR="00C4460F" w:rsidRPr="00C4460F" w:rsidRDefault="00C4460F" w:rsidP="00930CD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C4460F">
        <w:rPr>
          <w:rFonts w:ascii="Arial Narrow" w:eastAsia="Times New Roman" w:hAnsi="Arial Narrow" w:cs="Courier New"/>
          <w:sz w:val="24"/>
          <w:szCs w:val="24"/>
        </w:rPr>
        <w:t xml:space="preserve">TIME ZONE </w:t>
      </w:r>
      <w:r w:rsidRPr="00930CDE">
        <w:rPr>
          <w:rFonts w:ascii="Arial Narrow" w:eastAsia="Times New Roman" w:hAnsi="Arial Narrow" w:cs="Courier New"/>
          <w:i/>
          <w:color w:val="385623" w:themeColor="accent6" w:themeShade="80"/>
          <w:sz w:val="24"/>
          <w:szCs w:val="24"/>
        </w:rPr>
        <w:t>SY-ZONLO</w:t>
      </w:r>
      <w:r w:rsidRPr="00C4460F">
        <w:rPr>
          <w:rFonts w:ascii="Arial Narrow" w:eastAsia="Times New Roman" w:hAnsi="Arial Narrow" w:cs="Courier New"/>
          <w:sz w:val="24"/>
          <w:szCs w:val="24"/>
        </w:rPr>
        <w:t>.</w:t>
      </w:r>
    </w:p>
    <w:p w:rsidR="004E0341" w:rsidRPr="00230900" w:rsidRDefault="004E0341" w:rsidP="00C4460F"/>
    <w:p w:rsidR="00E66BA9" w:rsidRPr="00E66BA9" w:rsidRDefault="00E66BA9" w:rsidP="00E66BA9">
      <w:pPr>
        <w:pStyle w:val="1"/>
        <w:spacing w:before="0" w:beforeAutospacing="0" w:after="0" w:afterAutospacing="0"/>
        <w:ind w:firstLine="567"/>
        <w:jc w:val="center"/>
        <w:rPr>
          <w:rFonts w:ascii="Arial Narrow" w:hAnsi="Arial Narrow"/>
          <w:sz w:val="24"/>
          <w:szCs w:val="24"/>
        </w:rPr>
      </w:pPr>
      <w:bookmarkStart w:id="26" w:name="ABAP_Selection_Screen"/>
      <w:r w:rsidRPr="00E66BA9">
        <w:rPr>
          <w:rFonts w:ascii="Arial Narrow" w:hAnsi="Arial Narrow"/>
          <w:sz w:val="24"/>
          <w:szCs w:val="24"/>
        </w:rPr>
        <w:t>ABAP Selection Screen</w:t>
      </w:r>
    </w:p>
    <w:bookmarkEnd w:id="26"/>
    <w:p w:rsidR="00E66BA9" w:rsidRDefault="00E66BA9" w:rsidP="00E66BA9">
      <w:pPr>
        <w:pStyle w:val="1"/>
        <w:spacing w:before="0" w:beforeAutospacing="0" w:after="0" w:afterAutospacing="0"/>
        <w:ind w:firstLine="567"/>
        <w:jc w:val="center"/>
        <w:rPr>
          <w:rFonts w:ascii="Arial Narrow" w:hAnsi="Arial Narrow"/>
          <w:b w:val="0"/>
          <w:sz w:val="24"/>
          <w:szCs w:val="24"/>
        </w:rPr>
      </w:pPr>
      <w:r w:rsidRPr="00E66BA9">
        <w:rPr>
          <w:rFonts w:ascii="Arial Narrow" w:hAnsi="Arial Narrow"/>
          <w:b w:val="0"/>
          <w:sz w:val="24"/>
          <w:szCs w:val="24"/>
        </w:rPr>
        <w:fldChar w:fldCharType="begin"/>
      </w:r>
      <w:r w:rsidRPr="00E66BA9">
        <w:rPr>
          <w:rFonts w:ascii="Arial Narrow" w:hAnsi="Arial Narrow"/>
          <w:b w:val="0"/>
          <w:sz w:val="24"/>
          <w:szCs w:val="24"/>
        </w:rPr>
        <w:instrText xml:space="preserve"> HYPERLINK "https://www.saptutorial.org/abap-selection-screen-part-5/" </w:instrText>
      </w:r>
      <w:r w:rsidRPr="00E66BA9">
        <w:rPr>
          <w:rFonts w:ascii="Arial Narrow" w:hAnsi="Arial Narrow"/>
          <w:b w:val="0"/>
          <w:sz w:val="24"/>
          <w:szCs w:val="24"/>
        </w:rPr>
        <w:fldChar w:fldCharType="separate"/>
      </w:r>
      <w:r w:rsidRPr="00E66BA9">
        <w:rPr>
          <w:rStyle w:val="a3"/>
          <w:rFonts w:ascii="Arial Narrow" w:hAnsi="Arial Narrow"/>
          <w:b w:val="0"/>
          <w:sz w:val="24"/>
          <w:szCs w:val="24"/>
          <w:u w:val="none"/>
        </w:rPr>
        <w:t>https://www.saptutorial.org/abap-selection-screen-part-5/</w:t>
      </w:r>
      <w:r w:rsidRPr="00E66BA9">
        <w:rPr>
          <w:rFonts w:ascii="Arial Narrow" w:hAnsi="Arial Narrow"/>
          <w:b w:val="0"/>
          <w:sz w:val="24"/>
          <w:szCs w:val="24"/>
        </w:rPr>
        <w:fldChar w:fldCharType="end"/>
      </w:r>
    </w:p>
    <w:p w:rsidR="00E66BA9" w:rsidRPr="00676FFC" w:rsidRDefault="00912F9E" w:rsidP="00E66BA9">
      <w:pPr>
        <w:spacing w:after="0" w:line="240" w:lineRule="auto"/>
        <w:ind w:firstLine="567"/>
        <w:jc w:val="both"/>
        <w:outlineLvl w:val="0"/>
        <w:rPr>
          <w:rFonts w:ascii="Arial Narrow" w:eastAsia="Times New Roman" w:hAnsi="Arial Narrow" w:cs="Times New Roman"/>
          <w:bCs/>
          <w:kern w:val="36"/>
          <w:sz w:val="24"/>
          <w:szCs w:val="24"/>
        </w:rPr>
      </w:pPr>
      <w:hyperlink w:anchor="Содержание" w:history="1">
        <w:r w:rsidR="00E66BA9" w:rsidRPr="002E64CF">
          <w:rPr>
            <w:rStyle w:val="a3"/>
            <w:rFonts w:ascii="Arial Narrow" w:eastAsia="Times New Roman" w:hAnsi="Arial Narrow" w:cs="Times New Roman"/>
            <w:bCs/>
            <w:kern w:val="36"/>
            <w:sz w:val="24"/>
            <w:szCs w:val="24"/>
            <w:u w:val="none"/>
            <w:lang w:val="ru-RU"/>
          </w:rPr>
          <w:t>Содержание</w:t>
        </w:r>
      </w:hyperlink>
    </w:p>
    <w:tbl>
      <w:tblPr>
        <w:tblW w:w="9766" w:type="dxa"/>
        <w:tblCellSpacing w:w="15" w:type="dxa"/>
        <w:tblInd w:w="647" w:type="dxa"/>
        <w:tblCellMar>
          <w:top w:w="15" w:type="dxa"/>
          <w:left w:w="15" w:type="dxa"/>
          <w:bottom w:w="15" w:type="dxa"/>
          <w:right w:w="15" w:type="dxa"/>
        </w:tblCellMar>
        <w:tblLook w:val="04A0" w:firstRow="1" w:lastRow="0" w:firstColumn="1" w:lastColumn="0" w:noHBand="0" w:noVBand="1"/>
      </w:tblPr>
      <w:tblGrid>
        <w:gridCol w:w="2332"/>
        <w:gridCol w:w="7434"/>
      </w:tblGrid>
      <w:tr w:rsidR="00E66BA9" w:rsidRPr="00E66BA9" w:rsidTr="000F4A7D">
        <w:trPr>
          <w:tblHeader/>
          <w:tblCellSpacing w:w="15" w:type="dxa"/>
        </w:trPr>
        <w:tc>
          <w:tcPr>
            <w:tcW w:w="2287" w:type="dxa"/>
            <w:vAlign w:val="center"/>
            <w:hideMark/>
          </w:tcPr>
          <w:p w:rsidR="00E66BA9" w:rsidRPr="00E66BA9" w:rsidRDefault="00E66BA9" w:rsidP="00E66BA9">
            <w:pPr>
              <w:spacing w:after="0" w:line="240" w:lineRule="auto"/>
              <w:jc w:val="center"/>
              <w:rPr>
                <w:rFonts w:ascii="Arial Narrow" w:eastAsia="Times New Roman" w:hAnsi="Arial Narrow" w:cs="Times New Roman"/>
                <w:b/>
                <w:bCs/>
                <w:sz w:val="24"/>
                <w:szCs w:val="24"/>
              </w:rPr>
            </w:pPr>
            <w:r w:rsidRPr="00E66BA9">
              <w:rPr>
                <w:rFonts w:ascii="Arial Narrow" w:eastAsia="Times New Roman" w:hAnsi="Arial Narrow" w:cs="Times New Roman"/>
                <w:b/>
                <w:bCs/>
                <w:sz w:val="24"/>
                <w:szCs w:val="24"/>
              </w:rPr>
              <w:t>Keyword</w:t>
            </w:r>
          </w:p>
        </w:tc>
        <w:tc>
          <w:tcPr>
            <w:tcW w:w="7389" w:type="dxa"/>
            <w:vAlign w:val="center"/>
            <w:hideMark/>
          </w:tcPr>
          <w:p w:rsidR="00E66BA9" w:rsidRPr="00E66BA9" w:rsidRDefault="00E66BA9" w:rsidP="00E66BA9">
            <w:pPr>
              <w:spacing w:after="0" w:line="240" w:lineRule="auto"/>
              <w:jc w:val="center"/>
              <w:rPr>
                <w:rFonts w:ascii="Arial Narrow" w:eastAsia="Times New Roman" w:hAnsi="Arial Narrow" w:cs="Times New Roman"/>
                <w:b/>
                <w:bCs/>
                <w:sz w:val="24"/>
                <w:szCs w:val="24"/>
              </w:rPr>
            </w:pPr>
            <w:r w:rsidRPr="00E66BA9">
              <w:rPr>
                <w:rFonts w:ascii="Arial Narrow" w:eastAsia="Times New Roman" w:hAnsi="Arial Narrow" w:cs="Times New Roman"/>
                <w:b/>
                <w:bCs/>
                <w:sz w:val="24"/>
                <w:szCs w:val="24"/>
              </w:rPr>
              <w:t>Description</w:t>
            </w:r>
          </w:p>
        </w:tc>
      </w:tr>
      <w:tr w:rsidR="00E66BA9" w:rsidRPr="00E66BA9" w:rsidTr="000F4A7D">
        <w:trPr>
          <w:tblCellSpacing w:w="15" w:type="dxa"/>
        </w:trPr>
        <w:tc>
          <w:tcPr>
            <w:tcW w:w="2287" w:type="dxa"/>
            <w:vAlign w:val="center"/>
            <w:hideMark/>
          </w:tcPr>
          <w:p w:rsidR="00E66BA9" w:rsidRPr="00E66BA9" w:rsidRDefault="00E66BA9" w:rsidP="00E66BA9">
            <w:pPr>
              <w:spacing w:after="0" w:line="240" w:lineRule="auto"/>
              <w:jc w:val="both"/>
              <w:rPr>
                <w:rFonts w:ascii="Arial Narrow" w:eastAsia="Times New Roman" w:hAnsi="Arial Narrow" w:cs="Times New Roman"/>
                <w:sz w:val="24"/>
                <w:szCs w:val="24"/>
              </w:rPr>
            </w:pPr>
            <w:r w:rsidRPr="00E66BA9">
              <w:rPr>
                <w:rFonts w:ascii="Arial Narrow" w:eastAsia="Times New Roman" w:hAnsi="Arial Narrow" w:cs="Times New Roman"/>
                <w:sz w:val="24"/>
                <w:szCs w:val="24"/>
              </w:rPr>
              <w:t>SELECTION-SCREEN</w:t>
            </w:r>
          </w:p>
        </w:tc>
        <w:tc>
          <w:tcPr>
            <w:tcW w:w="7389" w:type="dxa"/>
            <w:vAlign w:val="center"/>
            <w:hideMark/>
          </w:tcPr>
          <w:p w:rsidR="00E66BA9" w:rsidRPr="00E66BA9" w:rsidRDefault="00E66BA9" w:rsidP="00E66BA9">
            <w:pPr>
              <w:spacing w:after="0" w:line="240" w:lineRule="auto"/>
              <w:jc w:val="both"/>
              <w:rPr>
                <w:rFonts w:ascii="Arial Narrow" w:eastAsia="Times New Roman" w:hAnsi="Arial Narrow" w:cs="Times New Roman"/>
                <w:sz w:val="24"/>
                <w:szCs w:val="24"/>
              </w:rPr>
            </w:pPr>
            <w:r w:rsidRPr="00E66BA9">
              <w:rPr>
                <w:rFonts w:ascii="Arial Narrow" w:eastAsia="Times New Roman" w:hAnsi="Arial Narrow" w:cs="Times New Roman"/>
                <w:sz w:val="24"/>
                <w:szCs w:val="24"/>
              </w:rPr>
              <w:t>Defines a screen</w:t>
            </w:r>
          </w:p>
        </w:tc>
      </w:tr>
      <w:tr w:rsidR="00E66BA9" w:rsidRPr="00E66BA9" w:rsidTr="000F4A7D">
        <w:trPr>
          <w:tblCellSpacing w:w="15" w:type="dxa"/>
        </w:trPr>
        <w:tc>
          <w:tcPr>
            <w:tcW w:w="2287" w:type="dxa"/>
            <w:vAlign w:val="center"/>
            <w:hideMark/>
          </w:tcPr>
          <w:p w:rsidR="00E66BA9" w:rsidRPr="00E66BA9" w:rsidRDefault="00E66BA9" w:rsidP="00E66BA9">
            <w:pPr>
              <w:spacing w:after="0" w:line="240" w:lineRule="auto"/>
              <w:jc w:val="both"/>
              <w:rPr>
                <w:rFonts w:ascii="Arial Narrow" w:eastAsia="Times New Roman" w:hAnsi="Arial Narrow" w:cs="Times New Roman"/>
                <w:sz w:val="24"/>
                <w:szCs w:val="24"/>
              </w:rPr>
            </w:pPr>
            <w:r w:rsidRPr="00E66BA9">
              <w:rPr>
                <w:rFonts w:ascii="Arial Narrow" w:eastAsia="Times New Roman" w:hAnsi="Arial Narrow" w:cs="Times New Roman"/>
                <w:sz w:val="24"/>
                <w:szCs w:val="24"/>
              </w:rPr>
              <w:t>PARAMETER</w:t>
            </w:r>
          </w:p>
        </w:tc>
        <w:tc>
          <w:tcPr>
            <w:tcW w:w="7389" w:type="dxa"/>
            <w:vAlign w:val="center"/>
            <w:hideMark/>
          </w:tcPr>
          <w:p w:rsidR="00E66BA9" w:rsidRPr="00E66BA9" w:rsidRDefault="00E66BA9" w:rsidP="00E66BA9">
            <w:pPr>
              <w:spacing w:after="0" w:line="240" w:lineRule="auto"/>
              <w:jc w:val="both"/>
              <w:rPr>
                <w:rFonts w:ascii="Arial Narrow" w:eastAsia="Times New Roman" w:hAnsi="Arial Narrow" w:cs="Times New Roman"/>
                <w:sz w:val="24"/>
                <w:szCs w:val="24"/>
              </w:rPr>
            </w:pPr>
            <w:r w:rsidRPr="00E66BA9">
              <w:rPr>
                <w:rFonts w:ascii="Arial Narrow" w:eastAsia="Times New Roman" w:hAnsi="Arial Narrow" w:cs="Times New Roman"/>
                <w:sz w:val="24"/>
                <w:szCs w:val="24"/>
              </w:rPr>
              <w:t>Gets input for a single variable from</w:t>
            </w:r>
            <w:r>
              <w:rPr>
                <w:rFonts w:ascii="Arial Narrow" w:eastAsia="Times New Roman" w:hAnsi="Arial Narrow" w:cs="Times New Roman"/>
                <w:sz w:val="24"/>
                <w:szCs w:val="24"/>
              </w:rPr>
              <w:t xml:space="preserve"> </w:t>
            </w:r>
            <w:r w:rsidRPr="00E66BA9">
              <w:rPr>
                <w:rFonts w:ascii="Arial Narrow" w:eastAsia="Times New Roman" w:hAnsi="Arial Narrow" w:cs="Times New Roman"/>
                <w:sz w:val="24"/>
                <w:szCs w:val="24"/>
              </w:rPr>
              <w:t>the user</w:t>
            </w:r>
          </w:p>
        </w:tc>
      </w:tr>
      <w:tr w:rsidR="00E66BA9" w:rsidRPr="00E66BA9" w:rsidTr="000F4A7D">
        <w:trPr>
          <w:tblCellSpacing w:w="15" w:type="dxa"/>
        </w:trPr>
        <w:tc>
          <w:tcPr>
            <w:tcW w:w="2287" w:type="dxa"/>
            <w:vAlign w:val="center"/>
            <w:hideMark/>
          </w:tcPr>
          <w:p w:rsidR="00E66BA9" w:rsidRPr="00E66BA9" w:rsidRDefault="00E66BA9" w:rsidP="00E66BA9">
            <w:pPr>
              <w:spacing w:after="0" w:line="240" w:lineRule="auto"/>
              <w:jc w:val="both"/>
              <w:rPr>
                <w:rFonts w:ascii="Arial Narrow" w:eastAsia="Times New Roman" w:hAnsi="Arial Narrow" w:cs="Times New Roman"/>
                <w:sz w:val="24"/>
                <w:szCs w:val="24"/>
              </w:rPr>
            </w:pPr>
            <w:r w:rsidRPr="00E66BA9">
              <w:rPr>
                <w:rFonts w:ascii="Arial Narrow" w:eastAsia="Times New Roman" w:hAnsi="Arial Narrow" w:cs="Times New Roman"/>
                <w:sz w:val="24"/>
                <w:szCs w:val="24"/>
              </w:rPr>
              <w:t>SELECT-OPTIONS</w:t>
            </w:r>
          </w:p>
        </w:tc>
        <w:tc>
          <w:tcPr>
            <w:tcW w:w="7389" w:type="dxa"/>
            <w:vAlign w:val="center"/>
            <w:hideMark/>
          </w:tcPr>
          <w:p w:rsidR="00E66BA9" w:rsidRPr="00E66BA9" w:rsidRDefault="00E66BA9" w:rsidP="00E66BA9">
            <w:pPr>
              <w:spacing w:after="0" w:line="240" w:lineRule="auto"/>
              <w:jc w:val="both"/>
              <w:rPr>
                <w:rFonts w:ascii="Arial Narrow" w:eastAsia="Times New Roman" w:hAnsi="Arial Narrow" w:cs="Times New Roman"/>
                <w:sz w:val="24"/>
                <w:szCs w:val="24"/>
              </w:rPr>
            </w:pPr>
            <w:r w:rsidRPr="00E66BA9">
              <w:rPr>
                <w:rFonts w:ascii="Arial Narrow" w:eastAsia="Times New Roman" w:hAnsi="Arial Narrow" w:cs="Times New Roman"/>
                <w:sz w:val="24"/>
                <w:szCs w:val="24"/>
              </w:rPr>
              <w:t>Gets a range of data from the user</w:t>
            </w:r>
          </w:p>
        </w:tc>
      </w:tr>
      <w:tr w:rsidR="00E66BA9" w:rsidRPr="00E66BA9" w:rsidTr="000F4A7D">
        <w:trPr>
          <w:tblCellSpacing w:w="15" w:type="dxa"/>
        </w:trPr>
        <w:tc>
          <w:tcPr>
            <w:tcW w:w="2287" w:type="dxa"/>
            <w:vAlign w:val="center"/>
            <w:hideMark/>
          </w:tcPr>
          <w:p w:rsidR="00E66BA9" w:rsidRPr="00E66BA9" w:rsidRDefault="00E66BA9" w:rsidP="00E66BA9">
            <w:pPr>
              <w:spacing w:after="0" w:line="240" w:lineRule="auto"/>
              <w:jc w:val="both"/>
              <w:rPr>
                <w:rFonts w:ascii="Arial Narrow" w:eastAsia="Times New Roman" w:hAnsi="Arial Narrow" w:cs="Times New Roman"/>
                <w:sz w:val="24"/>
                <w:szCs w:val="24"/>
              </w:rPr>
            </w:pPr>
            <w:r w:rsidRPr="00E66BA9">
              <w:rPr>
                <w:rFonts w:ascii="Arial Narrow" w:eastAsia="Times New Roman" w:hAnsi="Arial Narrow" w:cs="Times New Roman"/>
                <w:sz w:val="24"/>
                <w:szCs w:val="24"/>
              </w:rPr>
              <w:t>BLOCK</w:t>
            </w:r>
          </w:p>
        </w:tc>
        <w:tc>
          <w:tcPr>
            <w:tcW w:w="7389" w:type="dxa"/>
            <w:vAlign w:val="center"/>
            <w:hideMark/>
          </w:tcPr>
          <w:p w:rsidR="00E66BA9" w:rsidRPr="00E66BA9" w:rsidRDefault="00E66BA9" w:rsidP="00E66BA9">
            <w:pPr>
              <w:spacing w:after="0" w:line="240" w:lineRule="auto"/>
              <w:jc w:val="both"/>
              <w:rPr>
                <w:rFonts w:ascii="Arial Narrow" w:eastAsia="Times New Roman" w:hAnsi="Arial Narrow" w:cs="Times New Roman"/>
                <w:sz w:val="24"/>
                <w:szCs w:val="24"/>
              </w:rPr>
            </w:pPr>
            <w:r w:rsidRPr="00E66BA9">
              <w:rPr>
                <w:rFonts w:ascii="Arial Narrow" w:eastAsia="Times New Roman" w:hAnsi="Arial Narrow" w:cs="Times New Roman"/>
                <w:sz w:val="24"/>
                <w:szCs w:val="24"/>
              </w:rPr>
              <w:t>Used to organize the different input</w:t>
            </w:r>
            <w:r>
              <w:rPr>
                <w:rFonts w:ascii="Arial Narrow" w:eastAsia="Times New Roman" w:hAnsi="Arial Narrow" w:cs="Times New Roman"/>
                <w:sz w:val="24"/>
                <w:szCs w:val="24"/>
              </w:rPr>
              <w:t xml:space="preserve"> </w:t>
            </w:r>
            <w:r w:rsidRPr="00E66BA9">
              <w:rPr>
                <w:rFonts w:ascii="Arial Narrow" w:eastAsia="Times New Roman" w:hAnsi="Arial Narrow" w:cs="Times New Roman"/>
                <w:sz w:val="24"/>
                <w:szCs w:val="24"/>
              </w:rPr>
              <w:t>items on the screen</w:t>
            </w:r>
          </w:p>
        </w:tc>
      </w:tr>
    </w:tbl>
    <w:p w:rsidR="00A27549" w:rsidRDefault="00A27549" w:rsidP="004C0076">
      <w:pPr>
        <w:spacing w:after="0" w:line="240" w:lineRule="auto"/>
        <w:ind w:firstLine="567"/>
        <w:jc w:val="both"/>
        <w:rPr>
          <w:rFonts w:ascii="Arial Narrow" w:hAnsi="Arial Narrow"/>
          <w:color w:val="000000" w:themeColor="text1"/>
          <w:sz w:val="24"/>
          <w:szCs w:val="24"/>
        </w:rPr>
      </w:pPr>
    </w:p>
    <w:p w:rsidR="005B5438" w:rsidRDefault="00E66BA9" w:rsidP="004C0076">
      <w:pPr>
        <w:spacing w:after="0" w:line="240" w:lineRule="auto"/>
        <w:ind w:firstLine="567"/>
        <w:jc w:val="both"/>
        <w:rPr>
          <w:rFonts w:ascii="Arial Narrow" w:hAnsi="Arial Narrow"/>
          <w:sz w:val="24"/>
          <w:szCs w:val="24"/>
        </w:rPr>
      </w:pPr>
      <w:r w:rsidRPr="00E66BA9">
        <w:rPr>
          <w:rFonts w:ascii="Arial Narrow" w:hAnsi="Arial Narrow"/>
          <w:sz w:val="24"/>
          <w:szCs w:val="24"/>
        </w:rPr>
        <w:t xml:space="preserve">You can gather data from the user using the </w:t>
      </w:r>
      <w:r w:rsidRPr="00D14827">
        <w:rPr>
          <w:rStyle w:val="a5"/>
          <w:rFonts w:ascii="Arial Narrow" w:hAnsi="Arial Narrow"/>
          <w:b/>
          <w:sz w:val="24"/>
          <w:szCs w:val="24"/>
        </w:rPr>
        <w:t>PARAMETER</w:t>
      </w:r>
      <w:r w:rsidRPr="00D14827">
        <w:rPr>
          <w:rFonts w:ascii="Arial Narrow" w:hAnsi="Arial Narrow"/>
          <w:b/>
          <w:sz w:val="24"/>
          <w:szCs w:val="24"/>
        </w:rPr>
        <w:t xml:space="preserve"> </w:t>
      </w:r>
      <w:r w:rsidRPr="00D14827">
        <w:rPr>
          <w:rFonts w:ascii="Arial Narrow" w:hAnsi="Arial Narrow"/>
          <w:sz w:val="24"/>
          <w:szCs w:val="24"/>
        </w:rPr>
        <w:t xml:space="preserve">and </w:t>
      </w:r>
      <w:r w:rsidRPr="00D14827">
        <w:rPr>
          <w:rStyle w:val="a5"/>
          <w:rFonts w:ascii="Arial Narrow" w:hAnsi="Arial Narrow"/>
          <w:b/>
          <w:sz w:val="24"/>
          <w:szCs w:val="24"/>
        </w:rPr>
        <w:t>SELECT-OPTIONS</w:t>
      </w:r>
      <w:r w:rsidRPr="00E66BA9">
        <w:rPr>
          <w:rFonts w:ascii="Arial Narrow" w:hAnsi="Arial Narrow"/>
          <w:sz w:val="24"/>
          <w:szCs w:val="24"/>
        </w:rPr>
        <w:t xml:space="preserve"> keywords but </w:t>
      </w:r>
      <w:r w:rsidRPr="00A36F3D">
        <w:rPr>
          <w:rFonts w:ascii="Arial Narrow" w:hAnsi="Arial Narrow"/>
          <w:i/>
          <w:color w:val="002060"/>
          <w:sz w:val="24"/>
          <w:szCs w:val="24"/>
        </w:rPr>
        <w:t>those keywords must be contained</w:t>
      </w:r>
      <w:r w:rsidRPr="00A36F3D">
        <w:rPr>
          <w:rFonts w:ascii="Arial Narrow" w:hAnsi="Arial Narrow"/>
          <w:sz w:val="24"/>
          <w:szCs w:val="24"/>
        </w:rPr>
        <w:t xml:space="preserve"> </w:t>
      </w:r>
      <w:r w:rsidRPr="00A36F3D">
        <w:rPr>
          <w:rFonts w:ascii="Arial Narrow" w:hAnsi="Arial Narrow"/>
          <w:color w:val="000000" w:themeColor="text1"/>
          <w:sz w:val="24"/>
          <w:szCs w:val="24"/>
        </w:rPr>
        <w:t>inside a SCREEN or a within a BLOCK inside a screen</w:t>
      </w:r>
      <w:r w:rsidRPr="00E66BA9">
        <w:rPr>
          <w:rFonts w:ascii="Arial Narrow" w:hAnsi="Arial Narrow"/>
          <w:sz w:val="24"/>
          <w:szCs w:val="24"/>
        </w:rPr>
        <w:t xml:space="preserve">. </w:t>
      </w:r>
    </w:p>
    <w:p w:rsidR="005B5438" w:rsidRDefault="005B5438" w:rsidP="004C0076">
      <w:pPr>
        <w:spacing w:after="0" w:line="240" w:lineRule="auto"/>
        <w:ind w:firstLine="567"/>
        <w:jc w:val="both"/>
        <w:rPr>
          <w:rFonts w:ascii="Arial Narrow" w:hAnsi="Arial Narrow"/>
          <w:sz w:val="24"/>
          <w:szCs w:val="24"/>
        </w:rPr>
      </w:pPr>
    </w:p>
    <w:p w:rsidR="005B5438" w:rsidRPr="005B5438" w:rsidRDefault="005B5438" w:rsidP="005B5438">
      <w:pPr>
        <w:pStyle w:val="3"/>
        <w:ind w:firstLine="567"/>
        <w:jc w:val="center"/>
        <w:rPr>
          <w:rFonts w:ascii="Arial Narrow" w:hAnsi="Arial Narrow"/>
          <w:b/>
          <w:color w:val="000000" w:themeColor="text1"/>
        </w:rPr>
      </w:pPr>
      <w:r w:rsidRPr="005B5438">
        <w:rPr>
          <w:rFonts w:ascii="Arial Narrow" w:hAnsi="Arial Narrow"/>
          <w:b/>
          <w:color w:val="000000" w:themeColor="text1"/>
        </w:rPr>
        <w:t>SELECTION-SCREEN</w:t>
      </w:r>
    </w:p>
    <w:p w:rsidR="005B5438" w:rsidRDefault="005B5438" w:rsidP="004C0076">
      <w:pPr>
        <w:spacing w:after="0" w:line="240" w:lineRule="auto"/>
        <w:ind w:firstLine="567"/>
        <w:jc w:val="both"/>
        <w:rPr>
          <w:rFonts w:ascii="Arial Narrow" w:hAnsi="Arial Narrow"/>
          <w:sz w:val="24"/>
          <w:szCs w:val="24"/>
        </w:rPr>
      </w:pPr>
    </w:p>
    <w:p w:rsidR="00E66BA9" w:rsidRDefault="00E66BA9" w:rsidP="004C0076">
      <w:pPr>
        <w:spacing w:after="0" w:line="240" w:lineRule="auto"/>
        <w:ind w:firstLine="567"/>
        <w:jc w:val="both"/>
        <w:rPr>
          <w:rFonts w:ascii="Arial Narrow" w:hAnsi="Arial Narrow"/>
          <w:sz w:val="24"/>
          <w:szCs w:val="24"/>
        </w:rPr>
      </w:pPr>
      <w:r w:rsidRPr="00E66BA9">
        <w:rPr>
          <w:rFonts w:ascii="Arial Narrow" w:hAnsi="Arial Narrow"/>
          <w:sz w:val="24"/>
          <w:szCs w:val="24"/>
        </w:rPr>
        <w:t>Screens are given a unique number</w:t>
      </w:r>
      <w:r w:rsidR="005B5438" w:rsidRPr="005B5438">
        <w:rPr>
          <w:rFonts w:ascii="Arial Narrow" w:hAnsi="Arial Narrow"/>
          <w:sz w:val="24"/>
          <w:szCs w:val="24"/>
        </w:rPr>
        <w:t>;</w:t>
      </w:r>
      <w:r w:rsidRPr="00E66BA9">
        <w:rPr>
          <w:rFonts w:ascii="Arial Narrow" w:hAnsi="Arial Narrow"/>
          <w:sz w:val="24"/>
          <w:szCs w:val="24"/>
        </w:rPr>
        <w:t xml:space="preserve"> </w:t>
      </w:r>
      <w:r w:rsidR="005B5438">
        <w:rPr>
          <w:rFonts w:ascii="Arial Narrow" w:hAnsi="Arial Narrow"/>
          <w:sz w:val="24"/>
          <w:szCs w:val="24"/>
        </w:rPr>
        <w:t>e</w:t>
      </w:r>
      <w:r w:rsidRPr="00E66BA9">
        <w:rPr>
          <w:rFonts w:ascii="Arial Narrow" w:hAnsi="Arial Narrow"/>
          <w:sz w:val="24"/>
          <w:szCs w:val="24"/>
        </w:rPr>
        <w:t>very ABAP program contains a standard screen 1000 when created.</w:t>
      </w:r>
    </w:p>
    <w:p w:rsidR="00E66BA9" w:rsidRDefault="00E66BA9" w:rsidP="004C0076">
      <w:pPr>
        <w:spacing w:after="0" w:line="240" w:lineRule="auto"/>
        <w:ind w:firstLine="567"/>
        <w:jc w:val="both"/>
        <w:rPr>
          <w:rFonts w:ascii="Arial Narrow" w:hAnsi="Arial Narrow"/>
          <w:sz w:val="24"/>
          <w:szCs w:val="24"/>
        </w:rPr>
      </w:pPr>
      <w:r w:rsidRPr="00E66BA9">
        <w:rPr>
          <w:rFonts w:ascii="Arial Narrow" w:hAnsi="Arial Narrow"/>
          <w:sz w:val="24"/>
          <w:szCs w:val="24"/>
        </w:rPr>
        <w:t>If you want to create additional screens to use in addition to the default screen 1000</w:t>
      </w:r>
      <w:r>
        <w:rPr>
          <w:rFonts w:ascii="Arial Narrow" w:hAnsi="Arial Narrow"/>
          <w:sz w:val="24"/>
          <w:szCs w:val="24"/>
        </w:rPr>
        <w:t xml:space="preserve"> -</w:t>
      </w:r>
      <w:r w:rsidRPr="00E66BA9">
        <w:rPr>
          <w:rFonts w:ascii="Arial Narrow" w:hAnsi="Arial Narrow"/>
          <w:sz w:val="24"/>
          <w:szCs w:val="24"/>
        </w:rPr>
        <w:t xml:space="preserve"> you can do so with the </w:t>
      </w:r>
      <w:r w:rsidRPr="00E66BA9">
        <w:rPr>
          <w:rFonts w:ascii="Arial Narrow" w:hAnsi="Arial Narrow"/>
          <w:b/>
          <w:sz w:val="24"/>
          <w:szCs w:val="24"/>
        </w:rPr>
        <w:t>BEGIN OF SCREEN</w:t>
      </w:r>
      <w:r w:rsidRPr="00E66BA9">
        <w:rPr>
          <w:rFonts w:ascii="Arial Narrow" w:hAnsi="Arial Narrow"/>
          <w:sz w:val="24"/>
          <w:szCs w:val="24"/>
        </w:rPr>
        <w:t xml:space="preserve"> keyword. You can then call your screen using the </w:t>
      </w:r>
      <w:r w:rsidRPr="00E66BA9">
        <w:rPr>
          <w:rStyle w:val="a5"/>
          <w:rFonts w:ascii="Arial Narrow" w:hAnsi="Arial Narrow"/>
          <w:b/>
          <w:sz w:val="24"/>
          <w:szCs w:val="24"/>
        </w:rPr>
        <w:t>CALL SELECTION-SCREEN</w:t>
      </w:r>
      <w:r w:rsidRPr="00E66BA9">
        <w:rPr>
          <w:rFonts w:ascii="Arial Narrow" w:hAnsi="Arial Narrow"/>
          <w:sz w:val="24"/>
          <w:szCs w:val="24"/>
        </w:rPr>
        <w:t xml:space="preserve"> keyword</w:t>
      </w:r>
      <w:r w:rsidR="005B5438">
        <w:rPr>
          <w:rFonts w:ascii="Arial Narrow" w:hAnsi="Arial Narrow"/>
          <w:sz w:val="24"/>
          <w:szCs w:val="24"/>
        </w:rPr>
        <w:t xml:space="preserve"> - </w:t>
      </w:r>
      <w:r w:rsidRPr="00E66BA9">
        <w:rPr>
          <w:rFonts w:ascii="Arial Narrow" w:hAnsi="Arial Narrow"/>
          <w:sz w:val="24"/>
          <w:szCs w:val="24"/>
        </w:rPr>
        <w:t xml:space="preserve"> </w:t>
      </w:r>
      <w:r w:rsidR="005B5438" w:rsidRPr="00A36F3D">
        <w:rPr>
          <w:rFonts w:ascii="Arial Narrow" w:hAnsi="Arial Narrow"/>
          <w:sz w:val="24"/>
          <w:szCs w:val="24"/>
        </w:rPr>
        <w:t>b</w:t>
      </w:r>
      <w:r w:rsidRPr="00A36F3D">
        <w:rPr>
          <w:rFonts w:ascii="Arial Narrow" w:hAnsi="Arial Narrow"/>
          <w:sz w:val="24"/>
          <w:szCs w:val="24"/>
        </w:rPr>
        <w:t xml:space="preserve">ecause </w:t>
      </w:r>
      <w:r w:rsidRPr="00A36F3D">
        <w:rPr>
          <w:rFonts w:ascii="Arial Narrow" w:hAnsi="Arial Narrow"/>
          <w:sz w:val="24"/>
          <w:szCs w:val="24"/>
          <w:shd w:val="clear" w:color="auto" w:fill="E7E6E6" w:themeFill="background2"/>
        </w:rPr>
        <w:t xml:space="preserve">the </w:t>
      </w:r>
      <w:r w:rsidRPr="00A36F3D">
        <w:rPr>
          <w:rFonts w:ascii="Arial Narrow" w:hAnsi="Arial Narrow"/>
          <w:i/>
          <w:color w:val="385623" w:themeColor="accent6" w:themeShade="80"/>
          <w:sz w:val="24"/>
          <w:szCs w:val="24"/>
          <w:shd w:val="clear" w:color="auto" w:fill="E7E6E6" w:themeFill="background2"/>
        </w:rPr>
        <w:t>default screen</w:t>
      </w:r>
      <w:r w:rsidRPr="00A36F3D">
        <w:rPr>
          <w:rFonts w:ascii="Arial Narrow" w:hAnsi="Arial Narrow"/>
          <w:color w:val="385623" w:themeColor="accent6" w:themeShade="80"/>
          <w:sz w:val="24"/>
          <w:szCs w:val="24"/>
          <w:shd w:val="clear" w:color="auto" w:fill="E7E6E6" w:themeFill="background2"/>
        </w:rPr>
        <w:t xml:space="preserve"> </w:t>
      </w:r>
      <w:r w:rsidRPr="00A36F3D">
        <w:rPr>
          <w:rFonts w:ascii="Arial Narrow" w:hAnsi="Arial Narrow"/>
          <w:sz w:val="24"/>
          <w:szCs w:val="24"/>
          <w:shd w:val="clear" w:color="auto" w:fill="E7E6E6" w:themeFill="background2"/>
        </w:rPr>
        <w:t>is always 1000</w:t>
      </w:r>
      <w:r w:rsidR="00D14827" w:rsidRPr="00A36F3D">
        <w:rPr>
          <w:rFonts w:ascii="Arial Narrow" w:hAnsi="Arial Narrow"/>
          <w:sz w:val="24"/>
          <w:szCs w:val="24"/>
          <w:shd w:val="clear" w:color="auto" w:fill="E7E6E6" w:themeFill="background2"/>
        </w:rPr>
        <w:t xml:space="preserve"> - </w:t>
      </w:r>
      <w:r w:rsidRPr="00A36F3D">
        <w:rPr>
          <w:rFonts w:ascii="Arial Narrow" w:hAnsi="Arial Narrow"/>
          <w:i/>
          <w:color w:val="385623" w:themeColor="accent6" w:themeShade="80"/>
          <w:sz w:val="24"/>
          <w:szCs w:val="24"/>
          <w:shd w:val="clear" w:color="auto" w:fill="E7E6E6" w:themeFill="background2"/>
        </w:rPr>
        <w:t>your new screen</w:t>
      </w:r>
      <w:r w:rsidRPr="00A36F3D">
        <w:rPr>
          <w:rFonts w:ascii="Arial Narrow" w:hAnsi="Arial Narrow"/>
          <w:color w:val="385623" w:themeColor="accent6" w:themeShade="80"/>
          <w:sz w:val="24"/>
          <w:szCs w:val="24"/>
          <w:shd w:val="clear" w:color="auto" w:fill="E7E6E6" w:themeFill="background2"/>
        </w:rPr>
        <w:t xml:space="preserve"> </w:t>
      </w:r>
      <w:r w:rsidRPr="00A36F3D">
        <w:rPr>
          <w:rFonts w:ascii="Arial Narrow" w:hAnsi="Arial Narrow"/>
          <w:sz w:val="24"/>
          <w:szCs w:val="24"/>
          <w:shd w:val="clear" w:color="auto" w:fill="E7E6E6" w:themeFill="background2"/>
        </w:rPr>
        <w:t>will not be called unless you specifically call it</w:t>
      </w:r>
      <w:r w:rsidRPr="00A36F3D">
        <w:rPr>
          <w:rFonts w:ascii="Arial Narrow" w:hAnsi="Arial Narrow"/>
          <w:sz w:val="24"/>
          <w:szCs w:val="24"/>
        </w:rPr>
        <w:t>.</w:t>
      </w:r>
    </w:p>
    <w:p w:rsidR="00D14827" w:rsidRDefault="00D14827" w:rsidP="004C0076">
      <w:pPr>
        <w:spacing w:after="0" w:line="240" w:lineRule="auto"/>
        <w:ind w:firstLine="567"/>
        <w:jc w:val="both"/>
        <w:rPr>
          <w:rFonts w:ascii="Arial Narrow" w:hAnsi="Arial Narrow"/>
          <w:sz w:val="24"/>
          <w:szCs w:val="24"/>
        </w:rPr>
      </w:pPr>
    </w:p>
    <w:p w:rsidR="00D14827" w:rsidRPr="005B5438" w:rsidRDefault="00D14827" w:rsidP="00A36F3D">
      <w:pPr>
        <w:shd w:val="clear" w:color="auto" w:fill="E7E6E6" w:themeFill="background2"/>
        <w:spacing w:after="0" w:line="240" w:lineRule="auto"/>
        <w:ind w:firstLine="567"/>
        <w:rPr>
          <w:rFonts w:ascii="Arial Narrow" w:eastAsia="Times New Roman" w:hAnsi="Arial Narrow" w:cs="Times New Roman"/>
          <w:color w:val="000000" w:themeColor="text1"/>
          <w:sz w:val="24"/>
          <w:szCs w:val="24"/>
        </w:rPr>
      </w:pPr>
      <w:r w:rsidRPr="000F4A7D">
        <w:rPr>
          <w:rFonts w:ascii="Arial Narrow" w:eastAsia="Times New Roman" w:hAnsi="Arial Narrow" w:cs="Times New Roman"/>
          <w:color w:val="000000" w:themeColor="text1"/>
          <w:sz w:val="24"/>
          <w:szCs w:val="24"/>
        </w:rPr>
        <w:t>SELECTION -</w:t>
      </w:r>
      <w:r w:rsidRPr="005B5438">
        <w:rPr>
          <w:rFonts w:ascii="Arial Narrow" w:eastAsia="Times New Roman" w:hAnsi="Arial Narrow" w:cs="Times New Roman"/>
          <w:color w:val="000000" w:themeColor="text1"/>
          <w:sz w:val="24"/>
          <w:szCs w:val="24"/>
        </w:rPr>
        <w:t xml:space="preserve">SCREEN </w:t>
      </w:r>
      <w:r w:rsidRPr="00A36F3D">
        <w:rPr>
          <w:rFonts w:ascii="Arial Narrow" w:eastAsia="Times New Roman" w:hAnsi="Arial Narrow" w:cs="Times New Roman"/>
          <w:i/>
          <w:color w:val="385623" w:themeColor="accent6" w:themeShade="80"/>
          <w:sz w:val="24"/>
          <w:szCs w:val="24"/>
        </w:rPr>
        <w:t>BEGIN OF SCREEN</w:t>
      </w:r>
      <w:r w:rsidRPr="00A36F3D">
        <w:rPr>
          <w:rFonts w:ascii="Arial Narrow" w:eastAsia="Times New Roman" w:hAnsi="Arial Narrow" w:cs="Times New Roman"/>
          <w:color w:val="385623" w:themeColor="accent6" w:themeShade="80"/>
          <w:sz w:val="24"/>
          <w:szCs w:val="24"/>
        </w:rPr>
        <w:t xml:space="preserve"> </w:t>
      </w:r>
      <w:r w:rsidRPr="005B5438">
        <w:rPr>
          <w:rFonts w:ascii="Arial Narrow" w:eastAsia="Times New Roman" w:hAnsi="Arial Narrow" w:cs="Times New Roman"/>
          <w:color w:val="000000" w:themeColor="text1"/>
          <w:sz w:val="24"/>
          <w:szCs w:val="24"/>
        </w:rPr>
        <w:t>2000.</w:t>
      </w:r>
    </w:p>
    <w:p w:rsidR="00D14827" w:rsidRPr="005B5438" w:rsidRDefault="00D14827" w:rsidP="00D14827">
      <w:pPr>
        <w:spacing w:after="0" w:line="240" w:lineRule="auto"/>
        <w:ind w:firstLine="720"/>
        <w:rPr>
          <w:rFonts w:ascii="Arial Narrow" w:eastAsia="Times New Roman" w:hAnsi="Arial Narrow" w:cs="Times New Roman"/>
          <w:color w:val="000000" w:themeColor="text1"/>
          <w:sz w:val="24"/>
          <w:szCs w:val="24"/>
        </w:rPr>
      </w:pPr>
      <w:r w:rsidRPr="005B5438">
        <w:rPr>
          <w:rFonts w:ascii="Arial Narrow" w:eastAsia="Times New Roman" w:hAnsi="Arial Narrow" w:cs="Times New Roman"/>
          <w:color w:val="000000" w:themeColor="text1"/>
          <w:sz w:val="24"/>
          <w:szCs w:val="24"/>
        </w:rPr>
        <w:t>PARAMETER p_input TYPE string .</w:t>
      </w:r>
    </w:p>
    <w:p w:rsidR="00D14827" w:rsidRPr="005B5438" w:rsidRDefault="00D14827" w:rsidP="00D14827">
      <w:pPr>
        <w:spacing w:after="0" w:line="240" w:lineRule="auto"/>
        <w:ind w:firstLine="567"/>
        <w:rPr>
          <w:rFonts w:ascii="Arial Narrow" w:eastAsia="Times New Roman" w:hAnsi="Arial Narrow" w:cs="Times New Roman"/>
          <w:i/>
          <w:color w:val="000000" w:themeColor="text1"/>
          <w:sz w:val="24"/>
          <w:szCs w:val="24"/>
        </w:rPr>
      </w:pPr>
      <w:r w:rsidRPr="005B5438">
        <w:rPr>
          <w:rFonts w:ascii="Arial Narrow" w:eastAsia="Times New Roman" w:hAnsi="Arial Narrow" w:cs="Times New Roman"/>
          <w:color w:val="000000" w:themeColor="text1"/>
          <w:sz w:val="24"/>
          <w:szCs w:val="24"/>
        </w:rPr>
        <w:t xml:space="preserve">SELECTION-SCREEN </w:t>
      </w:r>
      <w:r w:rsidRPr="005B5438">
        <w:rPr>
          <w:rFonts w:ascii="Arial Narrow" w:eastAsia="Times New Roman" w:hAnsi="Arial Narrow" w:cs="Times New Roman"/>
          <w:i/>
          <w:color w:val="000000" w:themeColor="text1"/>
          <w:sz w:val="24"/>
          <w:szCs w:val="24"/>
        </w:rPr>
        <w:t>END OF SCREEN 2000.</w:t>
      </w:r>
    </w:p>
    <w:p w:rsidR="005B5438" w:rsidRDefault="005B5438" w:rsidP="00D14827">
      <w:pPr>
        <w:spacing w:after="0" w:line="240" w:lineRule="auto"/>
        <w:ind w:firstLine="567"/>
        <w:jc w:val="both"/>
        <w:rPr>
          <w:rFonts w:ascii="Arial Narrow" w:eastAsia="Times New Roman" w:hAnsi="Arial Narrow" w:cs="Times New Roman"/>
          <w:color w:val="0070C0"/>
          <w:sz w:val="24"/>
          <w:szCs w:val="24"/>
        </w:rPr>
      </w:pPr>
    </w:p>
    <w:p w:rsidR="00D14827" w:rsidRPr="000F4A7D" w:rsidRDefault="00D14827" w:rsidP="00A36F3D">
      <w:pPr>
        <w:shd w:val="clear" w:color="auto" w:fill="E7E6E6" w:themeFill="background2"/>
        <w:spacing w:after="0" w:line="240" w:lineRule="auto"/>
        <w:ind w:firstLine="567"/>
        <w:jc w:val="both"/>
        <w:rPr>
          <w:rFonts w:ascii="Arial Narrow" w:hAnsi="Arial Narrow"/>
          <w:color w:val="000000" w:themeColor="text1"/>
          <w:sz w:val="24"/>
          <w:szCs w:val="24"/>
        </w:rPr>
      </w:pPr>
      <w:r w:rsidRPr="00A36F3D">
        <w:rPr>
          <w:rFonts w:ascii="Arial Narrow" w:eastAsia="Times New Roman" w:hAnsi="Arial Narrow" w:cs="Times New Roman"/>
          <w:i/>
          <w:color w:val="385623" w:themeColor="accent6" w:themeShade="80"/>
          <w:sz w:val="24"/>
          <w:szCs w:val="24"/>
        </w:rPr>
        <w:t>CALL SELECTION-SCREEN</w:t>
      </w:r>
      <w:r w:rsidRPr="00A36F3D">
        <w:rPr>
          <w:rFonts w:ascii="Arial Narrow" w:eastAsia="Times New Roman" w:hAnsi="Arial Narrow" w:cs="Times New Roman"/>
          <w:color w:val="385623" w:themeColor="accent6" w:themeShade="80"/>
          <w:sz w:val="24"/>
          <w:szCs w:val="24"/>
        </w:rPr>
        <w:t xml:space="preserve"> </w:t>
      </w:r>
      <w:r w:rsidRPr="005B5438">
        <w:rPr>
          <w:rFonts w:ascii="Arial Narrow" w:eastAsia="Times New Roman" w:hAnsi="Arial Narrow" w:cs="Times New Roman"/>
          <w:color w:val="000000" w:themeColor="text1"/>
          <w:sz w:val="24"/>
          <w:szCs w:val="24"/>
        </w:rPr>
        <w:t>2000.</w:t>
      </w:r>
    </w:p>
    <w:p w:rsidR="002E64CF" w:rsidRDefault="002E64CF" w:rsidP="004C0076">
      <w:pPr>
        <w:spacing w:after="0" w:line="240" w:lineRule="auto"/>
        <w:ind w:firstLine="567"/>
        <w:jc w:val="both"/>
        <w:rPr>
          <w:rFonts w:ascii="Arial Narrow" w:hAnsi="Arial Narrow"/>
          <w:color w:val="000000" w:themeColor="text1"/>
          <w:sz w:val="24"/>
          <w:szCs w:val="24"/>
        </w:rPr>
      </w:pPr>
    </w:p>
    <w:p w:rsidR="005B5438" w:rsidRPr="005B5438" w:rsidRDefault="005B5438" w:rsidP="005B5438">
      <w:pPr>
        <w:spacing w:after="0" w:line="240" w:lineRule="auto"/>
        <w:ind w:firstLine="567"/>
        <w:jc w:val="center"/>
        <w:rPr>
          <w:rFonts w:ascii="Arial Narrow" w:eastAsia="Times New Roman" w:hAnsi="Arial Narrow" w:cs="Times New Roman"/>
          <w:sz w:val="24"/>
          <w:szCs w:val="24"/>
        </w:rPr>
      </w:pPr>
      <w:r w:rsidRPr="005B5438">
        <w:rPr>
          <w:rFonts w:ascii="Arial Narrow" w:eastAsia="Times New Roman" w:hAnsi="Arial Narrow" w:cs="Times New Roman"/>
          <w:b/>
          <w:iCs/>
          <w:sz w:val="24"/>
          <w:szCs w:val="24"/>
        </w:rPr>
        <w:t>BLOCK</w:t>
      </w:r>
    </w:p>
    <w:p w:rsidR="005B5438" w:rsidRDefault="005B5438" w:rsidP="00D14827">
      <w:pPr>
        <w:spacing w:after="0" w:line="240" w:lineRule="auto"/>
        <w:ind w:firstLine="567"/>
        <w:jc w:val="both"/>
        <w:rPr>
          <w:rFonts w:ascii="Arial Narrow" w:eastAsia="Times New Roman" w:hAnsi="Arial Narrow" w:cs="Times New Roman"/>
          <w:sz w:val="24"/>
          <w:szCs w:val="24"/>
        </w:rPr>
      </w:pPr>
    </w:p>
    <w:p w:rsidR="005B5438" w:rsidRDefault="00D14827" w:rsidP="00D14827">
      <w:pPr>
        <w:spacing w:after="0" w:line="240" w:lineRule="auto"/>
        <w:ind w:firstLine="567"/>
        <w:jc w:val="both"/>
        <w:rPr>
          <w:rFonts w:ascii="Arial Narrow" w:eastAsia="Times New Roman" w:hAnsi="Arial Narrow" w:cs="Times New Roman"/>
          <w:sz w:val="24"/>
          <w:szCs w:val="24"/>
        </w:rPr>
      </w:pPr>
      <w:r w:rsidRPr="00D14827">
        <w:rPr>
          <w:rFonts w:ascii="Arial Narrow" w:eastAsia="Times New Roman" w:hAnsi="Arial Narrow" w:cs="Times New Roman"/>
          <w:sz w:val="24"/>
          <w:szCs w:val="24"/>
        </w:rPr>
        <w:t xml:space="preserve">The </w:t>
      </w:r>
      <w:r w:rsidRPr="00D14827">
        <w:rPr>
          <w:rFonts w:ascii="Arial Narrow" w:eastAsia="Times New Roman" w:hAnsi="Arial Narrow" w:cs="Times New Roman"/>
          <w:b/>
          <w:i/>
          <w:iCs/>
          <w:sz w:val="24"/>
          <w:szCs w:val="24"/>
        </w:rPr>
        <w:t>BLOCK</w:t>
      </w:r>
      <w:r w:rsidRPr="00D14827">
        <w:rPr>
          <w:rFonts w:ascii="Arial Narrow" w:eastAsia="Times New Roman" w:hAnsi="Arial Narrow" w:cs="Times New Roman"/>
          <w:sz w:val="24"/>
          <w:szCs w:val="24"/>
        </w:rPr>
        <w:t xml:space="preserve"> is used to organize the input elements within the selection. </w:t>
      </w:r>
    </w:p>
    <w:p w:rsidR="005B5438" w:rsidRPr="00A36F3D" w:rsidRDefault="00D14827" w:rsidP="00D14827">
      <w:pPr>
        <w:spacing w:after="0" w:line="240" w:lineRule="auto"/>
        <w:ind w:firstLine="567"/>
        <w:jc w:val="both"/>
        <w:rPr>
          <w:rFonts w:ascii="Arial Narrow" w:eastAsia="Times New Roman" w:hAnsi="Arial Narrow" w:cs="Times New Roman"/>
          <w:b/>
          <w:i/>
          <w:color w:val="000000" w:themeColor="text1"/>
          <w:sz w:val="24"/>
          <w:szCs w:val="24"/>
        </w:rPr>
      </w:pPr>
      <w:r w:rsidRPr="00A36F3D">
        <w:rPr>
          <w:rFonts w:ascii="Arial Narrow" w:eastAsia="Times New Roman" w:hAnsi="Arial Narrow" w:cs="Times New Roman"/>
          <w:b/>
          <w:i/>
          <w:color w:val="000000" w:themeColor="text1"/>
          <w:sz w:val="24"/>
          <w:szCs w:val="24"/>
        </w:rPr>
        <w:t>A block</w:t>
      </w:r>
      <w:r w:rsidR="005B5438" w:rsidRPr="00A36F3D">
        <w:rPr>
          <w:rFonts w:ascii="Arial Narrow" w:eastAsia="Times New Roman" w:hAnsi="Arial Narrow" w:cs="Times New Roman"/>
          <w:b/>
          <w:i/>
          <w:color w:val="000000" w:themeColor="text1"/>
          <w:sz w:val="24"/>
          <w:szCs w:val="24"/>
        </w:rPr>
        <w:t xml:space="preserve"> can</w:t>
      </w:r>
      <w:r w:rsidRPr="00A36F3D">
        <w:rPr>
          <w:rFonts w:ascii="Arial Narrow" w:eastAsia="Times New Roman" w:hAnsi="Arial Narrow" w:cs="Times New Roman"/>
          <w:b/>
          <w:i/>
          <w:color w:val="000000" w:themeColor="text1"/>
          <w:sz w:val="24"/>
          <w:szCs w:val="24"/>
        </w:rPr>
        <w:t xml:space="preserve"> </w:t>
      </w:r>
    </w:p>
    <w:p w:rsidR="005B5438" w:rsidRPr="005B5438" w:rsidRDefault="00D14827" w:rsidP="005D6E43">
      <w:pPr>
        <w:pStyle w:val="a6"/>
        <w:numPr>
          <w:ilvl w:val="0"/>
          <w:numId w:val="27"/>
        </w:numPr>
        <w:spacing w:after="0" w:line="240" w:lineRule="auto"/>
        <w:ind w:left="1134"/>
        <w:jc w:val="both"/>
        <w:rPr>
          <w:rFonts w:ascii="Arial Narrow" w:eastAsia="Times New Roman" w:hAnsi="Arial Narrow" w:cs="Times New Roman"/>
          <w:sz w:val="24"/>
          <w:szCs w:val="24"/>
        </w:rPr>
      </w:pPr>
      <w:r w:rsidRPr="005B5438">
        <w:rPr>
          <w:rFonts w:ascii="Arial Narrow" w:eastAsia="Times New Roman" w:hAnsi="Arial Narrow" w:cs="Times New Roman"/>
          <w:sz w:val="24"/>
          <w:szCs w:val="24"/>
        </w:rPr>
        <w:t>have any alphanumeric name</w:t>
      </w:r>
      <w:r w:rsidR="005B5438" w:rsidRPr="005B5438">
        <w:rPr>
          <w:rFonts w:ascii="Arial Narrow" w:eastAsia="Times New Roman" w:hAnsi="Arial Narrow" w:cs="Times New Roman"/>
          <w:sz w:val="24"/>
          <w:szCs w:val="24"/>
        </w:rPr>
        <w:t>;</w:t>
      </w:r>
    </w:p>
    <w:p w:rsidR="00D14827" w:rsidRPr="005B5438" w:rsidRDefault="00D14827" w:rsidP="005D6E43">
      <w:pPr>
        <w:pStyle w:val="a6"/>
        <w:numPr>
          <w:ilvl w:val="0"/>
          <w:numId w:val="27"/>
        </w:numPr>
        <w:spacing w:after="0" w:line="240" w:lineRule="auto"/>
        <w:ind w:left="1134"/>
        <w:jc w:val="both"/>
        <w:rPr>
          <w:rFonts w:ascii="Arial Narrow" w:eastAsia="Times New Roman" w:hAnsi="Arial Narrow" w:cs="Times New Roman"/>
          <w:sz w:val="24"/>
          <w:szCs w:val="24"/>
        </w:rPr>
      </w:pPr>
      <w:r w:rsidRPr="005B5438">
        <w:rPr>
          <w:rFonts w:ascii="Arial Narrow" w:eastAsia="Times New Roman" w:hAnsi="Arial Narrow" w:cs="Times New Roman"/>
          <w:sz w:val="24"/>
          <w:szCs w:val="24"/>
        </w:rPr>
        <w:t>be reused across multiple screens in an ABAP program.</w:t>
      </w:r>
    </w:p>
    <w:p w:rsidR="00D14827" w:rsidRPr="00D14827" w:rsidRDefault="00D14827" w:rsidP="00D14827">
      <w:pPr>
        <w:spacing w:after="0" w:line="240" w:lineRule="auto"/>
        <w:ind w:firstLine="567"/>
        <w:jc w:val="both"/>
        <w:rPr>
          <w:rFonts w:ascii="Arial Narrow" w:eastAsia="Times New Roman" w:hAnsi="Arial Narrow" w:cs="Times New Roman"/>
          <w:sz w:val="24"/>
          <w:szCs w:val="24"/>
        </w:rPr>
      </w:pPr>
    </w:p>
    <w:tbl>
      <w:tblPr>
        <w:tblW w:w="9766" w:type="dxa"/>
        <w:tblCellSpacing w:w="15" w:type="dxa"/>
        <w:tblInd w:w="673" w:type="dxa"/>
        <w:tblCellMar>
          <w:top w:w="15" w:type="dxa"/>
          <w:left w:w="15" w:type="dxa"/>
          <w:bottom w:w="15" w:type="dxa"/>
          <w:right w:w="15" w:type="dxa"/>
        </w:tblCellMar>
        <w:tblLook w:val="04A0" w:firstRow="1" w:lastRow="0" w:firstColumn="1" w:lastColumn="0" w:noHBand="0" w:noVBand="1"/>
      </w:tblPr>
      <w:tblGrid>
        <w:gridCol w:w="2588"/>
        <w:gridCol w:w="7178"/>
      </w:tblGrid>
      <w:tr w:rsidR="00D14827" w:rsidRPr="00D14827" w:rsidTr="00D14827">
        <w:trPr>
          <w:tblHeader/>
          <w:tblCellSpacing w:w="15" w:type="dxa"/>
        </w:trPr>
        <w:tc>
          <w:tcPr>
            <w:tcW w:w="2543" w:type="dxa"/>
            <w:vAlign w:val="center"/>
            <w:hideMark/>
          </w:tcPr>
          <w:p w:rsidR="00D14827" w:rsidRPr="00D14827" w:rsidRDefault="00D14827" w:rsidP="00D14827">
            <w:pPr>
              <w:spacing w:after="0" w:line="240" w:lineRule="auto"/>
              <w:jc w:val="center"/>
              <w:rPr>
                <w:rFonts w:ascii="Arial Narrow" w:eastAsia="Times New Roman" w:hAnsi="Arial Narrow" w:cs="Times New Roman"/>
                <w:b/>
                <w:bCs/>
                <w:sz w:val="24"/>
                <w:szCs w:val="24"/>
              </w:rPr>
            </w:pPr>
            <w:r w:rsidRPr="00D14827">
              <w:rPr>
                <w:rFonts w:ascii="Arial Narrow" w:eastAsia="Times New Roman" w:hAnsi="Arial Narrow" w:cs="Times New Roman"/>
                <w:b/>
                <w:bCs/>
                <w:sz w:val="24"/>
                <w:szCs w:val="24"/>
              </w:rPr>
              <w:t>BLOCK Option</w:t>
            </w:r>
          </w:p>
        </w:tc>
        <w:tc>
          <w:tcPr>
            <w:tcW w:w="7133" w:type="dxa"/>
            <w:vAlign w:val="center"/>
            <w:hideMark/>
          </w:tcPr>
          <w:p w:rsidR="00D14827" w:rsidRPr="00D14827" w:rsidRDefault="00D14827" w:rsidP="00D14827">
            <w:pPr>
              <w:spacing w:after="0" w:line="240" w:lineRule="auto"/>
              <w:jc w:val="center"/>
              <w:rPr>
                <w:rFonts w:ascii="Arial Narrow" w:eastAsia="Times New Roman" w:hAnsi="Arial Narrow" w:cs="Times New Roman"/>
                <w:b/>
                <w:bCs/>
                <w:sz w:val="24"/>
                <w:szCs w:val="24"/>
              </w:rPr>
            </w:pPr>
            <w:r w:rsidRPr="00D14827">
              <w:rPr>
                <w:rFonts w:ascii="Arial Narrow" w:eastAsia="Times New Roman" w:hAnsi="Arial Narrow" w:cs="Times New Roman"/>
                <w:b/>
                <w:bCs/>
                <w:sz w:val="24"/>
                <w:szCs w:val="24"/>
              </w:rPr>
              <w:t>Description</w:t>
            </w:r>
          </w:p>
        </w:tc>
      </w:tr>
      <w:tr w:rsidR="00D14827" w:rsidRPr="00D14827" w:rsidTr="00D14827">
        <w:trPr>
          <w:tblCellSpacing w:w="15" w:type="dxa"/>
        </w:trPr>
        <w:tc>
          <w:tcPr>
            <w:tcW w:w="2543" w:type="dxa"/>
            <w:vAlign w:val="center"/>
            <w:hideMark/>
          </w:tcPr>
          <w:p w:rsidR="00D14827" w:rsidRPr="00A36F3D" w:rsidRDefault="00D14827" w:rsidP="00D14827">
            <w:pPr>
              <w:spacing w:after="0" w:line="240" w:lineRule="auto"/>
              <w:rPr>
                <w:rFonts w:ascii="Arial Narrow" w:eastAsia="Times New Roman" w:hAnsi="Arial Narrow" w:cs="Times New Roman"/>
                <w:color w:val="000000" w:themeColor="text1"/>
                <w:sz w:val="24"/>
                <w:szCs w:val="24"/>
              </w:rPr>
            </w:pPr>
            <w:r w:rsidRPr="00A36F3D">
              <w:rPr>
                <w:rFonts w:ascii="Arial Narrow" w:eastAsia="Times New Roman" w:hAnsi="Arial Narrow" w:cs="Times New Roman"/>
                <w:color w:val="000000" w:themeColor="text1"/>
                <w:sz w:val="24"/>
                <w:szCs w:val="24"/>
              </w:rPr>
              <w:t>WITH FRAME</w:t>
            </w:r>
          </w:p>
        </w:tc>
        <w:tc>
          <w:tcPr>
            <w:tcW w:w="7133" w:type="dxa"/>
            <w:vAlign w:val="center"/>
            <w:hideMark/>
          </w:tcPr>
          <w:p w:rsidR="00D14827" w:rsidRPr="00D14827" w:rsidRDefault="00D14827" w:rsidP="00D14827">
            <w:pPr>
              <w:spacing w:after="0" w:line="240" w:lineRule="auto"/>
              <w:rPr>
                <w:rFonts w:ascii="Arial Narrow" w:eastAsia="Times New Roman" w:hAnsi="Arial Narrow" w:cs="Times New Roman"/>
                <w:sz w:val="24"/>
                <w:szCs w:val="24"/>
              </w:rPr>
            </w:pPr>
            <w:r w:rsidRPr="00D14827">
              <w:rPr>
                <w:rFonts w:ascii="Arial Narrow" w:eastAsia="Times New Roman" w:hAnsi="Arial Narrow" w:cs="Times New Roman"/>
                <w:sz w:val="24"/>
                <w:szCs w:val="24"/>
              </w:rPr>
              <w:t>Adds a frame around the input</w:t>
            </w:r>
            <w:r>
              <w:rPr>
                <w:rFonts w:ascii="Arial Narrow" w:eastAsia="Times New Roman" w:hAnsi="Arial Narrow" w:cs="Times New Roman"/>
                <w:sz w:val="24"/>
                <w:szCs w:val="24"/>
              </w:rPr>
              <w:t xml:space="preserve"> </w:t>
            </w:r>
            <w:r w:rsidRPr="00D14827">
              <w:rPr>
                <w:rFonts w:ascii="Arial Narrow" w:eastAsia="Times New Roman" w:hAnsi="Arial Narrow" w:cs="Times New Roman"/>
                <w:sz w:val="24"/>
                <w:szCs w:val="24"/>
              </w:rPr>
              <w:t>options inside of the block</w:t>
            </w:r>
          </w:p>
        </w:tc>
      </w:tr>
      <w:tr w:rsidR="00D14827" w:rsidRPr="00D14827" w:rsidTr="00D14827">
        <w:trPr>
          <w:tblCellSpacing w:w="15" w:type="dxa"/>
        </w:trPr>
        <w:tc>
          <w:tcPr>
            <w:tcW w:w="2543" w:type="dxa"/>
            <w:vAlign w:val="center"/>
            <w:hideMark/>
          </w:tcPr>
          <w:p w:rsidR="00D14827" w:rsidRPr="00A36F3D" w:rsidRDefault="00D14827" w:rsidP="00D14827">
            <w:pPr>
              <w:spacing w:after="0" w:line="240" w:lineRule="auto"/>
              <w:rPr>
                <w:rFonts w:ascii="Arial Narrow" w:eastAsia="Times New Roman" w:hAnsi="Arial Narrow" w:cs="Times New Roman"/>
                <w:color w:val="000000" w:themeColor="text1"/>
                <w:sz w:val="24"/>
                <w:szCs w:val="24"/>
              </w:rPr>
            </w:pPr>
            <w:r w:rsidRPr="00A36F3D">
              <w:rPr>
                <w:rFonts w:ascii="Arial Narrow" w:eastAsia="Times New Roman" w:hAnsi="Arial Narrow" w:cs="Times New Roman"/>
                <w:color w:val="000000" w:themeColor="text1"/>
                <w:sz w:val="24"/>
                <w:szCs w:val="24"/>
              </w:rPr>
              <w:t>WITH FRAME TITLE ( title )</w:t>
            </w:r>
          </w:p>
        </w:tc>
        <w:tc>
          <w:tcPr>
            <w:tcW w:w="7133" w:type="dxa"/>
            <w:vAlign w:val="center"/>
            <w:hideMark/>
          </w:tcPr>
          <w:p w:rsidR="00D14827" w:rsidRPr="00D14827" w:rsidRDefault="00D14827" w:rsidP="00D14827">
            <w:pPr>
              <w:spacing w:after="0" w:line="240" w:lineRule="auto"/>
              <w:rPr>
                <w:rFonts w:ascii="Arial Narrow" w:eastAsia="Times New Roman" w:hAnsi="Arial Narrow" w:cs="Times New Roman"/>
                <w:sz w:val="24"/>
                <w:szCs w:val="24"/>
              </w:rPr>
            </w:pPr>
            <w:r w:rsidRPr="00D14827">
              <w:rPr>
                <w:rFonts w:ascii="Arial Narrow" w:eastAsia="Times New Roman" w:hAnsi="Arial Narrow" w:cs="Times New Roman"/>
                <w:sz w:val="24"/>
                <w:szCs w:val="24"/>
              </w:rPr>
              <w:t>Adds a title to the top of the block</w:t>
            </w:r>
          </w:p>
        </w:tc>
      </w:tr>
      <w:tr w:rsidR="00D14827" w:rsidRPr="00D14827" w:rsidTr="00D14827">
        <w:trPr>
          <w:tblCellSpacing w:w="15" w:type="dxa"/>
        </w:trPr>
        <w:tc>
          <w:tcPr>
            <w:tcW w:w="2543" w:type="dxa"/>
            <w:vAlign w:val="center"/>
            <w:hideMark/>
          </w:tcPr>
          <w:p w:rsidR="00D14827" w:rsidRPr="00A36F3D" w:rsidRDefault="00D14827" w:rsidP="00D14827">
            <w:pPr>
              <w:spacing w:after="0" w:line="240" w:lineRule="auto"/>
              <w:rPr>
                <w:rFonts w:ascii="Arial Narrow" w:eastAsia="Times New Roman" w:hAnsi="Arial Narrow" w:cs="Times New Roman"/>
                <w:color w:val="000000" w:themeColor="text1"/>
                <w:sz w:val="24"/>
                <w:szCs w:val="24"/>
              </w:rPr>
            </w:pPr>
            <w:r w:rsidRPr="00A36F3D">
              <w:rPr>
                <w:rFonts w:ascii="Arial Narrow" w:eastAsia="Times New Roman" w:hAnsi="Arial Narrow" w:cs="Times New Roman"/>
                <w:color w:val="000000" w:themeColor="text1"/>
                <w:sz w:val="24"/>
                <w:szCs w:val="24"/>
              </w:rPr>
              <w:t>NO INTERVALS</w:t>
            </w:r>
          </w:p>
        </w:tc>
        <w:tc>
          <w:tcPr>
            <w:tcW w:w="7133" w:type="dxa"/>
            <w:vAlign w:val="center"/>
            <w:hideMark/>
          </w:tcPr>
          <w:p w:rsidR="00D14827" w:rsidRPr="00D14827" w:rsidRDefault="00D14827" w:rsidP="00D14827">
            <w:pPr>
              <w:spacing w:after="0" w:line="240" w:lineRule="auto"/>
              <w:rPr>
                <w:rFonts w:ascii="Arial Narrow" w:eastAsia="Times New Roman" w:hAnsi="Arial Narrow" w:cs="Times New Roman"/>
                <w:sz w:val="24"/>
                <w:szCs w:val="24"/>
              </w:rPr>
            </w:pPr>
            <w:r w:rsidRPr="00D14827">
              <w:rPr>
                <w:rFonts w:ascii="Arial Narrow" w:eastAsia="Times New Roman" w:hAnsi="Arial Narrow" w:cs="Times New Roman"/>
                <w:sz w:val="24"/>
                <w:szCs w:val="24"/>
              </w:rPr>
              <w:t>Removes the second input box from</w:t>
            </w:r>
            <w:r>
              <w:rPr>
                <w:rFonts w:ascii="Arial Narrow" w:eastAsia="Times New Roman" w:hAnsi="Arial Narrow" w:cs="Times New Roman"/>
                <w:sz w:val="24"/>
                <w:szCs w:val="24"/>
              </w:rPr>
              <w:t xml:space="preserve"> </w:t>
            </w:r>
            <w:r w:rsidRPr="00D14827">
              <w:rPr>
                <w:rFonts w:ascii="Arial Narrow" w:eastAsia="Times New Roman" w:hAnsi="Arial Narrow" w:cs="Times New Roman"/>
                <w:sz w:val="24"/>
                <w:szCs w:val="24"/>
              </w:rPr>
              <w:t>SELECT -OPT</w:t>
            </w:r>
            <w:r>
              <w:rPr>
                <w:rFonts w:ascii="Arial Narrow" w:eastAsia="Times New Roman" w:hAnsi="Arial Narrow" w:cs="Times New Roman"/>
                <w:sz w:val="24"/>
                <w:szCs w:val="24"/>
              </w:rPr>
              <w:t>I</w:t>
            </w:r>
            <w:r w:rsidRPr="00D14827">
              <w:rPr>
                <w:rFonts w:ascii="Arial Narrow" w:eastAsia="Times New Roman" w:hAnsi="Arial Narrow" w:cs="Times New Roman"/>
                <w:sz w:val="24"/>
                <w:szCs w:val="24"/>
              </w:rPr>
              <w:t>ONS within the block to</w:t>
            </w:r>
            <w:r w:rsidRPr="00D14827">
              <w:rPr>
                <w:rFonts w:ascii="Arial Narrow" w:eastAsia="Times New Roman" w:hAnsi="Arial Narrow" w:cs="Times New Roman"/>
                <w:sz w:val="24"/>
                <w:szCs w:val="24"/>
              </w:rPr>
              <w:br/>
              <w:t>make the entire block have a smaller</w:t>
            </w:r>
            <w:r>
              <w:rPr>
                <w:rFonts w:ascii="Arial Narrow" w:eastAsia="Times New Roman" w:hAnsi="Arial Narrow" w:cs="Times New Roman"/>
                <w:sz w:val="24"/>
                <w:szCs w:val="24"/>
              </w:rPr>
              <w:t xml:space="preserve"> </w:t>
            </w:r>
            <w:r w:rsidRPr="00D14827">
              <w:rPr>
                <w:rFonts w:ascii="Arial Narrow" w:eastAsia="Times New Roman" w:hAnsi="Arial Narrow" w:cs="Times New Roman"/>
                <w:sz w:val="24"/>
                <w:szCs w:val="24"/>
              </w:rPr>
              <w:t>width.</w:t>
            </w:r>
          </w:p>
        </w:tc>
      </w:tr>
    </w:tbl>
    <w:p w:rsidR="005B5438" w:rsidRDefault="005B5438" w:rsidP="005B5438">
      <w:pPr>
        <w:pStyle w:val="3"/>
        <w:ind w:firstLine="567"/>
        <w:jc w:val="both"/>
        <w:rPr>
          <w:rFonts w:ascii="Arial Narrow" w:hAnsi="Arial Narrow"/>
          <w:b/>
          <w:color w:val="000000" w:themeColor="text1"/>
        </w:rPr>
      </w:pPr>
    </w:p>
    <w:p w:rsidR="007644AA" w:rsidRPr="00D14827" w:rsidRDefault="007644AA" w:rsidP="00A36F3D">
      <w:pPr>
        <w:shd w:val="clear" w:color="auto" w:fill="E7E6E6" w:themeFill="background2"/>
        <w:spacing w:after="0" w:line="240" w:lineRule="auto"/>
        <w:ind w:firstLine="567"/>
        <w:rPr>
          <w:rFonts w:ascii="Arial Narrow" w:eastAsia="Times New Roman" w:hAnsi="Arial Narrow" w:cs="Times New Roman"/>
          <w:sz w:val="24"/>
          <w:szCs w:val="24"/>
        </w:rPr>
      </w:pPr>
      <w:r w:rsidRPr="007644AA">
        <w:rPr>
          <w:rFonts w:ascii="Arial Narrow" w:eastAsia="Times New Roman" w:hAnsi="Arial Narrow" w:cs="Times New Roman"/>
          <w:sz w:val="24"/>
          <w:szCs w:val="24"/>
        </w:rPr>
        <w:t xml:space="preserve">SELECTION-SCREEN </w:t>
      </w:r>
      <w:r w:rsidRPr="00A36F3D">
        <w:rPr>
          <w:rFonts w:ascii="Arial Narrow" w:eastAsia="Times New Roman" w:hAnsi="Arial Narrow" w:cs="Times New Roman"/>
          <w:i/>
          <w:color w:val="385623" w:themeColor="accent6" w:themeShade="80"/>
          <w:sz w:val="24"/>
          <w:szCs w:val="24"/>
        </w:rPr>
        <w:t>BEGIN OF BLOCK</w:t>
      </w:r>
      <w:r w:rsidRPr="00A36F3D">
        <w:rPr>
          <w:rFonts w:ascii="Arial Narrow" w:eastAsia="Times New Roman" w:hAnsi="Arial Narrow" w:cs="Times New Roman"/>
          <w:color w:val="385623" w:themeColor="accent6" w:themeShade="80"/>
          <w:sz w:val="24"/>
          <w:szCs w:val="24"/>
        </w:rPr>
        <w:t xml:space="preserve"> </w:t>
      </w:r>
      <w:r w:rsidRPr="000F4A7D">
        <w:rPr>
          <w:rFonts w:ascii="Arial Narrow" w:eastAsia="Times New Roman" w:hAnsi="Arial Narrow" w:cs="Times New Roman"/>
          <w:color w:val="000000" w:themeColor="text1"/>
          <w:sz w:val="24"/>
          <w:szCs w:val="24"/>
        </w:rPr>
        <w:t xml:space="preserve">blk1 </w:t>
      </w:r>
      <w:r w:rsidRPr="00A36F3D">
        <w:rPr>
          <w:rFonts w:ascii="Arial Narrow" w:eastAsia="Times New Roman" w:hAnsi="Arial Narrow" w:cs="Times New Roman"/>
          <w:i/>
          <w:color w:val="385623" w:themeColor="accent6" w:themeShade="80"/>
          <w:sz w:val="24"/>
          <w:szCs w:val="24"/>
        </w:rPr>
        <w:t>WITH FRAME TITLE</w:t>
      </w:r>
      <w:r w:rsidRPr="00A36F3D">
        <w:rPr>
          <w:rFonts w:ascii="Arial Narrow" w:eastAsia="Times New Roman" w:hAnsi="Arial Narrow" w:cs="Times New Roman"/>
          <w:color w:val="385623" w:themeColor="accent6" w:themeShade="80"/>
          <w:sz w:val="24"/>
          <w:szCs w:val="24"/>
        </w:rPr>
        <w:t xml:space="preserve"> </w:t>
      </w:r>
      <w:r w:rsidRPr="000F4A7D">
        <w:rPr>
          <w:rFonts w:ascii="Arial Narrow" w:eastAsia="Times New Roman" w:hAnsi="Arial Narrow" w:cs="Times New Roman"/>
          <w:color w:val="000000" w:themeColor="text1"/>
          <w:sz w:val="24"/>
          <w:szCs w:val="24"/>
        </w:rPr>
        <w:t>TEXT</w:t>
      </w:r>
      <w:r w:rsidRPr="007644AA">
        <w:rPr>
          <w:rFonts w:ascii="Arial Narrow" w:eastAsia="Times New Roman" w:hAnsi="Arial Narrow" w:cs="Times New Roman"/>
          <w:sz w:val="24"/>
          <w:szCs w:val="24"/>
        </w:rPr>
        <w:t>-f01.</w:t>
      </w:r>
    </w:p>
    <w:p w:rsidR="007644AA" w:rsidRPr="000F4A7D" w:rsidRDefault="007644AA" w:rsidP="005B5438">
      <w:pPr>
        <w:spacing w:after="0" w:line="240" w:lineRule="auto"/>
        <w:ind w:firstLine="720"/>
        <w:rPr>
          <w:rFonts w:ascii="Arial Narrow" w:eastAsia="Times New Roman" w:hAnsi="Arial Narrow" w:cs="Times New Roman"/>
          <w:color w:val="000000" w:themeColor="text1"/>
          <w:sz w:val="24"/>
          <w:szCs w:val="24"/>
        </w:rPr>
      </w:pPr>
      <w:r w:rsidRPr="007644AA">
        <w:rPr>
          <w:rFonts w:ascii="Arial Narrow" w:eastAsia="Times New Roman" w:hAnsi="Arial Narrow" w:cs="Times New Roman"/>
          <w:sz w:val="24"/>
          <w:szCs w:val="24"/>
        </w:rPr>
        <w:t>PARAMETERS: p_</w:t>
      </w:r>
      <w:r w:rsidRPr="000F4A7D">
        <w:rPr>
          <w:rFonts w:ascii="Arial Narrow" w:eastAsia="Times New Roman" w:hAnsi="Arial Narrow" w:cs="Times New Roman"/>
          <w:sz w:val="24"/>
          <w:szCs w:val="24"/>
        </w:rPr>
        <w:t>file </w:t>
      </w:r>
      <w:r w:rsidRPr="000F4A7D">
        <w:rPr>
          <w:rFonts w:ascii="Arial Narrow" w:eastAsia="Times New Roman" w:hAnsi="Arial Narrow" w:cs="Times New Roman"/>
          <w:color w:val="000000" w:themeColor="text1"/>
          <w:sz w:val="24"/>
          <w:szCs w:val="24"/>
        </w:rPr>
        <w:t xml:space="preserve">LIKE rlgrap-filename </w:t>
      </w:r>
      <w:r w:rsidRPr="000F4A7D">
        <w:rPr>
          <w:rFonts w:ascii="Arial Narrow" w:eastAsia="Times New Roman" w:hAnsi="Arial Narrow" w:cs="Times New Roman"/>
          <w:i/>
          <w:color w:val="002060"/>
          <w:sz w:val="24"/>
          <w:szCs w:val="24"/>
        </w:rPr>
        <w:t>OBLIGATORY</w:t>
      </w:r>
      <w:r w:rsidRPr="000F4A7D">
        <w:rPr>
          <w:rFonts w:ascii="Arial Narrow" w:eastAsia="Times New Roman" w:hAnsi="Arial Narrow" w:cs="Times New Roman"/>
          <w:color w:val="000000" w:themeColor="text1"/>
          <w:sz w:val="24"/>
          <w:szCs w:val="24"/>
        </w:rPr>
        <w:t>.</w:t>
      </w:r>
    </w:p>
    <w:p w:rsidR="007644AA" w:rsidRPr="00D14827" w:rsidRDefault="007644AA" w:rsidP="005B5438">
      <w:pPr>
        <w:spacing w:after="0" w:line="240" w:lineRule="auto"/>
        <w:ind w:firstLine="720"/>
        <w:rPr>
          <w:rFonts w:ascii="Arial Narrow" w:eastAsia="Times New Roman" w:hAnsi="Arial Narrow" w:cs="Times New Roman"/>
          <w:sz w:val="24"/>
          <w:szCs w:val="24"/>
        </w:rPr>
      </w:pPr>
      <w:r w:rsidRPr="000F4A7D">
        <w:rPr>
          <w:rFonts w:ascii="Arial Narrow" w:eastAsia="Times New Roman" w:hAnsi="Arial Narrow" w:cs="Times New Roman"/>
          <w:color w:val="000000" w:themeColor="text1"/>
          <w:sz w:val="24"/>
          <w:szCs w:val="24"/>
        </w:rPr>
        <w:t xml:space="preserve">PARAMETERS : cb_test </w:t>
      </w:r>
      <w:r w:rsidRPr="000F4A7D">
        <w:rPr>
          <w:rFonts w:ascii="Arial Narrow" w:eastAsia="Times New Roman" w:hAnsi="Arial Narrow" w:cs="Times New Roman"/>
          <w:i/>
          <w:color w:val="002060"/>
          <w:sz w:val="24"/>
          <w:szCs w:val="24"/>
        </w:rPr>
        <w:t>AS CHECKBOX  DEFAULT</w:t>
      </w:r>
      <w:r w:rsidRPr="000F4A7D">
        <w:rPr>
          <w:rFonts w:ascii="Arial Narrow" w:eastAsia="Times New Roman" w:hAnsi="Arial Narrow" w:cs="Times New Roman"/>
          <w:color w:val="002060"/>
          <w:sz w:val="24"/>
          <w:szCs w:val="24"/>
        </w:rPr>
        <w:t xml:space="preserve"> </w:t>
      </w:r>
      <w:r w:rsidRPr="000F4A7D">
        <w:rPr>
          <w:rFonts w:ascii="Arial Narrow" w:eastAsia="Times New Roman" w:hAnsi="Arial Narrow" w:cs="Times New Roman"/>
          <w:color w:val="000000" w:themeColor="text1"/>
          <w:sz w:val="24"/>
          <w:szCs w:val="24"/>
        </w:rPr>
        <w:t>'X'</w:t>
      </w:r>
      <w:r w:rsidRPr="000F4A7D">
        <w:rPr>
          <w:rFonts w:ascii="Arial Narrow" w:eastAsia="Times New Roman" w:hAnsi="Arial Narrow" w:cs="Times New Roman"/>
          <w:sz w:val="24"/>
          <w:szCs w:val="24"/>
        </w:rPr>
        <w:t>.</w:t>
      </w:r>
    </w:p>
    <w:p w:rsidR="00D14827" w:rsidRPr="007644AA" w:rsidRDefault="007644AA" w:rsidP="007644AA">
      <w:pPr>
        <w:spacing w:after="0" w:line="240" w:lineRule="auto"/>
        <w:ind w:firstLine="567"/>
        <w:jc w:val="both"/>
        <w:rPr>
          <w:rFonts w:ascii="Arial Narrow" w:hAnsi="Arial Narrow"/>
          <w:color w:val="000000" w:themeColor="text1"/>
          <w:sz w:val="24"/>
          <w:szCs w:val="24"/>
        </w:rPr>
      </w:pPr>
      <w:r w:rsidRPr="007644AA">
        <w:rPr>
          <w:rFonts w:ascii="Arial Narrow" w:eastAsia="Times New Roman" w:hAnsi="Arial Narrow" w:cs="Times New Roman"/>
          <w:sz w:val="24"/>
          <w:szCs w:val="24"/>
        </w:rPr>
        <w:t>SELECTION-SCREEN END OF BLOCK blk1.</w:t>
      </w:r>
    </w:p>
    <w:p w:rsidR="00D14827" w:rsidRDefault="00D14827" w:rsidP="004C0076">
      <w:pPr>
        <w:spacing w:after="0" w:line="240" w:lineRule="auto"/>
        <w:ind w:firstLine="567"/>
        <w:jc w:val="both"/>
        <w:rPr>
          <w:rFonts w:ascii="Arial Narrow" w:hAnsi="Arial Narrow"/>
          <w:color w:val="000000" w:themeColor="text1"/>
          <w:sz w:val="24"/>
          <w:szCs w:val="24"/>
        </w:rPr>
      </w:pPr>
    </w:p>
    <w:p w:rsidR="009C0F03" w:rsidRDefault="009C0F03" w:rsidP="009C0F03">
      <w:pPr>
        <w:autoSpaceDE w:val="0"/>
        <w:autoSpaceDN w:val="0"/>
        <w:adjustRightInd w:val="0"/>
        <w:spacing w:after="0" w:line="240" w:lineRule="auto"/>
        <w:ind w:firstLine="567"/>
        <w:jc w:val="both"/>
        <w:rPr>
          <w:rFonts w:ascii="Arial Narrow" w:hAnsi="Arial Narrow" w:cs="Times New Roman"/>
          <w:sz w:val="24"/>
          <w:szCs w:val="24"/>
        </w:rPr>
      </w:pPr>
      <w:r w:rsidRPr="009C0F03">
        <w:rPr>
          <w:rFonts w:ascii="Arial Narrow" w:hAnsi="Arial Narrow" w:cs="Times New Roman"/>
          <w:sz w:val="24"/>
          <w:szCs w:val="24"/>
        </w:rPr>
        <w:t xml:space="preserve">The </w:t>
      </w:r>
      <w:r w:rsidRPr="009C0F03">
        <w:rPr>
          <w:rFonts w:ascii="Arial Narrow" w:hAnsi="Arial Narrow" w:cs="Times New Roman"/>
          <w:b/>
          <w:sz w:val="24"/>
          <w:szCs w:val="24"/>
        </w:rPr>
        <w:t>title</w:t>
      </w:r>
      <w:r w:rsidRPr="009C0F03">
        <w:rPr>
          <w:rFonts w:ascii="Arial Narrow" w:hAnsi="Arial Narrow" w:cs="Times New Roman"/>
          <w:sz w:val="24"/>
          <w:szCs w:val="24"/>
        </w:rPr>
        <w:t xml:space="preserve"> can either be a </w:t>
      </w:r>
      <w:r w:rsidRPr="00A36F3D">
        <w:rPr>
          <w:rFonts w:ascii="Arial Narrow" w:hAnsi="Arial Narrow" w:cs="Times New Roman"/>
          <w:i/>
          <w:color w:val="002060"/>
          <w:sz w:val="24"/>
          <w:szCs w:val="24"/>
        </w:rPr>
        <w:t>free name</w:t>
      </w:r>
      <w:r w:rsidRPr="00A36F3D">
        <w:rPr>
          <w:rFonts w:ascii="Arial Narrow" w:hAnsi="Arial Narrow" w:cs="Times New Roman"/>
          <w:color w:val="002060"/>
          <w:sz w:val="24"/>
          <w:szCs w:val="24"/>
        </w:rPr>
        <w:t xml:space="preserve"> </w:t>
      </w:r>
      <w:r w:rsidRPr="00A36F3D">
        <w:rPr>
          <w:rFonts w:ascii="Arial Narrow" w:hAnsi="Arial Narrow" w:cs="Times New Roman"/>
          <w:sz w:val="24"/>
          <w:szCs w:val="24"/>
        </w:rPr>
        <w:t xml:space="preserve">with a maximum of </w:t>
      </w:r>
      <w:r w:rsidRPr="00A36F3D">
        <w:rPr>
          <w:rFonts w:ascii="Arial Narrow" w:hAnsi="Arial Narrow" w:cs="Times New Roman"/>
          <w:i/>
          <w:color w:val="002060"/>
          <w:sz w:val="24"/>
          <w:szCs w:val="24"/>
        </w:rPr>
        <w:t xml:space="preserve">eight </w:t>
      </w:r>
      <w:r w:rsidRPr="00A36F3D">
        <w:rPr>
          <w:rFonts w:ascii="Arial Narrow" w:hAnsi="Arial Narrow" w:cs="Times New Roman"/>
          <w:sz w:val="24"/>
          <w:szCs w:val="24"/>
        </w:rPr>
        <w:t xml:space="preserve">characters or the name of a </w:t>
      </w:r>
      <w:r w:rsidRPr="00A36F3D">
        <w:rPr>
          <w:rFonts w:ascii="Arial Narrow" w:hAnsi="Arial Narrow" w:cs="Times New Roman"/>
          <w:i/>
          <w:color w:val="002060"/>
          <w:sz w:val="24"/>
          <w:szCs w:val="24"/>
        </w:rPr>
        <w:t>text symbol</w:t>
      </w:r>
      <w:r w:rsidRPr="00A36F3D">
        <w:rPr>
          <w:rFonts w:ascii="Arial Narrow" w:hAnsi="Arial Narrow" w:cs="Times New Roman"/>
          <w:color w:val="002060"/>
          <w:sz w:val="24"/>
          <w:szCs w:val="24"/>
        </w:rPr>
        <w:t xml:space="preserve"> </w:t>
      </w:r>
      <w:r w:rsidRPr="00A36F3D">
        <w:rPr>
          <w:rFonts w:ascii="Arial Narrow" w:hAnsi="Arial Narrow" w:cs="Times New Roman"/>
          <w:sz w:val="24"/>
          <w:szCs w:val="24"/>
        </w:rPr>
        <w:t xml:space="preserve">from the program in the form </w:t>
      </w:r>
      <w:r w:rsidRPr="00A36F3D">
        <w:rPr>
          <w:rFonts w:ascii="Arial Narrow" w:hAnsi="Arial Narrow" w:cs="Times New Roman"/>
          <w:i/>
          <w:color w:val="002060"/>
          <w:sz w:val="24"/>
          <w:szCs w:val="24"/>
        </w:rPr>
        <w:t>text-idf</w:t>
      </w:r>
      <w:r w:rsidRPr="00A36F3D">
        <w:rPr>
          <w:rFonts w:ascii="Arial Narrow" w:hAnsi="Arial Narrow" w:cs="Times New Roman"/>
          <w:color w:val="002060"/>
          <w:sz w:val="24"/>
          <w:szCs w:val="24"/>
        </w:rPr>
        <w:t xml:space="preserve"> </w:t>
      </w:r>
      <w:r w:rsidRPr="00A36F3D">
        <w:rPr>
          <w:rFonts w:ascii="Arial Narrow" w:hAnsi="Arial Narrow" w:cs="Times New Roman"/>
          <w:sz w:val="24"/>
          <w:szCs w:val="24"/>
        </w:rPr>
        <w:t xml:space="preserve">where </w:t>
      </w:r>
      <w:r w:rsidRPr="00D4586F">
        <w:rPr>
          <w:rFonts w:ascii="Arial Narrow" w:hAnsi="Arial Narrow" w:cs="Times New Roman"/>
          <w:i/>
          <w:color w:val="385623" w:themeColor="accent6" w:themeShade="80"/>
          <w:sz w:val="24"/>
          <w:szCs w:val="24"/>
          <w:shd w:val="clear" w:color="auto" w:fill="E7E6E6" w:themeFill="background2"/>
        </w:rPr>
        <w:t xml:space="preserve">idf </w:t>
      </w:r>
      <w:r w:rsidRPr="00D4586F">
        <w:rPr>
          <w:rFonts w:ascii="Arial Narrow" w:hAnsi="Arial Narrow" w:cs="Times New Roman"/>
          <w:sz w:val="24"/>
          <w:szCs w:val="24"/>
          <w:shd w:val="clear" w:color="auto" w:fill="E7E6E6" w:themeFill="background2"/>
        </w:rPr>
        <w:t>is the three-character ID of the text symbol</w:t>
      </w:r>
      <w:r w:rsidRPr="009C0F03">
        <w:rPr>
          <w:rFonts w:ascii="Arial Narrow" w:hAnsi="Arial Narrow" w:cs="Times New Roman"/>
          <w:sz w:val="24"/>
          <w:szCs w:val="24"/>
        </w:rPr>
        <w:t>.</w:t>
      </w:r>
    </w:p>
    <w:p w:rsidR="005B5438" w:rsidRDefault="005B5438" w:rsidP="009C0F03">
      <w:pPr>
        <w:autoSpaceDE w:val="0"/>
        <w:autoSpaceDN w:val="0"/>
        <w:adjustRightInd w:val="0"/>
        <w:spacing w:after="0" w:line="240" w:lineRule="auto"/>
        <w:ind w:firstLine="567"/>
        <w:jc w:val="both"/>
        <w:rPr>
          <w:rFonts w:ascii="Arial Narrow" w:hAnsi="Arial Narrow" w:cs="Times New Roman"/>
          <w:sz w:val="24"/>
          <w:szCs w:val="24"/>
        </w:rPr>
      </w:pPr>
    </w:p>
    <w:p w:rsidR="005B5438" w:rsidRPr="005B5438" w:rsidRDefault="005B5438" w:rsidP="00D4586F">
      <w:pPr>
        <w:shd w:val="clear" w:color="auto" w:fill="E7E6E6" w:themeFill="background2"/>
        <w:autoSpaceDE w:val="0"/>
        <w:autoSpaceDN w:val="0"/>
        <w:adjustRightInd w:val="0"/>
        <w:spacing w:after="0" w:line="240" w:lineRule="auto"/>
        <w:ind w:firstLine="567"/>
        <w:rPr>
          <w:rFonts w:ascii="Arial Narrow" w:hAnsi="Arial Narrow" w:cs="Courier New"/>
          <w:color w:val="000000" w:themeColor="text1"/>
          <w:sz w:val="24"/>
          <w:szCs w:val="24"/>
        </w:rPr>
      </w:pPr>
      <w:r w:rsidRPr="00D4586F">
        <w:rPr>
          <w:rFonts w:ascii="Arial Narrow" w:hAnsi="Arial Narrow" w:cs="Courier New"/>
          <w:color w:val="000000" w:themeColor="text1"/>
          <w:sz w:val="24"/>
          <w:szCs w:val="24"/>
        </w:rPr>
        <w:t>INITIALIZATION.</w:t>
      </w:r>
      <w:r w:rsidRPr="005B5438">
        <w:rPr>
          <w:rFonts w:ascii="Arial Narrow" w:hAnsi="Arial Narrow" w:cs="Courier New"/>
          <w:color w:val="000000" w:themeColor="text1"/>
          <w:sz w:val="24"/>
          <w:szCs w:val="24"/>
        </w:rPr>
        <w:t xml:space="preserve"> title = </w:t>
      </w:r>
      <w:r w:rsidRPr="00D4586F">
        <w:rPr>
          <w:rFonts w:ascii="Arial Narrow" w:hAnsi="Arial Narrow" w:cs="Courier New"/>
          <w:i/>
          <w:color w:val="385623" w:themeColor="accent6" w:themeShade="80"/>
          <w:sz w:val="24"/>
          <w:szCs w:val="24"/>
        </w:rPr>
        <w:t>'Selection'</w:t>
      </w:r>
      <w:r w:rsidRPr="005B5438">
        <w:rPr>
          <w:rFonts w:ascii="Arial Narrow" w:hAnsi="Arial Narrow" w:cs="Courier New"/>
          <w:color w:val="000000" w:themeColor="text1"/>
          <w:sz w:val="24"/>
          <w:szCs w:val="24"/>
        </w:rPr>
        <w:t xml:space="preserve">. </w:t>
      </w:r>
    </w:p>
    <w:p w:rsidR="0016237C" w:rsidRDefault="0016237C" w:rsidP="004C0076">
      <w:pPr>
        <w:spacing w:after="0" w:line="240" w:lineRule="auto"/>
        <w:ind w:firstLine="567"/>
        <w:jc w:val="both"/>
        <w:rPr>
          <w:rFonts w:ascii="Arial Narrow" w:hAnsi="Arial Narrow"/>
          <w:sz w:val="24"/>
          <w:szCs w:val="24"/>
        </w:rPr>
      </w:pPr>
    </w:p>
    <w:p w:rsidR="004E52C4" w:rsidRDefault="004E52C4" w:rsidP="004C0076">
      <w:pPr>
        <w:spacing w:after="0" w:line="240" w:lineRule="auto"/>
        <w:ind w:firstLine="567"/>
        <w:jc w:val="both"/>
        <w:rPr>
          <w:rFonts w:ascii="Arial Narrow" w:hAnsi="Arial Narrow"/>
          <w:sz w:val="24"/>
          <w:szCs w:val="24"/>
        </w:rPr>
      </w:pPr>
      <w:r w:rsidRPr="00D4586F">
        <w:rPr>
          <w:rFonts w:ascii="Arial Narrow" w:hAnsi="Arial Narrow"/>
          <w:b/>
          <w:i/>
          <w:sz w:val="24"/>
          <w:szCs w:val="24"/>
        </w:rPr>
        <w:t>To create text symbol</w:t>
      </w:r>
      <w:r w:rsidRPr="004E52C4">
        <w:rPr>
          <w:rFonts w:ascii="Arial Narrow" w:hAnsi="Arial Narrow"/>
          <w:sz w:val="24"/>
          <w:szCs w:val="24"/>
        </w:rPr>
        <w:t xml:space="preserve"> for title of block and </w:t>
      </w:r>
      <w:r w:rsidRPr="004E52C4">
        <w:rPr>
          <w:rStyle w:val="a5"/>
          <w:rFonts w:ascii="Arial Narrow" w:hAnsi="Arial Narrow"/>
          <w:sz w:val="24"/>
          <w:szCs w:val="24"/>
        </w:rPr>
        <w:t>Selection Text</w:t>
      </w:r>
      <w:r w:rsidRPr="004E52C4">
        <w:rPr>
          <w:rFonts w:ascii="Arial Narrow" w:hAnsi="Arial Narrow"/>
          <w:sz w:val="24"/>
          <w:szCs w:val="24"/>
        </w:rPr>
        <w:t xml:space="preserve"> for description of parameter in SE80 you can open menu Goto -&gt; Text Elements -&gt; Text Symbols or the other way creating text symbol you can </w:t>
      </w:r>
      <w:r w:rsidRPr="00D4586F">
        <w:rPr>
          <w:rFonts w:ascii="Arial Narrow" w:hAnsi="Arial Narrow"/>
          <w:i/>
          <w:color w:val="002060"/>
          <w:sz w:val="24"/>
          <w:szCs w:val="24"/>
        </w:rPr>
        <w:t>double click on ABAP code on after FRAME TITLE TEXT-F01</w:t>
      </w:r>
      <w:r w:rsidRPr="005B5438">
        <w:rPr>
          <w:rFonts w:ascii="Arial Narrow" w:hAnsi="Arial Narrow"/>
          <w:sz w:val="24"/>
          <w:szCs w:val="24"/>
        </w:rPr>
        <w:t>.</w:t>
      </w:r>
    </w:p>
    <w:p w:rsidR="005B5438" w:rsidRDefault="005B5438" w:rsidP="004C0076">
      <w:pPr>
        <w:spacing w:after="0" w:line="240" w:lineRule="auto"/>
        <w:ind w:firstLine="567"/>
        <w:jc w:val="both"/>
        <w:rPr>
          <w:rFonts w:ascii="Arial Narrow" w:hAnsi="Arial Narrow"/>
          <w:sz w:val="24"/>
          <w:szCs w:val="24"/>
        </w:rPr>
      </w:pPr>
    </w:p>
    <w:p w:rsidR="005B5438" w:rsidRPr="005B5438" w:rsidRDefault="005B5438" w:rsidP="00D4586F">
      <w:pPr>
        <w:pStyle w:val="3"/>
        <w:spacing w:before="0" w:line="240" w:lineRule="auto"/>
        <w:ind w:firstLine="426"/>
        <w:jc w:val="center"/>
        <w:rPr>
          <w:rFonts w:ascii="Arial Narrow" w:hAnsi="Arial Narrow"/>
          <w:color w:val="000000" w:themeColor="text1"/>
        </w:rPr>
      </w:pPr>
      <w:r w:rsidRPr="005B5438">
        <w:rPr>
          <w:rFonts w:ascii="Arial Narrow" w:hAnsi="Arial Narrow"/>
          <w:b/>
          <w:color w:val="000000" w:themeColor="text1"/>
        </w:rPr>
        <w:t>PARAMETER</w:t>
      </w:r>
    </w:p>
    <w:tbl>
      <w:tblPr>
        <w:tblpPr w:leftFromText="180" w:rightFromText="180" w:vertAnchor="text" w:horzAnchor="margin" w:tblpXSpec="center" w:tblpY="735"/>
        <w:tblW w:w="9072" w:type="dxa"/>
        <w:tblCellSpacing w:w="15" w:type="dxa"/>
        <w:tblCellMar>
          <w:top w:w="15" w:type="dxa"/>
          <w:left w:w="15" w:type="dxa"/>
          <w:bottom w:w="15" w:type="dxa"/>
          <w:right w:w="15" w:type="dxa"/>
        </w:tblCellMar>
        <w:tblLook w:val="04A0" w:firstRow="1" w:lastRow="0" w:firstColumn="1" w:lastColumn="0" w:noHBand="0" w:noVBand="1"/>
      </w:tblPr>
      <w:tblGrid>
        <w:gridCol w:w="2410"/>
        <w:gridCol w:w="6662"/>
      </w:tblGrid>
      <w:tr w:rsidR="0016237C" w:rsidRPr="005B5438" w:rsidTr="0016237C">
        <w:trPr>
          <w:tblHeader/>
          <w:tblCellSpacing w:w="15" w:type="dxa"/>
        </w:trPr>
        <w:tc>
          <w:tcPr>
            <w:tcW w:w="2365" w:type="dxa"/>
            <w:vAlign w:val="center"/>
            <w:hideMark/>
          </w:tcPr>
          <w:p w:rsidR="0016237C" w:rsidRPr="005B5438" w:rsidRDefault="0016237C" w:rsidP="00D4586F">
            <w:pPr>
              <w:spacing w:after="0" w:line="240" w:lineRule="auto"/>
              <w:jc w:val="both"/>
              <w:rPr>
                <w:rFonts w:ascii="Arial Narrow" w:eastAsia="Times New Roman" w:hAnsi="Arial Narrow" w:cs="Times New Roman"/>
                <w:b/>
                <w:bCs/>
                <w:sz w:val="24"/>
                <w:szCs w:val="24"/>
              </w:rPr>
            </w:pPr>
            <w:r w:rsidRPr="005B5438">
              <w:rPr>
                <w:rFonts w:ascii="Arial Narrow" w:eastAsia="Times New Roman" w:hAnsi="Arial Narrow" w:cs="Times New Roman"/>
                <w:b/>
                <w:bCs/>
                <w:sz w:val="24"/>
                <w:szCs w:val="24"/>
              </w:rPr>
              <w:t>Parameter Option</w:t>
            </w:r>
          </w:p>
        </w:tc>
        <w:tc>
          <w:tcPr>
            <w:tcW w:w="6617" w:type="dxa"/>
            <w:vAlign w:val="center"/>
            <w:hideMark/>
          </w:tcPr>
          <w:p w:rsidR="0016237C" w:rsidRPr="005B5438" w:rsidRDefault="0016237C" w:rsidP="00D4586F">
            <w:pPr>
              <w:spacing w:after="0" w:line="240" w:lineRule="auto"/>
              <w:jc w:val="center"/>
              <w:rPr>
                <w:rFonts w:ascii="Arial Narrow" w:eastAsia="Times New Roman" w:hAnsi="Arial Narrow" w:cs="Times New Roman"/>
                <w:b/>
                <w:bCs/>
                <w:sz w:val="24"/>
                <w:szCs w:val="24"/>
              </w:rPr>
            </w:pPr>
            <w:r w:rsidRPr="005B5438">
              <w:rPr>
                <w:rFonts w:ascii="Arial Narrow" w:eastAsia="Times New Roman" w:hAnsi="Arial Narrow" w:cs="Times New Roman"/>
                <w:b/>
                <w:bCs/>
                <w:sz w:val="24"/>
                <w:szCs w:val="24"/>
              </w:rPr>
              <w:t>Description</w:t>
            </w:r>
          </w:p>
        </w:tc>
      </w:tr>
      <w:tr w:rsidR="0016237C" w:rsidRPr="005B5438" w:rsidTr="0016237C">
        <w:trPr>
          <w:tblCellSpacing w:w="15" w:type="dxa"/>
        </w:trPr>
        <w:tc>
          <w:tcPr>
            <w:tcW w:w="2365" w:type="dxa"/>
            <w:vAlign w:val="center"/>
            <w:hideMark/>
          </w:tcPr>
          <w:p w:rsidR="0016237C" w:rsidRPr="00D4586F" w:rsidRDefault="0016237C" w:rsidP="00D4586F">
            <w:pPr>
              <w:spacing w:after="0" w:line="240" w:lineRule="auto"/>
              <w:rPr>
                <w:rFonts w:ascii="Arial Narrow" w:eastAsia="Times New Roman" w:hAnsi="Arial Narrow" w:cs="Times New Roman"/>
                <w:i/>
                <w:color w:val="000000" w:themeColor="text1"/>
                <w:sz w:val="24"/>
                <w:szCs w:val="24"/>
              </w:rPr>
            </w:pPr>
            <w:r w:rsidRPr="00D4586F">
              <w:rPr>
                <w:rFonts w:ascii="Arial Narrow" w:eastAsia="Times New Roman" w:hAnsi="Arial Narrow" w:cs="Times New Roman"/>
                <w:i/>
                <w:color w:val="000000" w:themeColor="text1"/>
                <w:sz w:val="24"/>
                <w:szCs w:val="24"/>
              </w:rPr>
              <w:t>OBLIGATORY</w:t>
            </w:r>
          </w:p>
        </w:tc>
        <w:tc>
          <w:tcPr>
            <w:tcW w:w="6617" w:type="dxa"/>
            <w:vAlign w:val="center"/>
            <w:hideMark/>
          </w:tcPr>
          <w:p w:rsidR="0016237C" w:rsidRPr="005B5438" w:rsidRDefault="0016237C" w:rsidP="00D4586F">
            <w:pPr>
              <w:spacing w:after="0" w:line="240" w:lineRule="auto"/>
              <w:jc w:val="both"/>
              <w:rPr>
                <w:rFonts w:ascii="Arial Narrow" w:eastAsia="Times New Roman" w:hAnsi="Arial Narrow" w:cs="Times New Roman"/>
                <w:sz w:val="24"/>
                <w:szCs w:val="24"/>
              </w:rPr>
            </w:pPr>
            <w:r w:rsidRPr="005B5438">
              <w:rPr>
                <w:rFonts w:ascii="Arial Narrow" w:eastAsia="Times New Roman" w:hAnsi="Arial Narrow" w:cs="Times New Roman"/>
                <w:sz w:val="24"/>
                <w:szCs w:val="24"/>
              </w:rPr>
              <w:t>User cannot execute the program until a value is</w:t>
            </w:r>
            <w:r>
              <w:rPr>
                <w:rFonts w:ascii="Arial Narrow" w:eastAsia="Times New Roman" w:hAnsi="Arial Narrow" w:cs="Times New Roman"/>
                <w:sz w:val="24"/>
                <w:szCs w:val="24"/>
              </w:rPr>
              <w:t xml:space="preserve"> </w:t>
            </w:r>
            <w:r w:rsidRPr="005B5438">
              <w:rPr>
                <w:rFonts w:ascii="Arial Narrow" w:eastAsia="Times New Roman" w:hAnsi="Arial Narrow" w:cs="Times New Roman"/>
                <w:sz w:val="24"/>
                <w:szCs w:val="24"/>
              </w:rPr>
              <w:t>entered.</w:t>
            </w:r>
          </w:p>
        </w:tc>
      </w:tr>
      <w:tr w:rsidR="0016237C" w:rsidRPr="005B5438" w:rsidTr="0016237C">
        <w:trPr>
          <w:tblCellSpacing w:w="15" w:type="dxa"/>
        </w:trPr>
        <w:tc>
          <w:tcPr>
            <w:tcW w:w="2365" w:type="dxa"/>
            <w:vAlign w:val="center"/>
            <w:hideMark/>
          </w:tcPr>
          <w:p w:rsidR="0016237C" w:rsidRPr="00D4586F" w:rsidRDefault="0016237C" w:rsidP="00D4586F">
            <w:pPr>
              <w:spacing w:after="0" w:line="240" w:lineRule="auto"/>
              <w:rPr>
                <w:rFonts w:ascii="Arial Narrow" w:eastAsia="Times New Roman" w:hAnsi="Arial Narrow" w:cs="Times New Roman"/>
                <w:i/>
                <w:color w:val="000000" w:themeColor="text1"/>
                <w:sz w:val="24"/>
                <w:szCs w:val="24"/>
              </w:rPr>
            </w:pPr>
            <w:r w:rsidRPr="00D4586F">
              <w:rPr>
                <w:rFonts w:ascii="Arial Narrow" w:eastAsia="Times New Roman" w:hAnsi="Arial Narrow" w:cs="Times New Roman"/>
                <w:i/>
                <w:color w:val="000000" w:themeColor="text1"/>
                <w:sz w:val="24"/>
                <w:szCs w:val="24"/>
              </w:rPr>
              <w:lastRenderedPageBreak/>
              <w:t>DEFAULT</w:t>
            </w:r>
          </w:p>
        </w:tc>
        <w:tc>
          <w:tcPr>
            <w:tcW w:w="6617" w:type="dxa"/>
            <w:vAlign w:val="center"/>
            <w:hideMark/>
          </w:tcPr>
          <w:p w:rsidR="0016237C" w:rsidRPr="005B5438" w:rsidRDefault="0016237C" w:rsidP="00D4586F">
            <w:pPr>
              <w:spacing w:after="0" w:line="240" w:lineRule="auto"/>
              <w:jc w:val="both"/>
              <w:rPr>
                <w:rFonts w:ascii="Arial Narrow" w:eastAsia="Times New Roman" w:hAnsi="Arial Narrow" w:cs="Times New Roman"/>
                <w:sz w:val="24"/>
                <w:szCs w:val="24"/>
              </w:rPr>
            </w:pPr>
            <w:r w:rsidRPr="005B5438">
              <w:rPr>
                <w:rFonts w:ascii="Arial Narrow" w:eastAsia="Times New Roman" w:hAnsi="Arial Narrow" w:cs="Times New Roman"/>
                <w:sz w:val="24"/>
                <w:szCs w:val="24"/>
              </w:rPr>
              <w:t>Set a default value for the parameter.</w:t>
            </w:r>
          </w:p>
        </w:tc>
      </w:tr>
      <w:tr w:rsidR="0016237C" w:rsidRPr="005B5438" w:rsidTr="0016237C">
        <w:trPr>
          <w:tblCellSpacing w:w="15" w:type="dxa"/>
        </w:trPr>
        <w:tc>
          <w:tcPr>
            <w:tcW w:w="2365" w:type="dxa"/>
            <w:vAlign w:val="center"/>
            <w:hideMark/>
          </w:tcPr>
          <w:p w:rsidR="0016237C" w:rsidRPr="00D4586F" w:rsidRDefault="0016237C" w:rsidP="0016237C">
            <w:pPr>
              <w:spacing w:after="0" w:line="240" w:lineRule="auto"/>
              <w:rPr>
                <w:rFonts w:ascii="Arial Narrow" w:eastAsia="Times New Roman" w:hAnsi="Arial Narrow" w:cs="Times New Roman"/>
                <w:i/>
                <w:color w:val="000000" w:themeColor="text1"/>
                <w:sz w:val="24"/>
                <w:szCs w:val="24"/>
              </w:rPr>
            </w:pPr>
            <w:r w:rsidRPr="00D4586F">
              <w:rPr>
                <w:rFonts w:ascii="Arial Narrow" w:eastAsia="Times New Roman" w:hAnsi="Arial Narrow" w:cs="Times New Roman"/>
                <w:i/>
                <w:color w:val="000000" w:themeColor="text1"/>
                <w:sz w:val="24"/>
                <w:szCs w:val="24"/>
              </w:rPr>
              <w:t>AS CHECKBOX</w:t>
            </w:r>
          </w:p>
        </w:tc>
        <w:tc>
          <w:tcPr>
            <w:tcW w:w="6617" w:type="dxa"/>
            <w:vAlign w:val="center"/>
            <w:hideMark/>
          </w:tcPr>
          <w:p w:rsidR="0016237C" w:rsidRPr="005B5438" w:rsidRDefault="0016237C" w:rsidP="0016237C">
            <w:pPr>
              <w:spacing w:after="0" w:line="240" w:lineRule="auto"/>
              <w:jc w:val="both"/>
              <w:rPr>
                <w:rFonts w:ascii="Arial Narrow" w:eastAsia="Times New Roman" w:hAnsi="Arial Narrow" w:cs="Times New Roman"/>
                <w:sz w:val="24"/>
                <w:szCs w:val="24"/>
              </w:rPr>
            </w:pPr>
            <w:r w:rsidRPr="005B5438">
              <w:rPr>
                <w:rFonts w:ascii="Arial Narrow" w:eastAsia="Times New Roman" w:hAnsi="Arial Narrow" w:cs="Times New Roman"/>
                <w:sz w:val="24"/>
                <w:szCs w:val="24"/>
              </w:rPr>
              <w:t>Parameter is set as a checkbox that will return</w:t>
            </w:r>
            <w:r>
              <w:rPr>
                <w:rFonts w:ascii="Arial Narrow" w:eastAsia="Times New Roman" w:hAnsi="Arial Narrow" w:cs="Times New Roman"/>
                <w:sz w:val="24"/>
                <w:szCs w:val="24"/>
              </w:rPr>
              <w:t xml:space="preserve"> </w:t>
            </w:r>
            <w:r w:rsidRPr="005B5438">
              <w:rPr>
                <w:rFonts w:ascii="Arial Narrow" w:eastAsia="Times New Roman" w:hAnsi="Arial Narrow" w:cs="Times New Roman"/>
                <w:sz w:val="24"/>
                <w:szCs w:val="24"/>
              </w:rPr>
              <w:t>ABAP _TRUE or ABAP FALSE when selected or</w:t>
            </w:r>
            <w:r>
              <w:rPr>
                <w:rFonts w:ascii="Arial Narrow" w:eastAsia="Times New Roman" w:hAnsi="Arial Narrow" w:cs="Times New Roman"/>
                <w:sz w:val="24"/>
                <w:szCs w:val="24"/>
              </w:rPr>
              <w:t xml:space="preserve"> </w:t>
            </w:r>
            <w:r w:rsidRPr="005B5438">
              <w:rPr>
                <w:rFonts w:ascii="Arial Narrow" w:eastAsia="Times New Roman" w:hAnsi="Arial Narrow" w:cs="Times New Roman"/>
                <w:sz w:val="24"/>
                <w:szCs w:val="24"/>
              </w:rPr>
              <w:t>not selected.</w:t>
            </w:r>
          </w:p>
        </w:tc>
      </w:tr>
      <w:tr w:rsidR="0016237C" w:rsidRPr="005B5438" w:rsidTr="0016237C">
        <w:trPr>
          <w:tblCellSpacing w:w="15" w:type="dxa"/>
        </w:trPr>
        <w:tc>
          <w:tcPr>
            <w:tcW w:w="2365" w:type="dxa"/>
            <w:vAlign w:val="center"/>
            <w:hideMark/>
          </w:tcPr>
          <w:p w:rsidR="0016237C" w:rsidRPr="00D4586F" w:rsidRDefault="0016237C" w:rsidP="0016237C">
            <w:pPr>
              <w:spacing w:after="0" w:line="240" w:lineRule="auto"/>
              <w:rPr>
                <w:rFonts w:ascii="Arial Narrow" w:eastAsia="Times New Roman" w:hAnsi="Arial Narrow" w:cs="Times New Roman"/>
                <w:i/>
                <w:color w:val="000000" w:themeColor="text1"/>
                <w:sz w:val="24"/>
                <w:szCs w:val="24"/>
              </w:rPr>
            </w:pPr>
            <w:r w:rsidRPr="00D4586F">
              <w:rPr>
                <w:rFonts w:ascii="Arial Narrow" w:eastAsia="Times New Roman" w:hAnsi="Arial Narrow" w:cs="Times New Roman"/>
                <w:i/>
                <w:color w:val="000000" w:themeColor="text1"/>
                <w:sz w:val="24"/>
                <w:szCs w:val="24"/>
              </w:rPr>
              <w:t>RADIOBUTTON GROUP</w:t>
            </w:r>
            <w:r w:rsidRPr="00D4586F">
              <w:rPr>
                <w:rFonts w:ascii="Arial Narrow" w:eastAsia="Times New Roman" w:hAnsi="Arial Narrow" w:cs="Times New Roman"/>
                <w:i/>
                <w:color w:val="000000" w:themeColor="text1"/>
                <w:sz w:val="24"/>
                <w:szCs w:val="24"/>
              </w:rPr>
              <w:br/>
            </w:r>
            <w:r w:rsidRPr="00D4586F">
              <w:rPr>
                <w:rFonts w:ascii="Arial Narrow" w:eastAsia="Times New Roman" w:hAnsi="Arial Narrow" w:cs="Times New Roman"/>
                <w:color w:val="000000" w:themeColor="text1"/>
                <w:sz w:val="24"/>
                <w:szCs w:val="24"/>
              </w:rPr>
              <w:t>group</w:t>
            </w:r>
          </w:p>
        </w:tc>
        <w:tc>
          <w:tcPr>
            <w:tcW w:w="6617" w:type="dxa"/>
            <w:vAlign w:val="center"/>
            <w:hideMark/>
          </w:tcPr>
          <w:p w:rsidR="0016237C" w:rsidRPr="005B5438" w:rsidRDefault="0016237C" w:rsidP="0016237C">
            <w:pPr>
              <w:spacing w:after="0" w:line="240" w:lineRule="auto"/>
              <w:jc w:val="both"/>
              <w:rPr>
                <w:rFonts w:ascii="Arial Narrow" w:eastAsia="Times New Roman" w:hAnsi="Arial Narrow" w:cs="Times New Roman"/>
                <w:sz w:val="24"/>
                <w:szCs w:val="24"/>
              </w:rPr>
            </w:pPr>
            <w:r w:rsidRPr="005B5438">
              <w:rPr>
                <w:rFonts w:ascii="Arial Narrow" w:eastAsia="Times New Roman" w:hAnsi="Arial Narrow" w:cs="Times New Roman"/>
                <w:sz w:val="24"/>
                <w:szCs w:val="24"/>
              </w:rPr>
              <w:t>Works like a checkbox but will only allow one</w:t>
            </w:r>
            <w:r>
              <w:rPr>
                <w:rFonts w:ascii="Arial Narrow" w:eastAsia="Times New Roman" w:hAnsi="Arial Narrow" w:cs="Times New Roman"/>
                <w:sz w:val="24"/>
                <w:szCs w:val="24"/>
              </w:rPr>
              <w:t xml:space="preserve"> </w:t>
            </w:r>
            <w:r w:rsidRPr="005B5438">
              <w:rPr>
                <w:rFonts w:ascii="Arial Narrow" w:eastAsia="Times New Roman" w:hAnsi="Arial Narrow" w:cs="Times New Roman"/>
                <w:sz w:val="24"/>
                <w:szCs w:val="24"/>
              </w:rPr>
              <w:t>parameter to be selected within a defined group.</w:t>
            </w:r>
          </w:p>
        </w:tc>
      </w:tr>
      <w:tr w:rsidR="0016237C" w:rsidRPr="005B5438" w:rsidTr="0016237C">
        <w:trPr>
          <w:tblCellSpacing w:w="15" w:type="dxa"/>
        </w:trPr>
        <w:tc>
          <w:tcPr>
            <w:tcW w:w="2365" w:type="dxa"/>
            <w:vAlign w:val="center"/>
            <w:hideMark/>
          </w:tcPr>
          <w:p w:rsidR="0016237C" w:rsidRPr="00D4586F" w:rsidRDefault="0016237C" w:rsidP="0016237C">
            <w:pPr>
              <w:spacing w:after="0" w:line="240" w:lineRule="auto"/>
              <w:rPr>
                <w:rFonts w:ascii="Arial Narrow" w:eastAsia="Times New Roman" w:hAnsi="Arial Narrow" w:cs="Times New Roman"/>
                <w:i/>
                <w:color w:val="000000" w:themeColor="text1"/>
                <w:sz w:val="24"/>
                <w:szCs w:val="24"/>
              </w:rPr>
            </w:pPr>
            <w:r w:rsidRPr="00D4586F">
              <w:rPr>
                <w:rFonts w:ascii="Arial Narrow" w:eastAsia="Times New Roman" w:hAnsi="Arial Narrow" w:cs="Times New Roman"/>
                <w:i/>
                <w:color w:val="000000" w:themeColor="text1"/>
                <w:sz w:val="24"/>
                <w:szCs w:val="24"/>
              </w:rPr>
              <w:t>AS LISTBOX VISIBLE</w:t>
            </w:r>
            <w:r w:rsidRPr="00D4586F">
              <w:rPr>
                <w:rFonts w:ascii="Arial Narrow" w:eastAsia="Times New Roman" w:hAnsi="Arial Narrow" w:cs="Times New Roman"/>
                <w:i/>
                <w:color w:val="000000" w:themeColor="text1"/>
                <w:sz w:val="24"/>
                <w:szCs w:val="24"/>
              </w:rPr>
              <w:br/>
              <w:t xml:space="preserve">LENGTH </w:t>
            </w:r>
            <w:r w:rsidRPr="00D4586F">
              <w:rPr>
                <w:rFonts w:ascii="Arial Narrow" w:eastAsia="Times New Roman" w:hAnsi="Arial Narrow" w:cs="Times New Roman"/>
                <w:color w:val="000000" w:themeColor="text1"/>
                <w:sz w:val="24"/>
                <w:szCs w:val="24"/>
              </w:rPr>
              <w:t>n</w:t>
            </w:r>
          </w:p>
        </w:tc>
        <w:tc>
          <w:tcPr>
            <w:tcW w:w="6617" w:type="dxa"/>
            <w:vAlign w:val="center"/>
            <w:hideMark/>
          </w:tcPr>
          <w:p w:rsidR="0016237C" w:rsidRPr="005B5438" w:rsidRDefault="0016237C" w:rsidP="0016237C">
            <w:pPr>
              <w:spacing w:after="0" w:line="240" w:lineRule="auto"/>
              <w:jc w:val="both"/>
              <w:rPr>
                <w:rFonts w:ascii="Arial Narrow" w:eastAsia="Times New Roman" w:hAnsi="Arial Narrow" w:cs="Times New Roman"/>
                <w:sz w:val="24"/>
                <w:szCs w:val="24"/>
              </w:rPr>
            </w:pPr>
            <w:r w:rsidRPr="005B5438">
              <w:rPr>
                <w:rFonts w:ascii="Arial Narrow" w:eastAsia="Times New Roman" w:hAnsi="Arial Narrow" w:cs="Times New Roman"/>
                <w:sz w:val="24"/>
                <w:szCs w:val="24"/>
              </w:rPr>
              <w:t>Will create a dropdown selection for all possible</w:t>
            </w:r>
            <w:r>
              <w:rPr>
                <w:rFonts w:ascii="Arial Narrow" w:eastAsia="Times New Roman" w:hAnsi="Arial Narrow" w:cs="Times New Roman"/>
                <w:sz w:val="24"/>
                <w:szCs w:val="24"/>
              </w:rPr>
              <w:t xml:space="preserve"> </w:t>
            </w:r>
            <w:r w:rsidRPr="005B5438">
              <w:rPr>
                <w:rFonts w:ascii="Arial Narrow" w:eastAsia="Times New Roman" w:hAnsi="Arial Narrow" w:cs="Times New Roman"/>
                <w:sz w:val="24"/>
                <w:szCs w:val="24"/>
              </w:rPr>
              <w:t>optiom for the parameter data type. The</w:t>
            </w:r>
            <w:r>
              <w:rPr>
                <w:rFonts w:ascii="Arial Narrow" w:eastAsia="Times New Roman" w:hAnsi="Arial Narrow" w:cs="Times New Roman"/>
                <w:sz w:val="24"/>
                <w:szCs w:val="24"/>
              </w:rPr>
              <w:t xml:space="preserve"> </w:t>
            </w:r>
            <w:r w:rsidRPr="005B5438">
              <w:rPr>
                <w:rFonts w:ascii="Arial Narrow" w:eastAsia="Times New Roman" w:hAnsi="Arial Narrow" w:cs="Times New Roman"/>
                <w:sz w:val="24"/>
                <w:szCs w:val="24"/>
              </w:rPr>
              <w:t>dropdown list width is defined by n.</w:t>
            </w:r>
          </w:p>
        </w:tc>
      </w:tr>
    </w:tbl>
    <w:p w:rsidR="0016237C" w:rsidRDefault="0016237C" w:rsidP="004C0076">
      <w:pPr>
        <w:spacing w:after="0" w:line="240" w:lineRule="auto"/>
        <w:ind w:firstLine="567"/>
        <w:jc w:val="both"/>
        <w:rPr>
          <w:rFonts w:ascii="Arial Narrow" w:hAnsi="Arial Narrow"/>
          <w:color w:val="000000" w:themeColor="text1"/>
          <w:sz w:val="24"/>
          <w:szCs w:val="24"/>
        </w:rPr>
      </w:pPr>
    </w:p>
    <w:p w:rsidR="0016237C" w:rsidRDefault="0016237C" w:rsidP="004C0076">
      <w:pPr>
        <w:spacing w:after="0" w:line="240" w:lineRule="auto"/>
        <w:ind w:firstLine="567"/>
        <w:jc w:val="both"/>
        <w:rPr>
          <w:rFonts w:ascii="Arial Narrow" w:hAnsi="Arial Narrow"/>
          <w:color w:val="000000" w:themeColor="text1"/>
          <w:sz w:val="24"/>
          <w:szCs w:val="24"/>
        </w:rPr>
      </w:pPr>
    </w:p>
    <w:p w:rsidR="0016237C" w:rsidRDefault="0016237C" w:rsidP="0016237C">
      <w:pPr>
        <w:spacing w:after="0" w:line="240" w:lineRule="auto"/>
        <w:ind w:firstLine="567"/>
        <w:rPr>
          <w:rFonts w:ascii="Arial Narrow" w:eastAsia="Times New Roman" w:hAnsi="Arial Narrow" w:cs="Times New Roman"/>
          <w:sz w:val="24"/>
          <w:szCs w:val="24"/>
        </w:rPr>
      </w:pPr>
    </w:p>
    <w:p w:rsidR="0016237C" w:rsidRPr="0016237C" w:rsidRDefault="0016237C" w:rsidP="0016237C">
      <w:pPr>
        <w:spacing w:after="0" w:line="240" w:lineRule="auto"/>
        <w:ind w:firstLine="567"/>
        <w:rPr>
          <w:rFonts w:ascii="Arial Narrow" w:eastAsia="Times New Roman" w:hAnsi="Arial Narrow" w:cs="Times New Roman"/>
          <w:sz w:val="24"/>
          <w:szCs w:val="24"/>
        </w:rPr>
      </w:pPr>
      <w:r w:rsidRPr="0016237C">
        <w:rPr>
          <w:rFonts w:ascii="Arial Narrow" w:eastAsia="Times New Roman" w:hAnsi="Arial Narrow" w:cs="Times New Roman"/>
          <w:sz w:val="24"/>
          <w:szCs w:val="24"/>
        </w:rPr>
        <w:t>SELECTION-SCREEN BEGIN OF BLOCK blk2 WITH FRAME TITLE TEXT-f02.</w:t>
      </w:r>
    </w:p>
    <w:p w:rsidR="00D4586F" w:rsidRDefault="0016237C" w:rsidP="00D4586F">
      <w:pPr>
        <w:shd w:val="clear" w:color="auto" w:fill="E7E6E6" w:themeFill="background2"/>
        <w:spacing w:after="0" w:line="240" w:lineRule="auto"/>
        <w:ind w:firstLine="567"/>
        <w:rPr>
          <w:rFonts w:ascii="Arial Narrow" w:eastAsia="Times New Roman" w:hAnsi="Arial Narrow" w:cs="Times New Roman"/>
          <w:sz w:val="24"/>
          <w:szCs w:val="24"/>
        </w:rPr>
      </w:pPr>
      <w:r w:rsidRPr="00D4586F">
        <w:rPr>
          <w:rFonts w:ascii="Arial Narrow" w:eastAsia="Times New Roman" w:hAnsi="Arial Narrow" w:cs="Times New Roman"/>
          <w:i/>
          <w:color w:val="385623" w:themeColor="accent6" w:themeShade="80"/>
          <w:sz w:val="24"/>
          <w:szCs w:val="24"/>
        </w:rPr>
        <w:t>PARAMETERS</w:t>
      </w:r>
      <w:r w:rsidRPr="0016237C">
        <w:rPr>
          <w:rFonts w:ascii="Arial Narrow" w:eastAsia="Times New Roman" w:hAnsi="Arial Narrow" w:cs="Times New Roman"/>
          <w:sz w:val="24"/>
          <w:szCs w:val="24"/>
        </w:rPr>
        <w:t xml:space="preserve">: </w:t>
      </w:r>
    </w:p>
    <w:p w:rsidR="0016237C" w:rsidRPr="0016237C" w:rsidRDefault="00D4586F" w:rsidP="00D4586F">
      <w:pPr>
        <w:shd w:val="clear" w:color="auto" w:fill="E7E6E6" w:themeFill="background2"/>
        <w:spacing w:after="0" w:line="240" w:lineRule="auto"/>
        <w:ind w:left="720"/>
        <w:rPr>
          <w:rFonts w:ascii="Arial Narrow" w:eastAsia="Times New Roman" w:hAnsi="Arial Narrow" w:cs="Times New Roman"/>
          <w:sz w:val="24"/>
          <w:szCs w:val="24"/>
        </w:rPr>
      </w:pPr>
      <w:r>
        <w:rPr>
          <w:rFonts w:ascii="Arial Narrow" w:eastAsia="Times New Roman" w:hAnsi="Arial Narrow" w:cs="Times New Roman"/>
          <w:sz w:val="24"/>
          <w:szCs w:val="24"/>
        </w:rPr>
        <w:t xml:space="preserve">         </w:t>
      </w:r>
      <w:r w:rsidR="0016237C" w:rsidRPr="0016237C">
        <w:rPr>
          <w:rFonts w:ascii="Arial Narrow" w:eastAsia="Times New Roman" w:hAnsi="Arial Narrow" w:cs="Times New Roman"/>
          <w:sz w:val="24"/>
          <w:szCs w:val="24"/>
        </w:rPr>
        <w:t xml:space="preserve">rb_sto </w:t>
      </w:r>
      <w:r w:rsidR="0016237C" w:rsidRPr="00D4586F">
        <w:rPr>
          <w:rFonts w:ascii="Arial Narrow" w:eastAsia="Times New Roman" w:hAnsi="Arial Narrow" w:cs="Times New Roman"/>
          <w:i/>
          <w:color w:val="385623" w:themeColor="accent6" w:themeShade="80"/>
          <w:sz w:val="24"/>
          <w:szCs w:val="24"/>
        </w:rPr>
        <w:t>RADIOBUTTON GROUP</w:t>
      </w:r>
      <w:r w:rsidR="0016237C" w:rsidRPr="00D4586F">
        <w:rPr>
          <w:rFonts w:ascii="Arial Narrow" w:eastAsia="Times New Roman" w:hAnsi="Arial Narrow" w:cs="Times New Roman"/>
          <w:color w:val="385623" w:themeColor="accent6" w:themeShade="80"/>
          <w:sz w:val="24"/>
          <w:szCs w:val="24"/>
        </w:rPr>
        <w:t xml:space="preserve"> </w:t>
      </w:r>
      <w:r w:rsidR="0016237C" w:rsidRPr="0016237C">
        <w:rPr>
          <w:rFonts w:ascii="Arial Narrow" w:eastAsia="Times New Roman" w:hAnsi="Arial Narrow" w:cs="Times New Roman"/>
          <w:sz w:val="24"/>
          <w:szCs w:val="24"/>
        </w:rPr>
        <w:t>b1 DEFAULT 'X',</w:t>
      </w:r>
    </w:p>
    <w:p w:rsidR="0016237C" w:rsidRPr="0016237C" w:rsidRDefault="0016237C" w:rsidP="0016237C">
      <w:pPr>
        <w:spacing w:after="0" w:line="240" w:lineRule="auto"/>
        <w:ind w:firstLine="567"/>
        <w:rPr>
          <w:rFonts w:ascii="Arial Narrow" w:eastAsia="Times New Roman" w:hAnsi="Arial Narrow" w:cs="Times New Roman"/>
          <w:sz w:val="24"/>
          <w:szCs w:val="24"/>
        </w:rPr>
      </w:pPr>
      <w:r w:rsidRPr="0016237C">
        <w:rPr>
          <w:rFonts w:ascii="Arial Narrow" w:eastAsia="Times New Roman" w:hAnsi="Arial Narrow" w:cs="Times New Roman"/>
          <w:sz w:val="24"/>
          <w:szCs w:val="24"/>
        </w:rPr>
        <w:t>            rb_srv RADIOBUTTON GROUP b1,</w:t>
      </w:r>
    </w:p>
    <w:p w:rsidR="0016237C" w:rsidRPr="0016237C" w:rsidRDefault="0016237C" w:rsidP="0016237C">
      <w:pPr>
        <w:spacing w:after="0" w:line="240" w:lineRule="auto"/>
        <w:ind w:firstLine="567"/>
        <w:rPr>
          <w:rFonts w:ascii="Arial Narrow" w:eastAsia="Times New Roman" w:hAnsi="Arial Narrow" w:cs="Times New Roman"/>
          <w:sz w:val="24"/>
          <w:szCs w:val="24"/>
        </w:rPr>
      </w:pPr>
      <w:r w:rsidRPr="0016237C">
        <w:rPr>
          <w:rFonts w:ascii="Arial Narrow" w:eastAsia="Times New Roman" w:hAnsi="Arial Narrow" w:cs="Times New Roman"/>
          <w:sz w:val="24"/>
          <w:szCs w:val="24"/>
        </w:rPr>
        <w:t>            rb_chg RADIOBUTTON GROUP b1,</w:t>
      </w:r>
    </w:p>
    <w:p w:rsidR="0016237C" w:rsidRPr="0016237C" w:rsidRDefault="0016237C" w:rsidP="0016237C">
      <w:pPr>
        <w:spacing w:after="0" w:line="240" w:lineRule="auto"/>
        <w:ind w:firstLine="567"/>
        <w:rPr>
          <w:rFonts w:ascii="Arial Narrow" w:eastAsia="Times New Roman" w:hAnsi="Arial Narrow" w:cs="Times New Roman"/>
          <w:sz w:val="24"/>
          <w:szCs w:val="24"/>
        </w:rPr>
      </w:pPr>
      <w:r w:rsidRPr="0016237C">
        <w:rPr>
          <w:rFonts w:ascii="Arial Narrow" w:eastAsia="Times New Roman" w:hAnsi="Arial Narrow" w:cs="Times New Roman"/>
          <w:sz w:val="24"/>
          <w:szCs w:val="24"/>
        </w:rPr>
        <w:t>            rb_stk RADIOBUTTON GROUP b1,</w:t>
      </w:r>
    </w:p>
    <w:p w:rsidR="0016237C" w:rsidRPr="0016237C" w:rsidRDefault="0016237C" w:rsidP="0016237C">
      <w:pPr>
        <w:spacing w:after="0" w:line="240" w:lineRule="auto"/>
        <w:ind w:firstLine="567"/>
        <w:rPr>
          <w:rFonts w:ascii="Arial Narrow" w:eastAsia="Times New Roman" w:hAnsi="Arial Narrow" w:cs="Times New Roman"/>
          <w:sz w:val="24"/>
          <w:szCs w:val="24"/>
        </w:rPr>
      </w:pPr>
      <w:r w:rsidRPr="0016237C">
        <w:rPr>
          <w:rFonts w:ascii="Arial Narrow" w:eastAsia="Times New Roman" w:hAnsi="Arial Narrow" w:cs="Times New Roman"/>
          <w:sz w:val="24"/>
          <w:szCs w:val="24"/>
        </w:rPr>
        <w:t xml:space="preserve">            rb_pro RADIOBUTTON GROUP </w:t>
      </w:r>
      <w:r w:rsidRPr="00D4586F">
        <w:rPr>
          <w:rFonts w:ascii="Arial Narrow" w:eastAsia="Times New Roman" w:hAnsi="Arial Narrow" w:cs="Times New Roman"/>
          <w:i/>
          <w:color w:val="002060"/>
          <w:sz w:val="24"/>
          <w:szCs w:val="24"/>
        </w:rPr>
        <w:t>b1</w:t>
      </w:r>
      <w:r w:rsidRPr="0016237C">
        <w:rPr>
          <w:rFonts w:ascii="Arial Narrow" w:eastAsia="Times New Roman" w:hAnsi="Arial Narrow" w:cs="Times New Roman"/>
          <w:sz w:val="24"/>
          <w:szCs w:val="24"/>
        </w:rPr>
        <w:t xml:space="preserve">. </w:t>
      </w:r>
    </w:p>
    <w:p w:rsidR="0016237C" w:rsidRPr="0016237C" w:rsidRDefault="0016237C" w:rsidP="0016237C">
      <w:pPr>
        <w:spacing w:after="0" w:line="240" w:lineRule="auto"/>
        <w:ind w:firstLine="567"/>
        <w:jc w:val="both"/>
        <w:rPr>
          <w:rFonts w:ascii="Arial Narrow" w:hAnsi="Arial Narrow"/>
          <w:color w:val="000000" w:themeColor="text1"/>
          <w:sz w:val="24"/>
          <w:szCs w:val="24"/>
        </w:rPr>
      </w:pPr>
      <w:r w:rsidRPr="0016237C">
        <w:rPr>
          <w:rFonts w:ascii="Arial Narrow" w:eastAsia="Times New Roman" w:hAnsi="Arial Narrow" w:cs="Times New Roman"/>
          <w:sz w:val="24"/>
          <w:szCs w:val="24"/>
        </w:rPr>
        <w:t>SELECTION-SCREEN END OF BLOCK blk2.</w:t>
      </w:r>
    </w:p>
    <w:p w:rsidR="0016237C" w:rsidRPr="0016237C" w:rsidRDefault="0016237C" w:rsidP="0016237C">
      <w:pPr>
        <w:spacing w:after="0" w:line="240" w:lineRule="auto"/>
        <w:ind w:firstLine="567"/>
        <w:jc w:val="both"/>
        <w:rPr>
          <w:rFonts w:ascii="Arial Narrow" w:hAnsi="Arial Narrow"/>
          <w:color w:val="000000" w:themeColor="text1"/>
          <w:sz w:val="24"/>
          <w:szCs w:val="24"/>
        </w:rPr>
      </w:pPr>
    </w:p>
    <w:p w:rsidR="0016237C" w:rsidRPr="0016237C" w:rsidRDefault="0016237C" w:rsidP="0016237C">
      <w:pPr>
        <w:pStyle w:val="3"/>
        <w:spacing w:before="0" w:line="240" w:lineRule="auto"/>
        <w:ind w:firstLine="567"/>
        <w:jc w:val="center"/>
        <w:rPr>
          <w:rFonts w:ascii="Arial Narrow" w:hAnsi="Arial Narrow"/>
          <w:b/>
          <w:color w:val="000000" w:themeColor="text1"/>
        </w:rPr>
      </w:pPr>
      <w:r w:rsidRPr="0016237C">
        <w:rPr>
          <w:rFonts w:ascii="Arial Narrow" w:hAnsi="Arial Narrow"/>
          <w:b/>
          <w:color w:val="000000" w:themeColor="text1"/>
        </w:rPr>
        <w:t>SELECT-OPTIONS</w:t>
      </w:r>
    </w:p>
    <w:p w:rsidR="0016237C" w:rsidRPr="0016237C" w:rsidRDefault="0016237C" w:rsidP="0016237C">
      <w:pPr>
        <w:spacing w:after="0" w:line="240" w:lineRule="auto"/>
        <w:ind w:firstLine="567"/>
        <w:jc w:val="both"/>
        <w:rPr>
          <w:rFonts w:ascii="Arial Narrow" w:hAnsi="Arial Narrow"/>
          <w:color w:val="000000" w:themeColor="text1"/>
          <w:sz w:val="24"/>
          <w:szCs w:val="24"/>
        </w:rPr>
      </w:pPr>
    </w:p>
    <w:p w:rsidR="0016237C" w:rsidRPr="0016237C" w:rsidRDefault="0016237C" w:rsidP="0016237C">
      <w:pPr>
        <w:pStyle w:val="a7"/>
        <w:spacing w:before="0" w:beforeAutospacing="0" w:after="0" w:afterAutospacing="0"/>
        <w:ind w:firstLine="567"/>
        <w:jc w:val="both"/>
        <w:rPr>
          <w:rFonts w:ascii="Arial Narrow" w:hAnsi="Arial Narrow"/>
        </w:rPr>
      </w:pPr>
      <w:r w:rsidRPr="0016237C">
        <w:rPr>
          <w:rFonts w:ascii="Arial Narrow" w:hAnsi="Arial Narrow"/>
        </w:rPr>
        <w:t xml:space="preserve">The SELECT-OPTIONS keyword allows for the user </w:t>
      </w:r>
      <w:r w:rsidRPr="00D4586F">
        <w:rPr>
          <w:rFonts w:ascii="Arial Narrow" w:hAnsi="Arial Narrow"/>
          <w:i/>
          <w:color w:val="002060"/>
        </w:rPr>
        <w:t>to select from a range of options</w:t>
      </w:r>
      <w:r w:rsidRPr="0016237C">
        <w:rPr>
          <w:rFonts w:ascii="Arial Narrow" w:hAnsi="Arial Narrow"/>
        </w:rPr>
        <w:t xml:space="preserve">. Unlike PARAMETER  </w:t>
      </w:r>
      <w:r w:rsidRPr="00D4586F">
        <w:rPr>
          <w:rFonts w:ascii="Arial Narrow" w:hAnsi="Arial Narrow"/>
        </w:rPr>
        <w:t xml:space="preserve">SELECT-OPTIONS </w:t>
      </w:r>
      <w:r w:rsidRPr="00D4586F">
        <w:rPr>
          <w:rFonts w:ascii="Arial Narrow" w:hAnsi="Arial Narrow"/>
          <w:i/>
          <w:color w:val="002060"/>
        </w:rPr>
        <w:t>requires a variable based on a data types database table</w:t>
      </w:r>
      <w:r w:rsidRPr="00D4586F">
        <w:rPr>
          <w:rFonts w:ascii="Arial Narrow" w:hAnsi="Arial Narrow"/>
          <w:color w:val="002060"/>
        </w:rPr>
        <w:t xml:space="preserve"> </w:t>
      </w:r>
      <w:r w:rsidRPr="0016237C">
        <w:rPr>
          <w:rFonts w:ascii="Arial Narrow" w:hAnsi="Arial Narrow"/>
        </w:rPr>
        <w:t>in order to define what options are available to be selected.</w:t>
      </w:r>
    </w:p>
    <w:p w:rsidR="0016237C" w:rsidRDefault="0016237C" w:rsidP="0016237C">
      <w:pPr>
        <w:spacing w:after="0" w:line="240" w:lineRule="auto"/>
        <w:ind w:firstLine="567"/>
        <w:jc w:val="both"/>
        <w:rPr>
          <w:rFonts w:ascii="Arial Narrow" w:eastAsia="Times New Roman" w:hAnsi="Arial Narrow" w:cs="Times New Roman"/>
          <w:sz w:val="24"/>
          <w:szCs w:val="24"/>
        </w:rPr>
      </w:pPr>
    </w:p>
    <w:p w:rsidR="0016237C" w:rsidRPr="0016237C" w:rsidRDefault="0016237C" w:rsidP="00D4586F">
      <w:pPr>
        <w:shd w:val="clear" w:color="auto" w:fill="E7E6E6" w:themeFill="background2"/>
        <w:spacing w:after="0" w:line="240" w:lineRule="auto"/>
        <w:ind w:firstLine="567"/>
        <w:jc w:val="both"/>
        <w:rPr>
          <w:rFonts w:ascii="Arial Narrow" w:eastAsia="Times New Roman" w:hAnsi="Arial Narrow" w:cs="Times New Roman"/>
          <w:sz w:val="24"/>
          <w:szCs w:val="24"/>
        </w:rPr>
      </w:pPr>
      <w:r w:rsidRPr="00D4586F">
        <w:rPr>
          <w:rFonts w:ascii="Arial Narrow" w:eastAsia="Times New Roman" w:hAnsi="Arial Narrow" w:cs="Times New Roman"/>
          <w:i/>
          <w:color w:val="385623" w:themeColor="accent6" w:themeShade="80"/>
          <w:sz w:val="24"/>
          <w:szCs w:val="24"/>
        </w:rPr>
        <w:t>SELECT-OPTIONS</w:t>
      </w:r>
      <w:r w:rsidRPr="0016237C">
        <w:rPr>
          <w:rFonts w:ascii="Arial Narrow" w:eastAsia="Times New Roman" w:hAnsi="Arial Narrow" w:cs="Times New Roman"/>
          <w:sz w:val="24"/>
          <w:szCs w:val="24"/>
        </w:rPr>
        <w:t xml:space="preserve">: s_banfn </w:t>
      </w:r>
      <w:r w:rsidRPr="00D4586F">
        <w:rPr>
          <w:rFonts w:ascii="Arial Narrow" w:eastAsia="Times New Roman" w:hAnsi="Arial Narrow" w:cs="Times New Roman"/>
          <w:i/>
          <w:color w:val="385623" w:themeColor="accent6" w:themeShade="80"/>
          <w:sz w:val="24"/>
          <w:szCs w:val="24"/>
        </w:rPr>
        <w:t>FOR</w:t>
      </w:r>
      <w:r w:rsidRPr="0016237C">
        <w:rPr>
          <w:rFonts w:ascii="Arial Narrow" w:eastAsia="Times New Roman" w:hAnsi="Arial Narrow" w:cs="Times New Roman"/>
          <w:sz w:val="24"/>
          <w:szCs w:val="24"/>
        </w:rPr>
        <w:t xml:space="preserve"> eban-banfn .</w:t>
      </w:r>
    </w:p>
    <w:p w:rsidR="0016237C" w:rsidRDefault="0016237C" w:rsidP="004C0076">
      <w:pPr>
        <w:spacing w:after="0" w:line="240" w:lineRule="auto"/>
        <w:ind w:firstLine="567"/>
        <w:jc w:val="both"/>
        <w:rPr>
          <w:rFonts w:ascii="Arial Narrow" w:hAnsi="Arial Narrow"/>
          <w:color w:val="000000" w:themeColor="text1"/>
          <w:sz w:val="24"/>
          <w:szCs w:val="24"/>
        </w:rPr>
      </w:pPr>
    </w:p>
    <w:p w:rsidR="000600BA" w:rsidRDefault="000600BA" w:rsidP="004C0076">
      <w:pPr>
        <w:spacing w:after="0" w:line="240" w:lineRule="auto"/>
        <w:ind w:firstLine="567"/>
        <w:jc w:val="both"/>
        <w:rPr>
          <w:rFonts w:ascii="Arial Narrow" w:hAnsi="Arial Narrow"/>
          <w:color w:val="000000" w:themeColor="text1"/>
          <w:sz w:val="24"/>
          <w:szCs w:val="24"/>
        </w:rPr>
      </w:pPr>
    </w:p>
    <w:p w:rsidR="000600BA" w:rsidRPr="00D86100" w:rsidRDefault="000600BA" w:rsidP="000600BA">
      <w:pPr>
        <w:pStyle w:val="a7"/>
        <w:spacing w:before="0" w:beforeAutospacing="0" w:after="0" w:afterAutospacing="0"/>
        <w:ind w:firstLine="567"/>
        <w:jc w:val="center"/>
        <w:rPr>
          <w:rFonts w:ascii="Arial Narrow" w:hAnsi="Arial Narrow"/>
          <w:i/>
        </w:rPr>
      </w:pPr>
      <w:bookmarkStart w:id="27" w:name="Database_Access"/>
      <w:r w:rsidRPr="00CA4C2D">
        <w:rPr>
          <w:rStyle w:val="a4"/>
          <w:rFonts w:ascii="Arial Narrow" w:hAnsi="Arial Narrow"/>
        </w:rPr>
        <w:t>Database Access</w:t>
      </w:r>
      <w:r w:rsidR="00D86100">
        <w:rPr>
          <w:rStyle w:val="a4"/>
          <w:rFonts w:ascii="Arial Narrow" w:hAnsi="Arial Narrow"/>
        </w:rPr>
        <w:t xml:space="preserve"> </w:t>
      </w:r>
      <w:r w:rsidR="00D86100" w:rsidRPr="00D86100">
        <w:rPr>
          <w:rStyle w:val="a4"/>
          <w:rFonts w:ascii="Arial Narrow" w:hAnsi="Arial Narrow"/>
          <w:i/>
        </w:rPr>
        <w:t>/</w:t>
      </w:r>
      <w:r w:rsidR="00D86100" w:rsidRPr="00D86100">
        <w:rPr>
          <w:rFonts w:ascii="Arial Narrow" w:hAnsi="Arial Narrow"/>
          <w:bCs/>
          <w:i/>
          <w:kern w:val="36"/>
        </w:rPr>
        <w:t>from ABAP 7.4</w:t>
      </w:r>
      <w:r w:rsidR="00D86100" w:rsidRPr="00D86100">
        <w:rPr>
          <w:rStyle w:val="a4"/>
          <w:rFonts w:ascii="Arial Narrow" w:hAnsi="Arial Narrow"/>
          <w:i/>
        </w:rPr>
        <w:t>/</w:t>
      </w:r>
    </w:p>
    <w:bookmarkEnd w:id="27"/>
    <w:p w:rsidR="000600BA" w:rsidRPr="00676FFC" w:rsidRDefault="000600BA" w:rsidP="000600BA">
      <w:pPr>
        <w:spacing w:after="0" w:line="240" w:lineRule="auto"/>
        <w:ind w:firstLine="567"/>
        <w:jc w:val="both"/>
        <w:outlineLvl w:val="0"/>
        <w:rPr>
          <w:rFonts w:ascii="Arial Narrow" w:eastAsia="Times New Roman" w:hAnsi="Arial Narrow" w:cs="Times New Roman"/>
          <w:bCs/>
          <w:kern w:val="36"/>
          <w:sz w:val="24"/>
          <w:szCs w:val="24"/>
        </w:rPr>
      </w:pPr>
      <w:r>
        <w:fldChar w:fldCharType="begin"/>
      </w:r>
      <w:r>
        <w:instrText xml:space="preserve"> HYPERLINK \l "Содержание" </w:instrText>
      </w:r>
      <w:r>
        <w:fldChar w:fldCharType="separate"/>
      </w:r>
      <w:r w:rsidRPr="002E64CF">
        <w:rPr>
          <w:rStyle w:val="a3"/>
          <w:rFonts w:ascii="Arial Narrow" w:eastAsia="Times New Roman" w:hAnsi="Arial Narrow" w:cs="Times New Roman"/>
          <w:bCs/>
          <w:kern w:val="36"/>
          <w:sz w:val="24"/>
          <w:szCs w:val="24"/>
          <w:u w:val="none"/>
          <w:lang w:val="ru-RU"/>
        </w:rPr>
        <w:t>Содержание</w:t>
      </w:r>
      <w:r>
        <w:rPr>
          <w:rStyle w:val="a3"/>
          <w:rFonts w:ascii="Arial Narrow" w:eastAsia="Times New Roman" w:hAnsi="Arial Narrow" w:cs="Times New Roman"/>
          <w:bCs/>
          <w:kern w:val="36"/>
          <w:sz w:val="24"/>
          <w:szCs w:val="24"/>
          <w:u w:val="none"/>
          <w:lang w:val="ru-RU"/>
        </w:rPr>
        <w:fldChar w:fldCharType="end"/>
      </w:r>
    </w:p>
    <w:p w:rsidR="000600BA" w:rsidRDefault="000600BA" w:rsidP="000600BA">
      <w:pPr>
        <w:pStyle w:val="a7"/>
        <w:spacing w:before="0" w:beforeAutospacing="0" w:after="0" w:afterAutospacing="0"/>
        <w:ind w:firstLine="567"/>
        <w:jc w:val="both"/>
        <w:rPr>
          <w:rStyle w:val="a4"/>
          <w:rFonts w:ascii="Arial Narrow" w:hAnsi="Arial Narrow"/>
        </w:rPr>
      </w:pPr>
    </w:p>
    <w:p w:rsidR="000600BA" w:rsidRPr="00CA4C2D" w:rsidRDefault="000600BA" w:rsidP="000600BA">
      <w:pPr>
        <w:pStyle w:val="a7"/>
        <w:spacing w:before="0" w:beforeAutospacing="0" w:after="0" w:afterAutospacing="0"/>
        <w:ind w:firstLine="567"/>
        <w:jc w:val="center"/>
        <w:rPr>
          <w:rFonts w:ascii="Arial Narrow" w:hAnsi="Arial Narrow"/>
        </w:rPr>
      </w:pPr>
      <w:r w:rsidRPr="00CA4C2D">
        <w:rPr>
          <w:rStyle w:val="a4"/>
          <w:rFonts w:ascii="Arial Narrow" w:hAnsi="Arial Narrow"/>
        </w:rPr>
        <w:t>CASE statement in SQL Queries</w:t>
      </w:r>
    </w:p>
    <w:p w:rsidR="000600BA" w:rsidRDefault="000600BA" w:rsidP="000600BA">
      <w:pPr>
        <w:spacing w:after="0" w:line="240" w:lineRule="auto"/>
        <w:ind w:firstLine="567"/>
        <w:jc w:val="both"/>
        <w:rPr>
          <w:rFonts w:ascii="Arial Narrow" w:hAnsi="Arial Narrow"/>
          <w:sz w:val="24"/>
          <w:szCs w:val="24"/>
        </w:rPr>
      </w:pPr>
    </w:p>
    <w:p w:rsidR="000600BA" w:rsidRPr="00CA4C2D" w:rsidRDefault="000600BA" w:rsidP="000600BA">
      <w:pPr>
        <w:spacing w:after="0" w:line="240" w:lineRule="auto"/>
        <w:ind w:firstLine="567"/>
        <w:jc w:val="both"/>
        <w:rPr>
          <w:rFonts w:ascii="Arial Narrow" w:hAnsi="Arial Narrow"/>
          <w:sz w:val="24"/>
          <w:szCs w:val="24"/>
        </w:rPr>
      </w:pPr>
      <w:r w:rsidRPr="00CA4C2D">
        <w:rPr>
          <w:rFonts w:ascii="Arial Narrow" w:hAnsi="Arial Narrow"/>
          <w:sz w:val="24"/>
          <w:szCs w:val="24"/>
        </w:rPr>
        <w:t>START-OF-SELECTION.</w:t>
      </w:r>
    </w:p>
    <w:p w:rsidR="000600BA" w:rsidRPr="00A74A01" w:rsidRDefault="000600BA" w:rsidP="000600BA">
      <w:pPr>
        <w:spacing w:after="0" w:line="240" w:lineRule="auto"/>
        <w:ind w:firstLine="567"/>
        <w:jc w:val="both"/>
        <w:rPr>
          <w:rFonts w:ascii="Arial Narrow" w:hAnsi="Arial Narrow"/>
          <w:sz w:val="24"/>
          <w:szCs w:val="24"/>
        </w:rPr>
      </w:pPr>
      <w:r w:rsidRPr="00CA4C2D">
        <w:rPr>
          <w:rFonts w:ascii="Arial Narrow" w:hAnsi="Arial Narrow"/>
          <w:sz w:val="24"/>
          <w:szCs w:val="24"/>
        </w:rPr>
        <w:t xml:space="preserve">  </w:t>
      </w:r>
      <w:r w:rsidRPr="00A74A01">
        <w:rPr>
          <w:rFonts w:ascii="Arial Narrow" w:hAnsi="Arial Narrow"/>
          <w:sz w:val="24"/>
          <w:szCs w:val="24"/>
        </w:rPr>
        <w:t xml:space="preserve">SELECT </w:t>
      </w:r>
      <w:r w:rsidRPr="00A74A01">
        <w:rPr>
          <w:rFonts w:ascii="Arial Narrow" w:hAnsi="Arial Narrow"/>
          <w:i/>
          <w:color w:val="385623" w:themeColor="accent6" w:themeShade="80"/>
          <w:sz w:val="24"/>
          <w:szCs w:val="24"/>
          <w:shd w:val="clear" w:color="auto" w:fill="E7E6E6" w:themeFill="background2"/>
        </w:rPr>
        <w:t>CASE</w:t>
      </w:r>
      <w:r w:rsidRPr="00A74A01">
        <w:rPr>
          <w:rFonts w:ascii="Arial Narrow" w:hAnsi="Arial Narrow"/>
          <w:sz w:val="24"/>
          <w:szCs w:val="24"/>
          <w:shd w:val="clear" w:color="auto" w:fill="E7E6E6" w:themeFill="background2"/>
        </w:rPr>
        <w:t xml:space="preserve"> WHEN</w:t>
      </w:r>
      <w:r w:rsidRPr="00A74A01">
        <w:rPr>
          <w:rFonts w:ascii="Arial Narrow" w:hAnsi="Arial Narrow"/>
          <w:sz w:val="24"/>
          <w:szCs w:val="24"/>
        </w:rPr>
        <w:t xml:space="preserve"> auart = 'Z1IN' THEN 'Z1IN'</w:t>
      </w:r>
    </w:p>
    <w:p w:rsidR="000600BA" w:rsidRPr="00A74A01" w:rsidRDefault="000600BA" w:rsidP="000600BA">
      <w:pPr>
        <w:spacing w:after="0" w:line="240" w:lineRule="auto"/>
        <w:ind w:firstLine="567"/>
        <w:jc w:val="both"/>
        <w:rPr>
          <w:rFonts w:ascii="Arial Narrow" w:hAnsi="Arial Narrow"/>
          <w:sz w:val="24"/>
          <w:szCs w:val="24"/>
        </w:rPr>
      </w:pPr>
      <w:r w:rsidRPr="00A74A01">
        <w:rPr>
          <w:rFonts w:ascii="Arial Narrow" w:hAnsi="Arial Narrow"/>
          <w:sz w:val="24"/>
          <w:szCs w:val="24"/>
        </w:rPr>
        <w:t xml:space="preserve">                            WHEN auart = 'Z2KP' THEN 'Z2KP'</w:t>
      </w:r>
    </w:p>
    <w:p w:rsidR="000600BA" w:rsidRPr="00A74A01" w:rsidRDefault="000600BA" w:rsidP="00A74A01">
      <w:pPr>
        <w:spacing w:after="0" w:line="240" w:lineRule="auto"/>
        <w:ind w:firstLine="567"/>
        <w:jc w:val="both"/>
        <w:rPr>
          <w:rFonts w:ascii="Arial Narrow" w:hAnsi="Arial Narrow"/>
          <w:sz w:val="24"/>
          <w:szCs w:val="24"/>
        </w:rPr>
      </w:pPr>
      <w:r w:rsidRPr="00A74A01">
        <w:rPr>
          <w:rFonts w:ascii="Arial Narrow" w:hAnsi="Arial Narrow"/>
          <w:sz w:val="24"/>
          <w:szCs w:val="24"/>
        </w:rPr>
        <w:t xml:space="preserve">                 </w:t>
      </w:r>
      <w:r w:rsidR="0068514E">
        <w:rPr>
          <w:rFonts w:ascii="Arial Narrow" w:hAnsi="Arial Narrow"/>
          <w:sz w:val="24"/>
          <w:szCs w:val="24"/>
        </w:rPr>
        <w:t xml:space="preserve">           </w:t>
      </w:r>
      <w:r w:rsidRPr="0068514E">
        <w:rPr>
          <w:rFonts w:ascii="Arial Narrow" w:hAnsi="Arial Narrow"/>
          <w:i/>
          <w:color w:val="002060"/>
          <w:sz w:val="24"/>
          <w:szCs w:val="24"/>
        </w:rPr>
        <w:t>ELSE</w:t>
      </w:r>
      <w:r w:rsidRPr="0068514E">
        <w:rPr>
          <w:rFonts w:ascii="Arial Narrow" w:hAnsi="Arial Narrow"/>
          <w:i/>
          <w:sz w:val="24"/>
          <w:szCs w:val="24"/>
        </w:rPr>
        <w:t xml:space="preserve"> </w:t>
      </w:r>
      <w:r w:rsidRPr="0068514E">
        <w:rPr>
          <w:rFonts w:ascii="Arial Narrow" w:hAnsi="Arial Narrow"/>
          <w:sz w:val="24"/>
          <w:szCs w:val="24"/>
        </w:rPr>
        <w:t>'OTHERS'</w:t>
      </w:r>
    </w:p>
    <w:p w:rsidR="00A74A01" w:rsidRDefault="000600BA" w:rsidP="000600BA">
      <w:pPr>
        <w:spacing w:after="0" w:line="240" w:lineRule="auto"/>
        <w:ind w:firstLine="567"/>
        <w:jc w:val="both"/>
        <w:rPr>
          <w:rFonts w:ascii="Arial Narrow" w:hAnsi="Arial Narrow"/>
          <w:sz w:val="24"/>
          <w:szCs w:val="24"/>
        </w:rPr>
      </w:pPr>
      <w:r w:rsidRPr="00A74A01">
        <w:rPr>
          <w:rFonts w:ascii="Arial Narrow" w:hAnsi="Arial Narrow"/>
          <w:sz w:val="24"/>
          <w:szCs w:val="24"/>
        </w:rPr>
        <w:t xml:space="preserve">                 END </w:t>
      </w:r>
      <w:r w:rsidR="0068514E">
        <w:rPr>
          <w:rFonts w:ascii="Arial Narrow" w:hAnsi="Arial Narrow"/>
          <w:sz w:val="24"/>
          <w:szCs w:val="24"/>
        </w:rPr>
        <w:t>as</w:t>
      </w:r>
      <w:r w:rsidRPr="00A74A01">
        <w:rPr>
          <w:rFonts w:ascii="Arial Narrow" w:hAnsi="Arial Narrow"/>
          <w:sz w:val="24"/>
          <w:szCs w:val="24"/>
        </w:rPr>
        <w:t xml:space="preserve"> group,  vbeln </w:t>
      </w:r>
    </w:p>
    <w:p w:rsidR="000600BA" w:rsidRDefault="00A74A01" w:rsidP="000600BA">
      <w:pPr>
        <w:spacing w:after="0" w:line="240" w:lineRule="auto"/>
        <w:ind w:firstLine="567"/>
        <w:jc w:val="both"/>
        <w:rPr>
          <w:rFonts w:ascii="Arial Narrow" w:hAnsi="Arial Narrow"/>
          <w:sz w:val="24"/>
          <w:szCs w:val="24"/>
        </w:rPr>
      </w:pPr>
      <w:r w:rsidRPr="00A74A01">
        <w:rPr>
          <w:rFonts w:ascii="Arial Narrow" w:hAnsi="Arial Narrow"/>
          <w:sz w:val="24"/>
          <w:szCs w:val="24"/>
        </w:rPr>
        <w:t xml:space="preserve">  </w:t>
      </w:r>
      <w:r w:rsidR="000600BA" w:rsidRPr="00A74A01">
        <w:rPr>
          <w:rFonts w:ascii="Arial Narrow" w:hAnsi="Arial Narrow"/>
          <w:sz w:val="24"/>
          <w:szCs w:val="24"/>
        </w:rPr>
        <w:t xml:space="preserve">FROM vbak INTO TABLE </w:t>
      </w:r>
      <w:r w:rsidR="000600BA" w:rsidRPr="00A74A01">
        <w:rPr>
          <w:rFonts w:ascii="Arial Narrow" w:hAnsi="Arial Narrow"/>
          <w:i/>
          <w:color w:val="385623" w:themeColor="accent6" w:themeShade="80"/>
          <w:sz w:val="24"/>
          <w:szCs w:val="24"/>
          <w:shd w:val="clear" w:color="auto" w:fill="E7E6E6" w:themeFill="background2"/>
        </w:rPr>
        <w:t>@</w:t>
      </w:r>
      <w:r>
        <w:rPr>
          <w:rFonts w:ascii="Arial Narrow" w:hAnsi="Arial Narrow"/>
          <w:i/>
          <w:color w:val="385623" w:themeColor="accent6" w:themeShade="80"/>
          <w:sz w:val="24"/>
          <w:szCs w:val="24"/>
          <w:shd w:val="clear" w:color="auto" w:fill="E7E6E6" w:themeFill="background2"/>
        </w:rPr>
        <w:t>data</w:t>
      </w:r>
      <w:r w:rsidR="000600BA" w:rsidRPr="00A74A01">
        <w:rPr>
          <w:rFonts w:ascii="Arial Narrow" w:hAnsi="Arial Narrow"/>
          <w:sz w:val="24"/>
          <w:szCs w:val="24"/>
          <w:shd w:val="clear" w:color="auto" w:fill="E7E6E6" w:themeFill="background2"/>
        </w:rPr>
        <w:t>(li_vbeln)</w:t>
      </w:r>
      <w:r w:rsidR="000600BA" w:rsidRPr="00A74A01">
        <w:rPr>
          <w:rFonts w:ascii="Arial Narrow" w:hAnsi="Arial Narrow"/>
          <w:sz w:val="24"/>
          <w:szCs w:val="24"/>
        </w:rPr>
        <w:t>.</w:t>
      </w:r>
    </w:p>
    <w:p w:rsidR="000600BA" w:rsidRDefault="000600BA" w:rsidP="000600BA">
      <w:pPr>
        <w:spacing w:after="0" w:line="240" w:lineRule="auto"/>
        <w:ind w:firstLine="567"/>
        <w:jc w:val="both"/>
        <w:rPr>
          <w:rFonts w:ascii="Arial Narrow" w:hAnsi="Arial Narrow"/>
          <w:sz w:val="24"/>
          <w:szCs w:val="24"/>
        </w:rPr>
      </w:pPr>
    </w:p>
    <w:p w:rsidR="00A74A01" w:rsidRPr="00A74A01" w:rsidRDefault="00A74A01" w:rsidP="000600BA">
      <w:pPr>
        <w:spacing w:after="0" w:line="240" w:lineRule="auto"/>
        <w:ind w:firstLine="567"/>
        <w:jc w:val="both"/>
        <w:rPr>
          <w:rFonts w:ascii="Arial Narrow" w:hAnsi="Arial Narrow"/>
          <w:i/>
          <w:color w:val="002060"/>
          <w:sz w:val="24"/>
          <w:szCs w:val="24"/>
        </w:rPr>
      </w:pPr>
      <w:r w:rsidRPr="00A74A01">
        <w:rPr>
          <w:rFonts w:ascii="Arial Narrow" w:hAnsi="Arial Narrow"/>
          <w:i/>
          <w:color w:val="002060"/>
          <w:sz w:val="24"/>
          <w:szCs w:val="24"/>
        </w:rPr>
        <w:t>Rem</w:t>
      </w:r>
    </w:p>
    <w:p w:rsidR="000600BA" w:rsidRDefault="000600BA" w:rsidP="000600BA">
      <w:pPr>
        <w:spacing w:after="0" w:line="240" w:lineRule="auto"/>
        <w:ind w:firstLine="567"/>
        <w:jc w:val="both"/>
        <w:rPr>
          <w:rFonts w:ascii="Arial Narrow" w:hAnsi="Arial Narrow"/>
          <w:sz w:val="24"/>
          <w:szCs w:val="24"/>
        </w:rPr>
      </w:pPr>
      <w:r w:rsidRPr="00CA4C2D">
        <w:rPr>
          <w:rFonts w:ascii="Arial Narrow" w:hAnsi="Arial Narrow"/>
          <w:b/>
          <w:sz w:val="24"/>
          <w:szCs w:val="24"/>
        </w:rPr>
        <w:t>@</w:t>
      </w:r>
      <w:r w:rsidRPr="00CA4C2D">
        <w:rPr>
          <w:rFonts w:ascii="Arial Narrow" w:hAnsi="Arial Narrow"/>
          <w:sz w:val="24"/>
          <w:szCs w:val="24"/>
        </w:rPr>
        <w:t xml:space="preserve"> </w:t>
      </w:r>
      <w:r>
        <w:rPr>
          <w:rFonts w:ascii="Arial Narrow" w:hAnsi="Arial Narrow"/>
          <w:sz w:val="24"/>
          <w:szCs w:val="24"/>
        </w:rPr>
        <w:t xml:space="preserve"> - </w:t>
      </w:r>
      <w:r w:rsidRPr="00A74A01">
        <w:rPr>
          <w:rFonts w:ascii="Arial Narrow" w:hAnsi="Arial Narrow"/>
          <w:i/>
          <w:color w:val="002060"/>
          <w:sz w:val="24"/>
          <w:szCs w:val="24"/>
        </w:rPr>
        <w:t>you are not talking about field in the database</w:t>
      </w:r>
      <w:r>
        <w:rPr>
          <w:rFonts w:ascii="Arial Narrow" w:hAnsi="Arial Narrow"/>
          <w:sz w:val="24"/>
          <w:szCs w:val="24"/>
        </w:rPr>
        <w:t>.</w:t>
      </w:r>
    </w:p>
    <w:p w:rsidR="000600BA" w:rsidRDefault="000600BA" w:rsidP="000600BA">
      <w:pPr>
        <w:spacing w:after="0" w:line="240" w:lineRule="auto"/>
        <w:ind w:firstLine="567"/>
        <w:jc w:val="both"/>
        <w:rPr>
          <w:rFonts w:ascii="Arial Narrow" w:hAnsi="Arial Narrow"/>
          <w:sz w:val="24"/>
          <w:szCs w:val="24"/>
        </w:rPr>
      </w:pPr>
    </w:p>
    <w:p w:rsidR="000600BA" w:rsidRDefault="000600BA" w:rsidP="000600BA">
      <w:pPr>
        <w:spacing w:after="0" w:line="240" w:lineRule="auto"/>
        <w:ind w:firstLine="567"/>
        <w:jc w:val="both"/>
        <w:rPr>
          <w:rFonts w:ascii="Arial Narrow" w:hAnsi="Arial Narrow"/>
          <w:sz w:val="24"/>
          <w:szCs w:val="24"/>
        </w:rPr>
      </w:pPr>
      <w:r w:rsidRPr="00CA4C2D">
        <w:rPr>
          <w:rFonts w:ascii="Arial Narrow" w:hAnsi="Arial Narrow"/>
          <w:sz w:val="24"/>
          <w:szCs w:val="24"/>
        </w:rPr>
        <w:t>@DATA(li_</w:t>
      </w:r>
      <w:r w:rsidR="0068514E">
        <w:rPr>
          <w:rFonts w:ascii="Arial Narrow" w:hAnsi="Arial Narrow"/>
          <w:sz w:val="24"/>
          <w:szCs w:val="24"/>
        </w:rPr>
        <w:t>v</w:t>
      </w:r>
      <w:r w:rsidRPr="00CA4C2D">
        <w:rPr>
          <w:rFonts w:ascii="Arial Narrow" w:hAnsi="Arial Narrow"/>
          <w:sz w:val="24"/>
          <w:szCs w:val="24"/>
        </w:rPr>
        <w:t xml:space="preserve">beln) </w:t>
      </w:r>
      <w:r>
        <w:rPr>
          <w:rFonts w:ascii="Arial Narrow" w:hAnsi="Arial Narrow"/>
          <w:sz w:val="24"/>
          <w:szCs w:val="24"/>
        </w:rPr>
        <w:t xml:space="preserve">- </w:t>
      </w:r>
      <w:r w:rsidRPr="00CA4C2D">
        <w:rPr>
          <w:rFonts w:ascii="Arial Narrow" w:hAnsi="Arial Narrow"/>
          <w:sz w:val="24"/>
          <w:szCs w:val="24"/>
        </w:rPr>
        <w:t xml:space="preserve">SAP System will create internal table </w:t>
      </w:r>
      <w:r w:rsidR="0068514E" w:rsidRPr="0068514E">
        <w:rPr>
          <w:rFonts w:ascii="Arial Narrow" w:hAnsi="Arial Narrow"/>
          <w:i/>
          <w:sz w:val="24"/>
          <w:szCs w:val="24"/>
        </w:rPr>
        <w:t>li_vbeln</w:t>
      </w:r>
      <w:r w:rsidR="0068514E" w:rsidRPr="00CA4C2D">
        <w:rPr>
          <w:rFonts w:ascii="Arial Narrow" w:hAnsi="Arial Narrow"/>
          <w:sz w:val="24"/>
          <w:szCs w:val="24"/>
        </w:rPr>
        <w:t xml:space="preserve"> </w:t>
      </w:r>
      <w:r w:rsidRPr="00CA4C2D">
        <w:rPr>
          <w:rFonts w:ascii="Arial Narrow" w:hAnsi="Arial Narrow"/>
          <w:sz w:val="24"/>
          <w:szCs w:val="24"/>
        </w:rPr>
        <w:t xml:space="preserve">directly </w:t>
      </w:r>
      <w:r w:rsidR="0068514E">
        <w:rPr>
          <w:rFonts w:ascii="Arial Narrow" w:hAnsi="Arial Narrow"/>
          <w:sz w:val="24"/>
          <w:szCs w:val="24"/>
        </w:rPr>
        <w:t xml:space="preserve">- </w:t>
      </w:r>
      <w:r w:rsidRPr="00CA4C2D">
        <w:rPr>
          <w:rFonts w:ascii="Arial Narrow" w:hAnsi="Arial Narrow"/>
          <w:sz w:val="24"/>
          <w:szCs w:val="24"/>
        </w:rPr>
        <w:t>so you don</w:t>
      </w:r>
      <w:r>
        <w:rPr>
          <w:rFonts w:ascii="Arial Narrow" w:hAnsi="Arial Narrow"/>
          <w:sz w:val="24"/>
          <w:szCs w:val="24"/>
        </w:rPr>
        <w:t>’</w:t>
      </w:r>
      <w:r w:rsidRPr="00CA4C2D">
        <w:rPr>
          <w:rFonts w:ascii="Arial Narrow" w:hAnsi="Arial Narrow"/>
          <w:sz w:val="24"/>
          <w:szCs w:val="24"/>
        </w:rPr>
        <w:t>t need declare before.</w:t>
      </w:r>
    </w:p>
    <w:p w:rsidR="000600BA" w:rsidRDefault="000600BA" w:rsidP="000600BA">
      <w:pPr>
        <w:spacing w:after="0" w:line="240" w:lineRule="auto"/>
        <w:ind w:firstLine="567"/>
        <w:jc w:val="both"/>
        <w:rPr>
          <w:rFonts w:ascii="Arial Narrow" w:hAnsi="Arial Narrow"/>
          <w:sz w:val="24"/>
          <w:szCs w:val="24"/>
        </w:rPr>
      </w:pPr>
    </w:p>
    <w:p w:rsidR="0068514E" w:rsidRDefault="0068514E" w:rsidP="000600BA">
      <w:pPr>
        <w:spacing w:after="0" w:line="240" w:lineRule="auto"/>
        <w:ind w:firstLine="567"/>
        <w:jc w:val="both"/>
        <w:rPr>
          <w:rFonts w:ascii="Arial Narrow" w:hAnsi="Arial Narrow"/>
          <w:sz w:val="24"/>
          <w:szCs w:val="24"/>
        </w:rPr>
      </w:pPr>
    </w:p>
    <w:p w:rsidR="000600BA" w:rsidRPr="00CA4C2D" w:rsidRDefault="000600BA" w:rsidP="000600BA">
      <w:pPr>
        <w:pStyle w:val="a7"/>
        <w:spacing w:before="0" w:beforeAutospacing="0" w:after="0" w:afterAutospacing="0"/>
        <w:ind w:firstLine="567"/>
        <w:jc w:val="center"/>
        <w:rPr>
          <w:rFonts w:ascii="Arial Narrow" w:hAnsi="Arial Narrow"/>
        </w:rPr>
      </w:pPr>
      <w:r w:rsidRPr="00CA4C2D">
        <w:rPr>
          <w:rStyle w:val="a4"/>
          <w:rFonts w:ascii="Arial Narrow" w:hAnsi="Arial Narrow"/>
        </w:rPr>
        <w:t>INNER JOIN Improvement</w:t>
      </w:r>
    </w:p>
    <w:p w:rsidR="000600BA" w:rsidRDefault="000600BA" w:rsidP="000600BA">
      <w:pPr>
        <w:pStyle w:val="a7"/>
        <w:spacing w:before="0" w:beforeAutospacing="0" w:after="0" w:afterAutospacing="0"/>
        <w:ind w:firstLine="567"/>
        <w:jc w:val="both"/>
        <w:rPr>
          <w:rFonts w:ascii="Arial Narrow" w:hAnsi="Arial Narrow"/>
        </w:rPr>
      </w:pPr>
    </w:p>
    <w:p w:rsidR="000600BA" w:rsidRDefault="000600BA" w:rsidP="000600BA">
      <w:pPr>
        <w:pStyle w:val="a7"/>
        <w:spacing w:before="0" w:beforeAutospacing="0" w:after="0" w:afterAutospacing="0"/>
        <w:ind w:firstLine="567"/>
        <w:jc w:val="both"/>
        <w:rPr>
          <w:rFonts w:ascii="Arial Narrow" w:hAnsi="Arial Narrow"/>
        </w:rPr>
      </w:pPr>
      <w:r>
        <w:rPr>
          <w:rFonts w:ascii="Arial Narrow" w:hAnsi="Arial Narrow"/>
        </w:rPr>
        <w:lastRenderedPageBreak/>
        <w:t>Befor 7.4</w:t>
      </w:r>
      <w:r w:rsidRPr="00CA4C2D">
        <w:rPr>
          <w:rFonts w:ascii="Arial Narrow" w:hAnsi="Arial Narrow"/>
        </w:rPr>
        <w:t xml:space="preserve"> you must to list field one by one from the main table </w:t>
      </w:r>
      <w:r>
        <w:rPr>
          <w:rFonts w:ascii="Arial Narrow" w:hAnsi="Arial Narrow"/>
        </w:rPr>
        <w:t>-</w:t>
      </w:r>
      <w:r w:rsidRPr="00CA4C2D">
        <w:rPr>
          <w:rFonts w:ascii="Arial Narrow" w:hAnsi="Arial Narrow"/>
        </w:rPr>
        <w:t xml:space="preserve"> this improvement </w:t>
      </w:r>
      <w:r w:rsidRPr="0068514E">
        <w:rPr>
          <w:rFonts w:ascii="Arial Narrow" w:hAnsi="Arial Narrow"/>
          <w:i/>
          <w:color w:val="002060"/>
        </w:rPr>
        <w:t>you can list all of the fields</w:t>
      </w:r>
      <w:r w:rsidRPr="0068514E">
        <w:rPr>
          <w:rFonts w:ascii="Arial Narrow" w:hAnsi="Arial Narrow"/>
          <w:color w:val="002060"/>
        </w:rPr>
        <w:t xml:space="preserve"> </w:t>
      </w:r>
    </w:p>
    <w:p w:rsidR="000600BA" w:rsidRDefault="000600BA" w:rsidP="000600BA">
      <w:pPr>
        <w:pStyle w:val="a7"/>
        <w:spacing w:before="0" w:beforeAutospacing="0" w:after="0" w:afterAutospacing="0"/>
        <w:ind w:firstLine="567"/>
        <w:jc w:val="both"/>
        <w:rPr>
          <w:rFonts w:ascii="Arial Narrow" w:hAnsi="Arial Narrow"/>
        </w:rPr>
      </w:pPr>
    </w:p>
    <w:p w:rsidR="000600BA" w:rsidRDefault="000600BA" w:rsidP="000600BA">
      <w:pPr>
        <w:pStyle w:val="a7"/>
        <w:spacing w:before="0" w:beforeAutospacing="0" w:after="0" w:afterAutospacing="0"/>
        <w:ind w:firstLine="567"/>
        <w:jc w:val="both"/>
        <w:rPr>
          <w:rFonts w:ascii="Arial Narrow" w:hAnsi="Arial Narrow"/>
        </w:rPr>
      </w:pPr>
      <w:r w:rsidRPr="00A74A01">
        <w:rPr>
          <w:rFonts w:ascii="Arial Narrow" w:hAnsi="Arial Narrow"/>
        </w:rPr>
        <w:t xml:space="preserve">SELECT </w:t>
      </w:r>
      <w:r w:rsidRPr="0068514E">
        <w:rPr>
          <w:rFonts w:ascii="Arial Narrow" w:hAnsi="Arial Narrow"/>
          <w:i/>
          <w:color w:val="385623" w:themeColor="accent6" w:themeShade="80"/>
          <w:shd w:val="clear" w:color="auto" w:fill="E7E6E6" w:themeFill="background2"/>
        </w:rPr>
        <w:t>a~*</w:t>
      </w:r>
      <w:r w:rsidRPr="00A74A01">
        <w:rPr>
          <w:rFonts w:ascii="Arial Narrow" w:hAnsi="Arial Narrow"/>
        </w:rPr>
        <w:t>, b</w:t>
      </w:r>
      <w:r w:rsidRPr="006C447D">
        <w:rPr>
          <w:rFonts w:ascii="Arial Narrow" w:hAnsi="Arial Narrow"/>
        </w:rPr>
        <w:t xml:space="preserve">~posnr, b~matnr FROM vbak AS a </w:t>
      </w:r>
    </w:p>
    <w:p w:rsidR="000600BA" w:rsidRPr="006C447D" w:rsidRDefault="000600BA" w:rsidP="000600BA">
      <w:pPr>
        <w:pStyle w:val="a7"/>
        <w:spacing w:before="0" w:beforeAutospacing="0" w:after="0" w:afterAutospacing="0"/>
        <w:ind w:firstLine="567"/>
        <w:jc w:val="both"/>
        <w:rPr>
          <w:rFonts w:ascii="Arial Narrow" w:hAnsi="Arial Narrow"/>
        </w:rPr>
      </w:pPr>
      <w:r w:rsidRPr="006C447D">
        <w:rPr>
          <w:rFonts w:ascii="Arial Narrow" w:hAnsi="Arial Narrow"/>
        </w:rPr>
        <w:t>INNER JOIN vbap as b</w:t>
      </w:r>
      <w:r>
        <w:rPr>
          <w:rFonts w:ascii="Arial Narrow" w:hAnsi="Arial Narrow"/>
        </w:rPr>
        <w:t xml:space="preserve"> </w:t>
      </w:r>
      <w:r w:rsidRPr="006C447D">
        <w:rPr>
          <w:rFonts w:ascii="Arial Narrow" w:hAnsi="Arial Narrow"/>
        </w:rPr>
        <w:t>ON a~vbeln = b~vbeln</w:t>
      </w:r>
    </w:p>
    <w:p w:rsidR="000600BA" w:rsidRPr="006C447D" w:rsidRDefault="000600BA" w:rsidP="000600BA">
      <w:pPr>
        <w:pStyle w:val="a7"/>
        <w:spacing w:before="0" w:beforeAutospacing="0" w:after="0" w:afterAutospacing="0"/>
        <w:ind w:firstLine="567"/>
        <w:jc w:val="both"/>
        <w:rPr>
          <w:rFonts w:ascii="Arial Narrow" w:hAnsi="Arial Narrow"/>
        </w:rPr>
      </w:pPr>
      <w:r w:rsidRPr="006C447D">
        <w:rPr>
          <w:rFonts w:ascii="Arial Narrow" w:hAnsi="Arial Narrow"/>
        </w:rPr>
        <w:t>WHERE a~auart = 'Z1IN'</w:t>
      </w:r>
    </w:p>
    <w:p w:rsidR="000600BA" w:rsidRDefault="000600BA" w:rsidP="000600BA">
      <w:pPr>
        <w:pStyle w:val="a7"/>
        <w:spacing w:before="0" w:beforeAutospacing="0" w:after="0" w:afterAutospacing="0"/>
        <w:ind w:firstLine="567"/>
        <w:jc w:val="both"/>
        <w:rPr>
          <w:rFonts w:ascii="Arial Narrow" w:hAnsi="Arial Narrow"/>
        </w:rPr>
      </w:pPr>
      <w:r w:rsidRPr="006C447D">
        <w:rPr>
          <w:rFonts w:ascii="Arial Narrow" w:hAnsi="Arial Narrow"/>
        </w:rPr>
        <w:t>INTO TABLE @</w:t>
      </w:r>
      <w:r w:rsidR="0068514E">
        <w:rPr>
          <w:rFonts w:ascii="Arial Narrow" w:hAnsi="Arial Narrow"/>
        </w:rPr>
        <w:t>data</w:t>
      </w:r>
      <w:r w:rsidRPr="006C447D">
        <w:rPr>
          <w:rFonts w:ascii="Arial Narrow" w:hAnsi="Arial Narrow"/>
        </w:rPr>
        <w:t>(li_vbeln).</w:t>
      </w:r>
    </w:p>
    <w:p w:rsidR="000600BA" w:rsidRDefault="000600BA" w:rsidP="000600BA">
      <w:pPr>
        <w:pStyle w:val="a7"/>
        <w:spacing w:before="0" w:beforeAutospacing="0" w:after="0" w:afterAutospacing="0"/>
        <w:ind w:firstLine="567"/>
        <w:jc w:val="both"/>
        <w:rPr>
          <w:rFonts w:ascii="Arial Narrow" w:hAnsi="Arial Narrow"/>
        </w:rPr>
      </w:pPr>
      <w:r w:rsidRPr="00CA4C2D">
        <w:rPr>
          <w:rFonts w:ascii="Arial Narrow" w:hAnsi="Arial Narrow"/>
        </w:rPr>
        <w:t xml:space="preserve"> </w:t>
      </w:r>
    </w:p>
    <w:p w:rsidR="00C46303" w:rsidRDefault="00C46303" w:rsidP="000600BA">
      <w:pPr>
        <w:pStyle w:val="a7"/>
        <w:spacing w:before="0" w:beforeAutospacing="0" w:after="0" w:afterAutospacing="0"/>
        <w:ind w:firstLine="567"/>
        <w:jc w:val="both"/>
        <w:rPr>
          <w:rFonts w:ascii="Arial Narrow" w:hAnsi="Arial Narrow"/>
        </w:rPr>
      </w:pPr>
    </w:p>
    <w:p w:rsidR="00C46303" w:rsidRPr="00C46303" w:rsidRDefault="00C46303" w:rsidP="00C46303">
      <w:pPr>
        <w:spacing w:after="0" w:line="240" w:lineRule="auto"/>
        <w:ind w:firstLine="567"/>
        <w:jc w:val="center"/>
        <w:rPr>
          <w:rFonts w:ascii="Arial Narrow" w:hAnsi="Arial Narrow" w:cs="Tahoma"/>
          <w:b/>
          <w:sz w:val="24"/>
          <w:szCs w:val="24"/>
        </w:rPr>
      </w:pPr>
      <w:bookmarkStart w:id="28" w:name="AMDP_основы"/>
      <w:r w:rsidRPr="00C46303">
        <w:rPr>
          <w:rFonts w:ascii="Arial Narrow" w:hAnsi="Arial Narrow"/>
          <w:b/>
          <w:sz w:val="24"/>
          <w:szCs w:val="24"/>
        </w:rPr>
        <w:t>AMDP</w:t>
      </w:r>
      <w:r>
        <w:rPr>
          <w:rFonts w:ascii="Arial Narrow" w:hAnsi="Arial Narrow" w:cs="Tahoma"/>
          <w:b/>
          <w:sz w:val="24"/>
          <w:szCs w:val="24"/>
        </w:rPr>
        <w:t xml:space="preserve"> – </w:t>
      </w:r>
      <w:r>
        <w:rPr>
          <w:rFonts w:ascii="Arial Narrow" w:hAnsi="Arial Narrow" w:cs="Tahoma"/>
          <w:b/>
          <w:sz w:val="24"/>
          <w:szCs w:val="24"/>
          <w:lang w:val="ru-RU"/>
        </w:rPr>
        <w:t>основы</w:t>
      </w:r>
    </w:p>
    <w:bookmarkEnd w:id="28"/>
    <w:p w:rsidR="00C46303" w:rsidRPr="00676FFC" w:rsidRDefault="00C46303" w:rsidP="00C46303">
      <w:pPr>
        <w:spacing w:after="0" w:line="240" w:lineRule="auto"/>
        <w:ind w:firstLine="567"/>
        <w:jc w:val="both"/>
        <w:outlineLvl w:val="0"/>
        <w:rPr>
          <w:rFonts w:ascii="Arial Narrow" w:eastAsia="Times New Roman" w:hAnsi="Arial Narrow" w:cs="Times New Roman"/>
          <w:bCs/>
          <w:kern w:val="36"/>
          <w:sz w:val="24"/>
          <w:szCs w:val="24"/>
        </w:rPr>
      </w:pPr>
      <w:r>
        <w:fldChar w:fldCharType="begin"/>
      </w:r>
      <w:r>
        <w:instrText xml:space="preserve"> HYPERLINK \l "Содержание" </w:instrText>
      </w:r>
      <w:r>
        <w:fldChar w:fldCharType="separate"/>
      </w:r>
      <w:r w:rsidRPr="002E64CF">
        <w:rPr>
          <w:rStyle w:val="a3"/>
          <w:rFonts w:ascii="Arial Narrow" w:eastAsia="Times New Roman" w:hAnsi="Arial Narrow" w:cs="Times New Roman"/>
          <w:bCs/>
          <w:kern w:val="36"/>
          <w:sz w:val="24"/>
          <w:szCs w:val="24"/>
          <w:u w:val="none"/>
          <w:lang w:val="ru-RU"/>
        </w:rPr>
        <w:t>Содержание</w:t>
      </w:r>
      <w:r>
        <w:rPr>
          <w:rStyle w:val="a3"/>
          <w:rFonts w:ascii="Arial Narrow" w:eastAsia="Times New Roman" w:hAnsi="Arial Narrow" w:cs="Times New Roman"/>
          <w:bCs/>
          <w:kern w:val="36"/>
          <w:sz w:val="24"/>
          <w:szCs w:val="24"/>
          <w:u w:val="none"/>
          <w:lang w:val="ru-RU"/>
        </w:rPr>
        <w:fldChar w:fldCharType="end"/>
      </w:r>
    </w:p>
    <w:p w:rsidR="00C46303" w:rsidRDefault="00C46303" w:rsidP="00C46303">
      <w:pPr>
        <w:spacing w:after="0" w:line="240" w:lineRule="auto"/>
        <w:ind w:firstLine="567"/>
        <w:jc w:val="both"/>
        <w:rPr>
          <w:rFonts w:ascii="Arial Narrow" w:hAnsi="Arial Narrow" w:cs="Tahoma"/>
          <w:sz w:val="24"/>
          <w:szCs w:val="24"/>
        </w:rPr>
      </w:pPr>
    </w:p>
    <w:p w:rsidR="00C46303" w:rsidRPr="00C46303" w:rsidRDefault="00C46303" w:rsidP="00C46303">
      <w:pPr>
        <w:pStyle w:val="1"/>
        <w:spacing w:before="0" w:beforeAutospacing="0" w:after="0" w:afterAutospacing="0"/>
        <w:ind w:firstLine="567"/>
        <w:jc w:val="center"/>
        <w:rPr>
          <w:rFonts w:ascii="Arial Narrow" w:hAnsi="Arial Narrow"/>
          <w:sz w:val="24"/>
          <w:szCs w:val="24"/>
        </w:rPr>
      </w:pPr>
      <w:r w:rsidRPr="00C46303">
        <w:rPr>
          <w:rFonts w:ascii="Arial Narrow" w:hAnsi="Arial Narrow"/>
          <w:sz w:val="24"/>
          <w:szCs w:val="24"/>
        </w:rPr>
        <w:t>ABAP Managed Database Procedures (AMDP)</w:t>
      </w:r>
    </w:p>
    <w:p w:rsidR="00C46303" w:rsidRPr="00C46303" w:rsidRDefault="00912F9E" w:rsidP="00C46303">
      <w:pPr>
        <w:spacing w:after="0" w:line="240" w:lineRule="auto"/>
        <w:ind w:firstLine="567"/>
        <w:jc w:val="both"/>
        <w:rPr>
          <w:rFonts w:ascii="Arial Narrow" w:eastAsia="Times New Roman" w:hAnsi="Arial Narrow" w:cs="Times New Roman"/>
          <w:sz w:val="24"/>
          <w:szCs w:val="24"/>
        </w:rPr>
      </w:pPr>
      <w:hyperlink r:id="rId37" w:history="1">
        <w:r w:rsidR="00C46303" w:rsidRPr="00C46303">
          <w:rPr>
            <w:rStyle w:val="a3"/>
            <w:rFonts w:ascii="Arial Narrow" w:eastAsia="Times New Roman" w:hAnsi="Arial Narrow" w:cs="Times New Roman"/>
            <w:sz w:val="24"/>
            <w:szCs w:val="24"/>
            <w:u w:val="none"/>
          </w:rPr>
          <w:t>https://abap-blog.ru/database-work/abap-managed-database-procedures-amdp/</w:t>
        </w:r>
      </w:hyperlink>
    </w:p>
    <w:p w:rsidR="00C46303" w:rsidRPr="00C46303" w:rsidRDefault="00C46303" w:rsidP="00C46303">
      <w:pPr>
        <w:pStyle w:val="a7"/>
        <w:spacing w:before="0" w:beforeAutospacing="0" w:after="0" w:afterAutospacing="0"/>
        <w:ind w:firstLine="567"/>
        <w:jc w:val="both"/>
        <w:rPr>
          <w:rFonts w:ascii="Arial Narrow" w:hAnsi="Arial Narrow"/>
        </w:rPr>
      </w:pPr>
    </w:p>
    <w:p w:rsidR="00C46303" w:rsidRDefault="00C46303" w:rsidP="00C46303">
      <w:pPr>
        <w:spacing w:after="0" w:line="240" w:lineRule="auto"/>
        <w:ind w:firstLine="567"/>
        <w:jc w:val="both"/>
        <w:rPr>
          <w:rFonts w:ascii="Arial Narrow" w:hAnsi="Arial Narrow"/>
          <w:sz w:val="24"/>
          <w:szCs w:val="24"/>
          <w:lang w:val="ru-RU"/>
        </w:rPr>
      </w:pPr>
      <w:r w:rsidRPr="00C46303">
        <w:rPr>
          <w:rFonts w:ascii="Arial Narrow" w:hAnsi="Arial Narrow"/>
          <w:sz w:val="24"/>
          <w:szCs w:val="24"/>
          <w:lang w:val="ru-RU"/>
        </w:rPr>
        <w:t xml:space="preserve">Технически </w:t>
      </w:r>
      <w:r w:rsidRPr="00C46303">
        <w:rPr>
          <w:rFonts w:ascii="Arial Narrow" w:hAnsi="Arial Narrow"/>
          <w:sz w:val="24"/>
          <w:szCs w:val="24"/>
        </w:rPr>
        <w:t>AMDP</w:t>
      </w:r>
      <w:r w:rsidRPr="00C46303">
        <w:rPr>
          <w:rFonts w:ascii="Arial Narrow" w:hAnsi="Arial Narrow"/>
          <w:sz w:val="24"/>
          <w:szCs w:val="24"/>
          <w:lang w:val="ru-RU"/>
        </w:rPr>
        <w:t xml:space="preserve"> это обёртка над </w:t>
      </w:r>
      <w:hyperlink r:id="rId38" w:history="1">
        <w:r w:rsidRPr="00C46303">
          <w:rPr>
            <w:rStyle w:val="a3"/>
            <w:rFonts w:ascii="Arial Narrow" w:hAnsi="Arial Narrow"/>
            <w:sz w:val="24"/>
            <w:szCs w:val="24"/>
            <w:u w:val="none"/>
            <w:lang w:val="ru-RU"/>
          </w:rPr>
          <w:t>хранимыми процедурами</w:t>
        </w:r>
      </w:hyperlink>
      <w:r w:rsidRPr="00C46303">
        <w:rPr>
          <w:rFonts w:ascii="Arial Narrow" w:hAnsi="Arial Narrow"/>
          <w:sz w:val="24"/>
          <w:szCs w:val="24"/>
          <w:lang w:val="ru-RU"/>
        </w:rPr>
        <w:t xml:space="preserve"> </w:t>
      </w:r>
      <w:r>
        <w:rPr>
          <w:rFonts w:ascii="Arial Narrow" w:hAnsi="Arial Narrow"/>
          <w:sz w:val="24"/>
          <w:szCs w:val="24"/>
        </w:rPr>
        <w:t>SAP</w:t>
      </w:r>
      <w:r w:rsidRPr="00C46303">
        <w:rPr>
          <w:rFonts w:ascii="Arial Narrow" w:hAnsi="Arial Narrow"/>
          <w:sz w:val="24"/>
          <w:szCs w:val="24"/>
          <w:lang w:val="ru-RU"/>
        </w:rPr>
        <w:t xml:space="preserve"> </w:t>
      </w:r>
      <w:r>
        <w:rPr>
          <w:rFonts w:ascii="Arial Narrow" w:hAnsi="Arial Narrow"/>
          <w:sz w:val="24"/>
          <w:szCs w:val="24"/>
        </w:rPr>
        <w:t>HANA</w:t>
      </w:r>
      <w:r w:rsidRPr="00C46303">
        <w:rPr>
          <w:rFonts w:ascii="Arial Narrow" w:hAnsi="Arial Narrow"/>
          <w:sz w:val="24"/>
          <w:szCs w:val="24"/>
          <w:lang w:val="ru-RU"/>
        </w:rPr>
        <w:t>,</w:t>
      </w:r>
      <w:r>
        <w:rPr>
          <w:rFonts w:ascii="Arial Narrow" w:hAnsi="Arial Narrow"/>
          <w:sz w:val="24"/>
          <w:szCs w:val="24"/>
          <w:lang w:val="ru-RU"/>
        </w:rPr>
        <w:t xml:space="preserve"> которая</w:t>
      </w:r>
      <w:r w:rsidRPr="00C46303">
        <w:rPr>
          <w:rFonts w:ascii="Arial Narrow" w:hAnsi="Arial Narrow"/>
          <w:sz w:val="24"/>
          <w:szCs w:val="24"/>
          <w:lang w:val="ru-RU"/>
        </w:rPr>
        <w:t xml:space="preserve"> заворачивает </w:t>
      </w:r>
      <w:r w:rsidRPr="00C46303">
        <w:rPr>
          <w:rFonts w:ascii="Arial Narrow" w:hAnsi="Arial Narrow"/>
          <w:sz w:val="24"/>
          <w:szCs w:val="24"/>
        </w:rPr>
        <w:t>Native</w:t>
      </w:r>
      <w:r w:rsidRPr="00C46303">
        <w:rPr>
          <w:rFonts w:ascii="Arial Narrow" w:hAnsi="Arial Narrow"/>
          <w:sz w:val="24"/>
          <w:szCs w:val="24"/>
          <w:lang w:val="ru-RU"/>
        </w:rPr>
        <w:t xml:space="preserve"> </w:t>
      </w:r>
      <w:r w:rsidRPr="00C46303">
        <w:rPr>
          <w:rFonts w:ascii="Arial Narrow" w:hAnsi="Arial Narrow"/>
          <w:sz w:val="24"/>
          <w:szCs w:val="24"/>
        </w:rPr>
        <w:t>SQL</w:t>
      </w:r>
      <w:r w:rsidRPr="00C46303">
        <w:rPr>
          <w:rFonts w:ascii="Arial Narrow" w:hAnsi="Arial Narrow"/>
          <w:sz w:val="24"/>
          <w:szCs w:val="24"/>
          <w:lang w:val="ru-RU"/>
        </w:rPr>
        <w:t xml:space="preserve"> код в </w:t>
      </w:r>
      <w:r w:rsidRPr="00C46303">
        <w:rPr>
          <w:rFonts w:ascii="Arial Narrow" w:hAnsi="Arial Narrow"/>
          <w:sz w:val="24"/>
          <w:szCs w:val="24"/>
        </w:rPr>
        <w:t>AMDP</w:t>
      </w:r>
      <w:r w:rsidRPr="00C46303">
        <w:rPr>
          <w:rFonts w:ascii="Arial Narrow" w:hAnsi="Arial Narrow"/>
          <w:sz w:val="24"/>
          <w:szCs w:val="24"/>
          <w:lang w:val="ru-RU"/>
        </w:rPr>
        <w:t xml:space="preserve"> методы, которые мож</w:t>
      </w:r>
      <w:r>
        <w:rPr>
          <w:rFonts w:ascii="Arial Narrow" w:hAnsi="Arial Narrow"/>
          <w:sz w:val="24"/>
          <w:szCs w:val="24"/>
          <w:lang w:val="ru-RU"/>
        </w:rPr>
        <w:t>но</w:t>
      </w:r>
      <w:r w:rsidRPr="00C46303">
        <w:rPr>
          <w:rFonts w:ascii="Arial Narrow" w:hAnsi="Arial Narrow"/>
          <w:sz w:val="24"/>
          <w:szCs w:val="24"/>
          <w:lang w:val="ru-RU"/>
        </w:rPr>
        <w:t xml:space="preserve"> использовать в </w:t>
      </w:r>
      <w:r>
        <w:rPr>
          <w:rFonts w:ascii="Arial Narrow" w:hAnsi="Arial Narrow"/>
          <w:sz w:val="24"/>
          <w:szCs w:val="24"/>
        </w:rPr>
        <w:t>abap</w:t>
      </w:r>
      <w:r w:rsidRPr="00C46303">
        <w:rPr>
          <w:rFonts w:ascii="Arial Narrow" w:hAnsi="Arial Narrow"/>
          <w:sz w:val="24"/>
          <w:szCs w:val="24"/>
          <w:lang w:val="ru-RU"/>
        </w:rPr>
        <w:t xml:space="preserve"> как обычные методы обычных классов. </w:t>
      </w:r>
    </w:p>
    <w:p w:rsidR="00C46303" w:rsidRDefault="00C46303" w:rsidP="00C46303">
      <w:pPr>
        <w:spacing w:after="0" w:line="240" w:lineRule="auto"/>
        <w:ind w:firstLine="567"/>
        <w:jc w:val="both"/>
        <w:rPr>
          <w:rFonts w:ascii="Arial Narrow" w:hAnsi="Arial Narrow"/>
          <w:sz w:val="24"/>
          <w:szCs w:val="24"/>
          <w:lang w:val="ru-RU"/>
        </w:rPr>
      </w:pPr>
      <w:r w:rsidRPr="00C46303">
        <w:rPr>
          <w:rFonts w:ascii="Arial Narrow" w:hAnsi="Arial Narrow"/>
          <w:sz w:val="24"/>
          <w:szCs w:val="24"/>
          <w:lang w:val="ru-RU"/>
        </w:rPr>
        <w:t>Во время первого доступа к такому методу, на сервере БД будет создана</w:t>
      </w:r>
      <w:r w:rsidRPr="00C46303">
        <w:rPr>
          <w:rFonts w:ascii="Arial Narrow" w:hAnsi="Arial Narrow"/>
          <w:sz w:val="24"/>
          <w:szCs w:val="24"/>
        </w:rPr>
        <w:t> </w:t>
      </w:r>
      <w:r w:rsidRPr="00C46303">
        <w:rPr>
          <w:rFonts w:ascii="Arial Narrow" w:hAnsi="Arial Narrow"/>
          <w:sz w:val="24"/>
          <w:szCs w:val="24"/>
          <w:lang w:val="ru-RU"/>
        </w:rPr>
        <w:t>хранимая процедура, которая создаётся в основной схеме для сервера приложений</w:t>
      </w:r>
      <w:r w:rsidRPr="00C46303">
        <w:rPr>
          <w:rFonts w:ascii="Arial Narrow" w:hAnsi="Arial Narrow"/>
          <w:sz w:val="24"/>
          <w:szCs w:val="24"/>
        </w:rPr>
        <w:t> </w:t>
      </w:r>
      <w:r w:rsidRPr="00C46303">
        <w:rPr>
          <w:rFonts w:ascii="Arial Narrow" w:hAnsi="Arial Narrow"/>
          <w:sz w:val="24"/>
          <w:szCs w:val="24"/>
          <w:lang w:val="ru-RU"/>
        </w:rPr>
        <w:t xml:space="preserve">с именем </w:t>
      </w:r>
      <w:r w:rsidRPr="00C46303">
        <w:rPr>
          <w:rFonts w:ascii="Arial Narrow" w:hAnsi="Arial Narrow"/>
          <w:sz w:val="24"/>
          <w:szCs w:val="24"/>
        </w:rPr>
        <w:t>SAPSid</w:t>
      </w:r>
      <w:r w:rsidRPr="00C46303">
        <w:rPr>
          <w:rFonts w:ascii="Arial Narrow" w:hAnsi="Arial Narrow"/>
          <w:sz w:val="24"/>
          <w:szCs w:val="24"/>
          <w:lang w:val="ru-RU"/>
        </w:rPr>
        <w:t xml:space="preserve">, где </w:t>
      </w:r>
      <w:r w:rsidRPr="00C46303">
        <w:rPr>
          <w:rFonts w:ascii="Arial Narrow" w:hAnsi="Arial Narrow"/>
          <w:sz w:val="24"/>
          <w:szCs w:val="24"/>
        </w:rPr>
        <w:t>Sid</w:t>
      </w:r>
      <w:r w:rsidRPr="00C46303">
        <w:rPr>
          <w:rFonts w:ascii="Arial Narrow" w:hAnsi="Arial Narrow"/>
          <w:sz w:val="24"/>
          <w:szCs w:val="24"/>
          <w:lang w:val="ru-RU"/>
        </w:rPr>
        <w:t xml:space="preserve"> – идентификатор системы. Доступ из хранимой процедуры можно получить к объектам БД текущей схемы (</w:t>
      </w:r>
      <w:r w:rsidRPr="00C46303">
        <w:rPr>
          <w:rFonts w:ascii="Arial Narrow" w:hAnsi="Arial Narrow"/>
          <w:sz w:val="24"/>
          <w:szCs w:val="24"/>
        </w:rPr>
        <w:t>SAPSid</w:t>
      </w:r>
      <w:r w:rsidRPr="00C46303">
        <w:rPr>
          <w:rFonts w:ascii="Arial Narrow" w:hAnsi="Arial Narrow"/>
          <w:sz w:val="24"/>
          <w:szCs w:val="24"/>
          <w:lang w:val="ru-RU"/>
        </w:rPr>
        <w:t>) и объектам других схем, явно указав их имена.</w:t>
      </w:r>
    </w:p>
    <w:p w:rsidR="006072A6" w:rsidRDefault="006072A6" w:rsidP="00C46303">
      <w:pPr>
        <w:spacing w:after="0" w:line="240" w:lineRule="auto"/>
        <w:ind w:firstLine="567"/>
        <w:jc w:val="both"/>
        <w:rPr>
          <w:rFonts w:ascii="Arial Narrow" w:hAnsi="Arial Narrow"/>
          <w:sz w:val="24"/>
          <w:szCs w:val="24"/>
          <w:lang w:val="ru-RU"/>
        </w:rPr>
      </w:pPr>
    </w:p>
    <w:p w:rsidR="006072A6" w:rsidRPr="006072A6" w:rsidRDefault="006072A6" w:rsidP="006072A6">
      <w:pPr>
        <w:spacing w:after="0" w:line="240" w:lineRule="auto"/>
        <w:ind w:firstLine="567"/>
        <w:jc w:val="center"/>
        <w:rPr>
          <w:rFonts w:ascii="Arial Narrow" w:hAnsi="Arial Narrow"/>
          <w:b/>
          <w:i/>
          <w:sz w:val="24"/>
          <w:szCs w:val="24"/>
          <w:lang w:val="ru-RU"/>
        </w:rPr>
      </w:pPr>
      <w:r>
        <w:rPr>
          <w:rFonts w:ascii="Arial Narrow" w:hAnsi="Arial Narrow"/>
          <w:b/>
          <w:i/>
          <w:sz w:val="24"/>
          <w:szCs w:val="24"/>
          <w:lang w:val="ru-RU"/>
        </w:rPr>
        <w:t>И</w:t>
      </w:r>
      <w:r w:rsidRPr="006072A6">
        <w:rPr>
          <w:rFonts w:ascii="Arial Narrow" w:hAnsi="Arial Narrow"/>
          <w:b/>
          <w:i/>
          <w:sz w:val="24"/>
          <w:szCs w:val="24"/>
          <w:lang w:val="ru-RU"/>
        </w:rPr>
        <w:t>нтерфейс</w:t>
      </w:r>
      <w:r w:rsidRPr="006072A6">
        <w:rPr>
          <w:rStyle w:val="a4"/>
          <w:rFonts w:ascii="Arial Narrow" w:hAnsi="Arial Narrow"/>
          <w:b w:val="0"/>
          <w:i/>
          <w:sz w:val="24"/>
          <w:szCs w:val="24"/>
          <w:lang w:val="ru-RU"/>
        </w:rPr>
        <w:t xml:space="preserve"> </w:t>
      </w:r>
      <w:r w:rsidRPr="006072A6">
        <w:rPr>
          <w:rStyle w:val="a4"/>
          <w:rFonts w:ascii="Arial Narrow" w:hAnsi="Arial Narrow"/>
          <w:i/>
          <w:sz w:val="24"/>
          <w:szCs w:val="24"/>
        </w:rPr>
        <w:t>IF</w:t>
      </w:r>
      <w:r w:rsidRPr="006072A6">
        <w:rPr>
          <w:rStyle w:val="a4"/>
          <w:rFonts w:ascii="Arial Narrow" w:hAnsi="Arial Narrow"/>
          <w:i/>
          <w:sz w:val="24"/>
          <w:szCs w:val="24"/>
          <w:lang w:val="ru-RU"/>
        </w:rPr>
        <w:t>_</w:t>
      </w:r>
      <w:r w:rsidRPr="006072A6">
        <w:rPr>
          <w:rStyle w:val="a4"/>
          <w:rFonts w:ascii="Arial Narrow" w:hAnsi="Arial Narrow"/>
          <w:i/>
          <w:sz w:val="24"/>
          <w:szCs w:val="24"/>
        </w:rPr>
        <w:t>AMDP</w:t>
      </w:r>
      <w:r w:rsidRPr="006072A6">
        <w:rPr>
          <w:rStyle w:val="a4"/>
          <w:rFonts w:ascii="Arial Narrow" w:hAnsi="Arial Narrow"/>
          <w:i/>
          <w:sz w:val="24"/>
          <w:szCs w:val="24"/>
          <w:lang w:val="ru-RU"/>
        </w:rPr>
        <w:t>_</w:t>
      </w:r>
      <w:r w:rsidRPr="006072A6">
        <w:rPr>
          <w:rStyle w:val="a4"/>
          <w:rFonts w:ascii="Arial Narrow" w:hAnsi="Arial Narrow"/>
          <w:i/>
          <w:sz w:val="24"/>
          <w:szCs w:val="24"/>
        </w:rPr>
        <w:t>MARKER</w:t>
      </w:r>
      <w:r w:rsidRPr="006072A6">
        <w:rPr>
          <w:rStyle w:val="a4"/>
          <w:rFonts w:ascii="Arial Narrow" w:hAnsi="Arial Narrow"/>
          <w:i/>
          <w:sz w:val="24"/>
          <w:szCs w:val="24"/>
          <w:lang w:val="ru-RU"/>
        </w:rPr>
        <w:t>_</w:t>
      </w:r>
      <w:r w:rsidRPr="006072A6">
        <w:rPr>
          <w:rStyle w:val="a4"/>
          <w:rFonts w:ascii="Arial Narrow" w:hAnsi="Arial Narrow"/>
          <w:i/>
          <w:sz w:val="24"/>
          <w:szCs w:val="24"/>
        </w:rPr>
        <w:t>HDB</w:t>
      </w:r>
    </w:p>
    <w:p w:rsidR="006072A6" w:rsidRPr="006072A6" w:rsidRDefault="006072A6" w:rsidP="00C46303">
      <w:pPr>
        <w:spacing w:after="0" w:line="240" w:lineRule="auto"/>
        <w:ind w:firstLine="567"/>
        <w:jc w:val="both"/>
        <w:rPr>
          <w:rFonts w:ascii="Arial Narrow" w:hAnsi="Arial Narrow"/>
          <w:sz w:val="24"/>
          <w:szCs w:val="24"/>
          <w:lang w:val="ru-RU"/>
        </w:rPr>
      </w:pPr>
    </w:p>
    <w:p w:rsidR="006072A6" w:rsidRDefault="006072A6" w:rsidP="00C46303">
      <w:pPr>
        <w:spacing w:after="0" w:line="240" w:lineRule="auto"/>
        <w:ind w:firstLine="567"/>
        <w:jc w:val="both"/>
        <w:rPr>
          <w:rFonts w:ascii="Arial Narrow" w:hAnsi="Arial Narrow"/>
          <w:sz w:val="24"/>
          <w:szCs w:val="24"/>
          <w:lang w:val="ru-RU"/>
        </w:rPr>
      </w:pPr>
      <w:r w:rsidRPr="006072A6">
        <w:rPr>
          <w:rFonts w:ascii="Arial Narrow" w:hAnsi="Arial Narrow"/>
          <w:sz w:val="24"/>
          <w:szCs w:val="24"/>
          <w:lang w:val="ru-RU"/>
        </w:rPr>
        <w:t xml:space="preserve">Данный интерфейс является меткой для системы, что в методах этого класса может быть встроен вызов </w:t>
      </w:r>
      <w:r w:rsidRPr="006072A6">
        <w:rPr>
          <w:rFonts w:ascii="Arial Narrow" w:hAnsi="Arial Narrow"/>
          <w:sz w:val="24"/>
          <w:szCs w:val="24"/>
        </w:rPr>
        <w:t>AMDP</w:t>
      </w:r>
      <w:r w:rsidRPr="006072A6">
        <w:rPr>
          <w:rFonts w:ascii="Arial Narrow" w:hAnsi="Arial Narrow"/>
          <w:sz w:val="24"/>
          <w:szCs w:val="24"/>
          <w:lang w:val="ru-RU"/>
        </w:rPr>
        <w:t xml:space="preserve">. Кроме </w:t>
      </w:r>
      <w:r w:rsidRPr="006072A6">
        <w:rPr>
          <w:rFonts w:ascii="Arial Narrow" w:hAnsi="Arial Narrow"/>
          <w:sz w:val="24"/>
          <w:szCs w:val="24"/>
        </w:rPr>
        <w:t>AMDP</w:t>
      </w:r>
      <w:r w:rsidRPr="006072A6">
        <w:rPr>
          <w:rFonts w:ascii="Arial Narrow" w:hAnsi="Arial Narrow"/>
          <w:sz w:val="24"/>
          <w:szCs w:val="24"/>
          <w:lang w:val="ru-RU"/>
        </w:rPr>
        <w:t xml:space="preserve"> методов такой класс может содержать и обычные методы.</w:t>
      </w:r>
    </w:p>
    <w:p w:rsidR="006072A6" w:rsidRDefault="006072A6" w:rsidP="00C46303">
      <w:pPr>
        <w:spacing w:after="0" w:line="240" w:lineRule="auto"/>
        <w:ind w:firstLine="567"/>
        <w:jc w:val="both"/>
        <w:rPr>
          <w:rFonts w:ascii="Arial Narrow" w:hAnsi="Arial Narrow"/>
          <w:sz w:val="24"/>
          <w:szCs w:val="24"/>
          <w:lang w:val="ru-RU"/>
        </w:rPr>
      </w:pPr>
    </w:p>
    <w:p w:rsidR="006072A6" w:rsidRDefault="006072A6" w:rsidP="00C46303">
      <w:pPr>
        <w:spacing w:after="0" w:line="240" w:lineRule="auto"/>
        <w:ind w:firstLine="567"/>
        <w:jc w:val="both"/>
        <w:rPr>
          <w:lang w:val="ru-RU"/>
        </w:rPr>
      </w:pPr>
      <w:r w:rsidRPr="006072A6">
        <w:rPr>
          <w:lang w:val="ru-RU"/>
        </w:rPr>
        <w:t xml:space="preserve">В </w:t>
      </w:r>
      <w:r w:rsidRPr="006072A6">
        <w:t>ABAP</w:t>
      </w:r>
      <w:r w:rsidRPr="006072A6">
        <w:rPr>
          <w:lang w:val="ru-RU"/>
        </w:rPr>
        <w:t xml:space="preserve"> 7.4. можно реализовать только метод </w:t>
      </w:r>
      <w:r w:rsidRPr="006072A6">
        <w:t>AMDP</w:t>
      </w:r>
      <w:r w:rsidRPr="006072A6">
        <w:rPr>
          <w:lang w:val="ru-RU"/>
        </w:rPr>
        <w:t xml:space="preserve"> процедуры, в 7.5 добавилась так же возможность создания метода </w:t>
      </w:r>
      <w:r w:rsidRPr="006072A6">
        <w:t>AMDP</w:t>
      </w:r>
      <w:r w:rsidRPr="006072A6">
        <w:rPr>
          <w:lang w:val="ru-RU"/>
        </w:rPr>
        <w:t xml:space="preserve"> функции. </w:t>
      </w:r>
      <w:r w:rsidRPr="006072A6">
        <w:t>AMDP</w:t>
      </w:r>
      <w:r w:rsidRPr="006072A6">
        <w:rPr>
          <w:lang w:val="ru-RU"/>
        </w:rPr>
        <w:t xml:space="preserve"> функции можно использовать для получения данных в других </w:t>
      </w:r>
      <w:r w:rsidRPr="006072A6">
        <w:t>AMDP</w:t>
      </w:r>
      <w:r w:rsidRPr="006072A6">
        <w:rPr>
          <w:lang w:val="ru-RU"/>
        </w:rPr>
        <w:t xml:space="preserve"> процедурах и функциях, в </w:t>
      </w:r>
      <w:r w:rsidRPr="006072A6">
        <w:t>ABAP</w:t>
      </w:r>
      <w:r w:rsidRPr="006072A6">
        <w:rPr>
          <w:lang w:val="ru-RU"/>
        </w:rPr>
        <w:t xml:space="preserve"> </w:t>
      </w:r>
      <w:r w:rsidRPr="006072A6">
        <w:t>CDS</w:t>
      </w:r>
      <w:r w:rsidRPr="006072A6">
        <w:rPr>
          <w:lang w:val="ru-RU"/>
        </w:rPr>
        <w:t xml:space="preserve"> и даже в </w:t>
      </w:r>
      <w:r w:rsidRPr="006072A6">
        <w:t>OpenSQL</w:t>
      </w:r>
      <w:r w:rsidRPr="006072A6">
        <w:rPr>
          <w:lang w:val="ru-RU"/>
        </w:rPr>
        <w:t xml:space="preserve">. Для функций параметр </w:t>
      </w:r>
      <w:r w:rsidRPr="006072A6">
        <w:t>RETURNING</w:t>
      </w:r>
      <w:r w:rsidRPr="006072A6">
        <w:rPr>
          <w:lang w:val="ru-RU"/>
        </w:rPr>
        <w:t xml:space="preserve"> является обязательным. В статье реализация функций не рассматривается, подробнее о функциях смотрите в </w:t>
      </w:r>
      <w:hyperlink r:id="rId39" w:anchor="@@ITOC@@ABENAMDP_FUNCTION_METHODS_2" w:history="1">
        <w:r w:rsidRPr="006072A6">
          <w:rPr>
            <w:rStyle w:val="a3"/>
            <w:u w:val="none"/>
            <w:lang w:val="ru-RU"/>
          </w:rPr>
          <w:t>документации</w:t>
        </w:r>
      </w:hyperlink>
      <w:r w:rsidRPr="006072A6">
        <w:rPr>
          <w:lang w:val="ru-RU"/>
        </w:rPr>
        <w:t>.</w:t>
      </w:r>
    </w:p>
    <w:p w:rsidR="00146304" w:rsidRPr="006072A6" w:rsidRDefault="00146304" w:rsidP="00C46303">
      <w:pPr>
        <w:spacing w:after="0" w:line="240" w:lineRule="auto"/>
        <w:ind w:firstLine="567"/>
        <w:jc w:val="both"/>
        <w:rPr>
          <w:rFonts w:ascii="Arial Narrow" w:hAnsi="Arial Narrow"/>
          <w:color w:val="000000" w:themeColor="text1"/>
          <w:sz w:val="24"/>
          <w:szCs w:val="24"/>
          <w:lang w:val="ru-RU"/>
        </w:rPr>
      </w:pPr>
    </w:p>
    <w:p w:rsidR="00C46303" w:rsidRDefault="00146304" w:rsidP="00C46303">
      <w:pPr>
        <w:spacing w:after="0" w:line="240" w:lineRule="auto"/>
        <w:ind w:firstLine="567"/>
        <w:jc w:val="both"/>
        <w:rPr>
          <w:rFonts w:ascii="Arial Narrow" w:hAnsi="Arial Narrow" w:cs="Tahoma"/>
          <w:sz w:val="24"/>
          <w:szCs w:val="24"/>
          <w:lang w:val="ru-RU"/>
        </w:rPr>
      </w:pPr>
      <w:r>
        <w:rPr>
          <w:noProof/>
        </w:rPr>
        <w:lastRenderedPageBreak/>
        <w:drawing>
          <wp:inline distT="0" distB="0" distL="0" distR="0" wp14:anchorId="45DB1304" wp14:editId="007554D4">
            <wp:extent cx="4588235" cy="3762032"/>
            <wp:effectExtent l="0" t="0" r="317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8235" cy="3762032"/>
                    </a:xfrm>
                    <a:prstGeom prst="rect">
                      <a:avLst/>
                    </a:prstGeom>
                  </pic:spPr>
                </pic:pic>
              </a:graphicData>
            </a:graphic>
          </wp:inline>
        </w:drawing>
      </w:r>
    </w:p>
    <w:p w:rsidR="00EE1F14" w:rsidRPr="00EE1F14" w:rsidRDefault="00EE1F14" w:rsidP="00EE1F14">
      <w:pPr>
        <w:pStyle w:val="1"/>
        <w:spacing w:before="0" w:beforeAutospacing="0" w:after="0" w:afterAutospacing="0"/>
        <w:ind w:firstLine="567"/>
        <w:jc w:val="center"/>
        <w:rPr>
          <w:rFonts w:ascii="Arial Narrow" w:hAnsi="Arial Narrow"/>
          <w:sz w:val="24"/>
          <w:szCs w:val="24"/>
        </w:rPr>
      </w:pPr>
      <w:bookmarkStart w:id="29" w:name="AMDP_Функции"/>
      <w:r w:rsidRPr="00EE1F14">
        <w:rPr>
          <w:rFonts w:ascii="Arial Narrow" w:hAnsi="Arial Narrow"/>
          <w:sz w:val="24"/>
          <w:szCs w:val="24"/>
        </w:rPr>
        <w:t>AMDP Функции</w:t>
      </w:r>
    </w:p>
    <w:bookmarkEnd w:id="29"/>
    <w:p w:rsidR="00EE1F14" w:rsidRPr="00EE1F14" w:rsidRDefault="00EE1F14" w:rsidP="00EE1F14">
      <w:pPr>
        <w:spacing w:after="0" w:line="240" w:lineRule="auto"/>
        <w:ind w:firstLine="567"/>
        <w:jc w:val="center"/>
        <w:rPr>
          <w:rFonts w:ascii="Arial Narrow" w:hAnsi="Arial Narrow" w:cs="Tahoma"/>
          <w:sz w:val="24"/>
          <w:szCs w:val="24"/>
        </w:rPr>
      </w:pPr>
      <w:r w:rsidRPr="00EE1F14">
        <w:rPr>
          <w:rFonts w:ascii="Arial Narrow" w:hAnsi="Arial Narrow" w:cs="Tahoma"/>
          <w:sz w:val="24"/>
          <w:szCs w:val="24"/>
        </w:rPr>
        <w:fldChar w:fldCharType="begin"/>
      </w:r>
      <w:r w:rsidRPr="00EE1F14">
        <w:rPr>
          <w:rFonts w:ascii="Arial Narrow" w:hAnsi="Arial Narrow" w:cs="Tahoma"/>
          <w:sz w:val="24"/>
          <w:szCs w:val="24"/>
        </w:rPr>
        <w:instrText xml:space="preserve"> HYPERLINK "https://abap-blog.ru/osnovy-abap/amdp-funkcii/" </w:instrText>
      </w:r>
      <w:r w:rsidRPr="00EE1F14">
        <w:rPr>
          <w:rFonts w:ascii="Arial Narrow" w:hAnsi="Arial Narrow" w:cs="Tahoma"/>
          <w:sz w:val="24"/>
          <w:szCs w:val="24"/>
        </w:rPr>
        <w:fldChar w:fldCharType="separate"/>
      </w:r>
      <w:r w:rsidRPr="00EE1F14">
        <w:rPr>
          <w:rStyle w:val="a3"/>
          <w:rFonts w:ascii="Arial Narrow" w:hAnsi="Arial Narrow" w:cs="Tahoma"/>
          <w:sz w:val="24"/>
          <w:szCs w:val="24"/>
          <w:u w:val="none"/>
        </w:rPr>
        <w:t>https://abap-blog.ru/osnovy-abap/amdp-funkcii/</w:t>
      </w:r>
      <w:r w:rsidRPr="00EE1F14">
        <w:rPr>
          <w:rFonts w:ascii="Arial Narrow" w:hAnsi="Arial Narrow" w:cs="Tahoma"/>
          <w:sz w:val="24"/>
          <w:szCs w:val="24"/>
        </w:rPr>
        <w:fldChar w:fldCharType="end"/>
      </w:r>
    </w:p>
    <w:p w:rsidR="00146304" w:rsidRPr="00285149" w:rsidRDefault="00912F9E" w:rsidP="00146304">
      <w:pPr>
        <w:spacing w:after="0" w:line="240" w:lineRule="auto"/>
        <w:ind w:firstLine="567"/>
        <w:jc w:val="both"/>
        <w:outlineLvl w:val="0"/>
        <w:rPr>
          <w:rFonts w:ascii="Arial Narrow" w:eastAsia="Times New Roman" w:hAnsi="Arial Narrow" w:cs="Times New Roman"/>
          <w:bCs/>
          <w:kern w:val="36"/>
          <w:sz w:val="24"/>
          <w:szCs w:val="24"/>
          <w:lang w:val="ru-RU"/>
        </w:rPr>
      </w:pPr>
      <w:hyperlink w:anchor="Содержание" w:history="1">
        <w:r w:rsidR="00146304" w:rsidRPr="002E64CF">
          <w:rPr>
            <w:rStyle w:val="a3"/>
            <w:rFonts w:ascii="Arial Narrow" w:eastAsia="Times New Roman" w:hAnsi="Arial Narrow" w:cs="Times New Roman"/>
            <w:bCs/>
            <w:kern w:val="36"/>
            <w:sz w:val="24"/>
            <w:szCs w:val="24"/>
            <w:u w:val="none"/>
            <w:lang w:val="ru-RU"/>
          </w:rPr>
          <w:t>Содержание</w:t>
        </w:r>
      </w:hyperlink>
    </w:p>
    <w:p w:rsidR="00EE1F14" w:rsidRPr="00285149" w:rsidRDefault="00EE1F14" w:rsidP="00C46303">
      <w:pPr>
        <w:spacing w:after="0" w:line="240" w:lineRule="auto"/>
        <w:ind w:firstLine="567"/>
        <w:jc w:val="both"/>
        <w:rPr>
          <w:rFonts w:ascii="Arial Narrow" w:hAnsi="Arial Narrow" w:cs="Tahoma"/>
          <w:sz w:val="24"/>
          <w:szCs w:val="24"/>
          <w:lang w:val="ru-RU"/>
        </w:rPr>
      </w:pPr>
    </w:p>
    <w:p w:rsidR="00C46303" w:rsidRPr="00146304" w:rsidRDefault="00146304" w:rsidP="00146304">
      <w:pPr>
        <w:spacing w:after="0" w:line="240" w:lineRule="auto"/>
        <w:ind w:firstLine="567"/>
        <w:jc w:val="both"/>
        <w:rPr>
          <w:rFonts w:ascii="Arial Narrow" w:hAnsi="Arial Narrow"/>
          <w:sz w:val="24"/>
          <w:szCs w:val="24"/>
          <w:lang w:val="ru-RU"/>
        </w:rPr>
      </w:pPr>
      <w:r w:rsidRPr="00146304">
        <w:rPr>
          <w:rFonts w:ascii="Arial Narrow" w:hAnsi="Arial Narrow"/>
          <w:sz w:val="24"/>
          <w:szCs w:val="24"/>
        </w:rPr>
        <w:t>AMDP</w:t>
      </w:r>
      <w:r w:rsidRPr="00146304">
        <w:rPr>
          <w:rFonts w:ascii="Arial Narrow" w:hAnsi="Arial Narrow"/>
          <w:sz w:val="24"/>
          <w:szCs w:val="24"/>
          <w:lang w:val="ru-RU"/>
        </w:rPr>
        <w:t xml:space="preserve"> функция реализуется как </w:t>
      </w:r>
      <w:r w:rsidRPr="00146304">
        <w:rPr>
          <w:rFonts w:ascii="Arial Narrow" w:hAnsi="Arial Narrow"/>
          <w:sz w:val="24"/>
          <w:szCs w:val="24"/>
        </w:rPr>
        <w:t>AMDP</w:t>
      </w:r>
      <w:r w:rsidRPr="00146304">
        <w:rPr>
          <w:rFonts w:ascii="Arial Narrow" w:hAnsi="Arial Narrow"/>
          <w:sz w:val="24"/>
          <w:szCs w:val="24"/>
          <w:lang w:val="ru-RU"/>
        </w:rPr>
        <w:t xml:space="preserve"> метод, но с указанием дополнения </w:t>
      </w:r>
      <w:r w:rsidRPr="00146304">
        <w:rPr>
          <w:rFonts w:ascii="Arial Narrow" w:hAnsi="Arial Narrow"/>
          <w:i/>
          <w:color w:val="385623" w:themeColor="accent6" w:themeShade="80"/>
          <w:sz w:val="24"/>
          <w:szCs w:val="24"/>
          <w:shd w:val="clear" w:color="auto" w:fill="F2F2F2" w:themeFill="background1" w:themeFillShade="F2"/>
        </w:rPr>
        <w:t>BY</w:t>
      </w:r>
      <w:r w:rsidRPr="00146304">
        <w:rPr>
          <w:rFonts w:ascii="Arial Narrow" w:hAnsi="Arial Narrow"/>
          <w:i/>
          <w:color w:val="385623" w:themeColor="accent6" w:themeShade="80"/>
          <w:sz w:val="24"/>
          <w:szCs w:val="24"/>
          <w:shd w:val="clear" w:color="auto" w:fill="F2F2F2" w:themeFill="background1" w:themeFillShade="F2"/>
          <w:lang w:val="ru-RU"/>
        </w:rPr>
        <w:t xml:space="preserve"> </w:t>
      </w:r>
      <w:r w:rsidRPr="00146304">
        <w:rPr>
          <w:rFonts w:ascii="Arial Narrow" w:hAnsi="Arial Narrow"/>
          <w:i/>
          <w:color w:val="385623" w:themeColor="accent6" w:themeShade="80"/>
          <w:sz w:val="24"/>
          <w:szCs w:val="24"/>
          <w:shd w:val="clear" w:color="auto" w:fill="F2F2F2" w:themeFill="background1" w:themeFillShade="F2"/>
        </w:rPr>
        <w:t>DATABASE</w:t>
      </w:r>
      <w:r w:rsidRPr="00146304">
        <w:rPr>
          <w:rFonts w:ascii="Arial Narrow" w:hAnsi="Arial Narrow"/>
          <w:i/>
          <w:color w:val="385623" w:themeColor="accent6" w:themeShade="80"/>
          <w:sz w:val="24"/>
          <w:szCs w:val="24"/>
          <w:shd w:val="clear" w:color="auto" w:fill="F2F2F2" w:themeFill="background1" w:themeFillShade="F2"/>
          <w:lang w:val="ru-RU"/>
        </w:rPr>
        <w:t xml:space="preserve"> </w:t>
      </w:r>
      <w:r w:rsidRPr="00146304">
        <w:rPr>
          <w:rFonts w:ascii="Arial Narrow" w:hAnsi="Arial Narrow"/>
          <w:i/>
          <w:color w:val="385623" w:themeColor="accent6" w:themeShade="80"/>
          <w:sz w:val="24"/>
          <w:szCs w:val="24"/>
          <w:shd w:val="clear" w:color="auto" w:fill="F2F2F2" w:themeFill="background1" w:themeFillShade="F2"/>
        </w:rPr>
        <w:t>FUNCTION</w:t>
      </w:r>
    </w:p>
    <w:p w:rsidR="00146304" w:rsidRPr="00285149" w:rsidRDefault="00146304" w:rsidP="00146304">
      <w:pPr>
        <w:spacing w:after="0" w:line="240" w:lineRule="auto"/>
        <w:ind w:firstLine="567"/>
        <w:jc w:val="both"/>
        <w:rPr>
          <w:rFonts w:ascii="Arial Narrow" w:eastAsia="Times New Roman" w:hAnsi="Arial Narrow" w:cs="Times New Roman"/>
          <w:sz w:val="24"/>
          <w:szCs w:val="24"/>
          <w:lang w:val="ru-RU"/>
        </w:rPr>
      </w:pPr>
    </w:p>
    <w:p w:rsidR="00146304" w:rsidRPr="00146304" w:rsidRDefault="00146304" w:rsidP="00146304">
      <w:pPr>
        <w:spacing w:after="0" w:line="240" w:lineRule="auto"/>
        <w:ind w:firstLine="567"/>
        <w:jc w:val="both"/>
        <w:rPr>
          <w:rFonts w:ascii="Arial Narrow" w:eastAsia="Times New Roman" w:hAnsi="Arial Narrow" w:cs="Times New Roman"/>
          <w:sz w:val="24"/>
          <w:szCs w:val="24"/>
        </w:rPr>
      </w:pPr>
      <w:r w:rsidRPr="00146304">
        <w:rPr>
          <w:rFonts w:ascii="Arial Narrow" w:eastAsia="Times New Roman" w:hAnsi="Arial Narrow" w:cs="Times New Roman"/>
          <w:sz w:val="24"/>
          <w:szCs w:val="24"/>
        </w:rPr>
        <w:t xml:space="preserve">METHOD </w:t>
      </w:r>
      <w:r w:rsidRPr="00146304">
        <w:rPr>
          <w:rFonts w:ascii="Arial Narrow" w:eastAsia="Times New Roman" w:hAnsi="Arial Narrow" w:cs="Times New Roman"/>
          <w:b/>
          <w:i/>
          <w:sz w:val="24"/>
          <w:szCs w:val="24"/>
        </w:rPr>
        <w:t>meth</w:t>
      </w:r>
      <w:r w:rsidRPr="00146304">
        <w:rPr>
          <w:rFonts w:ascii="Arial Narrow" w:eastAsia="Times New Roman" w:hAnsi="Arial Narrow" w:cs="Times New Roman"/>
          <w:sz w:val="24"/>
          <w:szCs w:val="24"/>
        </w:rPr>
        <w:t xml:space="preserve"> </w:t>
      </w:r>
      <w:r w:rsidRPr="00146304">
        <w:rPr>
          <w:rFonts w:ascii="Arial Narrow" w:eastAsia="Times New Roman" w:hAnsi="Arial Narrow" w:cs="Times New Roman"/>
          <w:i/>
          <w:color w:val="002060"/>
          <w:sz w:val="24"/>
          <w:szCs w:val="24"/>
          <w:shd w:val="clear" w:color="auto" w:fill="F2F2F2" w:themeFill="background1" w:themeFillShade="F2"/>
        </w:rPr>
        <w:t>BY DATABASE FUNCTION</w:t>
      </w:r>
    </w:p>
    <w:p w:rsidR="00146304" w:rsidRPr="00146304" w:rsidRDefault="00146304" w:rsidP="00146304">
      <w:pPr>
        <w:spacing w:after="0" w:line="240" w:lineRule="auto"/>
        <w:ind w:firstLine="567"/>
        <w:jc w:val="both"/>
        <w:rPr>
          <w:rFonts w:ascii="Arial Narrow" w:eastAsia="Times New Roman" w:hAnsi="Arial Narrow" w:cs="Times New Roman"/>
          <w:sz w:val="24"/>
          <w:szCs w:val="24"/>
        </w:rPr>
      </w:pPr>
      <w:r w:rsidRPr="00146304">
        <w:rPr>
          <w:rFonts w:ascii="Arial Narrow" w:eastAsia="Times New Roman" w:hAnsi="Arial Narrow" w:cs="Times New Roman"/>
          <w:sz w:val="24"/>
          <w:szCs w:val="24"/>
        </w:rPr>
        <w:t>            FOR db</w:t>
      </w:r>
    </w:p>
    <w:p w:rsidR="00146304" w:rsidRPr="00146304" w:rsidRDefault="00146304" w:rsidP="00146304">
      <w:pPr>
        <w:spacing w:after="0" w:line="240" w:lineRule="auto"/>
        <w:ind w:firstLine="567"/>
        <w:jc w:val="both"/>
        <w:rPr>
          <w:rFonts w:ascii="Arial Narrow" w:eastAsia="Times New Roman" w:hAnsi="Arial Narrow" w:cs="Times New Roman"/>
          <w:sz w:val="24"/>
          <w:szCs w:val="24"/>
        </w:rPr>
      </w:pPr>
      <w:r w:rsidRPr="00146304">
        <w:rPr>
          <w:rFonts w:ascii="Arial Narrow" w:eastAsia="Times New Roman" w:hAnsi="Arial Narrow" w:cs="Times New Roman"/>
          <w:sz w:val="24"/>
          <w:szCs w:val="24"/>
        </w:rPr>
        <w:t>            LANGUAGE db_lang</w:t>
      </w:r>
    </w:p>
    <w:p w:rsidR="00146304" w:rsidRPr="00146304" w:rsidRDefault="00146304" w:rsidP="00146304">
      <w:pPr>
        <w:spacing w:after="0" w:line="240" w:lineRule="auto"/>
        <w:ind w:firstLine="567"/>
        <w:jc w:val="both"/>
        <w:rPr>
          <w:rFonts w:ascii="Arial Narrow" w:eastAsia="Times New Roman" w:hAnsi="Arial Narrow" w:cs="Times New Roman"/>
          <w:sz w:val="24"/>
          <w:szCs w:val="24"/>
        </w:rPr>
      </w:pPr>
      <w:r w:rsidRPr="00146304">
        <w:rPr>
          <w:rFonts w:ascii="Arial Narrow" w:eastAsia="Times New Roman" w:hAnsi="Arial Narrow" w:cs="Times New Roman"/>
          <w:sz w:val="24"/>
          <w:szCs w:val="24"/>
        </w:rPr>
        <w:t>            [OPTIONS db_options]</w:t>
      </w:r>
    </w:p>
    <w:p w:rsidR="00146304" w:rsidRPr="00146304" w:rsidRDefault="00146304" w:rsidP="00146304">
      <w:pPr>
        <w:spacing w:after="0" w:line="240" w:lineRule="auto"/>
        <w:ind w:firstLine="567"/>
        <w:jc w:val="both"/>
        <w:rPr>
          <w:rFonts w:ascii="Arial Narrow" w:eastAsia="Times New Roman" w:hAnsi="Arial Narrow" w:cs="Times New Roman"/>
          <w:sz w:val="24"/>
          <w:szCs w:val="24"/>
        </w:rPr>
      </w:pPr>
      <w:r w:rsidRPr="00146304">
        <w:rPr>
          <w:rFonts w:ascii="Arial Narrow" w:eastAsia="Times New Roman" w:hAnsi="Arial Narrow" w:cs="Times New Roman"/>
          <w:sz w:val="24"/>
          <w:szCs w:val="24"/>
        </w:rPr>
        <w:t>            [USING   db_entities]</w:t>
      </w:r>
    </w:p>
    <w:p w:rsidR="00146304" w:rsidRPr="00146304" w:rsidRDefault="00146304" w:rsidP="00146304">
      <w:pPr>
        <w:spacing w:after="0" w:line="240" w:lineRule="auto"/>
        <w:ind w:firstLine="567"/>
        <w:jc w:val="both"/>
        <w:rPr>
          <w:rFonts w:ascii="Arial Narrow" w:eastAsia="Times New Roman" w:hAnsi="Arial Narrow" w:cs="Times New Roman"/>
          <w:sz w:val="24"/>
          <w:szCs w:val="24"/>
        </w:rPr>
      </w:pPr>
      <w:r w:rsidRPr="00146304">
        <w:rPr>
          <w:rFonts w:ascii="Arial Narrow" w:eastAsia="Times New Roman" w:hAnsi="Arial Narrow" w:cs="Times New Roman"/>
          <w:sz w:val="24"/>
          <w:szCs w:val="24"/>
        </w:rPr>
        <w:t>            [USING   SCHEMA schema1 OBJECTS db_entities]</w:t>
      </w:r>
    </w:p>
    <w:p w:rsidR="00146304" w:rsidRPr="00146304" w:rsidRDefault="00146304" w:rsidP="00146304">
      <w:pPr>
        <w:spacing w:after="0" w:line="240" w:lineRule="auto"/>
        <w:ind w:firstLine="567"/>
        <w:jc w:val="both"/>
        <w:rPr>
          <w:rFonts w:ascii="Arial Narrow" w:eastAsia="Times New Roman" w:hAnsi="Arial Narrow" w:cs="Times New Roman"/>
          <w:sz w:val="24"/>
          <w:szCs w:val="24"/>
        </w:rPr>
      </w:pPr>
      <w:r w:rsidRPr="00146304">
        <w:rPr>
          <w:rFonts w:ascii="Arial Narrow" w:eastAsia="Times New Roman" w:hAnsi="Arial Narrow" w:cs="Times New Roman"/>
          <w:sz w:val="24"/>
          <w:szCs w:val="24"/>
        </w:rPr>
        <w:t>            [USING   SCHEMA schema2 OBJECTS db_entities]</w:t>
      </w:r>
    </w:p>
    <w:p w:rsidR="00146304" w:rsidRPr="00146304" w:rsidRDefault="00146304" w:rsidP="00146304">
      <w:pPr>
        <w:spacing w:after="0" w:line="240" w:lineRule="auto"/>
        <w:ind w:firstLine="567"/>
        <w:jc w:val="both"/>
        <w:rPr>
          <w:rFonts w:ascii="Arial Narrow" w:eastAsia="Times New Roman" w:hAnsi="Arial Narrow" w:cs="Times New Roman"/>
          <w:sz w:val="24"/>
          <w:szCs w:val="24"/>
          <w:lang w:val="ru-RU"/>
        </w:rPr>
      </w:pPr>
      <w:r w:rsidRPr="00146304">
        <w:rPr>
          <w:rFonts w:ascii="Arial Narrow" w:eastAsia="Times New Roman" w:hAnsi="Arial Narrow" w:cs="Times New Roman"/>
          <w:sz w:val="24"/>
          <w:szCs w:val="24"/>
        </w:rPr>
        <w:t>            </w:t>
      </w:r>
      <w:r w:rsidRPr="00146304">
        <w:rPr>
          <w:rFonts w:ascii="Arial Narrow" w:eastAsia="Times New Roman" w:hAnsi="Arial Narrow" w:cs="Times New Roman"/>
          <w:sz w:val="24"/>
          <w:szCs w:val="24"/>
          <w:lang w:val="ru-RU"/>
        </w:rPr>
        <w:t>... .</w:t>
      </w:r>
    </w:p>
    <w:p w:rsidR="00146304" w:rsidRPr="00146304" w:rsidRDefault="00146304" w:rsidP="00146304">
      <w:pPr>
        <w:spacing w:after="0" w:line="240" w:lineRule="auto"/>
        <w:ind w:firstLine="567"/>
        <w:jc w:val="both"/>
        <w:rPr>
          <w:rFonts w:ascii="Arial Narrow" w:eastAsia="Times New Roman" w:hAnsi="Arial Narrow" w:cs="Times New Roman"/>
          <w:sz w:val="24"/>
          <w:szCs w:val="24"/>
          <w:lang w:val="ru-RU"/>
        </w:rPr>
      </w:pPr>
      <w:r w:rsidRPr="00146304">
        <w:rPr>
          <w:rFonts w:ascii="Arial Narrow" w:eastAsia="Times New Roman" w:hAnsi="Arial Narrow" w:cs="Times New Roman"/>
          <w:sz w:val="24"/>
          <w:szCs w:val="24"/>
        </w:rPr>
        <w:t>  </w:t>
      </w:r>
      <w:r w:rsidRPr="00146304">
        <w:rPr>
          <w:rFonts w:ascii="Arial Narrow" w:eastAsia="Times New Roman" w:hAnsi="Arial Narrow" w:cs="Times New Roman"/>
          <w:sz w:val="24"/>
          <w:szCs w:val="24"/>
          <w:lang w:val="ru-RU"/>
        </w:rPr>
        <w:t>...</w:t>
      </w:r>
    </w:p>
    <w:p w:rsidR="00146304" w:rsidRPr="00146304" w:rsidRDefault="00146304" w:rsidP="00146304">
      <w:pPr>
        <w:spacing w:after="0" w:line="240" w:lineRule="auto"/>
        <w:ind w:firstLine="567"/>
        <w:jc w:val="both"/>
        <w:rPr>
          <w:rFonts w:ascii="Arial Narrow" w:eastAsia="Times New Roman" w:hAnsi="Arial Narrow" w:cs="Times New Roman"/>
          <w:sz w:val="24"/>
          <w:szCs w:val="24"/>
          <w:lang w:val="ru-RU"/>
        </w:rPr>
      </w:pPr>
      <w:r w:rsidRPr="00146304">
        <w:rPr>
          <w:rFonts w:ascii="Arial Narrow" w:eastAsia="Times New Roman" w:hAnsi="Arial Narrow" w:cs="Times New Roman"/>
          <w:sz w:val="24"/>
          <w:szCs w:val="24"/>
        </w:rPr>
        <w:t>ENDMETHOD</w:t>
      </w:r>
      <w:r w:rsidRPr="00146304">
        <w:rPr>
          <w:rFonts w:ascii="Arial Narrow" w:eastAsia="Times New Roman" w:hAnsi="Arial Narrow" w:cs="Times New Roman"/>
          <w:sz w:val="24"/>
          <w:szCs w:val="24"/>
          <w:lang w:val="ru-RU"/>
        </w:rPr>
        <w:t>.</w:t>
      </w:r>
    </w:p>
    <w:p w:rsidR="00146304" w:rsidRDefault="00146304" w:rsidP="00146304">
      <w:pPr>
        <w:pStyle w:val="a7"/>
        <w:spacing w:before="0" w:beforeAutospacing="0" w:after="0" w:afterAutospacing="0"/>
        <w:ind w:firstLine="567"/>
        <w:jc w:val="both"/>
        <w:rPr>
          <w:rFonts w:ascii="Arial Narrow" w:hAnsi="Arial Narrow"/>
          <w:lang w:val="ru-RU"/>
        </w:rPr>
      </w:pPr>
    </w:p>
    <w:p w:rsidR="00146304" w:rsidRPr="00146304" w:rsidRDefault="00146304" w:rsidP="00146304">
      <w:pPr>
        <w:pStyle w:val="a7"/>
        <w:shd w:val="clear" w:color="auto" w:fill="F2F2F2" w:themeFill="background1" w:themeFillShade="F2"/>
        <w:spacing w:before="0" w:beforeAutospacing="0" w:after="0" w:afterAutospacing="0"/>
        <w:ind w:firstLine="567"/>
        <w:jc w:val="both"/>
        <w:rPr>
          <w:rFonts w:ascii="Arial Narrow" w:hAnsi="Arial Narrow"/>
          <w:color w:val="002060"/>
          <w:spacing w:val="20"/>
          <w:lang w:val="ru-RU"/>
        </w:rPr>
      </w:pPr>
      <w:r w:rsidRPr="00146304">
        <w:rPr>
          <w:rFonts w:ascii="Arial Narrow" w:hAnsi="Arial Narrow"/>
          <w:color w:val="002060"/>
          <w:spacing w:val="20"/>
          <w:lang w:val="ru-RU"/>
        </w:rPr>
        <w:t xml:space="preserve">Существует следующие виды </w:t>
      </w:r>
      <w:r w:rsidRPr="00146304">
        <w:rPr>
          <w:rFonts w:ascii="Arial Narrow" w:hAnsi="Arial Narrow"/>
          <w:color w:val="002060"/>
          <w:spacing w:val="20"/>
        </w:rPr>
        <w:t>AMDP</w:t>
      </w:r>
      <w:r w:rsidRPr="00146304">
        <w:rPr>
          <w:rFonts w:ascii="Arial Narrow" w:hAnsi="Arial Narrow"/>
          <w:color w:val="002060"/>
          <w:spacing w:val="20"/>
          <w:lang w:val="ru-RU"/>
        </w:rPr>
        <w:t xml:space="preserve"> функций</w:t>
      </w:r>
    </w:p>
    <w:p w:rsidR="00146304" w:rsidRPr="00146304" w:rsidRDefault="00146304" w:rsidP="00145A83">
      <w:pPr>
        <w:numPr>
          <w:ilvl w:val="0"/>
          <w:numId w:val="53"/>
        </w:numPr>
        <w:spacing w:after="0" w:line="240" w:lineRule="auto"/>
        <w:ind w:left="1134"/>
        <w:jc w:val="both"/>
        <w:rPr>
          <w:rFonts w:ascii="Arial Narrow" w:hAnsi="Arial Narrow"/>
          <w:sz w:val="24"/>
          <w:szCs w:val="24"/>
          <w:lang w:val="ru-RU"/>
        </w:rPr>
      </w:pPr>
      <w:r w:rsidRPr="00146304">
        <w:rPr>
          <w:rStyle w:val="a4"/>
          <w:rFonts w:ascii="Arial Narrow" w:hAnsi="Arial Narrow"/>
          <w:b w:val="0"/>
          <w:sz w:val="24"/>
          <w:szCs w:val="24"/>
        </w:rPr>
        <w:t>AMDP</w:t>
      </w:r>
      <w:r w:rsidRPr="00146304">
        <w:rPr>
          <w:rStyle w:val="a4"/>
          <w:rFonts w:ascii="Arial Narrow" w:hAnsi="Arial Narrow"/>
          <w:sz w:val="24"/>
          <w:szCs w:val="24"/>
          <w:lang w:val="ru-RU"/>
        </w:rPr>
        <w:t xml:space="preserve"> </w:t>
      </w:r>
      <w:r w:rsidRPr="00146304">
        <w:rPr>
          <w:rStyle w:val="a4"/>
          <w:rFonts w:ascii="Arial Narrow" w:hAnsi="Arial Narrow"/>
          <w:b w:val="0"/>
          <w:i/>
          <w:color w:val="385623" w:themeColor="accent6" w:themeShade="80"/>
          <w:sz w:val="24"/>
          <w:szCs w:val="24"/>
          <w:shd w:val="clear" w:color="auto" w:fill="F2F2F2" w:themeFill="background1" w:themeFillShade="F2"/>
          <w:lang w:val="ru-RU"/>
        </w:rPr>
        <w:t>табличная функция</w:t>
      </w:r>
      <w:r w:rsidRPr="00146304">
        <w:rPr>
          <w:rFonts w:ascii="Arial Narrow" w:hAnsi="Arial Narrow"/>
          <w:color w:val="385623" w:themeColor="accent6" w:themeShade="80"/>
          <w:sz w:val="24"/>
          <w:szCs w:val="24"/>
          <w:lang w:val="ru-RU"/>
        </w:rPr>
        <w:t xml:space="preserve"> </w:t>
      </w:r>
      <w:r w:rsidRPr="00146304">
        <w:rPr>
          <w:rFonts w:ascii="Arial Narrow" w:hAnsi="Arial Narrow"/>
          <w:sz w:val="24"/>
          <w:szCs w:val="24"/>
          <w:lang w:val="ru-RU"/>
        </w:rPr>
        <w:t xml:space="preserve">- функция БД, которая в качестве результата возвращает табличный результат. В </w:t>
      </w:r>
      <w:r w:rsidRPr="00146304">
        <w:rPr>
          <w:rFonts w:ascii="Arial Narrow" w:hAnsi="Arial Narrow"/>
          <w:sz w:val="24"/>
          <w:szCs w:val="24"/>
        </w:rPr>
        <w:t>SQLScript</w:t>
      </w:r>
      <w:r w:rsidRPr="00146304">
        <w:rPr>
          <w:rFonts w:ascii="Arial Narrow" w:hAnsi="Arial Narrow"/>
          <w:sz w:val="24"/>
          <w:szCs w:val="24"/>
          <w:lang w:val="ru-RU"/>
        </w:rPr>
        <w:t xml:space="preserve"> мо</w:t>
      </w:r>
      <w:r>
        <w:rPr>
          <w:rFonts w:ascii="Arial Narrow" w:hAnsi="Arial Narrow"/>
          <w:sz w:val="24"/>
          <w:szCs w:val="24"/>
          <w:lang w:val="ru-RU"/>
        </w:rPr>
        <w:t>жет</w:t>
      </w:r>
      <w:r w:rsidRPr="00146304">
        <w:rPr>
          <w:rFonts w:ascii="Arial Narrow" w:hAnsi="Arial Narrow"/>
          <w:sz w:val="24"/>
          <w:szCs w:val="24"/>
          <w:lang w:val="ru-RU"/>
        </w:rPr>
        <w:t xml:space="preserve"> быть использован</w:t>
      </w:r>
      <w:r>
        <w:rPr>
          <w:rFonts w:ascii="Arial Narrow" w:hAnsi="Arial Narrow"/>
          <w:sz w:val="24"/>
          <w:szCs w:val="24"/>
          <w:lang w:val="ru-RU"/>
        </w:rPr>
        <w:t>а</w:t>
      </w:r>
      <w:r w:rsidRPr="00146304">
        <w:rPr>
          <w:rFonts w:ascii="Arial Narrow" w:hAnsi="Arial Narrow"/>
          <w:sz w:val="24"/>
          <w:szCs w:val="24"/>
          <w:lang w:val="ru-RU"/>
        </w:rPr>
        <w:t xml:space="preserve"> как источник данных вместо таблиц или ракурсов. </w:t>
      </w:r>
    </w:p>
    <w:p w:rsidR="00146304" w:rsidRPr="00146304" w:rsidRDefault="00146304" w:rsidP="00145A83">
      <w:pPr>
        <w:numPr>
          <w:ilvl w:val="1"/>
          <w:numId w:val="54"/>
        </w:numPr>
        <w:spacing w:after="0" w:line="240" w:lineRule="auto"/>
        <w:ind w:left="1701"/>
        <w:jc w:val="both"/>
        <w:rPr>
          <w:rFonts w:ascii="Arial Narrow" w:hAnsi="Arial Narrow"/>
          <w:sz w:val="24"/>
          <w:szCs w:val="24"/>
          <w:lang w:val="ru-RU"/>
        </w:rPr>
      </w:pPr>
      <w:r w:rsidRPr="00146304">
        <w:rPr>
          <w:rFonts w:ascii="Arial Narrow" w:hAnsi="Arial Narrow"/>
          <w:sz w:val="24"/>
          <w:szCs w:val="24"/>
        </w:rPr>
        <w:t>AMDP</w:t>
      </w:r>
      <w:r w:rsidRPr="00146304">
        <w:rPr>
          <w:rFonts w:ascii="Arial Narrow" w:hAnsi="Arial Narrow"/>
          <w:sz w:val="24"/>
          <w:szCs w:val="24"/>
          <w:lang w:val="ru-RU"/>
        </w:rPr>
        <w:t xml:space="preserve"> табличная функция </w:t>
      </w:r>
      <w:r w:rsidRPr="00146304">
        <w:rPr>
          <w:rFonts w:ascii="Arial Narrow" w:hAnsi="Arial Narrow"/>
          <w:i/>
          <w:color w:val="385623" w:themeColor="accent6" w:themeShade="80"/>
          <w:sz w:val="24"/>
          <w:szCs w:val="24"/>
          <w:shd w:val="clear" w:color="auto" w:fill="F2F2F2" w:themeFill="background1" w:themeFillShade="F2"/>
          <w:lang w:val="ru-RU"/>
        </w:rPr>
        <w:t xml:space="preserve">для </w:t>
      </w:r>
      <w:r w:rsidRPr="00146304">
        <w:rPr>
          <w:rFonts w:ascii="Arial Narrow" w:hAnsi="Arial Narrow"/>
          <w:i/>
          <w:color w:val="385623" w:themeColor="accent6" w:themeShade="80"/>
          <w:sz w:val="24"/>
          <w:szCs w:val="24"/>
          <w:shd w:val="clear" w:color="auto" w:fill="F2F2F2" w:themeFill="background1" w:themeFillShade="F2"/>
        </w:rPr>
        <w:t>AMDP</w:t>
      </w:r>
      <w:r w:rsidRPr="00146304">
        <w:rPr>
          <w:rFonts w:ascii="Arial Narrow" w:hAnsi="Arial Narrow"/>
          <w:i/>
          <w:color w:val="385623" w:themeColor="accent6" w:themeShade="80"/>
          <w:sz w:val="24"/>
          <w:szCs w:val="24"/>
          <w:shd w:val="clear" w:color="auto" w:fill="F2F2F2" w:themeFill="background1" w:themeFillShade="F2"/>
          <w:lang w:val="ru-RU"/>
        </w:rPr>
        <w:t xml:space="preserve"> методов</w:t>
      </w:r>
      <w:r w:rsidRPr="00146304">
        <w:rPr>
          <w:rFonts w:ascii="Arial Narrow" w:hAnsi="Arial Narrow"/>
          <w:sz w:val="24"/>
          <w:szCs w:val="24"/>
          <w:lang w:val="ru-RU"/>
        </w:rPr>
        <w:t>.</w:t>
      </w:r>
    </w:p>
    <w:p w:rsidR="00146304" w:rsidRPr="00146304" w:rsidRDefault="00146304" w:rsidP="00145A83">
      <w:pPr>
        <w:numPr>
          <w:ilvl w:val="1"/>
          <w:numId w:val="54"/>
        </w:numPr>
        <w:spacing w:after="0" w:line="240" w:lineRule="auto"/>
        <w:ind w:left="1701"/>
        <w:jc w:val="both"/>
        <w:rPr>
          <w:rFonts w:ascii="Arial Narrow" w:hAnsi="Arial Narrow"/>
          <w:sz w:val="24"/>
          <w:szCs w:val="24"/>
          <w:lang w:val="ru-RU"/>
        </w:rPr>
      </w:pPr>
      <w:r w:rsidRPr="00146304">
        <w:rPr>
          <w:rFonts w:ascii="Arial Narrow" w:hAnsi="Arial Narrow"/>
          <w:sz w:val="24"/>
          <w:szCs w:val="24"/>
        </w:rPr>
        <w:t>AMDP</w:t>
      </w:r>
      <w:r w:rsidRPr="00146304">
        <w:rPr>
          <w:rFonts w:ascii="Arial Narrow" w:hAnsi="Arial Narrow"/>
          <w:sz w:val="24"/>
          <w:szCs w:val="24"/>
          <w:lang w:val="ru-RU"/>
        </w:rPr>
        <w:t xml:space="preserve"> табличная функция </w:t>
      </w:r>
      <w:r w:rsidRPr="00146304">
        <w:rPr>
          <w:rFonts w:ascii="Arial Narrow" w:hAnsi="Arial Narrow"/>
          <w:i/>
          <w:color w:val="385623" w:themeColor="accent6" w:themeShade="80"/>
          <w:sz w:val="24"/>
          <w:szCs w:val="24"/>
          <w:shd w:val="clear" w:color="auto" w:fill="F2F2F2" w:themeFill="background1" w:themeFillShade="F2"/>
          <w:lang w:val="ru-RU"/>
        </w:rPr>
        <w:t xml:space="preserve">для табличной функции </w:t>
      </w:r>
      <w:r w:rsidRPr="00146304">
        <w:rPr>
          <w:rFonts w:ascii="Arial Narrow" w:hAnsi="Arial Narrow"/>
          <w:i/>
          <w:color w:val="385623" w:themeColor="accent6" w:themeShade="80"/>
          <w:sz w:val="24"/>
          <w:szCs w:val="24"/>
          <w:shd w:val="clear" w:color="auto" w:fill="F2F2F2" w:themeFill="background1" w:themeFillShade="F2"/>
        </w:rPr>
        <w:t>ABAP</w:t>
      </w:r>
      <w:r w:rsidRPr="00146304">
        <w:rPr>
          <w:rFonts w:ascii="Arial Narrow" w:hAnsi="Arial Narrow"/>
          <w:i/>
          <w:color w:val="385623" w:themeColor="accent6" w:themeShade="80"/>
          <w:sz w:val="24"/>
          <w:szCs w:val="24"/>
          <w:shd w:val="clear" w:color="auto" w:fill="F2F2F2" w:themeFill="background1" w:themeFillShade="F2"/>
          <w:lang w:val="ru-RU"/>
        </w:rPr>
        <w:t xml:space="preserve"> </w:t>
      </w:r>
      <w:r w:rsidRPr="00146304">
        <w:rPr>
          <w:rFonts w:ascii="Arial Narrow" w:hAnsi="Arial Narrow"/>
          <w:i/>
          <w:color w:val="385623" w:themeColor="accent6" w:themeShade="80"/>
          <w:sz w:val="24"/>
          <w:szCs w:val="24"/>
          <w:shd w:val="clear" w:color="auto" w:fill="F2F2F2" w:themeFill="background1" w:themeFillShade="F2"/>
        </w:rPr>
        <w:t>CDS</w:t>
      </w:r>
      <w:r w:rsidRPr="00146304">
        <w:rPr>
          <w:rFonts w:ascii="Arial Narrow" w:hAnsi="Arial Narrow"/>
          <w:sz w:val="24"/>
          <w:szCs w:val="24"/>
          <w:lang w:val="ru-RU"/>
        </w:rPr>
        <w:t>.</w:t>
      </w:r>
    </w:p>
    <w:p w:rsidR="00146304" w:rsidRPr="00146304" w:rsidRDefault="00146304" w:rsidP="00145A83">
      <w:pPr>
        <w:numPr>
          <w:ilvl w:val="0"/>
          <w:numId w:val="53"/>
        </w:numPr>
        <w:spacing w:after="0" w:line="240" w:lineRule="auto"/>
        <w:ind w:left="1134"/>
        <w:jc w:val="both"/>
        <w:rPr>
          <w:rFonts w:ascii="Arial Narrow" w:hAnsi="Arial Narrow"/>
          <w:sz w:val="24"/>
          <w:szCs w:val="24"/>
          <w:lang w:val="ru-RU"/>
        </w:rPr>
      </w:pPr>
      <w:r w:rsidRPr="00146304">
        <w:rPr>
          <w:rStyle w:val="a4"/>
          <w:rFonts w:ascii="Arial Narrow" w:hAnsi="Arial Narrow"/>
          <w:b w:val="0"/>
          <w:sz w:val="24"/>
          <w:szCs w:val="24"/>
        </w:rPr>
        <w:t>AMDP</w:t>
      </w:r>
      <w:r w:rsidRPr="00146304">
        <w:rPr>
          <w:rStyle w:val="a4"/>
          <w:rFonts w:ascii="Arial Narrow" w:hAnsi="Arial Narrow"/>
          <w:sz w:val="24"/>
          <w:szCs w:val="24"/>
          <w:lang w:val="ru-RU"/>
        </w:rPr>
        <w:t xml:space="preserve"> </w:t>
      </w:r>
      <w:r w:rsidRPr="00146304">
        <w:rPr>
          <w:rStyle w:val="a4"/>
          <w:rFonts w:ascii="Arial Narrow" w:hAnsi="Arial Narrow"/>
          <w:b w:val="0"/>
          <w:i/>
          <w:color w:val="385623" w:themeColor="accent6" w:themeShade="80"/>
          <w:sz w:val="24"/>
          <w:szCs w:val="24"/>
          <w:shd w:val="clear" w:color="auto" w:fill="F2F2F2" w:themeFill="background1" w:themeFillShade="F2"/>
          <w:lang w:val="ru-RU"/>
        </w:rPr>
        <w:t>скалярная функция</w:t>
      </w:r>
      <w:r w:rsidRPr="00146304">
        <w:rPr>
          <w:rFonts w:ascii="Arial Narrow" w:hAnsi="Arial Narrow"/>
          <w:color w:val="385623" w:themeColor="accent6" w:themeShade="80"/>
          <w:sz w:val="24"/>
          <w:szCs w:val="24"/>
          <w:lang w:val="ru-RU"/>
        </w:rPr>
        <w:t xml:space="preserve"> </w:t>
      </w:r>
      <w:r>
        <w:rPr>
          <w:rFonts w:ascii="Arial Narrow" w:hAnsi="Arial Narrow"/>
          <w:sz w:val="24"/>
          <w:szCs w:val="24"/>
          <w:lang w:val="ru-RU"/>
        </w:rPr>
        <w:t xml:space="preserve">- </w:t>
      </w:r>
      <w:r w:rsidRPr="00146304">
        <w:rPr>
          <w:rFonts w:ascii="Arial Narrow" w:hAnsi="Arial Narrow"/>
          <w:sz w:val="24"/>
          <w:szCs w:val="24"/>
          <w:lang w:val="ru-RU"/>
        </w:rPr>
        <w:t xml:space="preserve"> функция БД, которая в качестве результата возвращает результат </w:t>
      </w:r>
      <w:hyperlink r:id="rId41" w:tgtFrame="_blank" w:history="1">
        <w:r w:rsidRPr="00146304">
          <w:rPr>
            <w:rStyle w:val="a3"/>
            <w:rFonts w:ascii="Arial Narrow" w:hAnsi="Arial Narrow"/>
            <w:sz w:val="24"/>
            <w:szCs w:val="24"/>
            <w:u w:val="none"/>
            <w:lang w:val="ru-RU"/>
          </w:rPr>
          <w:t>элементарного типа</w:t>
        </w:r>
      </w:hyperlink>
      <w:r w:rsidRPr="00146304">
        <w:rPr>
          <w:rFonts w:ascii="Arial Narrow" w:hAnsi="Arial Narrow"/>
          <w:sz w:val="24"/>
          <w:szCs w:val="24"/>
          <w:lang w:val="ru-RU"/>
        </w:rPr>
        <w:t>.</w:t>
      </w:r>
    </w:p>
    <w:p w:rsidR="00146304" w:rsidRDefault="00146304" w:rsidP="00146304">
      <w:pPr>
        <w:pStyle w:val="a7"/>
        <w:spacing w:before="0" w:beforeAutospacing="0" w:after="0" w:afterAutospacing="0"/>
        <w:ind w:firstLine="720"/>
        <w:jc w:val="both"/>
        <w:rPr>
          <w:rFonts w:ascii="Arial Narrow" w:hAnsi="Arial Narrow"/>
          <w:lang w:val="ru-RU"/>
        </w:rPr>
      </w:pPr>
    </w:p>
    <w:p w:rsidR="00146304" w:rsidRPr="00285149" w:rsidRDefault="00146304" w:rsidP="00146304">
      <w:pPr>
        <w:pStyle w:val="a7"/>
        <w:spacing w:before="0" w:beforeAutospacing="0" w:after="0" w:afterAutospacing="0"/>
        <w:ind w:firstLine="567"/>
        <w:jc w:val="both"/>
        <w:rPr>
          <w:rFonts w:ascii="Arial Narrow" w:hAnsi="Arial Narrow"/>
          <w:i/>
          <w:color w:val="002060"/>
          <w:lang w:val="ru-RU"/>
        </w:rPr>
      </w:pPr>
      <w:r w:rsidRPr="00146304">
        <w:rPr>
          <w:rFonts w:ascii="Arial Narrow" w:hAnsi="Arial Narrow"/>
          <w:i/>
          <w:color w:val="002060"/>
        </w:rPr>
        <w:t>Rem</w:t>
      </w:r>
    </w:p>
    <w:p w:rsidR="00146304" w:rsidRPr="00146304" w:rsidRDefault="00146304" w:rsidP="00146304">
      <w:pPr>
        <w:pStyle w:val="a7"/>
        <w:spacing w:before="0" w:beforeAutospacing="0" w:after="0" w:afterAutospacing="0"/>
        <w:ind w:firstLine="567"/>
        <w:jc w:val="both"/>
        <w:rPr>
          <w:rFonts w:ascii="Arial Narrow" w:hAnsi="Arial Narrow"/>
          <w:lang w:val="ru-RU"/>
        </w:rPr>
      </w:pPr>
      <w:r w:rsidRPr="00146304">
        <w:rPr>
          <w:rFonts w:ascii="Arial Narrow" w:hAnsi="Arial Narrow"/>
          <w:lang w:val="ru-RU"/>
        </w:rPr>
        <w:lastRenderedPageBreak/>
        <w:t xml:space="preserve">Несмотря на возможность вызова </w:t>
      </w:r>
      <w:r w:rsidRPr="00146304">
        <w:rPr>
          <w:rFonts w:ascii="Arial Narrow" w:hAnsi="Arial Narrow"/>
        </w:rPr>
        <w:t>AMDP</w:t>
      </w:r>
      <w:r w:rsidRPr="00146304">
        <w:rPr>
          <w:rFonts w:ascii="Arial Narrow" w:hAnsi="Arial Narrow"/>
          <w:lang w:val="ru-RU"/>
        </w:rPr>
        <w:t xml:space="preserve"> функций из объектов </w:t>
      </w:r>
      <w:r w:rsidRPr="00146304">
        <w:rPr>
          <w:rFonts w:ascii="Arial Narrow" w:hAnsi="Arial Narrow"/>
        </w:rPr>
        <w:t>HANA</w:t>
      </w:r>
      <w:r w:rsidRPr="00146304">
        <w:rPr>
          <w:rFonts w:ascii="Arial Narrow" w:hAnsi="Arial Narrow"/>
          <w:lang w:val="ru-RU"/>
        </w:rPr>
        <w:t xml:space="preserve"> </w:t>
      </w:r>
      <w:r w:rsidRPr="00146304">
        <w:rPr>
          <w:rFonts w:ascii="Arial Narrow" w:hAnsi="Arial Narrow"/>
        </w:rPr>
        <w:t>Native</w:t>
      </w:r>
      <w:r w:rsidRPr="00146304">
        <w:rPr>
          <w:rFonts w:ascii="Arial Narrow" w:hAnsi="Arial Narrow"/>
          <w:lang w:val="ru-RU"/>
        </w:rPr>
        <w:t xml:space="preserve"> разработки, таких как хранимые процедуры или </w:t>
      </w:r>
      <w:r w:rsidRPr="00146304">
        <w:rPr>
          <w:rFonts w:ascii="Arial Narrow" w:hAnsi="Arial Narrow"/>
        </w:rPr>
        <w:t>calculation</w:t>
      </w:r>
      <w:r w:rsidRPr="00146304">
        <w:rPr>
          <w:rFonts w:ascii="Arial Narrow" w:hAnsi="Arial Narrow"/>
          <w:lang w:val="ru-RU"/>
        </w:rPr>
        <w:t xml:space="preserve"> </w:t>
      </w:r>
      <w:r w:rsidRPr="00146304">
        <w:rPr>
          <w:rFonts w:ascii="Arial Narrow" w:hAnsi="Arial Narrow"/>
        </w:rPr>
        <w:t>view</w:t>
      </w:r>
      <w:r w:rsidRPr="00146304">
        <w:rPr>
          <w:rFonts w:ascii="Arial Narrow" w:hAnsi="Arial Narrow"/>
          <w:lang w:val="ru-RU"/>
        </w:rPr>
        <w:t xml:space="preserve">, </w:t>
      </w:r>
      <w:r w:rsidRPr="00146304">
        <w:rPr>
          <w:rFonts w:ascii="Arial Narrow" w:hAnsi="Arial Narrow"/>
        </w:rPr>
        <w:t>SAP</w:t>
      </w:r>
      <w:r w:rsidRPr="00146304">
        <w:rPr>
          <w:rFonts w:ascii="Arial Narrow" w:hAnsi="Arial Narrow"/>
          <w:lang w:val="ru-RU"/>
        </w:rPr>
        <w:t xml:space="preserve"> </w:t>
      </w:r>
      <w:hyperlink r:id="rId42" w:tgtFrame="_blank" w:history="1">
        <w:r w:rsidRPr="00146304">
          <w:rPr>
            <w:rStyle w:val="a3"/>
            <w:rFonts w:ascii="Arial Narrow" w:hAnsi="Arial Narrow"/>
            <w:u w:val="none"/>
            <w:lang w:val="ru-RU"/>
          </w:rPr>
          <w:t>не рекомендует</w:t>
        </w:r>
      </w:hyperlink>
      <w:r w:rsidRPr="00146304">
        <w:rPr>
          <w:rFonts w:ascii="Arial Narrow" w:hAnsi="Arial Narrow"/>
          <w:lang w:val="ru-RU"/>
        </w:rPr>
        <w:t xml:space="preserve"> так делать.</w:t>
      </w:r>
    </w:p>
    <w:p w:rsidR="00146304" w:rsidRPr="00146304" w:rsidRDefault="00146304" w:rsidP="00C46303">
      <w:pPr>
        <w:spacing w:after="0" w:line="240" w:lineRule="auto"/>
        <w:ind w:firstLine="567"/>
        <w:jc w:val="both"/>
        <w:rPr>
          <w:rFonts w:ascii="Arial Narrow" w:hAnsi="Arial Narrow" w:cs="Tahoma"/>
          <w:sz w:val="24"/>
          <w:szCs w:val="24"/>
          <w:lang w:val="ru-RU"/>
        </w:rPr>
      </w:pPr>
    </w:p>
    <w:p w:rsidR="00146304" w:rsidRDefault="00146304" w:rsidP="00465407">
      <w:pPr>
        <w:pStyle w:val="3"/>
        <w:spacing w:before="0" w:line="240" w:lineRule="auto"/>
        <w:ind w:firstLine="567"/>
        <w:jc w:val="center"/>
        <w:rPr>
          <w:rFonts w:ascii="Arial Narrow" w:hAnsi="Arial Narrow"/>
          <w:b/>
          <w:i/>
          <w:color w:val="000000" w:themeColor="text1"/>
          <w:lang w:val="ru-RU"/>
        </w:rPr>
      </w:pPr>
      <w:r w:rsidRPr="00465407">
        <w:rPr>
          <w:rFonts w:ascii="Arial Narrow" w:hAnsi="Arial Narrow"/>
          <w:b/>
          <w:i/>
          <w:color w:val="000000" w:themeColor="text1"/>
          <w:lang w:val="ru-RU"/>
        </w:rPr>
        <w:t xml:space="preserve">Табличная функция для </w:t>
      </w:r>
      <w:r w:rsidRPr="00465407">
        <w:rPr>
          <w:rFonts w:ascii="Arial Narrow" w:hAnsi="Arial Narrow"/>
          <w:b/>
          <w:i/>
          <w:color w:val="000000" w:themeColor="text1"/>
        </w:rPr>
        <w:t>AMDP</w:t>
      </w:r>
      <w:r w:rsidRPr="00465407">
        <w:rPr>
          <w:rFonts w:ascii="Arial Narrow" w:hAnsi="Arial Narrow"/>
          <w:b/>
          <w:i/>
          <w:color w:val="000000" w:themeColor="text1"/>
          <w:lang w:val="ru-RU"/>
        </w:rPr>
        <w:t xml:space="preserve"> методов</w:t>
      </w:r>
    </w:p>
    <w:p w:rsidR="00465407" w:rsidRPr="00465407" w:rsidRDefault="00465407" w:rsidP="00465407">
      <w:pPr>
        <w:spacing w:after="0" w:line="240" w:lineRule="auto"/>
        <w:rPr>
          <w:lang w:val="ru-RU"/>
        </w:rPr>
      </w:pPr>
    </w:p>
    <w:p w:rsidR="00146304" w:rsidRPr="00285149" w:rsidRDefault="00146304" w:rsidP="00465407">
      <w:pPr>
        <w:pStyle w:val="a7"/>
        <w:shd w:val="clear" w:color="auto" w:fill="F2F2F2" w:themeFill="background1" w:themeFillShade="F2"/>
        <w:spacing w:before="0" w:beforeAutospacing="0" w:after="0" w:afterAutospacing="0"/>
        <w:ind w:firstLine="567"/>
        <w:jc w:val="both"/>
        <w:rPr>
          <w:rFonts w:ascii="Arial Narrow" w:hAnsi="Arial Narrow"/>
          <w:color w:val="002060"/>
          <w:spacing w:val="20"/>
          <w:lang w:val="ru-RU"/>
        </w:rPr>
      </w:pPr>
      <w:r w:rsidRPr="00285149">
        <w:rPr>
          <w:rFonts w:ascii="Arial Narrow" w:hAnsi="Arial Narrow"/>
          <w:color w:val="002060"/>
          <w:spacing w:val="20"/>
          <w:lang w:val="ru-RU"/>
        </w:rPr>
        <w:t>Особенности</w:t>
      </w:r>
    </w:p>
    <w:p w:rsidR="00146304" w:rsidRPr="00465407" w:rsidRDefault="00146304" w:rsidP="00145A83">
      <w:pPr>
        <w:numPr>
          <w:ilvl w:val="0"/>
          <w:numId w:val="55"/>
        </w:numPr>
        <w:tabs>
          <w:tab w:val="clear" w:pos="720"/>
          <w:tab w:val="num" w:pos="1134"/>
        </w:tabs>
        <w:spacing w:after="0" w:line="240" w:lineRule="auto"/>
        <w:ind w:left="1134"/>
        <w:jc w:val="both"/>
        <w:rPr>
          <w:rFonts w:ascii="Arial Narrow" w:hAnsi="Arial Narrow"/>
          <w:color w:val="000000" w:themeColor="text1"/>
          <w:sz w:val="24"/>
          <w:szCs w:val="24"/>
          <w:lang w:val="ru-RU"/>
        </w:rPr>
      </w:pPr>
      <w:r w:rsidRPr="00465407">
        <w:rPr>
          <w:rFonts w:ascii="Arial Narrow" w:hAnsi="Arial Narrow"/>
          <w:color w:val="000000" w:themeColor="text1"/>
          <w:sz w:val="24"/>
          <w:szCs w:val="24"/>
          <w:lang w:val="ru-RU"/>
        </w:rPr>
        <w:t xml:space="preserve">Функция должна иметь </w:t>
      </w:r>
      <w:r w:rsidRPr="00465407">
        <w:rPr>
          <w:rFonts w:ascii="Arial Narrow" w:hAnsi="Arial Narrow"/>
          <w:i/>
          <w:color w:val="002060"/>
          <w:sz w:val="24"/>
          <w:szCs w:val="24"/>
          <w:shd w:val="clear" w:color="auto" w:fill="F2F2F2" w:themeFill="background1" w:themeFillShade="F2"/>
        </w:rPr>
        <w:t>RETURNING</w:t>
      </w:r>
      <w:r w:rsidRPr="00465407">
        <w:rPr>
          <w:rFonts w:ascii="Arial Narrow" w:hAnsi="Arial Narrow"/>
          <w:color w:val="000000" w:themeColor="text1"/>
          <w:sz w:val="24"/>
          <w:szCs w:val="24"/>
          <w:lang w:val="ru-RU"/>
        </w:rPr>
        <w:t xml:space="preserve"> параметр табличного типа, все компоненты структуры которого должны иметь </w:t>
      </w:r>
      <w:hyperlink r:id="rId43" w:tgtFrame="_blank" w:history="1">
        <w:r w:rsidRPr="00465407">
          <w:rPr>
            <w:rStyle w:val="a3"/>
            <w:rFonts w:ascii="Arial Narrow" w:hAnsi="Arial Narrow"/>
            <w:color w:val="000000" w:themeColor="text1"/>
            <w:sz w:val="24"/>
            <w:szCs w:val="24"/>
            <w:u w:val="none"/>
            <w:lang w:val="ru-RU"/>
          </w:rPr>
          <w:t>элементарный тип</w:t>
        </w:r>
      </w:hyperlink>
      <w:r w:rsidRPr="00465407">
        <w:rPr>
          <w:rFonts w:ascii="Arial Narrow" w:hAnsi="Arial Narrow"/>
          <w:color w:val="000000" w:themeColor="text1"/>
          <w:sz w:val="24"/>
          <w:szCs w:val="24"/>
          <w:lang w:val="ru-RU"/>
        </w:rPr>
        <w:t>.</w:t>
      </w:r>
    </w:p>
    <w:p w:rsidR="00146304" w:rsidRPr="00465407" w:rsidRDefault="00146304" w:rsidP="00145A83">
      <w:pPr>
        <w:numPr>
          <w:ilvl w:val="0"/>
          <w:numId w:val="55"/>
        </w:numPr>
        <w:tabs>
          <w:tab w:val="clear" w:pos="720"/>
          <w:tab w:val="num" w:pos="1134"/>
        </w:tabs>
        <w:spacing w:after="0" w:line="240" w:lineRule="auto"/>
        <w:ind w:left="1134"/>
        <w:jc w:val="both"/>
        <w:rPr>
          <w:rFonts w:ascii="Arial Narrow" w:hAnsi="Arial Narrow"/>
          <w:color w:val="000000" w:themeColor="text1"/>
          <w:sz w:val="24"/>
          <w:szCs w:val="24"/>
          <w:lang w:val="ru-RU"/>
        </w:rPr>
      </w:pPr>
      <w:r w:rsidRPr="00465407">
        <w:rPr>
          <w:rFonts w:ascii="Arial Narrow" w:hAnsi="Arial Narrow"/>
          <w:color w:val="000000" w:themeColor="text1"/>
          <w:sz w:val="24"/>
          <w:szCs w:val="24"/>
          <w:lang w:val="ru-RU"/>
        </w:rPr>
        <w:t xml:space="preserve">Не допускается использование </w:t>
      </w:r>
      <w:r w:rsidRPr="00F9601F">
        <w:rPr>
          <w:rFonts w:ascii="Arial Narrow" w:hAnsi="Arial Narrow"/>
          <w:i/>
          <w:strike/>
          <w:color w:val="002060"/>
          <w:sz w:val="24"/>
          <w:szCs w:val="24"/>
        </w:rPr>
        <w:t>CHANGING</w:t>
      </w:r>
      <w:r w:rsidRPr="00465407">
        <w:rPr>
          <w:rFonts w:ascii="Arial Narrow" w:hAnsi="Arial Narrow"/>
          <w:color w:val="000000" w:themeColor="text1"/>
          <w:sz w:val="24"/>
          <w:szCs w:val="24"/>
          <w:lang w:val="ru-RU"/>
        </w:rPr>
        <w:t xml:space="preserve"> или </w:t>
      </w:r>
      <w:r w:rsidRPr="00F9601F">
        <w:rPr>
          <w:rFonts w:ascii="Arial Narrow" w:hAnsi="Arial Narrow"/>
          <w:i/>
          <w:strike/>
          <w:color w:val="002060"/>
          <w:sz w:val="24"/>
          <w:szCs w:val="24"/>
        </w:rPr>
        <w:t>EXPORTING</w:t>
      </w:r>
      <w:r w:rsidRPr="00465407">
        <w:rPr>
          <w:rFonts w:ascii="Arial Narrow" w:hAnsi="Arial Narrow"/>
          <w:color w:val="000000" w:themeColor="text1"/>
          <w:sz w:val="24"/>
          <w:szCs w:val="24"/>
          <w:lang w:val="ru-RU"/>
        </w:rPr>
        <w:t xml:space="preserve"> параметров.</w:t>
      </w:r>
    </w:p>
    <w:p w:rsidR="00146304" w:rsidRPr="00465407" w:rsidRDefault="00146304" w:rsidP="00145A83">
      <w:pPr>
        <w:numPr>
          <w:ilvl w:val="0"/>
          <w:numId w:val="55"/>
        </w:numPr>
        <w:tabs>
          <w:tab w:val="clear" w:pos="720"/>
          <w:tab w:val="num" w:pos="1134"/>
        </w:tabs>
        <w:spacing w:after="0" w:line="240" w:lineRule="auto"/>
        <w:ind w:left="1134"/>
        <w:jc w:val="both"/>
        <w:rPr>
          <w:rFonts w:ascii="Arial Narrow" w:hAnsi="Arial Narrow"/>
          <w:color w:val="000000" w:themeColor="text1"/>
          <w:sz w:val="24"/>
          <w:szCs w:val="24"/>
          <w:lang w:val="ru-RU"/>
        </w:rPr>
      </w:pPr>
      <w:r w:rsidRPr="00465407">
        <w:rPr>
          <w:rFonts w:ascii="Arial Narrow" w:hAnsi="Arial Narrow"/>
          <w:color w:val="000000" w:themeColor="text1"/>
          <w:sz w:val="24"/>
          <w:szCs w:val="24"/>
          <w:lang w:val="ru-RU"/>
        </w:rPr>
        <w:t xml:space="preserve">Не допускается объявление исключений в определении через дополнение </w:t>
      </w:r>
      <w:r w:rsidRPr="00F9601F">
        <w:rPr>
          <w:rFonts w:ascii="Arial Narrow" w:hAnsi="Arial Narrow"/>
          <w:i/>
          <w:strike/>
          <w:color w:val="002060"/>
          <w:sz w:val="24"/>
          <w:szCs w:val="24"/>
        </w:rPr>
        <w:t>RAISING</w:t>
      </w:r>
      <w:r w:rsidRPr="00465407">
        <w:rPr>
          <w:rFonts w:ascii="Arial Narrow" w:hAnsi="Arial Narrow"/>
          <w:color w:val="000000" w:themeColor="text1"/>
          <w:sz w:val="24"/>
          <w:szCs w:val="24"/>
          <w:lang w:val="ru-RU"/>
        </w:rPr>
        <w:t>.</w:t>
      </w:r>
    </w:p>
    <w:p w:rsidR="00146304" w:rsidRPr="00465407" w:rsidRDefault="00146304" w:rsidP="00145A83">
      <w:pPr>
        <w:numPr>
          <w:ilvl w:val="0"/>
          <w:numId w:val="55"/>
        </w:numPr>
        <w:tabs>
          <w:tab w:val="clear" w:pos="720"/>
          <w:tab w:val="num" w:pos="1134"/>
        </w:tabs>
        <w:spacing w:after="0" w:line="240" w:lineRule="auto"/>
        <w:ind w:left="1134"/>
        <w:jc w:val="both"/>
        <w:rPr>
          <w:rFonts w:ascii="Arial Narrow" w:hAnsi="Arial Narrow"/>
          <w:color w:val="000000" w:themeColor="text1"/>
          <w:sz w:val="24"/>
          <w:szCs w:val="24"/>
          <w:lang w:val="ru-RU"/>
        </w:rPr>
      </w:pPr>
      <w:r w:rsidRPr="00465407">
        <w:rPr>
          <w:rFonts w:ascii="Arial Narrow" w:hAnsi="Arial Narrow"/>
          <w:color w:val="000000" w:themeColor="text1"/>
          <w:sz w:val="24"/>
          <w:szCs w:val="24"/>
          <w:lang w:val="ru-RU"/>
        </w:rPr>
        <w:t xml:space="preserve">Обязательно должно быть указание </w:t>
      </w:r>
      <w:r w:rsidRPr="00465407">
        <w:rPr>
          <w:rFonts w:ascii="Arial Narrow" w:hAnsi="Arial Narrow"/>
          <w:i/>
          <w:color w:val="002060"/>
          <w:sz w:val="24"/>
          <w:szCs w:val="24"/>
          <w:shd w:val="clear" w:color="auto" w:fill="F2F2F2" w:themeFill="background1" w:themeFillShade="F2"/>
        </w:rPr>
        <w:t>READ</w:t>
      </w:r>
      <w:r w:rsidRPr="00465407">
        <w:rPr>
          <w:rFonts w:ascii="Arial Narrow" w:hAnsi="Arial Narrow"/>
          <w:i/>
          <w:color w:val="002060"/>
          <w:sz w:val="24"/>
          <w:szCs w:val="24"/>
          <w:shd w:val="clear" w:color="auto" w:fill="F2F2F2" w:themeFill="background1" w:themeFillShade="F2"/>
          <w:lang w:val="ru-RU"/>
        </w:rPr>
        <w:t>-</w:t>
      </w:r>
      <w:r w:rsidRPr="00465407">
        <w:rPr>
          <w:rFonts w:ascii="Arial Narrow" w:hAnsi="Arial Narrow"/>
          <w:i/>
          <w:color w:val="002060"/>
          <w:sz w:val="24"/>
          <w:szCs w:val="24"/>
          <w:shd w:val="clear" w:color="auto" w:fill="F2F2F2" w:themeFill="background1" w:themeFillShade="F2"/>
        </w:rPr>
        <w:t>ONLY</w:t>
      </w:r>
      <w:r w:rsidRPr="00465407">
        <w:rPr>
          <w:rFonts w:ascii="Arial Narrow" w:hAnsi="Arial Narrow"/>
          <w:color w:val="000000" w:themeColor="text1"/>
          <w:sz w:val="24"/>
          <w:szCs w:val="24"/>
          <w:lang w:val="ru-RU"/>
        </w:rPr>
        <w:t>.</w:t>
      </w:r>
    </w:p>
    <w:p w:rsidR="00146304" w:rsidRPr="00465407" w:rsidRDefault="00146304" w:rsidP="00145A83">
      <w:pPr>
        <w:numPr>
          <w:ilvl w:val="0"/>
          <w:numId w:val="55"/>
        </w:numPr>
        <w:shd w:val="clear" w:color="auto" w:fill="F2F2F2" w:themeFill="background1" w:themeFillShade="F2"/>
        <w:tabs>
          <w:tab w:val="clear" w:pos="720"/>
          <w:tab w:val="num" w:pos="1134"/>
        </w:tabs>
        <w:spacing w:after="0" w:line="240" w:lineRule="auto"/>
        <w:ind w:left="1134"/>
        <w:jc w:val="both"/>
        <w:rPr>
          <w:rFonts w:ascii="Arial Narrow" w:hAnsi="Arial Narrow"/>
          <w:color w:val="000000" w:themeColor="text1"/>
          <w:sz w:val="24"/>
          <w:szCs w:val="24"/>
          <w:lang w:val="ru-RU"/>
        </w:rPr>
      </w:pPr>
      <w:r w:rsidRPr="00465407">
        <w:rPr>
          <w:rFonts w:ascii="Arial Narrow" w:hAnsi="Arial Narrow"/>
          <w:color w:val="000000" w:themeColor="text1"/>
          <w:sz w:val="24"/>
          <w:szCs w:val="24"/>
          <w:lang w:val="ru-RU"/>
        </w:rPr>
        <w:t xml:space="preserve">Нельзя вызвать непосредственно из </w:t>
      </w:r>
      <w:r w:rsidRPr="00465407">
        <w:rPr>
          <w:rFonts w:ascii="Arial Narrow" w:hAnsi="Arial Narrow"/>
          <w:color w:val="000000" w:themeColor="text1"/>
          <w:sz w:val="24"/>
          <w:szCs w:val="24"/>
        </w:rPr>
        <w:t>ABAP</w:t>
      </w:r>
      <w:r w:rsidRPr="00465407">
        <w:rPr>
          <w:rFonts w:ascii="Arial Narrow" w:hAnsi="Arial Narrow"/>
          <w:color w:val="000000" w:themeColor="text1"/>
          <w:sz w:val="24"/>
          <w:szCs w:val="24"/>
          <w:lang w:val="ru-RU"/>
        </w:rPr>
        <w:t xml:space="preserve"> кода.</w:t>
      </w:r>
    </w:p>
    <w:p w:rsidR="00C46303" w:rsidRPr="00146304" w:rsidRDefault="00C46303" w:rsidP="00C46303">
      <w:pPr>
        <w:spacing w:after="0" w:line="240" w:lineRule="auto"/>
        <w:ind w:firstLine="567"/>
        <w:jc w:val="both"/>
        <w:rPr>
          <w:rFonts w:ascii="Arial Narrow" w:hAnsi="Arial Narrow" w:cs="Tahoma"/>
          <w:sz w:val="24"/>
          <w:szCs w:val="24"/>
          <w:lang w:val="ru-RU"/>
        </w:rPr>
      </w:pPr>
    </w:p>
    <w:p w:rsidR="00465407" w:rsidRPr="00465407" w:rsidRDefault="00465407" w:rsidP="00465407">
      <w:pPr>
        <w:spacing w:after="0" w:line="240" w:lineRule="auto"/>
        <w:ind w:firstLine="567"/>
        <w:rPr>
          <w:rFonts w:ascii="Arial Narrow" w:eastAsia="Times New Roman" w:hAnsi="Arial Narrow" w:cs="Times New Roman"/>
          <w:i/>
          <w:color w:val="002060"/>
          <w:sz w:val="24"/>
          <w:szCs w:val="24"/>
        </w:rPr>
      </w:pPr>
      <w:r w:rsidRPr="00465407">
        <w:rPr>
          <w:rFonts w:ascii="Arial Narrow" w:eastAsia="Times New Roman" w:hAnsi="Arial Narrow" w:cs="Times New Roman"/>
          <w:sz w:val="24"/>
          <w:szCs w:val="24"/>
        </w:rPr>
        <w:t xml:space="preserve">CLASS </w:t>
      </w:r>
      <w:r w:rsidRPr="00465407">
        <w:rPr>
          <w:rFonts w:ascii="Arial Narrow" w:eastAsia="Times New Roman" w:hAnsi="Arial Narrow" w:cs="Times New Roman"/>
          <w:b/>
          <w:sz w:val="24"/>
          <w:szCs w:val="24"/>
        </w:rPr>
        <w:t>zcl_amdp_function</w:t>
      </w:r>
      <w:r w:rsidRPr="00465407">
        <w:rPr>
          <w:rFonts w:ascii="Arial Narrow" w:eastAsia="Times New Roman" w:hAnsi="Arial Narrow" w:cs="Times New Roman"/>
          <w:sz w:val="24"/>
          <w:szCs w:val="24"/>
        </w:rPr>
        <w:t xml:space="preserve"> </w:t>
      </w:r>
      <w:r w:rsidRPr="00465407">
        <w:rPr>
          <w:rFonts w:ascii="Arial Narrow" w:eastAsia="Times New Roman" w:hAnsi="Arial Narrow" w:cs="Times New Roman"/>
          <w:i/>
          <w:color w:val="002060"/>
          <w:sz w:val="24"/>
          <w:szCs w:val="24"/>
        </w:rPr>
        <w:t>DEFINITION</w:t>
      </w:r>
    </w:p>
    <w:p w:rsidR="00465407" w:rsidRPr="00285149" w:rsidRDefault="00465407" w:rsidP="00465407">
      <w:pPr>
        <w:spacing w:after="0" w:line="240" w:lineRule="auto"/>
        <w:ind w:firstLine="567"/>
        <w:rPr>
          <w:rFonts w:ascii="Arial Narrow" w:eastAsia="Times New Roman" w:hAnsi="Arial Narrow" w:cs="Times New Roman"/>
          <w:sz w:val="24"/>
          <w:szCs w:val="24"/>
        </w:rPr>
      </w:pPr>
      <w:r w:rsidRPr="00465407">
        <w:rPr>
          <w:rFonts w:ascii="Arial Narrow" w:eastAsia="Times New Roman" w:hAnsi="Arial Narrow" w:cs="Times New Roman"/>
          <w:sz w:val="24"/>
          <w:szCs w:val="24"/>
        </w:rPr>
        <w:t>  </w:t>
      </w:r>
      <w:r w:rsidRPr="00285149">
        <w:rPr>
          <w:rFonts w:ascii="Arial Narrow" w:eastAsia="Times New Roman" w:hAnsi="Arial Narrow" w:cs="Times New Roman"/>
          <w:sz w:val="24"/>
          <w:szCs w:val="24"/>
        </w:rPr>
        <w:t>…</w:t>
      </w:r>
    </w:p>
    <w:p w:rsidR="00465407" w:rsidRPr="00465407" w:rsidRDefault="00465407" w:rsidP="00465407">
      <w:pPr>
        <w:spacing w:after="0" w:line="240" w:lineRule="auto"/>
        <w:ind w:firstLine="567"/>
        <w:rPr>
          <w:rFonts w:ascii="Arial Narrow" w:eastAsia="Times New Roman" w:hAnsi="Arial Narrow" w:cs="Times New Roman"/>
          <w:sz w:val="24"/>
          <w:szCs w:val="24"/>
        </w:rPr>
      </w:pPr>
      <w:r w:rsidRPr="00465407">
        <w:rPr>
          <w:rFonts w:ascii="Arial Narrow" w:eastAsia="Times New Roman" w:hAnsi="Arial Narrow" w:cs="Times New Roman"/>
          <w:sz w:val="24"/>
          <w:szCs w:val="24"/>
        </w:rPr>
        <w:t>  PUBLIC SECTION.</w:t>
      </w:r>
    </w:p>
    <w:p w:rsidR="00465407" w:rsidRPr="00465407" w:rsidRDefault="00465407" w:rsidP="00465407">
      <w:pPr>
        <w:spacing w:after="0" w:line="240" w:lineRule="auto"/>
        <w:ind w:firstLine="567"/>
        <w:rPr>
          <w:rFonts w:ascii="Arial Narrow" w:eastAsia="Times New Roman" w:hAnsi="Arial Narrow" w:cs="Times New Roman"/>
          <w:sz w:val="24"/>
          <w:szCs w:val="24"/>
        </w:rPr>
      </w:pPr>
      <w:r w:rsidRPr="00465407">
        <w:rPr>
          <w:rFonts w:ascii="Arial Narrow" w:eastAsia="Times New Roman" w:hAnsi="Arial Narrow" w:cs="Times New Roman"/>
          <w:sz w:val="24"/>
          <w:szCs w:val="24"/>
        </w:rPr>
        <w:t>    INTERFACES: if_amdp_marker_hdb.</w:t>
      </w:r>
    </w:p>
    <w:p w:rsidR="00465407" w:rsidRPr="00465407" w:rsidRDefault="00465407" w:rsidP="00465407">
      <w:pPr>
        <w:spacing w:after="0" w:line="240" w:lineRule="auto"/>
        <w:ind w:firstLine="567"/>
        <w:rPr>
          <w:rFonts w:ascii="Arial Narrow" w:eastAsia="Times New Roman" w:hAnsi="Arial Narrow" w:cs="Times New Roman"/>
          <w:sz w:val="24"/>
          <w:szCs w:val="24"/>
        </w:rPr>
      </w:pPr>
      <w:r w:rsidRPr="00465407">
        <w:rPr>
          <w:rFonts w:ascii="Arial Narrow" w:eastAsia="Times New Roman" w:hAnsi="Arial Narrow" w:cs="Times New Roman"/>
          <w:sz w:val="24"/>
          <w:szCs w:val="24"/>
        </w:rPr>
        <w:t>    CLASS-METHODS:</w:t>
      </w:r>
    </w:p>
    <w:p w:rsidR="00465407" w:rsidRDefault="00465407" w:rsidP="00465407">
      <w:pPr>
        <w:spacing w:after="0" w:line="240" w:lineRule="auto"/>
        <w:ind w:firstLine="567"/>
        <w:rPr>
          <w:rFonts w:ascii="Arial Narrow" w:eastAsia="Times New Roman" w:hAnsi="Arial Narrow" w:cs="Times New Roman"/>
          <w:sz w:val="24"/>
          <w:szCs w:val="24"/>
        </w:rPr>
      </w:pPr>
      <w:r w:rsidRPr="00465407">
        <w:rPr>
          <w:rFonts w:ascii="Arial Narrow" w:eastAsia="Times New Roman" w:hAnsi="Arial Narrow" w:cs="Times New Roman"/>
          <w:sz w:val="24"/>
          <w:szCs w:val="24"/>
        </w:rPr>
        <w:t>      </w:t>
      </w:r>
      <w:r w:rsidRPr="00465407">
        <w:rPr>
          <w:rFonts w:ascii="Arial Narrow" w:eastAsia="Times New Roman" w:hAnsi="Arial Narrow" w:cs="Times New Roman"/>
          <w:b/>
          <w:i/>
          <w:sz w:val="24"/>
          <w:szCs w:val="24"/>
        </w:rPr>
        <w:t>get_flight_with_max_sum</w:t>
      </w:r>
      <w:r w:rsidRPr="00465407">
        <w:rPr>
          <w:rFonts w:ascii="Arial Narrow" w:eastAsia="Times New Roman" w:hAnsi="Arial Narrow" w:cs="Times New Roman"/>
          <w:sz w:val="24"/>
          <w:szCs w:val="24"/>
        </w:rPr>
        <w:t xml:space="preserve"> </w:t>
      </w:r>
    </w:p>
    <w:p w:rsidR="00465407" w:rsidRPr="00465407" w:rsidRDefault="00465407" w:rsidP="00465407">
      <w:pPr>
        <w:spacing w:after="0" w:line="240" w:lineRule="auto"/>
        <w:ind w:left="720" w:firstLine="720"/>
        <w:rPr>
          <w:rFonts w:ascii="Arial Narrow" w:eastAsia="Times New Roman" w:hAnsi="Arial Narrow" w:cs="Times New Roman"/>
          <w:sz w:val="24"/>
          <w:szCs w:val="24"/>
        </w:rPr>
      </w:pPr>
      <w:r w:rsidRPr="00465407">
        <w:rPr>
          <w:rFonts w:ascii="Arial Narrow" w:eastAsia="Times New Roman" w:hAnsi="Arial Narrow" w:cs="Times New Roman"/>
          <w:sz w:val="24"/>
          <w:szCs w:val="24"/>
        </w:rPr>
        <w:t>IMPORTING VALUE(</w:t>
      </w:r>
      <w:r w:rsidRPr="00465407">
        <w:rPr>
          <w:rFonts w:ascii="Arial Narrow" w:eastAsia="Times New Roman" w:hAnsi="Arial Narrow" w:cs="Times New Roman"/>
          <w:i/>
          <w:color w:val="002060"/>
          <w:sz w:val="24"/>
          <w:szCs w:val="24"/>
        </w:rPr>
        <w:t>iv_carrid</w:t>
      </w:r>
      <w:r w:rsidRPr="00465407">
        <w:rPr>
          <w:rFonts w:ascii="Arial Narrow" w:eastAsia="Times New Roman" w:hAnsi="Arial Narrow" w:cs="Times New Roman"/>
          <w:sz w:val="24"/>
          <w:szCs w:val="24"/>
        </w:rPr>
        <w:t>)  TYPE s_carr_id</w:t>
      </w:r>
    </w:p>
    <w:p w:rsidR="00465407" w:rsidRPr="00465407" w:rsidRDefault="00465407" w:rsidP="00465407">
      <w:pPr>
        <w:spacing w:after="0" w:line="240" w:lineRule="auto"/>
        <w:ind w:firstLine="567"/>
        <w:rPr>
          <w:rFonts w:ascii="Arial Narrow" w:eastAsia="Times New Roman" w:hAnsi="Arial Narrow" w:cs="Times New Roman"/>
          <w:sz w:val="24"/>
          <w:szCs w:val="24"/>
        </w:rPr>
      </w:pPr>
      <w:r w:rsidRPr="00465407">
        <w:rPr>
          <w:rFonts w:ascii="Arial Narrow" w:eastAsia="Times New Roman" w:hAnsi="Arial Narrow" w:cs="Times New Roman"/>
          <w:sz w:val="24"/>
          <w:szCs w:val="24"/>
        </w:rPr>
        <w:t>                                      VALUE(</w:t>
      </w:r>
      <w:r w:rsidRPr="00465407">
        <w:rPr>
          <w:rFonts w:ascii="Arial Narrow" w:eastAsia="Times New Roman" w:hAnsi="Arial Narrow" w:cs="Times New Roman"/>
          <w:i/>
          <w:color w:val="002060"/>
          <w:sz w:val="24"/>
          <w:szCs w:val="24"/>
        </w:rPr>
        <w:t>iv_connid</w:t>
      </w:r>
      <w:r w:rsidRPr="00465407">
        <w:rPr>
          <w:rFonts w:ascii="Arial Narrow" w:eastAsia="Times New Roman" w:hAnsi="Arial Narrow" w:cs="Times New Roman"/>
          <w:sz w:val="24"/>
          <w:szCs w:val="24"/>
        </w:rPr>
        <w:t>)  TYPE s_conn_id</w:t>
      </w:r>
    </w:p>
    <w:p w:rsidR="00465407" w:rsidRPr="00465407" w:rsidRDefault="00465407" w:rsidP="00465407">
      <w:pPr>
        <w:spacing w:after="0" w:line="240" w:lineRule="auto"/>
        <w:ind w:firstLine="567"/>
        <w:rPr>
          <w:rFonts w:ascii="Arial Narrow" w:eastAsia="Times New Roman" w:hAnsi="Arial Narrow" w:cs="Times New Roman"/>
          <w:sz w:val="24"/>
          <w:szCs w:val="24"/>
        </w:rPr>
      </w:pPr>
      <w:r w:rsidRPr="00465407">
        <w:rPr>
          <w:rFonts w:ascii="Arial Narrow" w:eastAsia="Times New Roman" w:hAnsi="Arial Narrow" w:cs="Times New Roman"/>
          <w:sz w:val="24"/>
          <w:szCs w:val="24"/>
        </w:rPr>
        <w:t>                RETURNING VALUE(</w:t>
      </w:r>
      <w:r w:rsidRPr="00465407">
        <w:rPr>
          <w:rFonts w:ascii="Arial Narrow" w:eastAsia="Times New Roman" w:hAnsi="Arial Narrow" w:cs="Times New Roman"/>
          <w:i/>
          <w:color w:val="002060"/>
          <w:sz w:val="24"/>
          <w:szCs w:val="24"/>
        </w:rPr>
        <w:t>rt</w:t>
      </w:r>
      <w:r w:rsidRPr="00991B12">
        <w:rPr>
          <w:rFonts w:ascii="Arial Narrow" w:eastAsia="Times New Roman" w:hAnsi="Arial Narrow" w:cs="Times New Roman"/>
          <w:i/>
          <w:color w:val="002060"/>
          <w:sz w:val="24"/>
          <w:szCs w:val="24"/>
        </w:rPr>
        <w:t>_</w:t>
      </w:r>
      <w:r w:rsidRPr="00465407">
        <w:rPr>
          <w:rFonts w:ascii="Arial Narrow" w:eastAsia="Times New Roman" w:hAnsi="Arial Narrow" w:cs="Times New Roman"/>
          <w:i/>
          <w:color w:val="002060"/>
          <w:sz w:val="24"/>
          <w:szCs w:val="24"/>
        </w:rPr>
        <w:t>flights</w:t>
      </w:r>
      <w:r w:rsidRPr="00465407">
        <w:rPr>
          <w:rFonts w:ascii="Arial Narrow" w:eastAsia="Times New Roman" w:hAnsi="Arial Narrow" w:cs="Times New Roman"/>
          <w:sz w:val="24"/>
          <w:szCs w:val="24"/>
        </w:rPr>
        <w:t>) TYPE ty_flights.</w:t>
      </w:r>
    </w:p>
    <w:p w:rsidR="00465407" w:rsidRPr="00285149" w:rsidRDefault="00465407" w:rsidP="00991B12">
      <w:pPr>
        <w:spacing w:after="0" w:line="240" w:lineRule="auto"/>
        <w:ind w:firstLine="567"/>
        <w:rPr>
          <w:rFonts w:ascii="Arial Narrow" w:eastAsia="Times New Roman" w:hAnsi="Arial Narrow" w:cs="Times New Roman"/>
          <w:sz w:val="24"/>
          <w:szCs w:val="24"/>
        </w:rPr>
      </w:pPr>
      <w:r w:rsidRPr="00465407">
        <w:rPr>
          <w:rFonts w:ascii="Arial Narrow" w:eastAsia="Times New Roman" w:hAnsi="Arial Narrow" w:cs="Times New Roman"/>
          <w:sz w:val="24"/>
          <w:szCs w:val="24"/>
        </w:rPr>
        <w:t>  </w:t>
      </w:r>
      <w:r w:rsidR="00991B12" w:rsidRPr="00285149">
        <w:rPr>
          <w:rFonts w:ascii="Arial Narrow" w:eastAsia="Times New Roman" w:hAnsi="Arial Narrow" w:cs="Times New Roman"/>
          <w:sz w:val="24"/>
          <w:szCs w:val="24"/>
        </w:rPr>
        <w:t>…</w:t>
      </w:r>
    </w:p>
    <w:p w:rsidR="00465407" w:rsidRPr="00465407" w:rsidRDefault="00465407" w:rsidP="00465407">
      <w:pPr>
        <w:spacing w:after="0" w:line="240" w:lineRule="auto"/>
        <w:ind w:firstLine="567"/>
        <w:rPr>
          <w:rFonts w:ascii="Arial Narrow" w:eastAsia="Times New Roman" w:hAnsi="Arial Narrow" w:cs="Times New Roman"/>
          <w:sz w:val="24"/>
          <w:szCs w:val="24"/>
        </w:rPr>
      </w:pPr>
      <w:r w:rsidRPr="00465407">
        <w:rPr>
          <w:rFonts w:ascii="Arial Narrow" w:eastAsia="Times New Roman" w:hAnsi="Arial Narrow" w:cs="Times New Roman"/>
          <w:sz w:val="24"/>
          <w:szCs w:val="24"/>
        </w:rPr>
        <w:t>ENDCLASS.</w:t>
      </w:r>
    </w:p>
    <w:p w:rsidR="00465407" w:rsidRPr="00465407" w:rsidRDefault="00465407" w:rsidP="00465407">
      <w:pPr>
        <w:spacing w:after="0" w:line="240" w:lineRule="auto"/>
        <w:ind w:firstLine="567"/>
        <w:rPr>
          <w:rFonts w:ascii="Arial Narrow" w:eastAsia="Times New Roman" w:hAnsi="Arial Narrow" w:cs="Times New Roman"/>
          <w:sz w:val="24"/>
          <w:szCs w:val="24"/>
        </w:rPr>
      </w:pPr>
      <w:r w:rsidRPr="00465407">
        <w:rPr>
          <w:rFonts w:ascii="Arial Narrow" w:eastAsia="Times New Roman" w:hAnsi="Arial Narrow" w:cs="Times New Roman"/>
          <w:sz w:val="24"/>
          <w:szCs w:val="24"/>
        </w:rPr>
        <w:t xml:space="preserve">CLASS </w:t>
      </w:r>
      <w:r w:rsidRPr="00465407">
        <w:rPr>
          <w:rFonts w:ascii="Arial Narrow" w:eastAsia="Times New Roman" w:hAnsi="Arial Narrow" w:cs="Times New Roman"/>
          <w:b/>
          <w:sz w:val="24"/>
          <w:szCs w:val="24"/>
        </w:rPr>
        <w:t>zcl</w:t>
      </w:r>
      <w:r w:rsidRPr="00991B12">
        <w:rPr>
          <w:rFonts w:ascii="Arial Narrow" w:eastAsia="Times New Roman" w:hAnsi="Arial Narrow" w:cs="Times New Roman"/>
          <w:b/>
          <w:sz w:val="24"/>
          <w:szCs w:val="24"/>
        </w:rPr>
        <w:t>_</w:t>
      </w:r>
      <w:r w:rsidRPr="00465407">
        <w:rPr>
          <w:rFonts w:ascii="Arial Narrow" w:eastAsia="Times New Roman" w:hAnsi="Arial Narrow" w:cs="Times New Roman"/>
          <w:b/>
          <w:sz w:val="24"/>
          <w:szCs w:val="24"/>
        </w:rPr>
        <w:t>amdp</w:t>
      </w:r>
      <w:r w:rsidRPr="00991B12">
        <w:rPr>
          <w:rFonts w:ascii="Arial Narrow" w:eastAsia="Times New Roman" w:hAnsi="Arial Narrow" w:cs="Times New Roman"/>
          <w:b/>
          <w:sz w:val="24"/>
          <w:szCs w:val="24"/>
        </w:rPr>
        <w:t>_</w:t>
      </w:r>
      <w:r w:rsidRPr="00465407">
        <w:rPr>
          <w:rFonts w:ascii="Arial Narrow" w:eastAsia="Times New Roman" w:hAnsi="Arial Narrow" w:cs="Times New Roman"/>
          <w:b/>
          <w:sz w:val="24"/>
          <w:szCs w:val="24"/>
        </w:rPr>
        <w:t>function</w:t>
      </w:r>
      <w:r w:rsidRPr="00465407">
        <w:rPr>
          <w:rFonts w:ascii="Arial Narrow" w:eastAsia="Times New Roman" w:hAnsi="Arial Narrow" w:cs="Times New Roman"/>
          <w:sz w:val="24"/>
          <w:szCs w:val="24"/>
        </w:rPr>
        <w:t xml:space="preserve"> </w:t>
      </w:r>
      <w:r w:rsidRPr="00991B12">
        <w:rPr>
          <w:rFonts w:ascii="Arial Narrow" w:eastAsia="Times New Roman" w:hAnsi="Arial Narrow" w:cs="Times New Roman"/>
          <w:i/>
          <w:color w:val="002060"/>
          <w:sz w:val="24"/>
          <w:szCs w:val="24"/>
        </w:rPr>
        <w:t>IMPLEMENTATION</w:t>
      </w:r>
      <w:r w:rsidRPr="00465407">
        <w:rPr>
          <w:rFonts w:ascii="Arial Narrow" w:eastAsia="Times New Roman" w:hAnsi="Arial Narrow" w:cs="Times New Roman"/>
          <w:sz w:val="24"/>
          <w:szCs w:val="24"/>
        </w:rPr>
        <w:t>.</w:t>
      </w:r>
    </w:p>
    <w:p w:rsidR="00465407" w:rsidRPr="00465407" w:rsidRDefault="00465407" w:rsidP="00465407">
      <w:pPr>
        <w:spacing w:after="0" w:line="240" w:lineRule="auto"/>
        <w:ind w:firstLine="567"/>
        <w:rPr>
          <w:rFonts w:ascii="Arial Narrow" w:eastAsia="Times New Roman" w:hAnsi="Arial Narrow" w:cs="Times New Roman"/>
          <w:sz w:val="24"/>
          <w:szCs w:val="24"/>
        </w:rPr>
      </w:pPr>
      <w:r w:rsidRPr="00465407">
        <w:rPr>
          <w:rFonts w:ascii="Arial Narrow" w:eastAsia="Times New Roman" w:hAnsi="Arial Narrow" w:cs="Times New Roman"/>
          <w:sz w:val="24"/>
          <w:szCs w:val="24"/>
        </w:rPr>
        <w:t xml:space="preserve">  METHOD </w:t>
      </w:r>
      <w:r w:rsidRPr="00465407">
        <w:rPr>
          <w:rFonts w:ascii="Arial Narrow" w:eastAsia="Times New Roman" w:hAnsi="Arial Narrow" w:cs="Times New Roman"/>
          <w:b/>
          <w:i/>
          <w:sz w:val="24"/>
          <w:szCs w:val="24"/>
        </w:rPr>
        <w:t>get</w:t>
      </w:r>
      <w:r w:rsidRPr="00991B12">
        <w:rPr>
          <w:rFonts w:ascii="Arial Narrow" w:eastAsia="Times New Roman" w:hAnsi="Arial Narrow" w:cs="Times New Roman"/>
          <w:b/>
          <w:i/>
          <w:sz w:val="24"/>
          <w:szCs w:val="24"/>
        </w:rPr>
        <w:t>_</w:t>
      </w:r>
      <w:r w:rsidRPr="00465407">
        <w:rPr>
          <w:rFonts w:ascii="Arial Narrow" w:eastAsia="Times New Roman" w:hAnsi="Arial Narrow" w:cs="Times New Roman"/>
          <w:b/>
          <w:i/>
          <w:sz w:val="24"/>
          <w:szCs w:val="24"/>
        </w:rPr>
        <w:t>flight</w:t>
      </w:r>
      <w:r w:rsidRPr="00991B12">
        <w:rPr>
          <w:rFonts w:ascii="Arial Narrow" w:eastAsia="Times New Roman" w:hAnsi="Arial Narrow" w:cs="Times New Roman"/>
          <w:b/>
          <w:i/>
          <w:sz w:val="24"/>
          <w:szCs w:val="24"/>
        </w:rPr>
        <w:t>_</w:t>
      </w:r>
      <w:r w:rsidRPr="00465407">
        <w:rPr>
          <w:rFonts w:ascii="Arial Narrow" w:eastAsia="Times New Roman" w:hAnsi="Arial Narrow" w:cs="Times New Roman"/>
          <w:b/>
          <w:i/>
          <w:sz w:val="24"/>
          <w:szCs w:val="24"/>
        </w:rPr>
        <w:t>with</w:t>
      </w:r>
      <w:r w:rsidRPr="00991B12">
        <w:rPr>
          <w:rFonts w:ascii="Arial Narrow" w:eastAsia="Times New Roman" w:hAnsi="Arial Narrow" w:cs="Times New Roman"/>
          <w:b/>
          <w:i/>
          <w:sz w:val="24"/>
          <w:szCs w:val="24"/>
        </w:rPr>
        <w:t>_</w:t>
      </w:r>
      <w:r w:rsidRPr="00465407">
        <w:rPr>
          <w:rFonts w:ascii="Arial Narrow" w:eastAsia="Times New Roman" w:hAnsi="Arial Narrow" w:cs="Times New Roman"/>
          <w:b/>
          <w:i/>
          <w:sz w:val="24"/>
          <w:szCs w:val="24"/>
        </w:rPr>
        <w:t>max</w:t>
      </w:r>
      <w:r w:rsidRPr="00991B12">
        <w:rPr>
          <w:rFonts w:ascii="Arial Narrow" w:eastAsia="Times New Roman" w:hAnsi="Arial Narrow" w:cs="Times New Roman"/>
          <w:b/>
          <w:i/>
          <w:sz w:val="24"/>
          <w:szCs w:val="24"/>
        </w:rPr>
        <w:t>_</w:t>
      </w:r>
      <w:r w:rsidRPr="00465407">
        <w:rPr>
          <w:rFonts w:ascii="Arial Narrow" w:eastAsia="Times New Roman" w:hAnsi="Arial Narrow" w:cs="Times New Roman"/>
          <w:b/>
          <w:i/>
          <w:sz w:val="24"/>
          <w:szCs w:val="24"/>
        </w:rPr>
        <w:t>sum</w:t>
      </w:r>
      <w:r w:rsidRPr="00465407">
        <w:rPr>
          <w:rFonts w:ascii="Arial Narrow" w:eastAsia="Times New Roman" w:hAnsi="Arial Narrow" w:cs="Times New Roman"/>
          <w:sz w:val="24"/>
          <w:szCs w:val="24"/>
        </w:rPr>
        <w:t xml:space="preserve"> </w:t>
      </w:r>
      <w:r w:rsidRPr="00991B12">
        <w:rPr>
          <w:rFonts w:ascii="Arial Narrow" w:eastAsia="Times New Roman" w:hAnsi="Arial Narrow" w:cs="Times New Roman"/>
          <w:i/>
          <w:color w:val="002060"/>
          <w:sz w:val="24"/>
          <w:szCs w:val="24"/>
          <w:shd w:val="clear" w:color="auto" w:fill="F2F2F2" w:themeFill="background1" w:themeFillShade="F2"/>
        </w:rPr>
        <w:t>BY DATABASE FUNCTION</w:t>
      </w:r>
    </w:p>
    <w:p w:rsidR="00465407" w:rsidRPr="00465407" w:rsidRDefault="00465407" w:rsidP="00465407">
      <w:pPr>
        <w:spacing w:after="0" w:line="240" w:lineRule="auto"/>
        <w:ind w:firstLine="567"/>
        <w:rPr>
          <w:rFonts w:ascii="Arial Narrow" w:eastAsia="Times New Roman" w:hAnsi="Arial Narrow" w:cs="Times New Roman"/>
          <w:sz w:val="24"/>
          <w:szCs w:val="24"/>
        </w:rPr>
      </w:pPr>
      <w:r w:rsidRPr="00465407">
        <w:rPr>
          <w:rFonts w:ascii="Arial Narrow" w:eastAsia="Times New Roman" w:hAnsi="Arial Narrow" w:cs="Times New Roman"/>
          <w:sz w:val="24"/>
          <w:szCs w:val="24"/>
        </w:rPr>
        <w:t>                                 FOR HDB LANGUAGE SQLSCRIPT</w:t>
      </w:r>
    </w:p>
    <w:p w:rsidR="00465407" w:rsidRPr="00465407" w:rsidRDefault="00465407" w:rsidP="00465407">
      <w:pPr>
        <w:spacing w:after="0" w:line="240" w:lineRule="auto"/>
        <w:ind w:firstLine="567"/>
        <w:rPr>
          <w:rFonts w:ascii="Arial Narrow" w:eastAsia="Times New Roman" w:hAnsi="Arial Narrow" w:cs="Times New Roman"/>
          <w:sz w:val="24"/>
          <w:szCs w:val="24"/>
        </w:rPr>
      </w:pPr>
      <w:r w:rsidRPr="00465407">
        <w:rPr>
          <w:rFonts w:ascii="Arial Narrow" w:eastAsia="Times New Roman" w:hAnsi="Arial Narrow" w:cs="Times New Roman"/>
          <w:sz w:val="24"/>
          <w:szCs w:val="24"/>
        </w:rPr>
        <w:t>                                 OPTIONS READ-ONLY</w:t>
      </w:r>
    </w:p>
    <w:p w:rsidR="00465407" w:rsidRPr="00465407" w:rsidRDefault="00465407" w:rsidP="00465407">
      <w:pPr>
        <w:spacing w:after="0" w:line="240" w:lineRule="auto"/>
        <w:ind w:firstLine="567"/>
        <w:rPr>
          <w:rFonts w:ascii="Arial Narrow" w:eastAsia="Times New Roman" w:hAnsi="Arial Narrow" w:cs="Times New Roman"/>
          <w:sz w:val="24"/>
          <w:szCs w:val="24"/>
        </w:rPr>
      </w:pPr>
      <w:r w:rsidRPr="00465407">
        <w:rPr>
          <w:rFonts w:ascii="Arial Narrow" w:eastAsia="Times New Roman" w:hAnsi="Arial Narrow" w:cs="Times New Roman"/>
          <w:sz w:val="24"/>
          <w:szCs w:val="24"/>
        </w:rPr>
        <w:t>                                 USING sflight</w:t>
      </w:r>
    </w:p>
    <w:p w:rsidR="00465407" w:rsidRPr="00465407" w:rsidRDefault="00465407" w:rsidP="00465407">
      <w:pPr>
        <w:spacing w:after="0" w:line="240" w:lineRule="auto"/>
        <w:ind w:firstLine="567"/>
        <w:rPr>
          <w:rFonts w:ascii="Arial Narrow" w:eastAsia="Times New Roman" w:hAnsi="Arial Narrow" w:cs="Times New Roman"/>
          <w:sz w:val="24"/>
          <w:szCs w:val="24"/>
        </w:rPr>
      </w:pPr>
      <w:r w:rsidRPr="00465407">
        <w:rPr>
          <w:rFonts w:ascii="Arial Narrow" w:eastAsia="Times New Roman" w:hAnsi="Arial Narrow" w:cs="Times New Roman"/>
          <w:sz w:val="24"/>
          <w:szCs w:val="24"/>
        </w:rPr>
        <w:t xml:space="preserve">                                 </w:t>
      </w:r>
      <w:r w:rsidR="00991B12" w:rsidRPr="00991B12">
        <w:rPr>
          <w:rFonts w:ascii="Arial Narrow" w:eastAsia="Times New Roman" w:hAnsi="Arial Narrow" w:cs="Times New Roman"/>
          <w:sz w:val="24"/>
          <w:szCs w:val="24"/>
        </w:rPr>
        <w:t xml:space="preserve">            </w:t>
      </w:r>
      <w:r w:rsidRPr="00465407">
        <w:rPr>
          <w:rFonts w:ascii="Arial Narrow" w:eastAsia="Times New Roman" w:hAnsi="Arial Narrow" w:cs="Times New Roman"/>
          <w:sz w:val="24"/>
          <w:szCs w:val="24"/>
        </w:rPr>
        <w:t>zcl_amdp_scalar_function=&gt;get_max_payment_sum.</w:t>
      </w:r>
    </w:p>
    <w:p w:rsidR="00991B12" w:rsidRDefault="00465407" w:rsidP="00465407">
      <w:pPr>
        <w:spacing w:after="0" w:line="240" w:lineRule="auto"/>
        <w:ind w:firstLine="567"/>
        <w:rPr>
          <w:rFonts w:ascii="Arial Narrow" w:eastAsia="Times New Roman" w:hAnsi="Arial Narrow" w:cs="Times New Roman"/>
          <w:sz w:val="24"/>
          <w:szCs w:val="24"/>
        </w:rPr>
      </w:pPr>
      <w:r w:rsidRPr="00465407">
        <w:rPr>
          <w:rFonts w:ascii="Arial Narrow" w:eastAsia="Times New Roman" w:hAnsi="Arial Narrow" w:cs="Times New Roman"/>
          <w:sz w:val="24"/>
          <w:szCs w:val="24"/>
        </w:rPr>
        <w:t>     </w:t>
      </w:r>
      <w:r w:rsidR="00991B12" w:rsidRPr="00991B12">
        <w:rPr>
          <w:rFonts w:ascii="Arial Narrow" w:eastAsia="Times New Roman" w:hAnsi="Arial Narrow" w:cs="Times New Roman"/>
          <w:sz w:val="24"/>
          <w:szCs w:val="24"/>
        </w:rPr>
        <w:t xml:space="preserve"> </w:t>
      </w:r>
      <w:r w:rsidRPr="00465407">
        <w:rPr>
          <w:rFonts w:ascii="Arial Narrow" w:eastAsia="Times New Roman" w:hAnsi="Arial Narrow" w:cs="Times New Roman"/>
          <w:sz w:val="24"/>
          <w:szCs w:val="24"/>
        </w:rPr>
        <w:t xml:space="preserve">RETURN SELECT * FROM sflight </w:t>
      </w:r>
    </w:p>
    <w:p w:rsidR="00991B12" w:rsidRDefault="00991B12" w:rsidP="00991B12">
      <w:pPr>
        <w:spacing w:after="0" w:line="240" w:lineRule="auto"/>
        <w:ind w:left="567"/>
        <w:rPr>
          <w:rFonts w:ascii="Arial Narrow" w:eastAsia="Times New Roman" w:hAnsi="Arial Narrow" w:cs="Times New Roman"/>
          <w:sz w:val="24"/>
          <w:szCs w:val="24"/>
        </w:rPr>
      </w:pPr>
      <w:r w:rsidRPr="00991B12">
        <w:rPr>
          <w:rFonts w:ascii="Arial Narrow" w:eastAsia="Times New Roman" w:hAnsi="Arial Narrow" w:cs="Times New Roman"/>
          <w:sz w:val="24"/>
          <w:szCs w:val="24"/>
        </w:rPr>
        <w:t xml:space="preserve">      </w:t>
      </w:r>
      <w:r w:rsidR="00465407" w:rsidRPr="00465407">
        <w:rPr>
          <w:rFonts w:ascii="Arial Narrow" w:eastAsia="Times New Roman" w:hAnsi="Arial Narrow" w:cs="Times New Roman"/>
          <w:sz w:val="24"/>
          <w:szCs w:val="24"/>
        </w:rPr>
        <w:t xml:space="preserve">WHERE mandt = session_context('CLIENT') AND paymentsum = </w:t>
      </w:r>
    </w:p>
    <w:p w:rsidR="00991B12" w:rsidRDefault="00465407" w:rsidP="00991B12">
      <w:pPr>
        <w:spacing w:after="0" w:line="240" w:lineRule="auto"/>
        <w:ind w:left="720" w:firstLine="720"/>
        <w:rPr>
          <w:rFonts w:ascii="Arial Narrow" w:eastAsia="Times New Roman" w:hAnsi="Arial Narrow" w:cs="Times New Roman"/>
          <w:sz w:val="24"/>
          <w:szCs w:val="24"/>
        </w:rPr>
      </w:pPr>
      <w:r w:rsidRPr="00465407">
        <w:rPr>
          <w:rFonts w:ascii="Arial Narrow" w:eastAsia="Times New Roman" w:hAnsi="Arial Narrow" w:cs="Times New Roman"/>
          <w:sz w:val="24"/>
          <w:szCs w:val="24"/>
        </w:rPr>
        <w:t xml:space="preserve">"ZCL_AMDP_SCALAR_FUNCTION=&gt;GET_MAX_PAYMENT_SUM" ( </w:t>
      </w:r>
    </w:p>
    <w:p w:rsidR="00465407" w:rsidRPr="00465407" w:rsidRDefault="00465407" w:rsidP="00991B12">
      <w:pPr>
        <w:spacing w:after="0" w:line="240" w:lineRule="auto"/>
        <w:ind w:left="3600" w:firstLine="720"/>
        <w:rPr>
          <w:rFonts w:ascii="Arial Narrow" w:eastAsia="Times New Roman" w:hAnsi="Arial Narrow" w:cs="Times New Roman"/>
          <w:sz w:val="24"/>
          <w:szCs w:val="24"/>
        </w:rPr>
      </w:pPr>
      <w:r w:rsidRPr="00465407">
        <w:rPr>
          <w:rFonts w:ascii="Arial Narrow" w:eastAsia="Times New Roman" w:hAnsi="Arial Narrow" w:cs="Times New Roman"/>
          <w:sz w:val="24"/>
          <w:szCs w:val="24"/>
        </w:rPr>
        <w:t>iv_mandt =&gt; SESSION_CONTEXT('CLIENT'),</w:t>
      </w:r>
    </w:p>
    <w:p w:rsidR="00465407" w:rsidRPr="00465407" w:rsidRDefault="00991B12" w:rsidP="00991B12">
      <w:pPr>
        <w:spacing w:after="0" w:line="240" w:lineRule="auto"/>
        <w:ind w:left="1440" w:firstLine="720"/>
        <w:rPr>
          <w:rFonts w:ascii="Arial Narrow" w:eastAsia="Times New Roman" w:hAnsi="Arial Narrow" w:cs="Times New Roman"/>
          <w:sz w:val="24"/>
          <w:szCs w:val="24"/>
        </w:rPr>
      </w:pPr>
      <w:r w:rsidRPr="00991B12">
        <w:rPr>
          <w:rFonts w:ascii="Arial Narrow" w:eastAsia="Times New Roman" w:hAnsi="Arial Narrow" w:cs="Times New Roman"/>
          <w:sz w:val="24"/>
          <w:szCs w:val="24"/>
        </w:rPr>
        <w:t xml:space="preserve"> </w:t>
      </w:r>
      <w:r w:rsidR="00465407" w:rsidRPr="00465407">
        <w:rPr>
          <w:rFonts w:ascii="Arial Narrow" w:eastAsia="Times New Roman" w:hAnsi="Arial Narrow" w:cs="Times New Roman"/>
          <w:sz w:val="24"/>
          <w:szCs w:val="24"/>
        </w:rPr>
        <w:t>                                       iv_carrid =&gt; :iv_carrid,</w:t>
      </w:r>
    </w:p>
    <w:p w:rsidR="00465407" w:rsidRPr="00465407" w:rsidRDefault="00465407" w:rsidP="00465407">
      <w:pPr>
        <w:spacing w:after="0" w:line="240" w:lineRule="auto"/>
        <w:ind w:firstLine="567"/>
        <w:rPr>
          <w:rFonts w:ascii="Arial Narrow" w:eastAsia="Times New Roman" w:hAnsi="Arial Narrow" w:cs="Times New Roman"/>
          <w:sz w:val="24"/>
          <w:szCs w:val="24"/>
        </w:rPr>
      </w:pPr>
      <w:r w:rsidRPr="00465407">
        <w:rPr>
          <w:rFonts w:ascii="Arial Narrow" w:eastAsia="Times New Roman" w:hAnsi="Arial Narrow" w:cs="Times New Roman"/>
          <w:sz w:val="24"/>
          <w:szCs w:val="24"/>
        </w:rPr>
        <w:t>                                                                     iv_connid =&gt; :iv_connid );</w:t>
      </w:r>
    </w:p>
    <w:p w:rsidR="00465407" w:rsidRPr="00285149" w:rsidRDefault="00465407" w:rsidP="00465407">
      <w:pPr>
        <w:spacing w:after="0" w:line="240" w:lineRule="auto"/>
        <w:ind w:firstLine="567"/>
        <w:rPr>
          <w:rFonts w:ascii="Arial Narrow" w:eastAsia="Times New Roman" w:hAnsi="Arial Narrow" w:cs="Times New Roman"/>
          <w:sz w:val="24"/>
          <w:szCs w:val="24"/>
          <w:lang w:val="ru-RU"/>
        </w:rPr>
      </w:pPr>
      <w:r w:rsidRPr="00465407">
        <w:rPr>
          <w:rFonts w:ascii="Arial Narrow" w:eastAsia="Times New Roman" w:hAnsi="Arial Narrow" w:cs="Times New Roman"/>
          <w:sz w:val="24"/>
          <w:szCs w:val="24"/>
        </w:rPr>
        <w:t>  ENDMETHOD</w:t>
      </w:r>
      <w:r w:rsidRPr="00285149">
        <w:rPr>
          <w:rFonts w:ascii="Arial Narrow" w:eastAsia="Times New Roman" w:hAnsi="Arial Narrow" w:cs="Times New Roman"/>
          <w:sz w:val="24"/>
          <w:szCs w:val="24"/>
          <w:lang w:val="ru-RU"/>
        </w:rPr>
        <w:t>.</w:t>
      </w:r>
    </w:p>
    <w:p w:rsidR="00465407" w:rsidRPr="00285149" w:rsidRDefault="00465407" w:rsidP="00465407">
      <w:pPr>
        <w:spacing w:after="0" w:line="240" w:lineRule="auto"/>
        <w:ind w:firstLine="567"/>
        <w:rPr>
          <w:rFonts w:ascii="Arial Narrow" w:eastAsia="Times New Roman" w:hAnsi="Arial Narrow" w:cs="Times New Roman"/>
          <w:sz w:val="24"/>
          <w:szCs w:val="24"/>
          <w:lang w:val="ru-RU"/>
        </w:rPr>
      </w:pPr>
      <w:r w:rsidRPr="00465407">
        <w:rPr>
          <w:rFonts w:ascii="Arial Narrow" w:eastAsia="Times New Roman" w:hAnsi="Arial Narrow" w:cs="Times New Roman"/>
          <w:sz w:val="24"/>
          <w:szCs w:val="24"/>
        </w:rPr>
        <w:t>ENDCLASS</w:t>
      </w:r>
      <w:r w:rsidRPr="00285149">
        <w:rPr>
          <w:rFonts w:ascii="Arial Narrow" w:eastAsia="Times New Roman" w:hAnsi="Arial Narrow" w:cs="Times New Roman"/>
          <w:sz w:val="24"/>
          <w:szCs w:val="24"/>
          <w:lang w:val="ru-RU"/>
        </w:rPr>
        <w:t>.</w:t>
      </w:r>
    </w:p>
    <w:p w:rsidR="00C46303" w:rsidRPr="00285149" w:rsidRDefault="00C46303" w:rsidP="00465407">
      <w:pPr>
        <w:spacing w:after="0" w:line="240" w:lineRule="auto"/>
        <w:ind w:firstLine="567"/>
        <w:jc w:val="both"/>
        <w:rPr>
          <w:rFonts w:ascii="Arial Narrow" w:eastAsia="Times New Roman" w:hAnsi="Arial Narrow" w:cs="Times New Roman"/>
          <w:bCs/>
          <w:color w:val="000000"/>
          <w:sz w:val="24"/>
          <w:szCs w:val="24"/>
          <w:lang w:val="ru-RU"/>
        </w:rPr>
      </w:pPr>
    </w:p>
    <w:p w:rsidR="00C46303" w:rsidRPr="00465407" w:rsidRDefault="00465407" w:rsidP="00465407">
      <w:pPr>
        <w:spacing w:after="0" w:line="240" w:lineRule="auto"/>
        <w:ind w:firstLine="567"/>
        <w:jc w:val="both"/>
        <w:rPr>
          <w:rFonts w:ascii="Arial Narrow" w:hAnsi="Arial Narrow"/>
          <w:sz w:val="24"/>
          <w:szCs w:val="24"/>
          <w:lang w:val="ru-RU"/>
        </w:rPr>
      </w:pPr>
      <w:r w:rsidRPr="00465407">
        <w:rPr>
          <w:rFonts w:ascii="Arial Narrow" w:hAnsi="Arial Narrow"/>
          <w:sz w:val="24"/>
          <w:szCs w:val="24"/>
          <w:lang w:val="ru-RU"/>
        </w:rPr>
        <w:t xml:space="preserve">При вызове из </w:t>
      </w:r>
      <w:r w:rsidRPr="00465407">
        <w:rPr>
          <w:rFonts w:ascii="Arial Narrow" w:hAnsi="Arial Narrow"/>
          <w:sz w:val="24"/>
          <w:szCs w:val="24"/>
        </w:rPr>
        <w:t>ABAP</w:t>
      </w:r>
      <w:r w:rsidRPr="00465407">
        <w:rPr>
          <w:rFonts w:ascii="Arial Narrow" w:hAnsi="Arial Narrow"/>
          <w:sz w:val="24"/>
          <w:szCs w:val="24"/>
          <w:lang w:val="ru-RU"/>
        </w:rPr>
        <w:t xml:space="preserve"> на этапе компиляции не будет предупреждения, но в момент запуска возникнет дамп </w:t>
      </w:r>
      <w:r w:rsidR="00991B12">
        <w:rPr>
          <w:rFonts w:ascii="Arial Narrow" w:hAnsi="Arial Narrow"/>
          <w:sz w:val="24"/>
          <w:szCs w:val="24"/>
          <w:lang w:val="ru-RU"/>
        </w:rPr>
        <w:t>-</w:t>
      </w:r>
      <w:r w:rsidRPr="00991B12">
        <w:rPr>
          <w:rFonts w:ascii="Arial Narrow" w:hAnsi="Arial Narrow"/>
          <w:b/>
          <w:i/>
          <w:color w:val="002060"/>
          <w:sz w:val="24"/>
          <w:szCs w:val="24"/>
          <w:lang w:val="ru-RU"/>
        </w:rPr>
        <w:t xml:space="preserve"> </w:t>
      </w:r>
      <w:r w:rsidRPr="00991B12">
        <w:rPr>
          <w:rStyle w:val="a4"/>
          <w:rFonts w:ascii="Arial Narrow" w:hAnsi="Arial Narrow"/>
          <w:b w:val="0"/>
          <w:i/>
          <w:color w:val="002060"/>
          <w:sz w:val="24"/>
          <w:szCs w:val="24"/>
        </w:rPr>
        <w:t>CALL</w:t>
      </w:r>
      <w:r w:rsidRPr="00991B12">
        <w:rPr>
          <w:rStyle w:val="a4"/>
          <w:rFonts w:ascii="Arial Narrow" w:hAnsi="Arial Narrow"/>
          <w:b w:val="0"/>
          <w:i/>
          <w:color w:val="002060"/>
          <w:sz w:val="24"/>
          <w:szCs w:val="24"/>
          <w:lang w:val="ru-RU"/>
        </w:rPr>
        <w:t>_</w:t>
      </w:r>
      <w:r w:rsidRPr="00991B12">
        <w:rPr>
          <w:rStyle w:val="a4"/>
          <w:rFonts w:ascii="Arial Narrow" w:hAnsi="Arial Narrow"/>
          <w:b w:val="0"/>
          <w:i/>
          <w:color w:val="002060"/>
          <w:sz w:val="24"/>
          <w:szCs w:val="24"/>
        </w:rPr>
        <w:t>METHOD</w:t>
      </w:r>
      <w:r w:rsidRPr="00991B12">
        <w:rPr>
          <w:rStyle w:val="a4"/>
          <w:rFonts w:ascii="Arial Narrow" w:hAnsi="Arial Narrow"/>
          <w:b w:val="0"/>
          <w:i/>
          <w:color w:val="002060"/>
          <w:sz w:val="24"/>
          <w:szCs w:val="24"/>
          <w:lang w:val="ru-RU"/>
        </w:rPr>
        <w:t>_</w:t>
      </w:r>
      <w:r w:rsidRPr="00991B12">
        <w:rPr>
          <w:rStyle w:val="a4"/>
          <w:rFonts w:ascii="Arial Narrow" w:hAnsi="Arial Narrow"/>
          <w:b w:val="0"/>
          <w:i/>
          <w:color w:val="002060"/>
          <w:sz w:val="24"/>
          <w:szCs w:val="24"/>
        </w:rPr>
        <w:t>AMDP</w:t>
      </w:r>
      <w:r w:rsidRPr="00991B12">
        <w:rPr>
          <w:rStyle w:val="a4"/>
          <w:rFonts w:ascii="Arial Narrow" w:hAnsi="Arial Narrow"/>
          <w:b w:val="0"/>
          <w:i/>
          <w:color w:val="002060"/>
          <w:sz w:val="24"/>
          <w:szCs w:val="24"/>
          <w:lang w:val="ru-RU"/>
        </w:rPr>
        <w:t>_</w:t>
      </w:r>
      <w:r w:rsidRPr="00991B12">
        <w:rPr>
          <w:rStyle w:val="a4"/>
          <w:rFonts w:ascii="Arial Narrow" w:hAnsi="Arial Narrow"/>
          <w:b w:val="0"/>
          <w:i/>
          <w:color w:val="002060"/>
          <w:sz w:val="24"/>
          <w:szCs w:val="24"/>
        </w:rPr>
        <w:t>FUNC</w:t>
      </w:r>
      <w:r w:rsidRPr="00991B12">
        <w:rPr>
          <w:rStyle w:val="a4"/>
          <w:rFonts w:ascii="Arial Narrow" w:hAnsi="Arial Narrow"/>
          <w:b w:val="0"/>
          <w:i/>
          <w:color w:val="002060"/>
          <w:sz w:val="24"/>
          <w:szCs w:val="24"/>
          <w:lang w:val="ru-RU"/>
        </w:rPr>
        <w:t>_</w:t>
      </w:r>
      <w:r w:rsidRPr="00991B12">
        <w:rPr>
          <w:rStyle w:val="a4"/>
          <w:rFonts w:ascii="Arial Narrow" w:hAnsi="Arial Narrow"/>
          <w:b w:val="0"/>
          <w:i/>
          <w:color w:val="002060"/>
          <w:sz w:val="24"/>
          <w:szCs w:val="24"/>
        </w:rPr>
        <w:t>ILLEGAL</w:t>
      </w:r>
    </w:p>
    <w:p w:rsidR="00991B12" w:rsidRDefault="00991B12" w:rsidP="00465407">
      <w:pPr>
        <w:spacing w:after="0" w:line="240" w:lineRule="auto"/>
        <w:ind w:firstLine="567"/>
        <w:rPr>
          <w:rFonts w:ascii="Arial Narrow" w:eastAsia="Times New Roman" w:hAnsi="Arial Narrow" w:cs="Times New Roman"/>
          <w:sz w:val="24"/>
          <w:szCs w:val="24"/>
          <w:lang w:val="ru-RU"/>
        </w:rPr>
      </w:pPr>
    </w:p>
    <w:p w:rsidR="00465407" w:rsidRPr="00465407" w:rsidRDefault="00465407" w:rsidP="00465407">
      <w:pPr>
        <w:spacing w:after="0" w:line="240" w:lineRule="auto"/>
        <w:ind w:firstLine="567"/>
        <w:rPr>
          <w:rFonts w:ascii="Arial Narrow" w:eastAsia="Times New Roman" w:hAnsi="Arial Narrow" w:cs="Times New Roman"/>
          <w:sz w:val="24"/>
          <w:szCs w:val="24"/>
        </w:rPr>
      </w:pPr>
      <w:r w:rsidRPr="00465407">
        <w:rPr>
          <w:rFonts w:ascii="Arial Narrow" w:eastAsia="Times New Roman" w:hAnsi="Arial Narrow" w:cs="Times New Roman"/>
          <w:sz w:val="24"/>
          <w:szCs w:val="24"/>
        </w:rPr>
        <w:t>PARAMETERS: p_carrid TYPE s_carr_id,</w:t>
      </w:r>
    </w:p>
    <w:p w:rsidR="00465407" w:rsidRPr="00465407" w:rsidRDefault="00465407" w:rsidP="00465407">
      <w:pPr>
        <w:spacing w:after="0" w:line="240" w:lineRule="auto"/>
        <w:ind w:firstLine="567"/>
        <w:rPr>
          <w:rFonts w:ascii="Arial Narrow" w:eastAsia="Times New Roman" w:hAnsi="Arial Narrow" w:cs="Times New Roman"/>
          <w:sz w:val="24"/>
          <w:szCs w:val="24"/>
        </w:rPr>
      </w:pPr>
      <w:r w:rsidRPr="00465407">
        <w:rPr>
          <w:rFonts w:ascii="Arial Narrow" w:eastAsia="Times New Roman" w:hAnsi="Arial Narrow" w:cs="Times New Roman"/>
          <w:sz w:val="24"/>
          <w:szCs w:val="24"/>
        </w:rPr>
        <w:t>            </w:t>
      </w:r>
      <w:r w:rsidR="00991B12" w:rsidRPr="00991B12">
        <w:rPr>
          <w:rFonts w:ascii="Arial Narrow" w:eastAsia="Times New Roman" w:hAnsi="Arial Narrow" w:cs="Times New Roman"/>
          <w:sz w:val="24"/>
          <w:szCs w:val="24"/>
        </w:rPr>
        <w:t xml:space="preserve">               </w:t>
      </w:r>
      <w:r w:rsidRPr="00465407">
        <w:rPr>
          <w:rFonts w:ascii="Arial Narrow" w:eastAsia="Times New Roman" w:hAnsi="Arial Narrow" w:cs="Times New Roman"/>
          <w:sz w:val="24"/>
          <w:szCs w:val="24"/>
        </w:rPr>
        <w:t>p_connid TYPE s_conn_id.</w:t>
      </w:r>
    </w:p>
    <w:p w:rsidR="00465407" w:rsidRPr="00465407" w:rsidRDefault="00465407" w:rsidP="00465407">
      <w:pPr>
        <w:spacing w:after="0" w:line="240" w:lineRule="auto"/>
        <w:ind w:firstLine="567"/>
        <w:rPr>
          <w:rFonts w:ascii="Arial Narrow" w:eastAsia="Times New Roman" w:hAnsi="Arial Narrow" w:cs="Times New Roman"/>
          <w:sz w:val="24"/>
          <w:szCs w:val="24"/>
        </w:rPr>
      </w:pPr>
      <w:r w:rsidRPr="00465407">
        <w:rPr>
          <w:rFonts w:ascii="Arial Narrow" w:eastAsia="Times New Roman" w:hAnsi="Arial Narrow" w:cs="Times New Roman"/>
          <w:sz w:val="24"/>
          <w:szCs w:val="24"/>
        </w:rPr>
        <w:t>START-OF-SELECTION.</w:t>
      </w:r>
    </w:p>
    <w:p w:rsidR="00465407" w:rsidRPr="00465407" w:rsidRDefault="00465407" w:rsidP="00465407">
      <w:pPr>
        <w:spacing w:after="0" w:line="240" w:lineRule="auto"/>
        <w:ind w:firstLine="567"/>
        <w:rPr>
          <w:rFonts w:ascii="Arial Narrow" w:eastAsia="Times New Roman" w:hAnsi="Arial Narrow" w:cs="Times New Roman"/>
          <w:sz w:val="24"/>
          <w:szCs w:val="24"/>
        </w:rPr>
      </w:pPr>
      <w:r w:rsidRPr="00465407">
        <w:rPr>
          <w:rFonts w:ascii="Arial Narrow" w:eastAsia="Times New Roman" w:hAnsi="Arial Narrow" w:cs="Times New Roman"/>
          <w:sz w:val="24"/>
          <w:szCs w:val="24"/>
        </w:rPr>
        <w:t>    DATA(lt_flights) = zcl_amdp_function=&gt;get_flight_with_max_sum( iv_carrid = p_carrid</w:t>
      </w:r>
    </w:p>
    <w:p w:rsidR="00465407" w:rsidRPr="00465407" w:rsidRDefault="00991B12" w:rsidP="00465407">
      <w:pPr>
        <w:spacing w:after="0" w:line="240" w:lineRule="auto"/>
        <w:ind w:firstLine="567"/>
        <w:rPr>
          <w:rFonts w:ascii="Arial Narrow" w:eastAsia="Times New Roman" w:hAnsi="Arial Narrow" w:cs="Times New Roman"/>
          <w:sz w:val="24"/>
          <w:szCs w:val="24"/>
        </w:rPr>
      </w:pPr>
      <w:r w:rsidRPr="00DE3F5D">
        <w:rPr>
          <w:rFonts w:ascii="Arial Narrow" w:eastAsia="Times New Roman" w:hAnsi="Arial Narrow" w:cs="Times New Roman"/>
          <w:sz w:val="24"/>
          <w:szCs w:val="24"/>
        </w:rPr>
        <w:t xml:space="preserve">                                      </w:t>
      </w:r>
      <w:r w:rsidR="00465407" w:rsidRPr="00465407">
        <w:rPr>
          <w:rFonts w:ascii="Arial Narrow" w:eastAsia="Times New Roman" w:hAnsi="Arial Narrow" w:cs="Times New Roman"/>
          <w:sz w:val="24"/>
          <w:szCs w:val="24"/>
        </w:rPr>
        <w:t>                                                                        iv_connid = p_connid ).</w:t>
      </w:r>
    </w:p>
    <w:p w:rsidR="00465407" w:rsidRPr="00DE3F5D" w:rsidRDefault="00465407" w:rsidP="004C0076">
      <w:pPr>
        <w:spacing w:after="0" w:line="240" w:lineRule="auto"/>
        <w:ind w:firstLine="567"/>
        <w:jc w:val="both"/>
        <w:rPr>
          <w:rFonts w:ascii="Arial Narrow" w:hAnsi="Arial Narrow"/>
          <w:color w:val="000000" w:themeColor="text1"/>
          <w:sz w:val="24"/>
          <w:szCs w:val="24"/>
        </w:rPr>
      </w:pPr>
    </w:p>
    <w:p w:rsidR="00DE3F5D" w:rsidRPr="00DE3F5D" w:rsidRDefault="00DE3F5D" w:rsidP="00DE3F5D">
      <w:pPr>
        <w:pStyle w:val="3"/>
        <w:spacing w:before="0" w:line="240" w:lineRule="auto"/>
        <w:ind w:firstLine="567"/>
        <w:jc w:val="center"/>
        <w:rPr>
          <w:rFonts w:ascii="Arial Narrow" w:hAnsi="Arial Narrow"/>
          <w:b/>
          <w:i/>
          <w:color w:val="000000" w:themeColor="text1"/>
        </w:rPr>
      </w:pPr>
      <w:r w:rsidRPr="00DE3F5D">
        <w:rPr>
          <w:rFonts w:ascii="Arial Narrow" w:hAnsi="Arial Narrow"/>
          <w:b/>
          <w:i/>
          <w:color w:val="000000" w:themeColor="text1"/>
        </w:rPr>
        <w:lastRenderedPageBreak/>
        <w:t>Табличная функция для ABAP CDS Table Functions</w:t>
      </w:r>
    </w:p>
    <w:p w:rsidR="00DE3F5D" w:rsidRPr="00285149" w:rsidRDefault="00DE3F5D" w:rsidP="00DE3F5D">
      <w:pPr>
        <w:pStyle w:val="a7"/>
        <w:spacing w:before="0" w:beforeAutospacing="0" w:after="0" w:afterAutospacing="0"/>
        <w:ind w:firstLine="567"/>
        <w:rPr>
          <w:rFonts w:ascii="Arial Narrow" w:hAnsi="Arial Narrow"/>
        </w:rPr>
      </w:pPr>
    </w:p>
    <w:p w:rsidR="00DE3F5D" w:rsidRDefault="00DE3F5D" w:rsidP="00DE3F5D">
      <w:pPr>
        <w:pStyle w:val="a7"/>
        <w:spacing w:before="0" w:beforeAutospacing="0" w:after="0" w:afterAutospacing="0"/>
        <w:ind w:firstLine="567"/>
        <w:jc w:val="both"/>
        <w:rPr>
          <w:rFonts w:ascii="Arial Narrow" w:hAnsi="Arial Narrow"/>
          <w:lang w:val="ru-RU"/>
        </w:rPr>
      </w:pPr>
      <w:r w:rsidRPr="00DE3F5D">
        <w:rPr>
          <w:rFonts w:ascii="Arial Narrow" w:hAnsi="Arial Narrow"/>
          <w:lang w:val="ru-RU"/>
        </w:rPr>
        <w:t xml:space="preserve">В </w:t>
      </w:r>
      <w:r w:rsidRPr="00DE3F5D">
        <w:rPr>
          <w:rFonts w:ascii="Arial Narrow" w:hAnsi="Arial Narrow"/>
        </w:rPr>
        <w:t>ABAP</w:t>
      </w:r>
      <w:r w:rsidRPr="00DE3F5D">
        <w:rPr>
          <w:rFonts w:ascii="Arial Narrow" w:hAnsi="Arial Narrow"/>
          <w:lang w:val="ru-RU"/>
        </w:rPr>
        <w:t xml:space="preserve"> </w:t>
      </w:r>
      <w:r w:rsidRPr="00DE3F5D">
        <w:rPr>
          <w:rFonts w:ascii="Arial Narrow" w:hAnsi="Arial Narrow"/>
        </w:rPr>
        <w:t>CDS</w:t>
      </w:r>
      <w:r w:rsidRPr="00DE3F5D">
        <w:rPr>
          <w:rFonts w:ascii="Arial Narrow" w:hAnsi="Arial Narrow"/>
          <w:lang w:val="ru-RU"/>
        </w:rPr>
        <w:t xml:space="preserve"> можно объявить табличную функцию, основное предназначение которой - предоставить набор данных, сформированный внутри </w:t>
      </w:r>
      <w:r w:rsidRPr="00DE3F5D">
        <w:rPr>
          <w:rFonts w:ascii="Arial Narrow" w:hAnsi="Arial Narrow"/>
        </w:rPr>
        <w:t>AMDP</w:t>
      </w:r>
      <w:r w:rsidRPr="00DE3F5D">
        <w:rPr>
          <w:rFonts w:ascii="Arial Narrow" w:hAnsi="Arial Narrow"/>
          <w:lang w:val="ru-RU"/>
        </w:rPr>
        <w:t xml:space="preserve"> функции. Сделан такой функционал прежде всего для возможностей использования </w:t>
      </w:r>
      <w:r w:rsidRPr="00DE3F5D">
        <w:rPr>
          <w:rFonts w:ascii="Arial Narrow" w:hAnsi="Arial Narrow"/>
        </w:rPr>
        <w:t>HANA</w:t>
      </w:r>
      <w:r w:rsidRPr="00DE3F5D">
        <w:rPr>
          <w:rFonts w:ascii="Arial Narrow" w:hAnsi="Arial Narrow"/>
          <w:lang w:val="ru-RU"/>
        </w:rPr>
        <w:t xml:space="preserve"> </w:t>
      </w:r>
      <w:r w:rsidRPr="00DE3F5D">
        <w:rPr>
          <w:rFonts w:ascii="Arial Narrow" w:hAnsi="Arial Narrow"/>
        </w:rPr>
        <w:t>Native</w:t>
      </w:r>
      <w:r w:rsidRPr="00DE3F5D">
        <w:rPr>
          <w:rFonts w:ascii="Arial Narrow" w:hAnsi="Arial Narrow"/>
          <w:lang w:val="ru-RU"/>
        </w:rPr>
        <w:t xml:space="preserve"> функционала, который пока по той или иной причине не доступен в </w:t>
      </w:r>
      <w:r w:rsidRPr="00DE3F5D">
        <w:rPr>
          <w:rFonts w:ascii="Arial Narrow" w:hAnsi="Arial Narrow"/>
        </w:rPr>
        <w:t>ABAP</w:t>
      </w:r>
      <w:r w:rsidRPr="00DE3F5D">
        <w:rPr>
          <w:rFonts w:ascii="Arial Narrow" w:hAnsi="Arial Narrow"/>
          <w:lang w:val="ru-RU"/>
        </w:rPr>
        <w:t xml:space="preserve"> </w:t>
      </w:r>
      <w:r w:rsidRPr="00DE3F5D">
        <w:rPr>
          <w:rFonts w:ascii="Arial Narrow" w:hAnsi="Arial Narrow"/>
        </w:rPr>
        <w:t>CDS</w:t>
      </w:r>
      <w:r w:rsidRPr="00DE3F5D">
        <w:rPr>
          <w:rFonts w:ascii="Arial Narrow" w:hAnsi="Arial Narrow"/>
          <w:lang w:val="ru-RU"/>
        </w:rPr>
        <w:t>.</w:t>
      </w:r>
    </w:p>
    <w:p w:rsidR="00DE3F5D" w:rsidRPr="00DE3F5D" w:rsidRDefault="00DE3F5D" w:rsidP="00DE3F5D">
      <w:pPr>
        <w:pStyle w:val="a7"/>
        <w:spacing w:before="0" w:beforeAutospacing="0" w:after="0" w:afterAutospacing="0"/>
        <w:ind w:firstLine="567"/>
        <w:jc w:val="both"/>
        <w:rPr>
          <w:rFonts w:ascii="Arial Narrow" w:hAnsi="Arial Narrow"/>
          <w:lang w:val="ru-RU"/>
        </w:rPr>
      </w:pPr>
    </w:p>
    <w:p w:rsidR="00DE3F5D" w:rsidRPr="00DE3F5D" w:rsidRDefault="00DE3F5D" w:rsidP="00DE3F5D">
      <w:pPr>
        <w:pStyle w:val="a7"/>
        <w:shd w:val="clear" w:color="auto" w:fill="F2F2F2" w:themeFill="background1" w:themeFillShade="F2"/>
        <w:spacing w:before="0" w:beforeAutospacing="0" w:after="0" w:afterAutospacing="0"/>
        <w:ind w:firstLine="567"/>
        <w:rPr>
          <w:rFonts w:ascii="Arial Narrow" w:hAnsi="Arial Narrow"/>
          <w:color w:val="002060"/>
          <w:spacing w:val="20"/>
        </w:rPr>
      </w:pPr>
      <w:r w:rsidRPr="00DE3F5D">
        <w:rPr>
          <w:rFonts w:ascii="Arial Narrow" w:hAnsi="Arial Narrow"/>
          <w:color w:val="002060"/>
          <w:spacing w:val="20"/>
        </w:rPr>
        <w:t>Особенности</w:t>
      </w:r>
    </w:p>
    <w:p w:rsidR="00DE3F5D" w:rsidRPr="00DE3F5D" w:rsidRDefault="00DE3F5D" w:rsidP="00145A83">
      <w:pPr>
        <w:numPr>
          <w:ilvl w:val="0"/>
          <w:numId w:val="56"/>
        </w:numPr>
        <w:tabs>
          <w:tab w:val="clear" w:pos="720"/>
          <w:tab w:val="num" w:pos="1134"/>
        </w:tabs>
        <w:spacing w:after="0" w:line="240" w:lineRule="auto"/>
        <w:ind w:left="1134"/>
        <w:jc w:val="both"/>
        <w:rPr>
          <w:rFonts w:ascii="Arial Narrow" w:hAnsi="Arial Narrow"/>
          <w:sz w:val="24"/>
          <w:szCs w:val="24"/>
          <w:lang w:val="ru-RU"/>
        </w:rPr>
      </w:pPr>
      <w:r w:rsidRPr="00DE3F5D">
        <w:rPr>
          <w:rFonts w:ascii="Arial Narrow" w:hAnsi="Arial Narrow"/>
          <w:sz w:val="24"/>
          <w:szCs w:val="24"/>
          <w:lang w:val="ru-RU"/>
        </w:rPr>
        <w:t>Ф-ция может быть объявлена только как статический метод с публичной областью видимости. Не допускается объявление через интерфейсы.</w:t>
      </w:r>
    </w:p>
    <w:p w:rsidR="00DE3F5D" w:rsidRPr="00DE3F5D" w:rsidRDefault="00DE3F5D" w:rsidP="00145A83">
      <w:pPr>
        <w:numPr>
          <w:ilvl w:val="0"/>
          <w:numId w:val="56"/>
        </w:numPr>
        <w:tabs>
          <w:tab w:val="clear" w:pos="720"/>
          <w:tab w:val="num" w:pos="1134"/>
        </w:tabs>
        <w:spacing w:after="0" w:line="240" w:lineRule="auto"/>
        <w:ind w:left="1134"/>
        <w:jc w:val="both"/>
        <w:rPr>
          <w:rFonts w:ascii="Arial Narrow" w:hAnsi="Arial Narrow"/>
          <w:sz w:val="24"/>
          <w:szCs w:val="24"/>
          <w:lang w:val="ru-RU"/>
        </w:rPr>
      </w:pPr>
      <w:r w:rsidRPr="00DE3F5D">
        <w:rPr>
          <w:rFonts w:ascii="Arial Narrow" w:hAnsi="Arial Narrow"/>
          <w:sz w:val="24"/>
          <w:szCs w:val="24"/>
          <w:lang w:val="ru-RU"/>
        </w:rPr>
        <w:t xml:space="preserve">В определении метода должно использоваться ключевое дополнение </w:t>
      </w:r>
      <w:r w:rsidRPr="00DE3F5D">
        <w:rPr>
          <w:rStyle w:val="a4"/>
          <w:rFonts w:ascii="Arial Narrow" w:hAnsi="Arial Narrow"/>
          <w:b w:val="0"/>
          <w:i/>
          <w:color w:val="002060"/>
          <w:sz w:val="24"/>
          <w:szCs w:val="24"/>
          <w:shd w:val="clear" w:color="auto" w:fill="F2F2F2" w:themeFill="background1" w:themeFillShade="F2"/>
        </w:rPr>
        <w:t>FOR</w:t>
      </w:r>
      <w:r w:rsidRPr="00DE3F5D">
        <w:rPr>
          <w:rStyle w:val="a4"/>
          <w:rFonts w:ascii="Arial Narrow" w:hAnsi="Arial Narrow"/>
          <w:b w:val="0"/>
          <w:i/>
          <w:color w:val="002060"/>
          <w:sz w:val="24"/>
          <w:szCs w:val="24"/>
          <w:shd w:val="clear" w:color="auto" w:fill="F2F2F2" w:themeFill="background1" w:themeFillShade="F2"/>
          <w:lang w:val="ru-RU"/>
        </w:rPr>
        <w:t xml:space="preserve"> </w:t>
      </w:r>
      <w:r w:rsidRPr="00DE3F5D">
        <w:rPr>
          <w:rStyle w:val="a4"/>
          <w:rFonts w:ascii="Arial Narrow" w:hAnsi="Arial Narrow"/>
          <w:b w:val="0"/>
          <w:i/>
          <w:color w:val="002060"/>
          <w:sz w:val="24"/>
          <w:szCs w:val="24"/>
          <w:shd w:val="clear" w:color="auto" w:fill="F2F2F2" w:themeFill="background1" w:themeFillShade="F2"/>
        </w:rPr>
        <w:t>TABLE</w:t>
      </w:r>
      <w:r w:rsidRPr="00DE3F5D">
        <w:rPr>
          <w:rStyle w:val="a4"/>
          <w:rFonts w:ascii="Arial Narrow" w:hAnsi="Arial Narrow"/>
          <w:b w:val="0"/>
          <w:i/>
          <w:color w:val="002060"/>
          <w:sz w:val="24"/>
          <w:szCs w:val="24"/>
          <w:shd w:val="clear" w:color="auto" w:fill="F2F2F2" w:themeFill="background1" w:themeFillShade="F2"/>
          <w:lang w:val="ru-RU"/>
        </w:rPr>
        <w:t xml:space="preserve"> </w:t>
      </w:r>
      <w:r w:rsidRPr="00DE3F5D">
        <w:rPr>
          <w:rStyle w:val="a4"/>
          <w:rFonts w:ascii="Arial Narrow" w:hAnsi="Arial Narrow"/>
          <w:b w:val="0"/>
          <w:i/>
          <w:color w:val="002060"/>
          <w:sz w:val="24"/>
          <w:szCs w:val="24"/>
          <w:shd w:val="clear" w:color="auto" w:fill="F2F2F2" w:themeFill="background1" w:themeFillShade="F2"/>
        </w:rPr>
        <w:t>FUNCTION</w:t>
      </w:r>
      <w:r w:rsidRPr="00DE3F5D">
        <w:rPr>
          <w:rFonts w:ascii="Arial Narrow" w:hAnsi="Arial Narrow"/>
          <w:color w:val="002060"/>
          <w:sz w:val="24"/>
          <w:szCs w:val="24"/>
          <w:lang w:val="ru-RU"/>
        </w:rPr>
        <w:t xml:space="preserve"> </w:t>
      </w:r>
      <w:r w:rsidRPr="00DE3F5D">
        <w:rPr>
          <w:rFonts w:ascii="Arial Narrow" w:hAnsi="Arial Narrow"/>
          <w:sz w:val="24"/>
          <w:szCs w:val="24"/>
          <w:lang w:val="ru-RU"/>
        </w:rPr>
        <w:t>имя_</w:t>
      </w:r>
      <w:r w:rsidRPr="00DE3F5D">
        <w:rPr>
          <w:rFonts w:ascii="Arial Narrow" w:hAnsi="Arial Narrow"/>
          <w:sz w:val="24"/>
          <w:szCs w:val="24"/>
        </w:rPr>
        <w:t>ABAP</w:t>
      </w:r>
      <w:r w:rsidRPr="00DE3F5D">
        <w:rPr>
          <w:rFonts w:ascii="Arial Narrow" w:hAnsi="Arial Narrow"/>
          <w:sz w:val="24"/>
          <w:szCs w:val="24"/>
          <w:lang w:val="ru-RU"/>
        </w:rPr>
        <w:t>_</w:t>
      </w:r>
      <w:r w:rsidRPr="00DE3F5D">
        <w:rPr>
          <w:rFonts w:ascii="Arial Narrow" w:hAnsi="Arial Narrow"/>
          <w:sz w:val="24"/>
          <w:szCs w:val="24"/>
        </w:rPr>
        <w:t>CDS</w:t>
      </w:r>
      <w:r w:rsidRPr="00DE3F5D">
        <w:rPr>
          <w:rFonts w:ascii="Arial Narrow" w:hAnsi="Arial Narrow"/>
          <w:sz w:val="24"/>
          <w:szCs w:val="24"/>
          <w:lang w:val="ru-RU"/>
        </w:rPr>
        <w:t>_функции [</w:t>
      </w:r>
      <w:r>
        <w:rPr>
          <w:rFonts w:ascii="Arial Narrow" w:hAnsi="Arial Narrow"/>
          <w:sz w:val="24"/>
          <w:szCs w:val="24"/>
          <w:lang w:val="ru-RU"/>
        </w:rPr>
        <w:sym w:font="Symbol" w:char="F0DE"/>
      </w:r>
      <w:r w:rsidRPr="00DE3F5D">
        <w:rPr>
          <w:rFonts w:ascii="Arial Narrow" w:hAnsi="Arial Narrow"/>
          <w:sz w:val="24"/>
          <w:szCs w:val="24"/>
          <w:lang w:val="ru-RU"/>
        </w:rPr>
        <w:t xml:space="preserve"> одна и та же ф-ция может быть использована только для одной </w:t>
      </w:r>
      <w:r w:rsidRPr="00DE3F5D">
        <w:rPr>
          <w:rFonts w:ascii="Arial Narrow" w:hAnsi="Arial Narrow"/>
          <w:sz w:val="24"/>
          <w:szCs w:val="24"/>
        </w:rPr>
        <w:t>ABAP</w:t>
      </w:r>
      <w:r w:rsidRPr="00DE3F5D">
        <w:rPr>
          <w:rFonts w:ascii="Arial Narrow" w:hAnsi="Arial Narrow"/>
          <w:sz w:val="24"/>
          <w:szCs w:val="24"/>
          <w:lang w:val="ru-RU"/>
        </w:rPr>
        <w:t xml:space="preserve"> </w:t>
      </w:r>
      <w:r w:rsidRPr="00DE3F5D">
        <w:rPr>
          <w:rFonts w:ascii="Arial Narrow" w:hAnsi="Arial Narrow"/>
          <w:sz w:val="24"/>
          <w:szCs w:val="24"/>
        </w:rPr>
        <w:t>CDS</w:t>
      </w:r>
      <w:r w:rsidRPr="00DE3F5D">
        <w:rPr>
          <w:rFonts w:ascii="Arial Narrow" w:hAnsi="Arial Narrow"/>
          <w:sz w:val="24"/>
          <w:szCs w:val="24"/>
          <w:lang w:val="ru-RU"/>
        </w:rPr>
        <w:t xml:space="preserve"> </w:t>
      </w:r>
      <w:r w:rsidRPr="00DE3F5D">
        <w:rPr>
          <w:rFonts w:ascii="Arial Narrow" w:hAnsi="Arial Narrow"/>
          <w:sz w:val="24"/>
          <w:szCs w:val="24"/>
        </w:rPr>
        <w:t>Table</w:t>
      </w:r>
      <w:r w:rsidRPr="00DE3F5D">
        <w:rPr>
          <w:rFonts w:ascii="Arial Narrow" w:hAnsi="Arial Narrow"/>
          <w:sz w:val="24"/>
          <w:szCs w:val="24"/>
          <w:lang w:val="ru-RU"/>
        </w:rPr>
        <w:t xml:space="preserve"> </w:t>
      </w:r>
      <w:r w:rsidRPr="00DE3F5D">
        <w:rPr>
          <w:rFonts w:ascii="Arial Narrow" w:hAnsi="Arial Narrow"/>
          <w:sz w:val="24"/>
          <w:szCs w:val="24"/>
        </w:rPr>
        <w:t>function</w:t>
      </w:r>
      <w:r w:rsidRPr="00DE3F5D">
        <w:rPr>
          <w:rFonts w:ascii="Arial Narrow" w:hAnsi="Arial Narrow"/>
          <w:sz w:val="24"/>
          <w:szCs w:val="24"/>
          <w:lang w:val="ru-RU"/>
        </w:rPr>
        <w:t>].</w:t>
      </w:r>
    </w:p>
    <w:p w:rsidR="00DE3F5D" w:rsidRPr="00DE3F5D" w:rsidRDefault="00DE3F5D" w:rsidP="00145A83">
      <w:pPr>
        <w:numPr>
          <w:ilvl w:val="0"/>
          <w:numId w:val="56"/>
        </w:numPr>
        <w:tabs>
          <w:tab w:val="clear" w:pos="720"/>
          <w:tab w:val="num" w:pos="1134"/>
        </w:tabs>
        <w:spacing w:after="0" w:line="240" w:lineRule="auto"/>
        <w:ind w:left="1134"/>
        <w:jc w:val="both"/>
        <w:rPr>
          <w:rFonts w:ascii="Arial Narrow" w:hAnsi="Arial Narrow"/>
          <w:sz w:val="24"/>
          <w:szCs w:val="24"/>
          <w:lang w:val="ru-RU"/>
        </w:rPr>
      </w:pPr>
      <w:r w:rsidRPr="00DE3F5D">
        <w:rPr>
          <w:rFonts w:ascii="Arial Narrow" w:hAnsi="Arial Narrow"/>
          <w:sz w:val="24"/>
          <w:szCs w:val="24"/>
          <w:lang w:val="ru-RU"/>
        </w:rPr>
        <w:t xml:space="preserve">Параметры </w:t>
      </w:r>
      <w:r w:rsidRPr="00DE3F5D">
        <w:rPr>
          <w:rFonts w:ascii="Arial Narrow" w:hAnsi="Arial Narrow"/>
          <w:sz w:val="24"/>
          <w:szCs w:val="24"/>
        </w:rPr>
        <w:t>AMDP</w:t>
      </w:r>
      <w:r w:rsidRPr="00DE3F5D">
        <w:rPr>
          <w:rFonts w:ascii="Arial Narrow" w:hAnsi="Arial Narrow"/>
          <w:sz w:val="24"/>
          <w:szCs w:val="24"/>
          <w:lang w:val="ru-RU"/>
        </w:rPr>
        <w:t xml:space="preserve"> табличной ф-ции не объявляются в описании метода, </w:t>
      </w:r>
      <w:r>
        <w:rPr>
          <w:rFonts w:ascii="Arial Narrow" w:hAnsi="Arial Narrow"/>
          <w:sz w:val="24"/>
          <w:szCs w:val="24"/>
          <w:lang w:val="ru-RU"/>
        </w:rPr>
        <w:t>а</w:t>
      </w:r>
      <w:r w:rsidRPr="00DE3F5D">
        <w:rPr>
          <w:rFonts w:ascii="Arial Narrow" w:hAnsi="Arial Narrow"/>
          <w:sz w:val="24"/>
          <w:szCs w:val="24"/>
          <w:lang w:val="ru-RU"/>
        </w:rPr>
        <w:t xml:space="preserve"> должны быть описаны как параметры </w:t>
      </w:r>
      <w:r w:rsidRPr="00DE3F5D">
        <w:rPr>
          <w:rFonts w:ascii="Arial Narrow" w:hAnsi="Arial Narrow"/>
          <w:sz w:val="24"/>
          <w:szCs w:val="24"/>
        </w:rPr>
        <w:t>ABAP</w:t>
      </w:r>
      <w:r w:rsidRPr="00DE3F5D">
        <w:rPr>
          <w:rFonts w:ascii="Arial Narrow" w:hAnsi="Arial Narrow"/>
          <w:sz w:val="24"/>
          <w:szCs w:val="24"/>
          <w:lang w:val="ru-RU"/>
        </w:rPr>
        <w:t xml:space="preserve"> </w:t>
      </w:r>
      <w:r w:rsidRPr="00DE3F5D">
        <w:rPr>
          <w:rFonts w:ascii="Arial Narrow" w:hAnsi="Arial Narrow"/>
          <w:sz w:val="24"/>
          <w:szCs w:val="24"/>
        </w:rPr>
        <w:t>CDS</w:t>
      </w:r>
      <w:r w:rsidRPr="00DE3F5D">
        <w:rPr>
          <w:rFonts w:ascii="Arial Narrow" w:hAnsi="Arial Narrow"/>
          <w:sz w:val="24"/>
          <w:szCs w:val="24"/>
          <w:lang w:val="ru-RU"/>
        </w:rPr>
        <w:t>. Параметры всегда имеют элементарный тип, не допускается опциональных параметров.</w:t>
      </w:r>
    </w:p>
    <w:p w:rsidR="00DE3F5D" w:rsidRPr="00DE3F5D" w:rsidRDefault="00DE3F5D" w:rsidP="00145A83">
      <w:pPr>
        <w:numPr>
          <w:ilvl w:val="0"/>
          <w:numId w:val="56"/>
        </w:numPr>
        <w:tabs>
          <w:tab w:val="clear" w:pos="720"/>
          <w:tab w:val="num" w:pos="1134"/>
        </w:tabs>
        <w:spacing w:after="0" w:line="240" w:lineRule="auto"/>
        <w:ind w:left="1134"/>
        <w:jc w:val="both"/>
        <w:rPr>
          <w:rFonts w:ascii="Arial Narrow" w:hAnsi="Arial Narrow"/>
          <w:sz w:val="24"/>
          <w:szCs w:val="24"/>
          <w:lang w:val="ru-RU"/>
        </w:rPr>
      </w:pPr>
      <w:r w:rsidRPr="00DE3F5D">
        <w:rPr>
          <w:rFonts w:ascii="Arial Narrow" w:hAnsi="Arial Narrow"/>
          <w:sz w:val="24"/>
          <w:szCs w:val="24"/>
          <w:lang w:val="ru-RU"/>
        </w:rPr>
        <w:t xml:space="preserve">Возвращаемый табличный тип определяется относительно структуры </w:t>
      </w:r>
      <w:r w:rsidRPr="00DE3F5D">
        <w:rPr>
          <w:rFonts w:ascii="Arial Narrow" w:hAnsi="Arial Narrow"/>
          <w:sz w:val="24"/>
          <w:szCs w:val="24"/>
        </w:rPr>
        <w:t>ABAP</w:t>
      </w:r>
      <w:r w:rsidRPr="00DE3F5D">
        <w:rPr>
          <w:rFonts w:ascii="Arial Narrow" w:hAnsi="Arial Narrow"/>
          <w:sz w:val="24"/>
          <w:szCs w:val="24"/>
          <w:lang w:val="ru-RU"/>
        </w:rPr>
        <w:t xml:space="preserve"> </w:t>
      </w:r>
      <w:r w:rsidRPr="00DE3F5D">
        <w:rPr>
          <w:rFonts w:ascii="Arial Narrow" w:hAnsi="Arial Narrow"/>
          <w:sz w:val="24"/>
          <w:szCs w:val="24"/>
        </w:rPr>
        <w:t>CDS</w:t>
      </w:r>
      <w:r w:rsidRPr="00DE3F5D">
        <w:rPr>
          <w:rFonts w:ascii="Arial Narrow" w:hAnsi="Arial Narrow"/>
          <w:sz w:val="24"/>
          <w:szCs w:val="24"/>
          <w:lang w:val="ru-RU"/>
        </w:rPr>
        <w:t xml:space="preserve">, для зависимых от манданта </w:t>
      </w:r>
      <w:r w:rsidRPr="00DE3F5D">
        <w:rPr>
          <w:rFonts w:ascii="Arial Narrow" w:hAnsi="Arial Narrow"/>
          <w:sz w:val="24"/>
          <w:szCs w:val="24"/>
        </w:rPr>
        <w:t>CDS</w:t>
      </w:r>
      <w:r w:rsidRPr="00DE3F5D">
        <w:rPr>
          <w:rFonts w:ascii="Arial Narrow" w:hAnsi="Arial Narrow"/>
          <w:sz w:val="24"/>
          <w:szCs w:val="24"/>
          <w:lang w:val="ru-RU"/>
        </w:rPr>
        <w:t xml:space="preserve"> в структуре компонентов будет так же поле мандант. Тип таблицы </w:t>
      </w:r>
      <w:r>
        <w:rPr>
          <w:rFonts w:ascii="Arial Narrow" w:hAnsi="Arial Narrow"/>
          <w:sz w:val="24"/>
          <w:szCs w:val="24"/>
          <w:lang w:val="ru-RU"/>
        </w:rPr>
        <w:t>-</w:t>
      </w:r>
      <w:r w:rsidRPr="00DE3F5D">
        <w:rPr>
          <w:rFonts w:ascii="Arial Narrow" w:hAnsi="Arial Narrow"/>
          <w:sz w:val="24"/>
          <w:szCs w:val="24"/>
          <w:lang w:val="ru-RU"/>
        </w:rPr>
        <w:t xml:space="preserve"> стандартная, ключ по умолчанию с именем </w:t>
      </w:r>
      <w:r w:rsidRPr="00DE3F5D">
        <w:rPr>
          <w:rStyle w:val="a4"/>
          <w:rFonts w:ascii="Arial Narrow" w:hAnsi="Arial Narrow"/>
          <w:b w:val="0"/>
          <w:i/>
          <w:color w:val="002060"/>
          <w:sz w:val="24"/>
          <w:szCs w:val="24"/>
          <w:shd w:val="clear" w:color="auto" w:fill="F2F2F2" w:themeFill="background1" w:themeFillShade="F2"/>
        </w:rPr>
        <w:t>result</w:t>
      </w:r>
      <w:r w:rsidRPr="00DE3F5D">
        <w:rPr>
          <w:rFonts w:ascii="Arial Narrow" w:hAnsi="Arial Narrow"/>
          <w:sz w:val="24"/>
          <w:szCs w:val="24"/>
          <w:lang w:val="ru-RU"/>
        </w:rPr>
        <w:t xml:space="preserve"> включает в себя все поля таблицы.</w:t>
      </w:r>
    </w:p>
    <w:p w:rsidR="00DE3F5D" w:rsidRPr="00DE3F5D" w:rsidRDefault="00DE3F5D" w:rsidP="00145A83">
      <w:pPr>
        <w:numPr>
          <w:ilvl w:val="0"/>
          <w:numId w:val="56"/>
        </w:numPr>
        <w:shd w:val="clear" w:color="auto" w:fill="F2F2F2" w:themeFill="background1" w:themeFillShade="F2"/>
        <w:tabs>
          <w:tab w:val="clear" w:pos="720"/>
          <w:tab w:val="num" w:pos="1134"/>
        </w:tabs>
        <w:spacing w:after="0" w:line="240" w:lineRule="auto"/>
        <w:ind w:left="1134"/>
        <w:jc w:val="both"/>
        <w:rPr>
          <w:rFonts w:ascii="Arial Narrow" w:hAnsi="Arial Narrow"/>
          <w:sz w:val="24"/>
          <w:szCs w:val="24"/>
          <w:lang w:val="ru-RU"/>
        </w:rPr>
      </w:pPr>
      <w:r w:rsidRPr="00DE3F5D">
        <w:rPr>
          <w:rFonts w:ascii="Arial Narrow" w:hAnsi="Arial Narrow"/>
          <w:sz w:val="24"/>
          <w:szCs w:val="24"/>
          <w:lang w:val="ru-RU"/>
        </w:rPr>
        <w:t xml:space="preserve">Не могут быть напрямую вызваны из </w:t>
      </w:r>
      <w:r w:rsidRPr="00DE3F5D">
        <w:rPr>
          <w:rFonts w:ascii="Arial Narrow" w:hAnsi="Arial Narrow"/>
          <w:sz w:val="24"/>
          <w:szCs w:val="24"/>
        </w:rPr>
        <w:t>ABAP</w:t>
      </w:r>
      <w:r w:rsidRPr="00DE3F5D">
        <w:rPr>
          <w:rFonts w:ascii="Arial Narrow" w:hAnsi="Arial Narrow"/>
          <w:sz w:val="24"/>
          <w:szCs w:val="24"/>
          <w:lang w:val="ru-RU"/>
        </w:rPr>
        <w:t>.</w:t>
      </w:r>
    </w:p>
    <w:p w:rsidR="00DE3F5D" w:rsidRPr="00DE3F5D" w:rsidRDefault="00DE3F5D" w:rsidP="00145A83">
      <w:pPr>
        <w:numPr>
          <w:ilvl w:val="0"/>
          <w:numId w:val="56"/>
        </w:numPr>
        <w:tabs>
          <w:tab w:val="clear" w:pos="720"/>
          <w:tab w:val="num" w:pos="1134"/>
        </w:tabs>
        <w:spacing w:after="0" w:line="240" w:lineRule="auto"/>
        <w:ind w:left="1134"/>
        <w:jc w:val="both"/>
        <w:rPr>
          <w:rFonts w:ascii="Arial Narrow" w:hAnsi="Arial Narrow"/>
          <w:sz w:val="24"/>
          <w:szCs w:val="24"/>
          <w:lang w:val="ru-RU"/>
        </w:rPr>
      </w:pPr>
      <w:r w:rsidRPr="00DE3F5D">
        <w:rPr>
          <w:rFonts w:ascii="Arial Narrow" w:hAnsi="Arial Narrow"/>
          <w:sz w:val="24"/>
          <w:szCs w:val="24"/>
          <w:lang w:val="ru-RU"/>
        </w:rPr>
        <w:t>Сначала создаёт</w:t>
      </w:r>
      <w:r w:rsidRPr="00DE3F5D">
        <w:rPr>
          <w:rFonts w:ascii="Arial Narrow" w:hAnsi="Arial Narrow"/>
          <w:sz w:val="24"/>
          <w:szCs w:val="24"/>
        </w:rPr>
        <w:t>c</w:t>
      </w:r>
      <w:r w:rsidRPr="00DE3F5D">
        <w:rPr>
          <w:rFonts w:ascii="Arial Narrow" w:hAnsi="Arial Narrow"/>
          <w:sz w:val="24"/>
          <w:szCs w:val="24"/>
          <w:lang w:val="ru-RU"/>
        </w:rPr>
        <w:t xml:space="preserve">я </w:t>
      </w:r>
      <w:r w:rsidRPr="00DE3F5D">
        <w:rPr>
          <w:rFonts w:ascii="Arial Narrow" w:hAnsi="Arial Narrow"/>
          <w:sz w:val="24"/>
          <w:szCs w:val="24"/>
        </w:rPr>
        <w:t>ABAP</w:t>
      </w:r>
      <w:r w:rsidRPr="00DE3F5D">
        <w:rPr>
          <w:rFonts w:ascii="Arial Narrow" w:hAnsi="Arial Narrow"/>
          <w:sz w:val="24"/>
          <w:szCs w:val="24"/>
          <w:lang w:val="ru-RU"/>
        </w:rPr>
        <w:t xml:space="preserve"> </w:t>
      </w:r>
      <w:r w:rsidRPr="00DE3F5D">
        <w:rPr>
          <w:rFonts w:ascii="Arial Narrow" w:hAnsi="Arial Narrow"/>
          <w:sz w:val="24"/>
          <w:szCs w:val="24"/>
        </w:rPr>
        <w:t>CDS</w:t>
      </w:r>
      <w:r w:rsidRPr="00DE3F5D">
        <w:rPr>
          <w:rFonts w:ascii="Arial Narrow" w:hAnsi="Arial Narrow"/>
          <w:sz w:val="24"/>
          <w:szCs w:val="24"/>
          <w:lang w:val="ru-RU"/>
        </w:rPr>
        <w:t xml:space="preserve"> с описанием вх</w:t>
      </w:r>
      <w:r>
        <w:rPr>
          <w:rFonts w:ascii="Arial Narrow" w:hAnsi="Arial Narrow"/>
          <w:sz w:val="24"/>
          <w:szCs w:val="24"/>
          <w:lang w:val="ru-RU"/>
        </w:rPr>
        <w:t>.</w:t>
      </w:r>
      <w:r w:rsidRPr="00DE3F5D">
        <w:rPr>
          <w:rFonts w:ascii="Arial Narrow" w:hAnsi="Arial Narrow"/>
          <w:sz w:val="24"/>
          <w:szCs w:val="24"/>
          <w:lang w:val="ru-RU"/>
        </w:rPr>
        <w:t xml:space="preserve"> параметров и структуры, а уже затем создаётся </w:t>
      </w:r>
      <w:r w:rsidRPr="00DE3F5D">
        <w:rPr>
          <w:rFonts w:ascii="Arial Narrow" w:hAnsi="Arial Narrow"/>
          <w:sz w:val="24"/>
          <w:szCs w:val="24"/>
        </w:rPr>
        <w:t>AMDP</w:t>
      </w:r>
      <w:r w:rsidRPr="00DE3F5D">
        <w:rPr>
          <w:rFonts w:ascii="Arial Narrow" w:hAnsi="Arial Narrow"/>
          <w:sz w:val="24"/>
          <w:szCs w:val="24"/>
          <w:lang w:val="ru-RU"/>
        </w:rPr>
        <w:t xml:space="preserve"> ф</w:t>
      </w:r>
      <w:r>
        <w:rPr>
          <w:rFonts w:ascii="Arial Narrow" w:hAnsi="Arial Narrow"/>
          <w:sz w:val="24"/>
          <w:szCs w:val="24"/>
          <w:lang w:val="ru-RU"/>
        </w:rPr>
        <w:t>-</w:t>
      </w:r>
      <w:r w:rsidRPr="00DE3F5D">
        <w:rPr>
          <w:rFonts w:ascii="Arial Narrow" w:hAnsi="Arial Narrow"/>
          <w:sz w:val="24"/>
          <w:szCs w:val="24"/>
          <w:lang w:val="ru-RU"/>
        </w:rPr>
        <w:t>ция.</w:t>
      </w:r>
    </w:p>
    <w:p w:rsidR="00DE3F5D" w:rsidRDefault="00DE3F5D" w:rsidP="00DE3F5D">
      <w:pPr>
        <w:pStyle w:val="a7"/>
        <w:tabs>
          <w:tab w:val="num" w:pos="1134"/>
        </w:tabs>
        <w:spacing w:before="0" w:beforeAutospacing="0" w:after="0" w:afterAutospacing="0"/>
        <w:jc w:val="both"/>
        <w:rPr>
          <w:rFonts w:ascii="Arial Narrow" w:hAnsi="Arial Narrow"/>
          <w:lang w:val="ru-RU"/>
        </w:rPr>
      </w:pPr>
    </w:p>
    <w:p w:rsidR="00DE3F5D" w:rsidRPr="00DE3F5D" w:rsidRDefault="00DE3F5D" w:rsidP="00DE3F5D">
      <w:pPr>
        <w:pStyle w:val="a7"/>
        <w:tabs>
          <w:tab w:val="num" w:pos="1134"/>
        </w:tabs>
        <w:spacing w:before="0" w:beforeAutospacing="0" w:after="0" w:afterAutospacing="0"/>
        <w:ind w:firstLine="567"/>
        <w:jc w:val="both"/>
        <w:rPr>
          <w:rFonts w:ascii="Arial Narrow" w:hAnsi="Arial Narrow"/>
          <w:lang w:val="ru-RU"/>
        </w:rPr>
      </w:pPr>
      <w:r w:rsidRPr="00DE3F5D">
        <w:rPr>
          <w:rFonts w:ascii="Arial Narrow" w:hAnsi="Arial Narrow"/>
          <w:lang w:val="ru-RU"/>
        </w:rPr>
        <w:t xml:space="preserve">Созданный таким образом </w:t>
      </w:r>
      <w:r w:rsidRPr="00DE3F5D">
        <w:rPr>
          <w:rFonts w:ascii="Arial Narrow" w:hAnsi="Arial Narrow"/>
        </w:rPr>
        <w:t>ABAP</w:t>
      </w:r>
      <w:r w:rsidRPr="00DE3F5D">
        <w:rPr>
          <w:rFonts w:ascii="Arial Narrow" w:hAnsi="Arial Narrow"/>
          <w:lang w:val="ru-RU"/>
        </w:rPr>
        <w:t xml:space="preserve"> </w:t>
      </w:r>
      <w:r w:rsidRPr="00DE3F5D">
        <w:rPr>
          <w:rFonts w:ascii="Arial Narrow" w:hAnsi="Arial Narrow"/>
        </w:rPr>
        <w:t>CDS</w:t>
      </w:r>
      <w:r w:rsidRPr="00DE3F5D">
        <w:rPr>
          <w:rFonts w:ascii="Arial Narrow" w:hAnsi="Arial Narrow"/>
          <w:lang w:val="ru-RU"/>
        </w:rPr>
        <w:t xml:space="preserve"> мож</w:t>
      </w:r>
      <w:r>
        <w:rPr>
          <w:rFonts w:ascii="Arial Narrow" w:hAnsi="Arial Narrow"/>
          <w:lang w:val="ru-RU"/>
        </w:rPr>
        <w:t>но</w:t>
      </w:r>
      <w:r w:rsidRPr="00DE3F5D">
        <w:rPr>
          <w:rFonts w:ascii="Arial Narrow" w:hAnsi="Arial Narrow"/>
          <w:lang w:val="ru-RU"/>
        </w:rPr>
        <w:t xml:space="preserve"> использовать в других </w:t>
      </w:r>
      <w:r w:rsidRPr="00DE3F5D">
        <w:rPr>
          <w:rFonts w:ascii="Arial Narrow" w:hAnsi="Arial Narrow"/>
        </w:rPr>
        <w:t>CDS</w:t>
      </w:r>
      <w:r w:rsidRPr="00DE3F5D">
        <w:rPr>
          <w:rFonts w:ascii="Arial Narrow" w:hAnsi="Arial Narrow"/>
          <w:lang w:val="ru-RU"/>
        </w:rPr>
        <w:t xml:space="preserve"> или непосредственно для вызова из </w:t>
      </w:r>
      <w:r w:rsidRPr="00DE3F5D">
        <w:rPr>
          <w:rFonts w:ascii="Arial Narrow" w:hAnsi="Arial Narrow"/>
        </w:rPr>
        <w:t>ABAP</w:t>
      </w:r>
      <w:r w:rsidRPr="00DE3F5D">
        <w:rPr>
          <w:rFonts w:ascii="Arial Narrow" w:hAnsi="Arial Narrow"/>
          <w:lang w:val="ru-RU"/>
        </w:rPr>
        <w:t xml:space="preserve"> кода.</w:t>
      </w:r>
    </w:p>
    <w:p w:rsidR="00C46303" w:rsidRPr="00DE3F5D" w:rsidRDefault="00C46303" w:rsidP="00DE3F5D">
      <w:pPr>
        <w:spacing w:after="0" w:line="240" w:lineRule="auto"/>
        <w:ind w:firstLine="567"/>
        <w:jc w:val="both"/>
        <w:rPr>
          <w:rFonts w:ascii="Arial Narrow" w:hAnsi="Arial Narrow"/>
          <w:color w:val="000000" w:themeColor="text1"/>
          <w:sz w:val="24"/>
          <w:szCs w:val="24"/>
          <w:lang w:val="ru-RU"/>
        </w:rPr>
      </w:pPr>
    </w:p>
    <w:p w:rsidR="00DE3F5D" w:rsidRPr="00145159" w:rsidRDefault="00DE3F5D" w:rsidP="00145159">
      <w:pPr>
        <w:shd w:val="clear" w:color="auto" w:fill="F2F2F2" w:themeFill="background1" w:themeFillShade="F2"/>
        <w:spacing w:after="0" w:line="240" w:lineRule="auto"/>
        <w:ind w:firstLine="567"/>
        <w:jc w:val="both"/>
        <w:rPr>
          <w:rFonts w:ascii="Arial Narrow" w:hAnsi="Arial Narrow"/>
          <w:spacing w:val="20"/>
          <w:sz w:val="24"/>
          <w:szCs w:val="24"/>
        </w:rPr>
      </w:pPr>
      <w:r w:rsidRPr="00DE3F5D">
        <w:rPr>
          <w:rFonts w:ascii="Arial Narrow" w:hAnsi="Arial Narrow"/>
          <w:color w:val="002060"/>
          <w:spacing w:val="20"/>
          <w:sz w:val="24"/>
          <w:szCs w:val="24"/>
        </w:rPr>
        <w:t>ABAP CDS</w:t>
      </w:r>
      <w:r w:rsidR="00145159" w:rsidRPr="00145159">
        <w:rPr>
          <w:rFonts w:ascii="Arial Narrow" w:eastAsia="Times New Roman" w:hAnsi="Arial Narrow" w:cs="Times New Roman"/>
          <w:i/>
          <w:color w:val="002060"/>
          <w:sz w:val="24"/>
          <w:szCs w:val="24"/>
          <w:shd w:val="clear" w:color="auto" w:fill="F2F2F2" w:themeFill="background1" w:themeFillShade="F2"/>
        </w:rPr>
        <w:t xml:space="preserve"> </w:t>
      </w:r>
      <w:r w:rsidR="00145159">
        <w:rPr>
          <w:rFonts w:ascii="Arial Narrow" w:eastAsia="Times New Roman" w:hAnsi="Arial Narrow" w:cs="Times New Roman"/>
          <w:color w:val="002060"/>
          <w:spacing w:val="20"/>
          <w:sz w:val="24"/>
          <w:szCs w:val="24"/>
          <w:shd w:val="clear" w:color="auto" w:fill="F2F2F2" w:themeFill="background1" w:themeFillShade="F2"/>
        </w:rPr>
        <w:t>T</w:t>
      </w:r>
      <w:r w:rsidR="00145159" w:rsidRPr="00145159">
        <w:rPr>
          <w:rFonts w:ascii="Arial Narrow" w:eastAsia="Times New Roman" w:hAnsi="Arial Narrow" w:cs="Times New Roman"/>
          <w:color w:val="002060"/>
          <w:spacing w:val="20"/>
          <w:sz w:val="24"/>
          <w:szCs w:val="24"/>
          <w:shd w:val="clear" w:color="auto" w:fill="F2F2F2" w:themeFill="background1" w:themeFillShade="F2"/>
        </w:rPr>
        <w:t xml:space="preserve">able </w:t>
      </w:r>
      <w:r w:rsidR="00145159">
        <w:rPr>
          <w:rFonts w:ascii="Arial Narrow" w:eastAsia="Times New Roman" w:hAnsi="Arial Narrow" w:cs="Times New Roman"/>
          <w:color w:val="002060"/>
          <w:spacing w:val="20"/>
          <w:sz w:val="24"/>
          <w:szCs w:val="24"/>
          <w:shd w:val="clear" w:color="auto" w:fill="F2F2F2" w:themeFill="background1" w:themeFillShade="F2"/>
        </w:rPr>
        <w:t>f</w:t>
      </w:r>
      <w:r w:rsidR="00145159" w:rsidRPr="00145159">
        <w:rPr>
          <w:rFonts w:ascii="Arial Narrow" w:eastAsia="Times New Roman" w:hAnsi="Arial Narrow" w:cs="Times New Roman"/>
          <w:color w:val="002060"/>
          <w:spacing w:val="20"/>
          <w:sz w:val="24"/>
          <w:szCs w:val="24"/>
          <w:shd w:val="clear" w:color="auto" w:fill="F2F2F2" w:themeFill="background1" w:themeFillShade="F2"/>
        </w:rPr>
        <w:t>unction</w:t>
      </w:r>
    </w:p>
    <w:p w:rsidR="00DE3F5D" w:rsidRPr="00DE3F5D" w:rsidRDefault="00DE3F5D" w:rsidP="00DE3F5D">
      <w:pPr>
        <w:spacing w:after="0" w:line="240" w:lineRule="auto"/>
        <w:ind w:firstLine="567"/>
        <w:jc w:val="both"/>
        <w:rPr>
          <w:rFonts w:ascii="Arial Narrow" w:hAnsi="Arial Narrow"/>
          <w:sz w:val="24"/>
          <w:szCs w:val="24"/>
        </w:rPr>
      </w:pP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@ClientHandling.type: #CLIENT_DEPENDENT</w:t>
      </w:r>
    </w:p>
    <w:p w:rsidR="00DE3F5D" w:rsidRPr="00DE3F5D" w:rsidRDefault="00DE3F5D" w:rsidP="00DE3F5D">
      <w:pPr>
        <w:spacing w:after="0" w:line="240" w:lineRule="auto"/>
        <w:ind w:firstLine="567"/>
        <w:jc w:val="both"/>
        <w:rPr>
          <w:rFonts w:ascii="Arial Narrow" w:eastAsia="Times New Roman" w:hAnsi="Arial Narrow" w:cs="Times New Roman"/>
          <w:b/>
          <w:i/>
          <w:sz w:val="24"/>
          <w:szCs w:val="24"/>
        </w:rPr>
      </w:pPr>
      <w:r w:rsidRPr="00DE3F5D">
        <w:rPr>
          <w:rFonts w:ascii="Arial Narrow" w:eastAsia="Times New Roman" w:hAnsi="Arial Narrow" w:cs="Times New Roman"/>
          <w:sz w:val="24"/>
          <w:szCs w:val="24"/>
        </w:rPr>
        <w:t xml:space="preserve">define </w:t>
      </w:r>
      <w:r w:rsidRPr="00DE3F5D">
        <w:rPr>
          <w:rFonts w:ascii="Arial Narrow" w:eastAsia="Times New Roman" w:hAnsi="Arial Narrow" w:cs="Times New Roman"/>
          <w:i/>
          <w:color w:val="002060"/>
          <w:sz w:val="24"/>
          <w:szCs w:val="24"/>
          <w:shd w:val="clear" w:color="auto" w:fill="F2F2F2" w:themeFill="background1" w:themeFillShade="F2"/>
        </w:rPr>
        <w:t>table function</w:t>
      </w:r>
      <w:r w:rsidRPr="00DE3F5D">
        <w:rPr>
          <w:rFonts w:ascii="Arial Narrow" w:eastAsia="Times New Roman" w:hAnsi="Arial Narrow" w:cs="Times New Roman"/>
          <w:color w:val="002060"/>
          <w:sz w:val="24"/>
          <w:szCs w:val="24"/>
        </w:rPr>
        <w:t xml:space="preserve"> </w:t>
      </w:r>
      <w:r w:rsidRPr="00DE3F5D">
        <w:rPr>
          <w:rFonts w:ascii="Arial Narrow" w:eastAsia="Times New Roman" w:hAnsi="Arial Narrow" w:cs="Times New Roman"/>
          <w:b/>
          <w:i/>
          <w:sz w:val="24"/>
          <w:szCs w:val="24"/>
        </w:rPr>
        <w:t>ZDEMO_CDS_GET_SCARR_SPFLI</w:t>
      </w:r>
    </w:p>
    <w:p w:rsidR="00DE3F5D" w:rsidRPr="00DE3F5D" w:rsidRDefault="00DE3F5D" w:rsidP="00DE3F5D">
      <w:pPr>
        <w:spacing w:after="0" w:line="240" w:lineRule="auto"/>
        <w:ind w:firstLine="567"/>
        <w:jc w:val="both"/>
        <w:rPr>
          <w:rFonts w:ascii="Arial Narrow" w:eastAsia="Times New Roman" w:hAnsi="Arial Narrow" w:cs="Times New Roman"/>
          <w:i/>
          <w:sz w:val="24"/>
          <w:szCs w:val="24"/>
        </w:rPr>
      </w:pPr>
      <w:r w:rsidRPr="00DE3F5D">
        <w:rPr>
          <w:rFonts w:ascii="Arial Narrow" w:eastAsia="Times New Roman" w:hAnsi="Arial Narrow" w:cs="Times New Roman"/>
          <w:sz w:val="24"/>
          <w:szCs w:val="24"/>
        </w:rPr>
        <w:t>  </w:t>
      </w:r>
      <w:r w:rsidRPr="00145159">
        <w:rPr>
          <w:rFonts w:ascii="Arial Narrow" w:eastAsia="Times New Roman" w:hAnsi="Arial Narrow" w:cs="Times New Roman"/>
          <w:i/>
          <w:color w:val="002060"/>
          <w:sz w:val="24"/>
          <w:szCs w:val="24"/>
        </w:rPr>
        <w:t>with parameters</w:t>
      </w: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    </w:t>
      </w:r>
      <w:r w:rsidR="00145159">
        <w:rPr>
          <w:rFonts w:ascii="Arial Narrow" w:eastAsia="Times New Roman" w:hAnsi="Arial Narrow" w:cs="Times New Roman"/>
          <w:sz w:val="24"/>
          <w:szCs w:val="24"/>
        </w:rPr>
        <w:tab/>
      </w:r>
      <w:r w:rsidRPr="00DE3F5D">
        <w:rPr>
          <w:rFonts w:ascii="Arial Narrow" w:eastAsia="Times New Roman" w:hAnsi="Arial Narrow" w:cs="Times New Roman"/>
          <w:sz w:val="24"/>
          <w:szCs w:val="24"/>
        </w:rPr>
        <w:t xml:space="preserve"> </w:t>
      </w:r>
      <w:r w:rsidRPr="00145159">
        <w:rPr>
          <w:rFonts w:ascii="Arial Narrow" w:eastAsia="Times New Roman" w:hAnsi="Arial Narrow" w:cs="Times New Roman"/>
          <w:i/>
          <w:color w:val="002060"/>
          <w:sz w:val="24"/>
          <w:szCs w:val="24"/>
        </w:rPr>
        <w:t>@Environment.systemField</w:t>
      </w:r>
      <w:r w:rsidRPr="00DE3F5D">
        <w:rPr>
          <w:rFonts w:ascii="Arial Narrow" w:eastAsia="Times New Roman" w:hAnsi="Arial Narrow" w:cs="Times New Roman"/>
          <w:sz w:val="24"/>
          <w:szCs w:val="24"/>
        </w:rPr>
        <w:t>: #CLIENT</w:t>
      </w: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  </w:t>
      </w:r>
      <w:r w:rsidR="00145159">
        <w:rPr>
          <w:rFonts w:ascii="Arial Narrow" w:eastAsia="Times New Roman" w:hAnsi="Arial Narrow" w:cs="Times New Roman"/>
          <w:sz w:val="24"/>
          <w:szCs w:val="24"/>
        </w:rPr>
        <w:tab/>
      </w:r>
      <w:r w:rsidR="00145159">
        <w:rPr>
          <w:rFonts w:ascii="Arial Narrow" w:eastAsia="Times New Roman" w:hAnsi="Arial Narrow" w:cs="Times New Roman"/>
          <w:sz w:val="24"/>
          <w:szCs w:val="24"/>
        </w:rPr>
        <w:tab/>
      </w:r>
      <w:r w:rsidRPr="00DE3F5D">
        <w:rPr>
          <w:rFonts w:ascii="Arial Narrow" w:eastAsia="Times New Roman" w:hAnsi="Arial Narrow" w:cs="Times New Roman"/>
          <w:sz w:val="24"/>
          <w:szCs w:val="24"/>
        </w:rPr>
        <w:t> </w:t>
      </w:r>
      <w:r w:rsidRPr="00DE3F5D">
        <w:rPr>
          <w:rFonts w:ascii="Arial Narrow" w:eastAsia="Times New Roman" w:hAnsi="Arial Narrow" w:cs="Times New Roman"/>
          <w:i/>
          <w:color w:val="002060"/>
          <w:sz w:val="24"/>
          <w:szCs w:val="24"/>
        </w:rPr>
        <w:t>clnt</w:t>
      </w:r>
      <w:r w:rsidRPr="00DE3F5D">
        <w:rPr>
          <w:rFonts w:ascii="Arial Narrow" w:eastAsia="Times New Roman" w:hAnsi="Arial Narrow" w:cs="Times New Roman"/>
          <w:sz w:val="24"/>
          <w:szCs w:val="24"/>
        </w:rPr>
        <w:t>    :abap.clnt,</w:t>
      </w: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  </w:t>
      </w:r>
      <w:r w:rsidR="00145159">
        <w:rPr>
          <w:rFonts w:ascii="Arial Narrow" w:eastAsia="Times New Roman" w:hAnsi="Arial Narrow" w:cs="Times New Roman"/>
          <w:sz w:val="24"/>
          <w:szCs w:val="24"/>
        </w:rPr>
        <w:tab/>
      </w:r>
      <w:r w:rsidR="00145159">
        <w:rPr>
          <w:rFonts w:ascii="Arial Narrow" w:eastAsia="Times New Roman" w:hAnsi="Arial Narrow" w:cs="Times New Roman"/>
          <w:sz w:val="24"/>
          <w:szCs w:val="24"/>
        </w:rPr>
        <w:tab/>
      </w:r>
      <w:r w:rsidRPr="00DE3F5D">
        <w:rPr>
          <w:rFonts w:ascii="Arial Narrow" w:eastAsia="Times New Roman" w:hAnsi="Arial Narrow" w:cs="Times New Roman"/>
          <w:sz w:val="24"/>
          <w:szCs w:val="24"/>
        </w:rPr>
        <w:t> </w:t>
      </w:r>
      <w:r w:rsidRPr="00DE3F5D">
        <w:rPr>
          <w:rFonts w:ascii="Arial Narrow" w:eastAsia="Times New Roman" w:hAnsi="Arial Narrow" w:cs="Times New Roman"/>
          <w:i/>
          <w:color w:val="002060"/>
          <w:sz w:val="24"/>
          <w:szCs w:val="24"/>
        </w:rPr>
        <w:t>carrid</w:t>
      </w:r>
      <w:r w:rsidRPr="00DE3F5D">
        <w:rPr>
          <w:rFonts w:ascii="Arial Narrow" w:eastAsia="Times New Roman" w:hAnsi="Arial Narrow" w:cs="Times New Roman"/>
          <w:sz w:val="24"/>
          <w:szCs w:val="24"/>
        </w:rPr>
        <w:t xml:space="preserve"> :s_carr_id</w:t>
      </w: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returns {</w:t>
      </w: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  client   :s_mandt;</w:t>
      </w: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  carrname :s_carrname;</w:t>
      </w: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  connid   :s_conn_id;</w:t>
      </w: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  cityfrom :s_from_cit;</w:t>
      </w: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  cityto   :s_to_city;</w:t>
      </w: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w:t>
      </w: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i/>
          <w:color w:val="002060"/>
          <w:sz w:val="24"/>
          <w:szCs w:val="24"/>
          <w:shd w:val="clear" w:color="auto" w:fill="F2F2F2" w:themeFill="background1" w:themeFillShade="F2"/>
        </w:rPr>
        <w:t>implemented by method</w:t>
      </w:r>
      <w:r w:rsidRPr="00DE3F5D">
        <w:rPr>
          <w:rFonts w:ascii="Arial Narrow" w:eastAsia="Times New Roman" w:hAnsi="Arial Narrow" w:cs="Times New Roman"/>
          <w:sz w:val="24"/>
          <w:szCs w:val="24"/>
        </w:rPr>
        <w:t> zcl_amdp_cds_function=&gt;get_scarr_spfli_for_cds;</w:t>
      </w:r>
    </w:p>
    <w:p w:rsidR="00DE3F5D" w:rsidRPr="00DE3F5D" w:rsidRDefault="00DE3F5D" w:rsidP="00DE3F5D">
      <w:pPr>
        <w:spacing w:after="0" w:line="240" w:lineRule="auto"/>
        <w:ind w:firstLine="567"/>
        <w:jc w:val="both"/>
        <w:rPr>
          <w:rFonts w:ascii="Arial Narrow" w:hAnsi="Arial Narrow"/>
          <w:color w:val="000000" w:themeColor="text1"/>
          <w:sz w:val="24"/>
          <w:szCs w:val="24"/>
        </w:rPr>
      </w:pPr>
    </w:p>
    <w:p w:rsidR="00DE3F5D" w:rsidRPr="00DE3F5D" w:rsidRDefault="00DE3F5D" w:rsidP="00145159">
      <w:pPr>
        <w:shd w:val="clear" w:color="auto" w:fill="F2F2F2" w:themeFill="background1" w:themeFillShade="F2"/>
        <w:spacing w:after="0" w:line="240" w:lineRule="auto"/>
        <w:ind w:firstLine="567"/>
        <w:jc w:val="both"/>
        <w:rPr>
          <w:rFonts w:ascii="Arial Narrow" w:hAnsi="Arial Narrow"/>
          <w:sz w:val="24"/>
          <w:szCs w:val="24"/>
        </w:rPr>
      </w:pPr>
      <w:r w:rsidRPr="00145159">
        <w:rPr>
          <w:rFonts w:ascii="Arial Narrow" w:hAnsi="Arial Narrow"/>
          <w:color w:val="002060"/>
          <w:spacing w:val="20"/>
          <w:sz w:val="24"/>
          <w:szCs w:val="24"/>
        </w:rPr>
        <w:t>AMDP ф</w:t>
      </w:r>
      <w:r w:rsidR="00145159" w:rsidRPr="00285149">
        <w:rPr>
          <w:rFonts w:ascii="Arial Narrow" w:hAnsi="Arial Narrow"/>
          <w:color w:val="002060"/>
          <w:spacing w:val="20"/>
          <w:sz w:val="24"/>
          <w:szCs w:val="24"/>
        </w:rPr>
        <w:t>-</w:t>
      </w:r>
      <w:r w:rsidRPr="00145159">
        <w:rPr>
          <w:rFonts w:ascii="Arial Narrow" w:hAnsi="Arial Narrow"/>
          <w:color w:val="002060"/>
          <w:spacing w:val="20"/>
          <w:sz w:val="24"/>
          <w:szCs w:val="24"/>
        </w:rPr>
        <w:t>ци</w:t>
      </w:r>
      <w:r w:rsidR="00145159">
        <w:rPr>
          <w:rFonts w:ascii="Arial Narrow" w:hAnsi="Arial Narrow"/>
          <w:color w:val="002060"/>
          <w:spacing w:val="20"/>
          <w:sz w:val="24"/>
          <w:szCs w:val="24"/>
          <w:lang w:val="ru-RU"/>
        </w:rPr>
        <w:t>я</w:t>
      </w:r>
    </w:p>
    <w:p w:rsidR="00145159" w:rsidRDefault="00145159" w:rsidP="00DE3F5D">
      <w:pPr>
        <w:spacing w:after="0" w:line="240" w:lineRule="auto"/>
        <w:ind w:firstLine="567"/>
        <w:jc w:val="both"/>
        <w:rPr>
          <w:rFonts w:ascii="Arial Narrow" w:eastAsia="Times New Roman" w:hAnsi="Arial Narrow" w:cs="Times New Roman"/>
          <w:sz w:val="24"/>
          <w:szCs w:val="24"/>
        </w:rPr>
      </w:pP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 xml:space="preserve">CLASS </w:t>
      </w:r>
      <w:r w:rsidRPr="00DE3F5D">
        <w:rPr>
          <w:rFonts w:ascii="Arial Narrow" w:eastAsia="Times New Roman" w:hAnsi="Arial Narrow" w:cs="Times New Roman"/>
          <w:b/>
          <w:sz w:val="24"/>
          <w:szCs w:val="24"/>
        </w:rPr>
        <w:t>zcl</w:t>
      </w:r>
      <w:r w:rsidRPr="00145159">
        <w:rPr>
          <w:rFonts w:ascii="Arial Narrow" w:eastAsia="Times New Roman" w:hAnsi="Arial Narrow" w:cs="Times New Roman"/>
          <w:b/>
          <w:sz w:val="24"/>
          <w:szCs w:val="24"/>
        </w:rPr>
        <w:t>_</w:t>
      </w:r>
      <w:r w:rsidRPr="00DE3F5D">
        <w:rPr>
          <w:rFonts w:ascii="Arial Narrow" w:eastAsia="Times New Roman" w:hAnsi="Arial Narrow" w:cs="Times New Roman"/>
          <w:b/>
          <w:sz w:val="24"/>
          <w:szCs w:val="24"/>
        </w:rPr>
        <w:t>amdp</w:t>
      </w:r>
      <w:r w:rsidRPr="00145159">
        <w:rPr>
          <w:rFonts w:ascii="Arial Narrow" w:eastAsia="Times New Roman" w:hAnsi="Arial Narrow" w:cs="Times New Roman"/>
          <w:b/>
          <w:sz w:val="24"/>
          <w:szCs w:val="24"/>
        </w:rPr>
        <w:t>_</w:t>
      </w:r>
      <w:r w:rsidRPr="00DE3F5D">
        <w:rPr>
          <w:rFonts w:ascii="Arial Narrow" w:eastAsia="Times New Roman" w:hAnsi="Arial Narrow" w:cs="Times New Roman"/>
          <w:b/>
          <w:sz w:val="24"/>
          <w:szCs w:val="24"/>
        </w:rPr>
        <w:t>cds</w:t>
      </w:r>
      <w:r w:rsidRPr="00145159">
        <w:rPr>
          <w:rFonts w:ascii="Arial Narrow" w:eastAsia="Times New Roman" w:hAnsi="Arial Narrow" w:cs="Times New Roman"/>
          <w:b/>
          <w:sz w:val="24"/>
          <w:szCs w:val="24"/>
        </w:rPr>
        <w:t>_</w:t>
      </w:r>
      <w:r w:rsidRPr="00DE3F5D">
        <w:rPr>
          <w:rFonts w:ascii="Arial Narrow" w:eastAsia="Times New Roman" w:hAnsi="Arial Narrow" w:cs="Times New Roman"/>
          <w:b/>
          <w:sz w:val="24"/>
          <w:szCs w:val="24"/>
        </w:rPr>
        <w:t>function</w:t>
      </w:r>
      <w:r w:rsidRPr="00DE3F5D">
        <w:rPr>
          <w:rFonts w:ascii="Arial Narrow" w:eastAsia="Times New Roman" w:hAnsi="Arial Narrow" w:cs="Times New Roman"/>
          <w:sz w:val="24"/>
          <w:szCs w:val="24"/>
        </w:rPr>
        <w:t xml:space="preserve"> </w:t>
      </w:r>
      <w:r w:rsidRPr="00145159">
        <w:rPr>
          <w:rFonts w:ascii="Arial Narrow" w:eastAsia="Times New Roman" w:hAnsi="Arial Narrow" w:cs="Times New Roman"/>
          <w:i/>
          <w:color w:val="002060"/>
          <w:sz w:val="24"/>
          <w:szCs w:val="24"/>
        </w:rPr>
        <w:t>DEFINITION</w:t>
      </w:r>
    </w:p>
    <w:p w:rsidR="00DE3F5D" w:rsidRPr="00285149" w:rsidRDefault="00DE3F5D" w:rsidP="00145159">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  </w:t>
      </w:r>
      <w:r w:rsidR="00145159" w:rsidRPr="00285149">
        <w:rPr>
          <w:rFonts w:ascii="Arial Narrow" w:eastAsia="Times New Roman" w:hAnsi="Arial Narrow" w:cs="Times New Roman"/>
          <w:sz w:val="24"/>
          <w:szCs w:val="24"/>
        </w:rPr>
        <w:t>…</w:t>
      </w: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  PUBLIC SECTION.</w:t>
      </w: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lastRenderedPageBreak/>
        <w:t>    INTERFACES: if_amdp_marker_hdb.</w:t>
      </w: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 xml:space="preserve">    CLASS-METHODS </w:t>
      </w:r>
      <w:r w:rsidRPr="00DE3F5D">
        <w:rPr>
          <w:rFonts w:ascii="Arial Narrow" w:eastAsia="Times New Roman" w:hAnsi="Arial Narrow" w:cs="Times New Roman"/>
          <w:b/>
          <w:i/>
          <w:sz w:val="24"/>
          <w:szCs w:val="24"/>
        </w:rPr>
        <w:t>get</w:t>
      </w:r>
      <w:r w:rsidRPr="00145159">
        <w:rPr>
          <w:rFonts w:ascii="Arial Narrow" w:eastAsia="Times New Roman" w:hAnsi="Arial Narrow" w:cs="Times New Roman"/>
          <w:b/>
          <w:i/>
          <w:sz w:val="24"/>
          <w:szCs w:val="24"/>
        </w:rPr>
        <w:t>_</w:t>
      </w:r>
      <w:r w:rsidRPr="00DE3F5D">
        <w:rPr>
          <w:rFonts w:ascii="Arial Narrow" w:eastAsia="Times New Roman" w:hAnsi="Arial Narrow" w:cs="Times New Roman"/>
          <w:b/>
          <w:i/>
          <w:sz w:val="24"/>
          <w:szCs w:val="24"/>
        </w:rPr>
        <w:t>scarr</w:t>
      </w:r>
      <w:r w:rsidRPr="00145159">
        <w:rPr>
          <w:rFonts w:ascii="Arial Narrow" w:eastAsia="Times New Roman" w:hAnsi="Arial Narrow" w:cs="Times New Roman"/>
          <w:b/>
          <w:i/>
          <w:sz w:val="24"/>
          <w:szCs w:val="24"/>
        </w:rPr>
        <w:t>_</w:t>
      </w:r>
      <w:r w:rsidRPr="00DE3F5D">
        <w:rPr>
          <w:rFonts w:ascii="Arial Narrow" w:eastAsia="Times New Roman" w:hAnsi="Arial Narrow" w:cs="Times New Roman"/>
          <w:b/>
          <w:i/>
          <w:sz w:val="24"/>
          <w:szCs w:val="24"/>
        </w:rPr>
        <w:t>spfli</w:t>
      </w:r>
      <w:r w:rsidRPr="00145159">
        <w:rPr>
          <w:rFonts w:ascii="Arial Narrow" w:eastAsia="Times New Roman" w:hAnsi="Arial Narrow" w:cs="Times New Roman"/>
          <w:b/>
          <w:i/>
          <w:sz w:val="24"/>
          <w:szCs w:val="24"/>
        </w:rPr>
        <w:t>_</w:t>
      </w:r>
      <w:r w:rsidRPr="00DE3F5D">
        <w:rPr>
          <w:rFonts w:ascii="Arial Narrow" w:eastAsia="Times New Roman" w:hAnsi="Arial Narrow" w:cs="Times New Roman"/>
          <w:b/>
          <w:i/>
          <w:sz w:val="24"/>
          <w:szCs w:val="24"/>
        </w:rPr>
        <w:t>for</w:t>
      </w:r>
      <w:r w:rsidRPr="00145159">
        <w:rPr>
          <w:rFonts w:ascii="Arial Narrow" w:eastAsia="Times New Roman" w:hAnsi="Arial Narrow" w:cs="Times New Roman"/>
          <w:b/>
          <w:i/>
          <w:sz w:val="24"/>
          <w:szCs w:val="24"/>
        </w:rPr>
        <w:t>_</w:t>
      </w:r>
      <w:r w:rsidRPr="00DE3F5D">
        <w:rPr>
          <w:rFonts w:ascii="Arial Narrow" w:eastAsia="Times New Roman" w:hAnsi="Arial Narrow" w:cs="Times New Roman"/>
          <w:b/>
          <w:i/>
          <w:sz w:val="24"/>
          <w:szCs w:val="24"/>
        </w:rPr>
        <w:t>cds</w:t>
      </w:r>
      <w:r w:rsidRPr="00DE3F5D">
        <w:rPr>
          <w:rFonts w:ascii="Arial Narrow" w:eastAsia="Times New Roman" w:hAnsi="Arial Narrow" w:cs="Times New Roman"/>
          <w:sz w:val="24"/>
          <w:szCs w:val="24"/>
        </w:rPr>
        <w:t> </w:t>
      </w:r>
      <w:r w:rsidRPr="00145159">
        <w:rPr>
          <w:rFonts w:ascii="Arial Narrow" w:eastAsia="Times New Roman" w:hAnsi="Arial Narrow" w:cs="Times New Roman"/>
          <w:i/>
          <w:color w:val="002060"/>
          <w:sz w:val="24"/>
          <w:szCs w:val="24"/>
          <w:shd w:val="clear" w:color="auto" w:fill="F2F2F2" w:themeFill="background1" w:themeFillShade="F2"/>
        </w:rPr>
        <w:t>FOR TABLE FUNCTION</w:t>
      </w:r>
      <w:r w:rsidRPr="00145159">
        <w:rPr>
          <w:rFonts w:ascii="Arial Narrow" w:eastAsia="Times New Roman" w:hAnsi="Arial Narrow" w:cs="Times New Roman"/>
          <w:color w:val="002060"/>
          <w:sz w:val="24"/>
          <w:szCs w:val="24"/>
        </w:rPr>
        <w:t xml:space="preserve"> </w:t>
      </w:r>
      <w:r w:rsidRPr="00DE3F5D">
        <w:rPr>
          <w:rFonts w:ascii="Arial Narrow" w:eastAsia="Times New Roman" w:hAnsi="Arial Narrow" w:cs="Times New Roman"/>
          <w:sz w:val="24"/>
          <w:szCs w:val="24"/>
        </w:rPr>
        <w:t>zdemo_cds_get_scarr_spfli.</w:t>
      </w:r>
    </w:p>
    <w:p w:rsidR="00DE3F5D" w:rsidRPr="00285149" w:rsidRDefault="00145159" w:rsidP="00DE3F5D">
      <w:pPr>
        <w:spacing w:after="0" w:line="240" w:lineRule="auto"/>
        <w:ind w:firstLine="567"/>
        <w:jc w:val="both"/>
        <w:rPr>
          <w:rFonts w:ascii="Arial Narrow" w:eastAsia="Times New Roman" w:hAnsi="Arial Narrow" w:cs="Times New Roman"/>
          <w:sz w:val="24"/>
          <w:szCs w:val="24"/>
        </w:rPr>
      </w:pPr>
      <w:r w:rsidRPr="00285149">
        <w:rPr>
          <w:rFonts w:ascii="Arial Narrow" w:eastAsia="Times New Roman" w:hAnsi="Arial Narrow" w:cs="Times New Roman"/>
          <w:sz w:val="24"/>
          <w:szCs w:val="24"/>
        </w:rPr>
        <w:t>…</w:t>
      </w: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ENDCLASS.</w:t>
      </w: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 xml:space="preserve">CLASS </w:t>
      </w:r>
      <w:r w:rsidRPr="00DE3F5D">
        <w:rPr>
          <w:rFonts w:ascii="Arial Narrow" w:eastAsia="Times New Roman" w:hAnsi="Arial Narrow" w:cs="Times New Roman"/>
          <w:b/>
          <w:sz w:val="24"/>
          <w:szCs w:val="24"/>
        </w:rPr>
        <w:t>zcl</w:t>
      </w:r>
      <w:r w:rsidRPr="00145159">
        <w:rPr>
          <w:rFonts w:ascii="Arial Narrow" w:eastAsia="Times New Roman" w:hAnsi="Arial Narrow" w:cs="Times New Roman"/>
          <w:b/>
          <w:sz w:val="24"/>
          <w:szCs w:val="24"/>
        </w:rPr>
        <w:t>_</w:t>
      </w:r>
      <w:r w:rsidRPr="00DE3F5D">
        <w:rPr>
          <w:rFonts w:ascii="Arial Narrow" w:eastAsia="Times New Roman" w:hAnsi="Arial Narrow" w:cs="Times New Roman"/>
          <w:b/>
          <w:sz w:val="24"/>
          <w:szCs w:val="24"/>
        </w:rPr>
        <w:t>amdp</w:t>
      </w:r>
      <w:r w:rsidRPr="00145159">
        <w:rPr>
          <w:rFonts w:ascii="Arial Narrow" w:eastAsia="Times New Roman" w:hAnsi="Arial Narrow" w:cs="Times New Roman"/>
          <w:b/>
          <w:sz w:val="24"/>
          <w:szCs w:val="24"/>
        </w:rPr>
        <w:t>_</w:t>
      </w:r>
      <w:r w:rsidRPr="00DE3F5D">
        <w:rPr>
          <w:rFonts w:ascii="Arial Narrow" w:eastAsia="Times New Roman" w:hAnsi="Arial Narrow" w:cs="Times New Roman"/>
          <w:b/>
          <w:sz w:val="24"/>
          <w:szCs w:val="24"/>
        </w:rPr>
        <w:t>cds</w:t>
      </w:r>
      <w:r w:rsidRPr="00145159">
        <w:rPr>
          <w:rFonts w:ascii="Arial Narrow" w:eastAsia="Times New Roman" w:hAnsi="Arial Narrow" w:cs="Times New Roman"/>
          <w:b/>
          <w:sz w:val="24"/>
          <w:szCs w:val="24"/>
        </w:rPr>
        <w:t>_</w:t>
      </w:r>
      <w:r w:rsidRPr="00DE3F5D">
        <w:rPr>
          <w:rFonts w:ascii="Arial Narrow" w:eastAsia="Times New Roman" w:hAnsi="Arial Narrow" w:cs="Times New Roman"/>
          <w:b/>
          <w:sz w:val="24"/>
          <w:szCs w:val="24"/>
        </w:rPr>
        <w:t>function</w:t>
      </w:r>
      <w:r w:rsidRPr="00DE3F5D">
        <w:rPr>
          <w:rFonts w:ascii="Arial Narrow" w:eastAsia="Times New Roman" w:hAnsi="Arial Narrow" w:cs="Times New Roman"/>
          <w:sz w:val="24"/>
          <w:szCs w:val="24"/>
        </w:rPr>
        <w:t xml:space="preserve"> </w:t>
      </w:r>
      <w:r w:rsidRPr="00145159">
        <w:rPr>
          <w:rFonts w:ascii="Arial Narrow" w:eastAsia="Times New Roman" w:hAnsi="Arial Narrow" w:cs="Times New Roman"/>
          <w:i/>
          <w:color w:val="002060"/>
          <w:sz w:val="24"/>
          <w:szCs w:val="24"/>
        </w:rPr>
        <w:t>IMPLEMENTATION</w:t>
      </w:r>
      <w:r w:rsidRPr="00DE3F5D">
        <w:rPr>
          <w:rFonts w:ascii="Arial Narrow" w:eastAsia="Times New Roman" w:hAnsi="Arial Narrow" w:cs="Times New Roman"/>
          <w:sz w:val="24"/>
          <w:szCs w:val="24"/>
        </w:rPr>
        <w:t>.</w:t>
      </w: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 xml:space="preserve">  METHOD </w:t>
      </w:r>
      <w:r w:rsidRPr="00DE3F5D">
        <w:rPr>
          <w:rFonts w:ascii="Arial Narrow" w:eastAsia="Times New Roman" w:hAnsi="Arial Narrow" w:cs="Times New Roman"/>
          <w:b/>
          <w:i/>
          <w:sz w:val="24"/>
          <w:szCs w:val="24"/>
        </w:rPr>
        <w:t>get</w:t>
      </w:r>
      <w:r w:rsidRPr="00145159">
        <w:rPr>
          <w:rFonts w:ascii="Arial Narrow" w:eastAsia="Times New Roman" w:hAnsi="Arial Narrow" w:cs="Times New Roman"/>
          <w:b/>
          <w:i/>
          <w:sz w:val="24"/>
          <w:szCs w:val="24"/>
        </w:rPr>
        <w:t>_</w:t>
      </w:r>
      <w:r w:rsidRPr="00DE3F5D">
        <w:rPr>
          <w:rFonts w:ascii="Arial Narrow" w:eastAsia="Times New Roman" w:hAnsi="Arial Narrow" w:cs="Times New Roman"/>
          <w:b/>
          <w:i/>
          <w:sz w:val="24"/>
          <w:szCs w:val="24"/>
        </w:rPr>
        <w:t>scarr</w:t>
      </w:r>
      <w:r w:rsidRPr="00145159">
        <w:rPr>
          <w:rFonts w:ascii="Arial Narrow" w:eastAsia="Times New Roman" w:hAnsi="Arial Narrow" w:cs="Times New Roman"/>
          <w:b/>
          <w:i/>
          <w:sz w:val="24"/>
          <w:szCs w:val="24"/>
        </w:rPr>
        <w:t>_</w:t>
      </w:r>
      <w:r w:rsidRPr="00DE3F5D">
        <w:rPr>
          <w:rFonts w:ascii="Arial Narrow" w:eastAsia="Times New Roman" w:hAnsi="Arial Narrow" w:cs="Times New Roman"/>
          <w:b/>
          <w:i/>
          <w:sz w:val="24"/>
          <w:szCs w:val="24"/>
        </w:rPr>
        <w:t>spfli</w:t>
      </w:r>
      <w:r w:rsidRPr="00145159">
        <w:rPr>
          <w:rFonts w:ascii="Arial Narrow" w:eastAsia="Times New Roman" w:hAnsi="Arial Narrow" w:cs="Times New Roman"/>
          <w:b/>
          <w:i/>
          <w:sz w:val="24"/>
          <w:szCs w:val="24"/>
        </w:rPr>
        <w:t>_</w:t>
      </w:r>
      <w:r w:rsidRPr="00DE3F5D">
        <w:rPr>
          <w:rFonts w:ascii="Arial Narrow" w:eastAsia="Times New Roman" w:hAnsi="Arial Narrow" w:cs="Times New Roman"/>
          <w:b/>
          <w:i/>
          <w:sz w:val="24"/>
          <w:szCs w:val="24"/>
        </w:rPr>
        <w:t>for</w:t>
      </w:r>
      <w:r w:rsidRPr="00145159">
        <w:rPr>
          <w:rFonts w:ascii="Arial Narrow" w:eastAsia="Times New Roman" w:hAnsi="Arial Narrow" w:cs="Times New Roman"/>
          <w:b/>
          <w:i/>
          <w:sz w:val="24"/>
          <w:szCs w:val="24"/>
        </w:rPr>
        <w:t>_</w:t>
      </w:r>
      <w:r w:rsidRPr="00DE3F5D">
        <w:rPr>
          <w:rFonts w:ascii="Arial Narrow" w:eastAsia="Times New Roman" w:hAnsi="Arial Narrow" w:cs="Times New Roman"/>
          <w:b/>
          <w:i/>
          <w:sz w:val="24"/>
          <w:szCs w:val="24"/>
        </w:rPr>
        <w:t>cds</w:t>
      </w: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         BY DATABASE FUNCTION FOR HDB</w:t>
      </w: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         LANGUAGE SQLSCRIPT</w:t>
      </w: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         OPTIONS READ-ONLY</w:t>
      </w: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         USING scarr spfli.</w:t>
      </w:r>
    </w:p>
    <w:p w:rsidR="00DE3F5D" w:rsidRPr="00DE3F5D" w:rsidRDefault="00DE3F5D" w:rsidP="00145159">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    RETURN SELECT sc.mandt as client,</w:t>
      </w:r>
      <w:r w:rsidR="00145159" w:rsidRPr="00DE3F5D">
        <w:rPr>
          <w:rFonts w:ascii="Arial Narrow" w:eastAsia="Times New Roman" w:hAnsi="Arial Narrow" w:cs="Times New Roman"/>
          <w:sz w:val="24"/>
          <w:szCs w:val="24"/>
        </w:rPr>
        <w:t xml:space="preserve"> </w:t>
      </w:r>
      <w:r w:rsidRPr="00DE3F5D">
        <w:rPr>
          <w:rFonts w:ascii="Arial Narrow" w:eastAsia="Times New Roman" w:hAnsi="Arial Narrow" w:cs="Times New Roman"/>
          <w:sz w:val="24"/>
          <w:szCs w:val="24"/>
        </w:rPr>
        <w:t>sc.carrname, sp.connid, sp.cityfrom, sp.cityto</w:t>
      </w: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                  </w:t>
      </w:r>
      <w:r w:rsidR="00145159" w:rsidRPr="00145159">
        <w:rPr>
          <w:rFonts w:ascii="Arial Narrow" w:eastAsia="Times New Roman" w:hAnsi="Arial Narrow" w:cs="Times New Roman"/>
          <w:sz w:val="24"/>
          <w:szCs w:val="24"/>
        </w:rPr>
        <w:t xml:space="preserve">  </w:t>
      </w:r>
      <w:r w:rsidRPr="00DE3F5D">
        <w:rPr>
          <w:rFonts w:ascii="Arial Narrow" w:eastAsia="Times New Roman" w:hAnsi="Arial Narrow" w:cs="Times New Roman"/>
          <w:sz w:val="24"/>
          <w:szCs w:val="24"/>
        </w:rPr>
        <w:t xml:space="preserve">from </w:t>
      </w:r>
      <w:r w:rsidRPr="00145159">
        <w:rPr>
          <w:rFonts w:ascii="Arial Narrow" w:eastAsia="Times New Roman" w:hAnsi="Arial Narrow" w:cs="Times New Roman"/>
          <w:i/>
          <w:color w:val="002060"/>
          <w:sz w:val="24"/>
          <w:szCs w:val="24"/>
        </w:rPr>
        <w:t>scarr</w:t>
      </w:r>
      <w:r w:rsidRPr="00DE3F5D">
        <w:rPr>
          <w:rFonts w:ascii="Arial Narrow" w:eastAsia="Times New Roman" w:hAnsi="Arial Narrow" w:cs="Times New Roman"/>
          <w:sz w:val="24"/>
          <w:szCs w:val="24"/>
        </w:rPr>
        <w:t xml:space="preserve"> as sc</w:t>
      </w:r>
    </w:p>
    <w:p w:rsidR="00DE3F5D" w:rsidRPr="00DE3F5D" w:rsidRDefault="00DE3F5D" w:rsidP="00145159">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 xml:space="preserve">                    inner join </w:t>
      </w:r>
      <w:r w:rsidRPr="00145159">
        <w:rPr>
          <w:rFonts w:ascii="Arial Narrow" w:eastAsia="Times New Roman" w:hAnsi="Arial Narrow" w:cs="Times New Roman"/>
          <w:i/>
          <w:color w:val="002060"/>
          <w:sz w:val="24"/>
          <w:szCs w:val="24"/>
        </w:rPr>
        <w:t>spfli</w:t>
      </w:r>
      <w:r w:rsidRPr="00DE3F5D">
        <w:rPr>
          <w:rFonts w:ascii="Arial Narrow" w:eastAsia="Times New Roman" w:hAnsi="Arial Narrow" w:cs="Times New Roman"/>
          <w:sz w:val="24"/>
          <w:szCs w:val="24"/>
        </w:rPr>
        <w:t xml:space="preserve"> as sp on sc.mandt = sp.mandt and</w:t>
      </w:r>
      <w:r w:rsidR="00145159" w:rsidRPr="00145159">
        <w:rPr>
          <w:rFonts w:ascii="Arial Narrow" w:eastAsia="Times New Roman" w:hAnsi="Arial Narrow" w:cs="Times New Roman"/>
          <w:sz w:val="24"/>
          <w:szCs w:val="24"/>
        </w:rPr>
        <w:t xml:space="preserve"> </w:t>
      </w:r>
      <w:r w:rsidRPr="00DE3F5D">
        <w:rPr>
          <w:rFonts w:ascii="Arial Narrow" w:eastAsia="Times New Roman" w:hAnsi="Arial Narrow" w:cs="Times New Roman"/>
          <w:sz w:val="24"/>
          <w:szCs w:val="24"/>
        </w:rPr>
        <w:t>sc.carrid = sp.carrid</w:t>
      </w: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                    where sp.mandt = :clnt AND sp.carrid = :carrid</w:t>
      </w: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                    ORDER BY sc.mandt, sc.carrname, sp.connid;</w:t>
      </w: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  endmethod.</w:t>
      </w: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ENDCLASS.</w:t>
      </w:r>
    </w:p>
    <w:p w:rsidR="00DE3F5D" w:rsidRPr="00DE3F5D" w:rsidRDefault="00DE3F5D" w:rsidP="00DE3F5D">
      <w:pPr>
        <w:spacing w:after="0" w:line="240" w:lineRule="auto"/>
        <w:ind w:firstLine="567"/>
        <w:jc w:val="both"/>
        <w:rPr>
          <w:rFonts w:ascii="Arial Narrow" w:hAnsi="Arial Narrow"/>
          <w:color w:val="000000" w:themeColor="text1"/>
          <w:sz w:val="24"/>
          <w:szCs w:val="24"/>
        </w:rPr>
      </w:pPr>
    </w:p>
    <w:p w:rsidR="00DE3F5D" w:rsidRPr="00DE3F5D" w:rsidRDefault="00DE3F5D" w:rsidP="00145159">
      <w:pPr>
        <w:shd w:val="clear" w:color="auto" w:fill="F2F2F2" w:themeFill="background1" w:themeFillShade="F2"/>
        <w:spacing w:after="0" w:line="240" w:lineRule="auto"/>
        <w:ind w:firstLine="567"/>
        <w:jc w:val="both"/>
        <w:rPr>
          <w:rFonts w:ascii="Arial Narrow" w:hAnsi="Arial Narrow"/>
          <w:sz w:val="24"/>
          <w:szCs w:val="24"/>
        </w:rPr>
      </w:pPr>
      <w:r w:rsidRPr="00DE3F5D">
        <w:rPr>
          <w:rFonts w:ascii="Arial Narrow" w:hAnsi="Arial Narrow"/>
          <w:sz w:val="24"/>
          <w:szCs w:val="24"/>
        </w:rPr>
        <w:t xml:space="preserve">Вызов из </w:t>
      </w:r>
      <w:r w:rsidRPr="00145159">
        <w:rPr>
          <w:rFonts w:ascii="Arial Narrow" w:hAnsi="Arial Narrow"/>
          <w:color w:val="002060"/>
          <w:spacing w:val="20"/>
          <w:sz w:val="24"/>
          <w:szCs w:val="24"/>
        </w:rPr>
        <w:t>ABAP</w:t>
      </w:r>
      <w:r w:rsidRPr="00DE3F5D">
        <w:rPr>
          <w:rFonts w:ascii="Arial Narrow" w:hAnsi="Arial Narrow"/>
          <w:sz w:val="24"/>
          <w:szCs w:val="24"/>
        </w:rPr>
        <w:t xml:space="preserve"> кода</w:t>
      </w:r>
    </w:p>
    <w:p w:rsidR="00145159" w:rsidRDefault="00145159" w:rsidP="00DE3F5D">
      <w:pPr>
        <w:spacing w:after="0" w:line="240" w:lineRule="auto"/>
        <w:ind w:firstLine="567"/>
        <w:jc w:val="both"/>
        <w:rPr>
          <w:rFonts w:ascii="Arial Narrow" w:eastAsia="Times New Roman" w:hAnsi="Arial Narrow" w:cs="Times New Roman"/>
          <w:sz w:val="24"/>
          <w:szCs w:val="24"/>
        </w:rPr>
      </w:pP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 xml:space="preserve">PARAMETERS: </w:t>
      </w:r>
      <w:r w:rsidRPr="00DE3F5D">
        <w:rPr>
          <w:rFonts w:ascii="Arial Narrow" w:eastAsia="Times New Roman" w:hAnsi="Arial Narrow" w:cs="Times New Roman"/>
          <w:i/>
          <w:color w:val="002060"/>
          <w:sz w:val="24"/>
          <w:szCs w:val="24"/>
        </w:rPr>
        <w:t>p</w:t>
      </w:r>
      <w:r w:rsidRPr="00145159">
        <w:rPr>
          <w:rFonts w:ascii="Arial Narrow" w:eastAsia="Times New Roman" w:hAnsi="Arial Narrow" w:cs="Times New Roman"/>
          <w:i/>
          <w:color w:val="002060"/>
          <w:sz w:val="24"/>
          <w:szCs w:val="24"/>
        </w:rPr>
        <w:t>_</w:t>
      </w:r>
      <w:r w:rsidRPr="00DE3F5D">
        <w:rPr>
          <w:rFonts w:ascii="Arial Narrow" w:eastAsia="Times New Roman" w:hAnsi="Arial Narrow" w:cs="Times New Roman"/>
          <w:i/>
          <w:color w:val="002060"/>
          <w:sz w:val="24"/>
          <w:szCs w:val="24"/>
        </w:rPr>
        <w:t>carrid</w:t>
      </w:r>
      <w:r w:rsidRPr="00145159">
        <w:rPr>
          <w:rFonts w:ascii="Arial Narrow" w:eastAsia="Times New Roman" w:hAnsi="Arial Narrow" w:cs="Times New Roman"/>
          <w:color w:val="002060"/>
          <w:sz w:val="24"/>
          <w:szCs w:val="24"/>
        </w:rPr>
        <w:t xml:space="preserve"> </w:t>
      </w:r>
      <w:r w:rsidRPr="00DE3F5D">
        <w:rPr>
          <w:rFonts w:ascii="Arial Narrow" w:eastAsia="Times New Roman" w:hAnsi="Arial Narrow" w:cs="Times New Roman"/>
          <w:sz w:val="24"/>
          <w:szCs w:val="24"/>
        </w:rPr>
        <w:t>TYPE s_carr_id,</w:t>
      </w: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            </w:t>
      </w:r>
      <w:r w:rsidR="00145159">
        <w:rPr>
          <w:rFonts w:ascii="Arial Narrow" w:eastAsia="Times New Roman" w:hAnsi="Arial Narrow" w:cs="Times New Roman"/>
          <w:sz w:val="24"/>
          <w:szCs w:val="24"/>
        </w:rPr>
        <w:tab/>
        <w:t xml:space="preserve">           </w:t>
      </w:r>
      <w:r w:rsidRPr="00DE3F5D">
        <w:rPr>
          <w:rFonts w:ascii="Arial Narrow" w:eastAsia="Times New Roman" w:hAnsi="Arial Narrow" w:cs="Times New Roman"/>
          <w:i/>
          <w:color w:val="002060"/>
          <w:sz w:val="24"/>
          <w:szCs w:val="24"/>
        </w:rPr>
        <w:t>p</w:t>
      </w:r>
      <w:r w:rsidRPr="00145159">
        <w:rPr>
          <w:rFonts w:ascii="Arial Narrow" w:eastAsia="Times New Roman" w:hAnsi="Arial Narrow" w:cs="Times New Roman"/>
          <w:i/>
          <w:color w:val="002060"/>
          <w:sz w:val="24"/>
          <w:szCs w:val="24"/>
        </w:rPr>
        <w:t>_</w:t>
      </w:r>
      <w:r w:rsidRPr="00DE3F5D">
        <w:rPr>
          <w:rFonts w:ascii="Arial Narrow" w:eastAsia="Times New Roman" w:hAnsi="Arial Narrow" w:cs="Times New Roman"/>
          <w:i/>
          <w:color w:val="002060"/>
          <w:sz w:val="24"/>
          <w:szCs w:val="24"/>
        </w:rPr>
        <w:t>connid</w:t>
      </w:r>
      <w:r w:rsidRPr="00145159">
        <w:rPr>
          <w:rFonts w:ascii="Arial Narrow" w:eastAsia="Times New Roman" w:hAnsi="Arial Narrow" w:cs="Times New Roman"/>
          <w:color w:val="002060"/>
          <w:sz w:val="24"/>
          <w:szCs w:val="24"/>
        </w:rPr>
        <w:t xml:space="preserve"> </w:t>
      </w:r>
      <w:r w:rsidRPr="00DE3F5D">
        <w:rPr>
          <w:rFonts w:ascii="Arial Narrow" w:eastAsia="Times New Roman" w:hAnsi="Arial Narrow" w:cs="Times New Roman"/>
          <w:sz w:val="24"/>
          <w:szCs w:val="24"/>
        </w:rPr>
        <w:t>TYPE s_conn_id.</w:t>
      </w: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START-OF-SELECTION.</w:t>
      </w: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  </w:t>
      </w:r>
      <w:r w:rsidR="00145159" w:rsidRPr="00145159">
        <w:rPr>
          <w:rFonts w:ascii="Arial Narrow" w:eastAsia="Times New Roman" w:hAnsi="Arial Narrow" w:cs="Times New Roman"/>
          <w:sz w:val="24"/>
          <w:szCs w:val="24"/>
        </w:rPr>
        <w:t xml:space="preserve">  </w:t>
      </w:r>
      <w:r w:rsidRPr="00DE3F5D">
        <w:rPr>
          <w:rFonts w:ascii="Arial Narrow" w:eastAsia="Times New Roman" w:hAnsi="Arial Narrow" w:cs="Times New Roman"/>
          <w:sz w:val="24"/>
          <w:szCs w:val="24"/>
        </w:rPr>
        <w:t>SELECT * FROM zdemo_cds_get_scarr_spfli( carrid = @p_carrid )</w:t>
      </w:r>
    </w:p>
    <w:p w:rsidR="00DE3F5D" w:rsidRPr="00DE3F5D" w:rsidRDefault="00DE3F5D" w:rsidP="00DE3F5D">
      <w:pPr>
        <w:spacing w:after="0" w:line="240" w:lineRule="auto"/>
        <w:ind w:firstLine="567"/>
        <w:jc w:val="both"/>
        <w:rPr>
          <w:rFonts w:ascii="Arial Narrow" w:eastAsia="Times New Roman" w:hAnsi="Arial Narrow" w:cs="Times New Roman"/>
          <w:sz w:val="24"/>
          <w:szCs w:val="24"/>
        </w:rPr>
      </w:pPr>
      <w:r w:rsidRPr="00DE3F5D">
        <w:rPr>
          <w:rFonts w:ascii="Arial Narrow" w:eastAsia="Times New Roman" w:hAnsi="Arial Narrow" w:cs="Times New Roman"/>
          <w:sz w:val="24"/>
          <w:szCs w:val="24"/>
        </w:rPr>
        <w:t>    WHERE connid = @p_connid INTO TABLE @DATA(</w:t>
      </w:r>
      <w:r w:rsidRPr="00DE3F5D">
        <w:rPr>
          <w:rFonts w:ascii="Arial Narrow" w:eastAsia="Times New Roman" w:hAnsi="Arial Narrow" w:cs="Times New Roman"/>
          <w:i/>
          <w:color w:val="002060"/>
          <w:sz w:val="24"/>
          <w:szCs w:val="24"/>
        </w:rPr>
        <w:t>lt</w:t>
      </w:r>
      <w:r w:rsidRPr="00145159">
        <w:rPr>
          <w:rFonts w:ascii="Arial Narrow" w:eastAsia="Times New Roman" w:hAnsi="Arial Narrow" w:cs="Times New Roman"/>
          <w:i/>
          <w:color w:val="002060"/>
          <w:sz w:val="24"/>
          <w:szCs w:val="24"/>
        </w:rPr>
        <w:t>_</w:t>
      </w:r>
      <w:r w:rsidRPr="00DE3F5D">
        <w:rPr>
          <w:rFonts w:ascii="Arial Narrow" w:eastAsia="Times New Roman" w:hAnsi="Arial Narrow" w:cs="Times New Roman"/>
          <w:i/>
          <w:color w:val="002060"/>
          <w:sz w:val="24"/>
          <w:szCs w:val="24"/>
        </w:rPr>
        <w:t>flights</w:t>
      </w:r>
      <w:r w:rsidRPr="00DE3F5D">
        <w:rPr>
          <w:rFonts w:ascii="Arial Narrow" w:eastAsia="Times New Roman" w:hAnsi="Arial Narrow" w:cs="Times New Roman"/>
          <w:sz w:val="24"/>
          <w:szCs w:val="24"/>
        </w:rPr>
        <w:t>).</w:t>
      </w:r>
    </w:p>
    <w:p w:rsidR="00DE3F5D" w:rsidRPr="00DE3F5D" w:rsidRDefault="00DE3F5D" w:rsidP="00DE3F5D">
      <w:pPr>
        <w:spacing w:after="0" w:line="240" w:lineRule="auto"/>
        <w:ind w:firstLine="567"/>
        <w:jc w:val="both"/>
        <w:rPr>
          <w:rFonts w:ascii="Arial Narrow" w:hAnsi="Arial Narrow"/>
          <w:color w:val="000000" w:themeColor="text1"/>
          <w:sz w:val="24"/>
          <w:szCs w:val="24"/>
        </w:rPr>
      </w:pPr>
    </w:p>
    <w:p w:rsidR="00C46303" w:rsidRPr="00DE3F5D" w:rsidRDefault="00C46303" w:rsidP="004C0076">
      <w:pPr>
        <w:spacing w:after="0" w:line="240" w:lineRule="auto"/>
        <w:ind w:firstLine="567"/>
        <w:jc w:val="both"/>
        <w:rPr>
          <w:rFonts w:ascii="Arial Narrow" w:hAnsi="Arial Narrow"/>
          <w:color w:val="000000" w:themeColor="text1"/>
          <w:sz w:val="24"/>
          <w:szCs w:val="24"/>
        </w:rPr>
      </w:pPr>
    </w:p>
    <w:p w:rsidR="008854E1" w:rsidRPr="008854E1" w:rsidRDefault="008854E1" w:rsidP="008854E1">
      <w:pPr>
        <w:pStyle w:val="1"/>
        <w:spacing w:before="0" w:beforeAutospacing="0" w:after="0" w:afterAutospacing="0"/>
        <w:ind w:firstLine="567"/>
        <w:jc w:val="center"/>
        <w:rPr>
          <w:rFonts w:ascii="Arial Narrow" w:hAnsi="Arial Narrow"/>
          <w:sz w:val="24"/>
          <w:szCs w:val="24"/>
        </w:rPr>
      </w:pPr>
      <w:bookmarkStart w:id="30" w:name="AMDP_with_SELECT_OPTIONS"/>
      <w:r w:rsidRPr="008854E1">
        <w:rPr>
          <w:rFonts w:ascii="Arial Narrow" w:hAnsi="Arial Narrow"/>
          <w:sz w:val="24"/>
          <w:szCs w:val="24"/>
        </w:rPr>
        <w:t>AMDP with SELECT OPTIONS</w:t>
      </w:r>
    </w:p>
    <w:bookmarkEnd w:id="30"/>
    <w:p w:rsidR="0009683A" w:rsidRDefault="008854E1" w:rsidP="008854E1">
      <w:pPr>
        <w:spacing w:after="0" w:line="240" w:lineRule="auto"/>
        <w:ind w:firstLine="567"/>
        <w:jc w:val="center"/>
        <w:rPr>
          <w:rFonts w:ascii="Arial Narrow" w:hAnsi="Arial Narrow"/>
          <w:color w:val="000000" w:themeColor="text1"/>
          <w:sz w:val="24"/>
          <w:szCs w:val="24"/>
        </w:rPr>
      </w:pPr>
      <w:r w:rsidRPr="008854E1">
        <w:rPr>
          <w:rFonts w:ascii="Arial Narrow" w:hAnsi="Arial Narrow"/>
          <w:color w:val="000000" w:themeColor="text1"/>
          <w:sz w:val="24"/>
          <w:szCs w:val="24"/>
        </w:rPr>
        <w:fldChar w:fldCharType="begin"/>
      </w:r>
      <w:r w:rsidRPr="008854E1">
        <w:rPr>
          <w:rFonts w:ascii="Arial Narrow" w:hAnsi="Arial Narrow"/>
          <w:color w:val="000000" w:themeColor="text1"/>
          <w:sz w:val="24"/>
          <w:szCs w:val="24"/>
        </w:rPr>
        <w:instrText xml:space="preserve"> HYPERLINK "https://sapyard.com/abap-on-sap-hana-part-x-amdp-with-select-options/" </w:instrText>
      </w:r>
      <w:r w:rsidRPr="008854E1">
        <w:rPr>
          <w:rFonts w:ascii="Arial Narrow" w:hAnsi="Arial Narrow"/>
          <w:color w:val="000000" w:themeColor="text1"/>
          <w:sz w:val="24"/>
          <w:szCs w:val="24"/>
        </w:rPr>
        <w:fldChar w:fldCharType="separate"/>
      </w:r>
      <w:r w:rsidRPr="008854E1">
        <w:rPr>
          <w:rStyle w:val="a3"/>
          <w:rFonts w:ascii="Arial Narrow" w:hAnsi="Arial Narrow"/>
          <w:sz w:val="24"/>
          <w:szCs w:val="24"/>
          <w:u w:val="none"/>
        </w:rPr>
        <w:t>https://sapyard.com/abap-on-sap-hana-part-x-amdp-with-select-options/</w:t>
      </w:r>
      <w:r w:rsidRPr="008854E1">
        <w:rPr>
          <w:rFonts w:ascii="Arial Narrow" w:hAnsi="Arial Narrow"/>
          <w:color w:val="000000" w:themeColor="text1"/>
          <w:sz w:val="24"/>
          <w:szCs w:val="24"/>
        </w:rPr>
        <w:fldChar w:fldCharType="end"/>
      </w:r>
    </w:p>
    <w:p w:rsidR="001030C1" w:rsidRPr="00462C06" w:rsidRDefault="00912F9E" w:rsidP="008854E1">
      <w:pPr>
        <w:spacing w:after="0" w:line="240" w:lineRule="auto"/>
        <w:ind w:firstLine="567"/>
        <w:jc w:val="center"/>
        <w:rPr>
          <w:rFonts w:ascii="Arial Narrow" w:hAnsi="Arial Narrow"/>
          <w:color w:val="000000" w:themeColor="text1"/>
          <w:sz w:val="24"/>
          <w:szCs w:val="24"/>
        </w:rPr>
      </w:pPr>
      <w:hyperlink r:id="rId44" w:anchor="google_vignette" w:history="1">
        <w:r w:rsidR="00462C06" w:rsidRPr="00462C06">
          <w:rPr>
            <w:rStyle w:val="a3"/>
            <w:rFonts w:ascii="Arial Narrow" w:hAnsi="Arial Narrow"/>
            <w:sz w:val="24"/>
            <w:szCs w:val="24"/>
            <w:u w:val="none"/>
          </w:rPr>
          <w:t>https://setevalapinsap.com/2021/11/abap-managed-database-procedures-with-select-options-sap#google_vignette</w:t>
        </w:r>
      </w:hyperlink>
    </w:p>
    <w:p w:rsidR="00462C06" w:rsidRPr="008854E1" w:rsidRDefault="00462C06" w:rsidP="008854E1">
      <w:pPr>
        <w:spacing w:after="0" w:line="240" w:lineRule="auto"/>
        <w:ind w:firstLine="567"/>
        <w:jc w:val="center"/>
        <w:rPr>
          <w:rFonts w:ascii="Arial Narrow" w:hAnsi="Arial Narrow"/>
          <w:color w:val="000000" w:themeColor="text1"/>
          <w:sz w:val="24"/>
          <w:szCs w:val="24"/>
        </w:rPr>
      </w:pPr>
    </w:p>
    <w:p w:rsidR="008854E1" w:rsidRPr="00676FFC" w:rsidRDefault="00912F9E" w:rsidP="008854E1">
      <w:pPr>
        <w:spacing w:after="0" w:line="240" w:lineRule="auto"/>
        <w:ind w:firstLine="567"/>
        <w:jc w:val="both"/>
        <w:outlineLvl w:val="0"/>
        <w:rPr>
          <w:rFonts w:ascii="Arial Narrow" w:eastAsia="Times New Roman" w:hAnsi="Arial Narrow" w:cs="Times New Roman"/>
          <w:bCs/>
          <w:kern w:val="36"/>
          <w:sz w:val="24"/>
          <w:szCs w:val="24"/>
        </w:rPr>
      </w:pPr>
      <w:hyperlink w:anchor="Содержание" w:history="1">
        <w:r w:rsidR="008854E1" w:rsidRPr="002E64CF">
          <w:rPr>
            <w:rStyle w:val="a3"/>
            <w:rFonts w:ascii="Arial Narrow" w:eastAsia="Times New Roman" w:hAnsi="Arial Narrow" w:cs="Times New Roman"/>
            <w:bCs/>
            <w:kern w:val="36"/>
            <w:sz w:val="24"/>
            <w:szCs w:val="24"/>
            <w:u w:val="none"/>
            <w:lang w:val="ru-RU"/>
          </w:rPr>
          <w:t>Содержание</w:t>
        </w:r>
      </w:hyperlink>
    </w:p>
    <w:p w:rsidR="008854E1" w:rsidRDefault="008854E1" w:rsidP="004C0076">
      <w:pPr>
        <w:spacing w:after="0" w:line="240" w:lineRule="auto"/>
        <w:ind w:firstLine="567"/>
        <w:jc w:val="both"/>
        <w:rPr>
          <w:rFonts w:ascii="Arial Narrow" w:hAnsi="Arial Narrow"/>
          <w:color w:val="000000" w:themeColor="text1"/>
          <w:sz w:val="24"/>
          <w:szCs w:val="24"/>
        </w:rPr>
      </w:pPr>
    </w:p>
    <w:p w:rsidR="008854E1" w:rsidRDefault="007E6750" w:rsidP="004C0076">
      <w:pPr>
        <w:spacing w:after="0" w:line="240" w:lineRule="auto"/>
        <w:ind w:firstLine="567"/>
        <w:jc w:val="both"/>
        <w:rPr>
          <w:rFonts w:ascii="Arial Narrow" w:hAnsi="Arial Narrow"/>
          <w:sz w:val="24"/>
          <w:szCs w:val="24"/>
        </w:rPr>
      </w:pPr>
      <w:r w:rsidRPr="00FC564F">
        <w:rPr>
          <w:rFonts w:ascii="Arial Narrow" w:hAnsi="Arial Narrow"/>
          <w:sz w:val="24"/>
          <w:szCs w:val="24"/>
          <w:shd w:val="clear" w:color="auto" w:fill="E7E6E6" w:themeFill="background2"/>
        </w:rPr>
        <w:t>W</w:t>
      </w:r>
      <w:r w:rsidR="008854E1" w:rsidRPr="00FC564F">
        <w:rPr>
          <w:rFonts w:ascii="Arial Narrow" w:hAnsi="Arial Narrow"/>
          <w:sz w:val="24"/>
          <w:szCs w:val="24"/>
          <w:shd w:val="clear" w:color="auto" w:fill="E7E6E6" w:themeFill="background2"/>
        </w:rPr>
        <w:t xml:space="preserve">e cannot directly pass </w:t>
      </w:r>
      <w:r w:rsidR="008854E1" w:rsidRPr="00FC564F">
        <w:rPr>
          <w:rFonts w:ascii="Arial Narrow" w:hAnsi="Arial Narrow"/>
          <w:i/>
          <w:color w:val="385623" w:themeColor="accent6" w:themeShade="80"/>
          <w:sz w:val="24"/>
          <w:szCs w:val="24"/>
          <w:shd w:val="clear" w:color="auto" w:fill="E7E6E6" w:themeFill="background2"/>
        </w:rPr>
        <w:t>SELECT options</w:t>
      </w:r>
      <w:r w:rsidR="008854E1" w:rsidRPr="00FC564F">
        <w:rPr>
          <w:rFonts w:ascii="Arial Narrow" w:hAnsi="Arial Narrow"/>
          <w:color w:val="385623" w:themeColor="accent6" w:themeShade="80"/>
          <w:sz w:val="24"/>
          <w:szCs w:val="24"/>
          <w:shd w:val="clear" w:color="auto" w:fill="E7E6E6" w:themeFill="background2"/>
        </w:rPr>
        <w:t xml:space="preserve"> </w:t>
      </w:r>
      <w:r w:rsidR="008854E1" w:rsidRPr="00FC564F">
        <w:rPr>
          <w:rFonts w:ascii="Arial Narrow" w:hAnsi="Arial Narrow"/>
          <w:i/>
          <w:sz w:val="24"/>
          <w:szCs w:val="24"/>
          <w:shd w:val="clear" w:color="auto" w:fill="E7E6E6" w:themeFill="background2"/>
        </w:rPr>
        <w:t>as is it</w:t>
      </w:r>
      <w:r w:rsidR="008854E1" w:rsidRPr="00FC564F">
        <w:rPr>
          <w:rFonts w:ascii="Arial Narrow" w:hAnsi="Arial Narrow"/>
          <w:sz w:val="24"/>
          <w:szCs w:val="24"/>
          <w:shd w:val="clear" w:color="auto" w:fill="E7E6E6" w:themeFill="background2"/>
        </w:rPr>
        <w:t xml:space="preserve"> </w:t>
      </w:r>
      <w:r w:rsidR="00D4586F" w:rsidRPr="00FC564F">
        <w:rPr>
          <w:rFonts w:ascii="Arial Narrow" w:hAnsi="Arial Narrow"/>
          <w:sz w:val="24"/>
          <w:szCs w:val="24"/>
          <w:shd w:val="clear" w:color="auto" w:fill="E7E6E6" w:themeFill="background2"/>
        </w:rPr>
        <w:t>/</w:t>
      </w:r>
      <w:r w:rsidR="00D4586F" w:rsidRPr="00FC564F">
        <w:rPr>
          <w:rFonts w:ascii="Arial Narrow" w:hAnsi="Arial Narrow"/>
          <w:sz w:val="24"/>
          <w:szCs w:val="24"/>
          <w:shd w:val="clear" w:color="auto" w:fill="E7E6E6" w:themeFill="background2"/>
          <w:lang w:val="ru-RU"/>
        </w:rPr>
        <w:t>как</w:t>
      </w:r>
      <w:r w:rsidR="00D4586F" w:rsidRPr="00FC564F">
        <w:rPr>
          <w:rFonts w:ascii="Arial Narrow" w:hAnsi="Arial Narrow"/>
          <w:sz w:val="24"/>
          <w:szCs w:val="24"/>
          <w:shd w:val="clear" w:color="auto" w:fill="E7E6E6" w:themeFill="background2"/>
        </w:rPr>
        <w:t xml:space="preserve"> </w:t>
      </w:r>
      <w:r w:rsidR="00D4586F" w:rsidRPr="00FC564F">
        <w:rPr>
          <w:rFonts w:ascii="Arial Narrow" w:hAnsi="Arial Narrow"/>
          <w:sz w:val="24"/>
          <w:szCs w:val="24"/>
          <w:shd w:val="clear" w:color="auto" w:fill="E7E6E6" w:themeFill="background2"/>
          <w:lang w:val="ru-RU"/>
        </w:rPr>
        <w:t>есть</w:t>
      </w:r>
      <w:r w:rsidR="00D4586F" w:rsidRPr="00FC564F">
        <w:rPr>
          <w:rFonts w:ascii="Arial Narrow" w:hAnsi="Arial Narrow"/>
          <w:sz w:val="24"/>
          <w:szCs w:val="24"/>
          <w:shd w:val="clear" w:color="auto" w:fill="E7E6E6" w:themeFill="background2"/>
        </w:rPr>
        <w:t xml:space="preserve">/ </w:t>
      </w:r>
      <w:r w:rsidR="008854E1" w:rsidRPr="00FC564F">
        <w:rPr>
          <w:rFonts w:ascii="Arial Narrow" w:hAnsi="Arial Narrow"/>
          <w:sz w:val="24"/>
          <w:szCs w:val="24"/>
          <w:shd w:val="clear" w:color="auto" w:fill="E7E6E6" w:themeFill="background2"/>
        </w:rPr>
        <w:t xml:space="preserve">to AMDP </w:t>
      </w:r>
      <w:r w:rsidR="0068514E" w:rsidRPr="00FC564F">
        <w:rPr>
          <w:rFonts w:ascii="Arial Narrow" w:hAnsi="Arial Narrow"/>
          <w:sz w:val="24"/>
          <w:szCs w:val="24"/>
          <w:shd w:val="clear" w:color="auto" w:fill="E7E6E6" w:themeFill="background2"/>
        </w:rPr>
        <w:t>m</w:t>
      </w:r>
      <w:r w:rsidR="008854E1" w:rsidRPr="00FC564F">
        <w:rPr>
          <w:rFonts w:ascii="Arial Narrow" w:hAnsi="Arial Narrow"/>
          <w:sz w:val="24"/>
          <w:szCs w:val="24"/>
          <w:shd w:val="clear" w:color="auto" w:fill="E7E6E6" w:themeFill="background2"/>
        </w:rPr>
        <w:t>ethods</w:t>
      </w:r>
      <w:r>
        <w:rPr>
          <w:rFonts w:ascii="Arial Narrow" w:hAnsi="Arial Narrow"/>
          <w:sz w:val="24"/>
          <w:szCs w:val="24"/>
        </w:rPr>
        <w:t xml:space="preserve"> </w:t>
      </w:r>
      <w:r>
        <w:rPr>
          <w:rFonts w:ascii="Arial Narrow" w:hAnsi="Arial Narrow"/>
          <w:sz w:val="24"/>
          <w:szCs w:val="24"/>
        </w:rPr>
        <w:sym w:font="Symbol" w:char="F0DE"/>
      </w:r>
      <w:r w:rsidR="008854E1" w:rsidRPr="008854E1">
        <w:rPr>
          <w:rFonts w:ascii="Arial Narrow" w:hAnsi="Arial Narrow"/>
          <w:sz w:val="24"/>
          <w:szCs w:val="24"/>
        </w:rPr>
        <w:t xml:space="preserve"> </w:t>
      </w:r>
      <w:r>
        <w:rPr>
          <w:rFonts w:ascii="Arial Narrow" w:hAnsi="Arial Narrow"/>
          <w:sz w:val="24"/>
          <w:szCs w:val="24"/>
        </w:rPr>
        <w:t>w</w:t>
      </w:r>
      <w:r w:rsidR="008854E1" w:rsidRPr="008854E1">
        <w:rPr>
          <w:rFonts w:ascii="Arial Narrow" w:hAnsi="Arial Narrow"/>
          <w:sz w:val="24"/>
          <w:szCs w:val="24"/>
        </w:rPr>
        <w:t xml:space="preserve">e need to select the data from the database and then </w:t>
      </w:r>
      <w:r w:rsidR="0068514E" w:rsidRPr="0068514E">
        <w:rPr>
          <w:rFonts w:ascii="Arial Narrow" w:hAnsi="Arial Narrow"/>
          <w:color w:val="000000" w:themeColor="text1"/>
          <w:sz w:val="24"/>
          <w:szCs w:val="24"/>
        </w:rPr>
        <w:t>apply</w:t>
      </w:r>
      <w:r w:rsidR="008854E1" w:rsidRPr="0068514E">
        <w:rPr>
          <w:rFonts w:ascii="Arial Narrow" w:hAnsi="Arial Narrow"/>
          <w:color w:val="000000" w:themeColor="text1"/>
          <w:sz w:val="24"/>
          <w:szCs w:val="24"/>
        </w:rPr>
        <w:t xml:space="preserve"> the </w:t>
      </w:r>
      <w:r w:rsidR="0068514E" w:rsidRPr="0068514E">
        <w:rPr>
          <w:rFonts w:ascii="Arial Narrow" w:hAnsi="Arial Narrow"/>
          <w:color w:val="000000" w:themeColor="text1"/>
          <w:sz w:val="24"/>
          <w:szCs w:val="24"/>
        </w:rPr>
        <w:t>f</w:t>
      </w:r>
      <w:r w:rsidR="008854E1" w:rsidRPr="0068514E">
        <w:rPr>
          <w:rFonts w:ascii="Arial Narrow" w:hAnsi="Arial Narrow"/>
          <w:color w:val="000000" w:themeColor="text1"/>
          <w:sz w:val="24"/>
          <w:szCs w:val="24"/>
        </w:rPr>
        <w:t xml:space="preserve">ilter </w:t>
      </w:r>
      <w:r w:rsidR="008854E1" w:rsidRPr="008854E1">
        <w:rPr>
          <w:rFonts w:ascii="Arial Narrow" w:hAnsi="Arial Narrow"/>
          <w:sz w:val="24"/>
          <w:szCs w:val="24"/>
        </w:rPr>
        <w:t xml:space="preserve">using the function </w:t>
      </w:r>
      <w:r w:rsidR="008854E1" w:rsidRPr="00D4586F">
        <w:rPr>
          <w:rFonts w:ascii="Arial Narrow" w:hAnsi="Arial Narrow"/>
          <w:b/>
          <w:i/>
          <w:sz w:val="24"/>
          <w:szCs w:val="24"/>
        </w:rPr>
        <w:t>APPLY_FILTER</w:t>
      </w:r>
      <w:r w:rsidR="00CC7A5E">
        <w:rPr>
          <w:rFonts w:ascii="Arial Narrow" w:hAnsi="Arial Narrow"/>
          <w:sz w:val="24"/>
          <w:szCs w:val="24"/>
        </w:rPr>
        <w:t xml:space="preserve"> </w:t>
      </w:r>
    </w:p>
    <w:p w:rsidR="007E6750" w:rsidRDefault="007E6750" w:rsidP="004C0076">
      <w:pPr>
        <w:spacing w:after="0" w:line="240" w:lineRule="auto"/>
        <w:ind w:firstLine="567"/>
        <w:jc w:val="both"/>
        <w:rPr>
          <w:rFonts w:ascii="Arial Narrow" w:hAnsi="Arial Narrow"/>
          <w:sz w:val="24"/>
          <w:szCs w:val="24"/>
        </w:rPr>
      </w:pPr>
    </w:p>
    <w:p w:rsidR="00CC7A5E" w:rsidRDefault="00CC7A5E" w:rsidP="00FC564F">
      <w:pPr>
        <w:pStyle w:val="a7"/>
        <w:shd w:val="clear" w:color="auto" w:fill="E7E6E6" w:themeFill="background2"/>
        <w:spacing w:before="0" w:beforeAutospacing="0" w:after="0" w:afterAutospacing="0"/>
        <w:ind w:firstLine="567"/>
        <w:rPr>
          <w:rStyle w:val="crayon-sy"/>
          <w:rFonts w:ascii="Arial Narrow" w:hAnsi="Arial Narrow"/>
        </w:rPr>
      </w:pPr>
      <w:r w:rsidRPr="00DD1964">
        <w:rPr>
          <w:rFonts w:ascii="Arial Narrow" w:hAnsi="Arial Narrow"/>
          <w:i/>
        </w:rPr>
        <w:t>ex</w:t>
      </w:r>
      <w:r w:rsidRPr="00DD1964">
        <w:rPr>
          <w:rStyle w:val="crayon-sy"/>
          <w:rFonts w:ascii="Arial Narrow" w:hAnsi="Arial Narrow"/>
          <w:i/>
        </w:rPr>
        <w:t>_</w:t>
      </w:r>
      <w:r w:rsidRPr="00DD1964">
        <w:rPr>
          <w:rFonts w:ascii="Arial Narrow" w:hAnsi="Arial Narrow"/>
          <w:i/>
        </w:rPr>
        <w:t>it</w:t>
      </w:r>
      <w:r w:rsidRPr="00DD1964">
        <w:rPr>
          <w:rStyle w:val="crayon-sy"/>
          <w:rFonts w:ascii="Arial Narrow" w:hAnsi="Arial Narrow"/>
          <w:i/>
        </w:rPr>
        <w:t>_</w:t>
      </w:r>
      <w:r w:rsidRPr="00DD1964">
        <w:rPr>
          <w:rFonts w:ascii="Arial Narrow" w:hAnsi="Arial Narrow"/>
          <w:i/>
        </w:rPr>
        <w:t>tcode</w:t>
      </w:r>
      <w:r w:rsidRPr="00DD1964">
        <w:rPr>
          <w:rStyle w:val="crayon-sy"/>
          <w:rFonts w:ascii="Arial Narrow" w:hAnsi="Arial Narrow"/>
          <w:i/>
        </w:rPr>
        <w:t>_</w:t>
      </w:r>
      <w:r w:rsidRPr="00DD1964">
        <w:rPr>
          <w:rFonts w:ascii="Arial Narrow" w:hAnsi="Arial Narrow"/>
          <w:i/>
        </w:rPr>
        <w:t>role</w:t>
      </w:r>
      <w:r w:rsidRPr="00CC7A5E">
        <w:rPr>
          <w:rStyle w:val="crayon-h"/>
          <w:rFonts w:ascii="Arial Narrow" w:hAnsi="Arial Narrow"/>
        </w:rPr>
        <w:t xml:space="preserve"> </w:t>
      </w:r>
      <w:r w:rsidRPr="00CC7A5E">
        <w:rPr>
          <w:rStyle w:val="crayon-o"/>
          <w:rFonts w:ascii="Arial Narrow" w:hAnsi="Arial Narrow"/>
        </w:rPr>
        <w:t>=</w:t>
      </w:r>
      <w:r w:rsidRPr="00CC7A5E">
        <w:rPr>
          <w:rStyle w:val="crayon-h"/>
          <w:rFonts w:ascii="Arial Narrow" w:hAnsi="Arial Narrow"/>
        </w:rPr>
        <w:t xml:space="preserve"> </w:t>
      </w:r>
      <w:r w:rsidRPr="00FC564F">
        <w:rPr>
          <w:rStyle w:val="crayon-e"/>
          <w:rFonts w:ascii="Arial Narrow" w:hAnsi="Arial Narrow"/>
          <w:i/>
          <w:color w:val="385623" w:themeColor="accent6" w:themeShade="80"/>
          <w:shd w:val="clear" w:color="auto" w:fill="E7E6E6" w:themeFill="background2"/>
        </w:rPr>
        <w:t>APPLY_FILTER</w:t>
      </w:r>
      <w:r w:rsidRPr="00FC564F">
        <w:rPr>
          <w:rStyle w:val="crayon-o"/>
          <w:rFonts w:ascii="Arial Narrow" w:hAnsi="Arial Narrow"/>
          <w:shd w:val="clear" w:color="auto" w:fill="E7E6E6" w:themeFill="background2"/>
        </w:rPr>
        <w:t>(</w:t>
      </w:r>
      <w:r w:rsidRPr="00FC564F">
        <w:rPr>
          <w:rStyle w:val="crayon-h"/>
          <w:rFonts w:ascii="Arial Narrow" w:hAnsi="Arial Narrow"/>
          <w:shd w:val="clear" w:color="auto" w:fill="E7E6E6" w:themeFill="background2"/>
        </w:rPr>
        <w:t xml:space="preserve"> </w:t>
      </w:r>
      <w:r w:rsidRPr="00FC564F">
        <w:rPr>
          <w:rStyle w:val="crayon-o"/>
          <w:rFonts w:ascii="Arial Narrow" w:hAnsi="Arial Narrow"/>
          <w:i/>
          <w:color w:val="000000" w:themeColor="text1"/>
          <w:shd w:val="clear" w:color="auto" w:fill="E7E6E6" w:themeFill="background2"/>
        </w:rPr>
        <w:t>:</w:t>
      </w:r>
      <w:r w:rsidRPr="00FC564F">
        <w:rPr>
          <w:rFonts w:ascii="Arial Narrow" w:hAnsi="Arial Narrow"/>
          <w:i/>
          <w:color w:val="000000" w:themeColor="text1"/>
          <w:shd w:val="clear" w:color="auto" w:fill="E7E6E6" w:themeFill="background2"/>
        </w:rPr>
        <w:t>ex</w:t>
      </w:r>
      <w:r w:rsidRPr="00FC564F">
        <w:rPr>
          <w:rStyle w:val="crayon-sy"/>
          <w:rFonts w:ascii="Arial Narrow" w:hAnsi="Arial Narrow"/>
          <w:i/>
          <w:color w:val="000000" w:themeColor="text1"/>
          <w:shd w:val="clear" w:color="auto" w:fill="E7E6E6" w:themeFill="background2"/>
        </w:rPr>
        <w:t>_</w:t>
      </w:r>
      <w:r w:rsidRPr="00FC564F">
        <w:rPr>
          <w:rFonts w:ascii="Arial Narrow" w:hAnsi="Arial Narrow"/>
          <w:i/>
          <w:color w:val="000000" w:themeColor="text1"/>
          <w:shd w:val="clear" w:color="auto" w:fill="E7E6E6" w:themeFill="background2"/>
        </w:rPr>
        <w:t>it</w:t>
      </w:r>
      <w:r w:rsidRPr="00FC564F">
        <w:rPr>
          <w:rStyle w:val="crayon-sy"/>
          <w:rFonts w:ascii="Arial Narrow" w:hAnsi="Arial Narrow"/>
          <w:i/>
          <w:color w:val="000000" w:themeColor="text1"/>
          <w:shd w:val="clear" w:color="auto" w:fill="E7E6E6" w:themeFill="background2"/>
        </w:rPr>
        <w:t>_</w:t>
      </w:r>
      <w:r w:rsidRPr="00FC564F">
        <w:rPr>
          <w:rFonts w:ascii="Arial Narrow" w:hAnsi="Arial Narrow"/>
          <w:i/>
          <w:color w:val="000000" w:themeColor="text1"/>
          <w:shd w:val="clear" w:color="auto" w:fill="E7E6E6" w:themeFill="background2"/>
        </w:rPr>
        <w:t>tcode</w:t>
      </w:r>
      <w:r w:rsidRPr="00FC564F">
        <w:rPr>
          <w:rStyle w:val="crayon-sy"/>
          <w:rFonts w:ascii="Arial Narrow" w:hAnsi="Arial Narrow"/>
          <w:i/>
          <w:color w:val="000000" w:themeColor="text1"/>
          <w:shd w:val="clear" w:color="auto" w:fill="E7E6E6" w:themeFill="background2"/>
        </w:rPr>
        <w:t>_</w:t>
      </w:r>
      <w:r w:rsidRPr="00FC564F">
        <w:rPr>
          <w:rFonts w:ascii="Arial Narrow" w:hAnsi="Arial Narrow"/>
          <w:i/>
          <w:color w:val="000000" w:themeColor="text1"/>
          <w:shd w:val="clear" w:color="auto" w:fill="E7E6E6" w:themeFill="background2"/>
        </w:rPr>
        <w:t>role</w:t>
      </w:r>
      <w:r w:rsidRPr="00FC564F">
        <w:rPr>
          <w:rStyle w:val="crayon-sy"/>
          <w:rFonts w:ascii="Arial Narrow" w:hAnsi="Arial Narrow"/>
          <w:color w:val="000000" w:themeColor="text1"/>
          <w:shd w:val="clear" w:color="auto" w:fill="E7E6E6" w:themeFill="background2"/>
        </w:rPr>
        <w:t>,</w:t>
      </w:r>
      <w:r w:rsidRPr="00FC564F">
        <w:rPr>
          <w:rStyle w:val="crayon-h"/>
          <w:rFonts w:ascii="Arial Narrow" w:hAnsi="Arial Narrow"/>
          <w:color w:val="000000" w:themeColor="text1"/>
          <w:shd w:val="clear" w:color="auto" w:fill="E7E6E6" w:themeFill="background2"/>
        </w:rPr>
        <w:t xml:space="preserve"> </w:t>
      </w:r>
      <w:r w:rsidRPr="00FC564F">
        <w:rPr>
          <w:rStyle w:val="crayon-o"/>
          <w:rFonts w:ascii="Arial Narrow" w:hAnsi="Arial Narrow"/>
          <w:color w:val="000000" w:themeColor="text1"/>
          <w:shd w:val="clear" w:color="auto" w:fill="E7E6E6" w:themeFill="background2"/>
        </w:rPr>
        <w:t>:</w:t>
      </w:r>
      <w:r w:rsidRPr="00FC564F">
        <w:rPr>
          <w:rFonts w:ascii="Arial Narrow" w:hAnsi="Arial Narrow"/>
          <w:color w:val="000000" w:themeColor="text1"/>
          <w:shd w:val="clear" w:color="auto" w:fill="E7E6E6" w:themeFill="background2"/>
        </w:rPr>
        <w:t>ip</w:t>
      </w:r>
      <w:r w:rsidRPr="00FC564F">
        <w:rPr>
          <w:rStyle w:val="crayon-sy"/>
          <w:rFonts w:ascii="Arial Narrow" w:hAnsi="Arial Narrow"/>
          <w:color w:val="000000" w:themeColor="text1"/>
          <w:shd w:val="clear" w:color="auto" w:fill="E7E6E6" w:themeFill="background2"/>
        </w:rPr>
        <w:t>_</w:t>
      </w:r>
      <w:r w:rsidRPr="00FC564F">
        <w:rPr>
          <w:rFonts w:ascii="Arial Narrow" w:hAnsi="Arial Narrow"/>
          <w:color w:val="000000" w:themeColor="text1"/>
          <w:shd w:val="clear" w:color="auto" w:fill="E7E6E6" w:themeFill="background2"/>
        </w:rPr>
        <w:t>filters</w:t>
      </w:r>
      <w:r w:rsidRPr="00D4586F">
        <w:rPr>
          <w:rStyle w:val="crayon-h"/>
          <w:rFonts w:ascii="Arial Narrow" w:hAnsi="Arial Narrow"/>
          <w:color w:val="000000" w:themeColor="text1"/>
        </w:rPr>
        <w:t xml:space="preserve"> </w:t>
      </w:r>
      <w:r w:rsidRPr="00CC7A5E">
        <w:rPr>
          <w:rStyle w:val="crayon-o"/>
          <w:rFonts w:ascii="Arial Narrow" w:hAnsi="Arial Narrow"/>
        </w:rPr>
        <w:t>)</w:t>
      </w:r>
      <w:r w:rsidRPr="00CC7A5E">
        <w:rPr>
          <w:rStyle w:val="crayon-sy"/>
          <w:rFonts w:ascii="Arial Narrow" w:hAnsi="Arial Narrow"/>
        </w:rPr>
        <w:t>;</w:t>
      </w:r>
    </w:p>
    <w:p w:rsidR="00CC7A5E" w:rsidRDefault="00CC7A5E" w:rsidP="007E6750">
      <w:pPr>
        <w:pStyle w:val="a7"/>
        <w:spacing w:before="0" w:beforeAutospacing="0" w:after="0" w:afterAutospacing="0"/>
        <w:ind w:firstLine="567"/>
        <w:rPr>
          <w:rStyle w:val="crayon-sy"/>
          <w:rFonts w:ascii="Arial Narrow" w:hAnsi="Arial Narrow"/>
        </w:rPr>
      </w:pPr>
    </w:p>
    <w:p w:rsidR="007E6750" w:rsidRPr="007D4C3A" w:rsidRDefault="00CC7A5E" w:rsidP="00CC7A5E">
      <w:pPr>
        <w:pStyle w:val="a7"/>
        <w:spacing w:before="0" w:beforeAutospacing="0" w:after="0" w:afterAutospacing="0"/>
        <w:ind w:firstLine="567"/>
        <w:jc w:val="both"/>
        <w:rPr>
          <w:rFonts w:ascii="Arial Narrow" w:hAnsi="Arial Narrow"/>
        </w:rPr>
      </w:pPr>
      <w:r w:rsidRPr="00CC7A5E">
        <w:rPr>
          <w:rFonts w:ascii="Arial Narrow" w:hAnsi="Arial Narrow"/>
        </w:rPr>
        <w:t xml:space="preserve">EX_IT_TCODE_ROLE would have all the data and </w:t>
      </w:r>
      <w:r w:rsidRPr="00CC7A5E">
        <w:rPr>
          <w:rStyle w:val="a4"/>
          <w:rFonts w:ascii="Arial Narrow" w:hAnsi="Arial Narrow"/>
          <w:b w:val="0"/>
          <w:i/>
        </w:rPr>
        <w:t>APPLY_FILTER</w:t>
      </w:r>
      <w:r w:rsidRPr="00CC7A5E">
        <w:rPr>
          <w:rFonts w:ascii="Arial Narrow" w:hAnsi="Arial Narrow"/>
        </w:rPr>
        <w:t xml:space="preserve"> would keep the subset using IP_FILTERS value</w:t>
      </w:r>
      <w:r w:rsidRPr="007D4C3A">
        <w:rPr>
          <w:rFonts w:ascii="Arial Narrow" w:hAnsi="Arial Narrow"/>
        </w:rPr>
        <w:t xml:space="preserve"> </w:t>
      </w:r>
      <w:r w:rsidR="00FC564F">
        <w:rPr>
          <w:rFonts w:ascii="Arial Narrow" w:hAnsi="Arial Narrow"/>
        </w:rPr>
        <w:t>/</w:t>
      </w:r>
      <w:r w:rsidRPr="00CC7A5E">
        <w:rPr>
          <w:rStyle w:val="a4"/>
          <w:rFonts w:ascii="Arial Narrow" w:hAnsi="Arial Narrow"/>
          <w:b w:val="0"/>
        </w:rPr>
        <w:t>IP_FILTERS</w:t>
      </w:r>
      <w:r w:rsidRPr="00CC7A5E">
        <w:rPr>
          <w:rFonts w:ascii="Arial Narrow" w:hAnsi="Arial Narrow"/>
        </w:rPr>
        <w:t xml:space="preserve"> has to be passed as STRING</w:t>
      </w:r>
      <w:r w:rsidR="00FC564F">
        <w:rPr>
          <w:rFonts w:ascii="Arial Narrow" w:hAnsi="Arial Narrow"/>
        </w:rPr>
        <w:t>/</w:t>
      </w:r>
      <w:r w:rsidRPr="007D4C3A">
        <w:rPr>
          <w:rFonts w:ascii="Arial Narrow" w:hAnsi="Arial Narrow"/>
        </w:rPr>
        <w:t>.</w:t>
      </w:r>
    </w:p>
    <w:p w:rsidR="007E6750" w:rsidRDefault="007E6750" w:rsidP="004C0076">
      <w:pPr>
        <w:spacing w:after="0" w:line="240" w:lineRule="auto"/>
        <w:ind w:firstLine="567"/>
        <w:jc w:val="both"/>
        <w:rPr>
          <w:rFonts w:ascii="Arial Narrow" w:hAnsi="Arial Narrow"/>
          <w:color w:val="000000" w:themeColor="text1"/>
          <w:sz w:val="24"/>
          <w:szCs w:val="24"/>
        </w:rPr>
      </w:pPr>
    </w:p>
    <w:p w:rsidR="00745A81" w:rsidRDefault="00745A81" w:rsidP="004C0076">
      <w:pPr>
        <w:spacing w:after="0" w:line="240" w:lineRule="auto"/>
        <w:ind w:firstLine="567"/>
        <w:jc w:val="both"/>
        <w:rPr>
          <w:rFonts w:ascii="Arial Narrow" w:hAnsi="Arial Narrow"/>
          <w:color w:val="000000" w:themeColor="text1"/>
          <w:sz w:val="24"/>
          <w:szCs w:val="24"/>
        </w:rPr>
      </w:pPr>
    </w:p>
    <w:p w:rsidR="00DC38C9" w:rsidRPr="00315D6A" w:rsidRDefault="00DC38C9" w:rsidP="00DC38C9">
      <w:pPr>
        <w:pStyle w:val="1"/>
        <w:spacing w:before="0" w:beforeAutospacing="0" w:after="0" w:afterAutospacing="0"/>
        <w:ind w:firstLine="567"/>
        <w:jc w:val="center"/>
        <w:rPr>
          <w:rFonts w:ascii="Arial Narrow" w:hAnsi="Arial Narrow"/>
          <w:sz w:val="24"/>
          <w:szCs w:val="24"/>
        </w:rPr>
      </w:pPr>
      <w:bookmarkStart w:id="31" w:name="Accessing_tables_from_different_schema"/>
      <w:r w:rsidRPr="00315D6A">
        <w:rPr>
          <w:rFonts w:ascii="Arial Narrow" w:hAnsi="Arial Narrow"/>
          <w:sz w:val="24"/>
          <w:szCs w:val="24"/>
        </w:rPr>
        <w:t xml:space="preserve">Accessing tables from different schema </w:t>
      </w:r>
      <w:bookmarkEnd w:id="31"/>
      <w:r w:rsidRPr="00315D6A">
        <w:rPr>
          <w:rFonts w:ascii="Arial Narrow" w:hAnsi="Arial Narrow"/>
          <w:sz w:val="24"/>
          <w:szCs w:val="24"/>
        </w:rPr>
        <w:t>through AMDP</w:t>
      </w:r>
    </w:p>
    <w:p w:rsidR="00DC38C9" w:rsidRPr="00315D6A" w:rsidRDefault="00912F9E" w:rsidP="00DC38C9">
      <w:pPr>
        <w:autoSpaceDE w:val="0"/>
        <w:autoSpaceDN w:val="0"/>
        <w:adjustRightInd w:val="0"/>
        <w:spacing w:after="0" w:line="240" w:lineRule="auto"/>
        <w:ind w:firstLine="567"/>
        <w:jc w:val="center"/>
        <w:rPr>
          <w:rFonts w:ascii="Arial Narrow" w:eastAsia="Yu Gothic UI Light" w:hAnsi="Arial Narrow"/>
          <w:color w:val="000000"/>
          <w:sz w:val="24"/>
          <w:szCs w:val="24"/>
        </w:rPr>
      </w:pPr>
      <w:hyperlink r:id="rId45" w:history="1">
        <w:r w:rsidR="00DC38C9" w:rsidRPr="00315D6A">
          <w:rPr>
            <w:rStyle w:val="a3"/>
            <w:rFonts w:ascii="Arial Narrow" w:eastAsia="Yu Gothic UI Light" w:hAnsi="Arial Narrow"/>
            <w:sz w:val="24"/>
            <w:szCs w:val="24"/>
            <w:u w:val="none"/>
          </w:rPr>
          <w:t>https://blogs.sap.com/2015/02/18/accessing-tables-from-different-schema-through-amdp/</w:t>
        </w:r>
      </w:hyperlink>
    </w:p>
    <w:p w:rsidR="00DC38C9" w:rsidRPr="00676FFC" w:rsidRDefault="00912F9E" w:rsidP="00DC38C9">
      <w:pPr>
        <w:spacing w:after="0" w:line="240" w:lineRule="auto"/>
        <w:ind w:firstLine="567"/>
        <w:jc w:val="both"/>
        <w:outlineLvl w:val="0"/>
        <w:rPr>
          <w:rFonts w:ascii="Arial Narrow" w:eastAsia="Times New Roman" w:hAnsi="Arial Narrow" w:cs="Times New Roman"/>
          <w:bCs/>
          <w:kern w:val="36"/>
          <w:sz w:val="24"/>
          <w:szCs w:val="24"/>
        </w:rPr>
      </w:pPr>
      <w:hyperlink w:anchor="Содержание" w:history="1">
        <w:r w:rsidR="00DC38C9" w:rsidRPr="002E64CF">
          <w:rPr>
            <w:rStyle w:val="a3"/>
            <w:rFonts w:ascii="Arial Narrow" w:eastAsia="Times New Roman" w:hAnsi="Arial Narrow" w:cs="Times New Roman"/>
            <w:bCs/>
            <w:kern w:val="36"/>
            <w:sz w:val="24"/>
            <w:szCs w:val="24"/>
            <w:u w:val="none"/>
            <w:lang w:val="ru-RU"/>
          </w:rPr>
          <w:t>Содержание</w:t>
        </w:r>
      </w:hyperlink>
    </w:p>
    <w:p w:rsidR="00DC38C9" w:rsidRPr="00DA1D05" w:rsidRDefault="00DC38C9" w:rsidP="00DC38C9">
      <w:pPr>
        <w:autoSpaceDE w:val="0"/>
        <w:autoSpaceDN w:val="0"/>
        <w:adjustRightInd w:val="0"/>
        <w:spacing w:after="0" w:line="240" w:lineRule="auto"/>
        <w:ind w:firstLine="567"/>
        <w:rPr>
          <w:rFonts w:ascii="Arial Narrow" w:eastAsia="Yu Gothic UI Light" w:hAnsi="Arial Narrow"/>
          <w:color w:val="000000"/>
          <w:sz w:val="24"/>
          <w:szCs w:val="24"/>
        </w:rPr>
      </w:pPr>
    </w:p>
    <w:p w:rsidR="00DC38C9" w:rsidRDefault="00DC38C9" w:rsidP="00DC38C9">
      <w:pPr>
        <w:autoSpaceDE w:val="0"/>
        <w:autoSpaceDN w:val="0"/>
        <w:adjustRightInd w:val="0"/>
        <w:spacing w:after="0" w:line="240" w:lineRule="auto"/>
        <w:ind w:firstLine="567"/>
        <w:jc w:val="both"/>
        <w:rPr>
          <w:rFonts w:ascii="Arial Narrow" w:hAnsi="Arial Narrow"/>
          <w:sz w:val="24"/>
          <w:szCs w:val="24"/>
        </w:rPr>
      </w:pPr>
      <w:r w:rsidRPr="00304974">
        <w:rPr>
          <w:rFonts w:ascii="Arial Narrow" w:hAnsi="Arial Narrow"/>
          <w:sz w:val="24"/>
          <w:szCs w:val="24"/>
        </w:rPr>
        <w:lastRenderedPageBreak/>
        <w:t xml:space="preserve">I got a business requirement </w:t>
      </w:r>
      <w:r>
        <w:rPr>
          <w:rFonts w:ascii="Arial Narrow" w:hAnsi="Arial Narrow"/>
          <w:sz w:val="24"/>
          <w:szCs w:val="24"/>
        </w:rPr>
        <w:t>on t</w:t>
      </w:r>
      <w:r w:rsidRPr="00304974">
        <w:rPr>
          <w:rFonts w:ascii="Arial Narrow" w:hAnsi="Arial Narrow"/>
          <w:sz w:val="24"/>
          <w:szCs w:val="24"/>
        </w:rPr>
        <w:t xml:space="preserve">he data has to be taken from  different schema’s table which is </w:t>
      </w:r>
      <w:r w:rsidRPr="00304974">
        <w:rPr>
          <w:rFonts w:ascii="Arial Narrow" w:hAnsi="Arial Narrow"/>
          <w:b/>
          <w:sz w:val="24"/>
          <w:szCs w:val="24"/>
        </w:rPr>
        <w:t xml:space="preserve">SLT </w:t>
      </w:r>
      <w:r w:rsidRPr="00304974">
        <w:rPr>
          <w:rFonts w:ascii="Arial Narrow" w:hAnsi="Arial Narrow"/>
          <w:sz w:val="24"/>
          <w:szCs w:val="24"/>
        </w:rPr>
        <w:t>replicated.</w:t>
      </w:r>
    </w:p>
    <w:p w:rsidR="00DC38C9" w:rsidRPr="00304974" w:rsidRDefault="00DC38C9" w:rsidP="00DC38C9">
      <w:pPr>
        <w:pStyle w:val="a7"/>
        <w:spacing w:before="0" w:beforeAutospacing="0" w:after="0" w:afterAutospacing="0"/>
        <w:ind w:firstLine="567"/>
        <w:rPr>
          <w:rFonts w:ascii="Arial Narrow" w:hAnsi="Arial Narrow"/>
        </w:rPr>
      </w:pPr>
      <w:r w:rsidRPr="00304974">
        <w:rPr>
          <w:rFonts w:ascii="Arial Narrow" w:hAnsi="Arial Narrow"/>
        </w:rPr>
        <w:t xml:space="preserve">We can point schema tables like </w:t>
      </w:r>
      <w:r w:rsidRPr="00DC38C9">
        <w:rPr>
          <w:rFonts w:ascii="Arial Narrow" w:hAnsi="Arial Narrow"/>
          <w:i/>
          <w:color w:val="002060"/>
        </w:rPr>
        <w:t>“RD2.VBRP”</w:t>
      </w:r>
      <w:r w:rsidRPr="00DC38C9">
        <w:rPr>
          <w:rFonts w:ascii="Arial Narrow" w:hAnsi="Arial Narrow"/>
          <w:color w:val="002060"/>
        </w:rPr>
        <w:t xml:space="preserve"> </w:t>
      </w:r>
      <w:r w:rsidRPr="00304974">
        <w:rPr>
          <w:rFonts w:ascii="Arial Narrow" w:hAnsi="Arial Narrow"/>
        </w:rPr>
        <w:t xml:space="preserve">or </w:t>
      </w:r>
      <w:r w:rsidRPr="00DC38C9">
        <w:rPr>
          <w:rFonts w:ascii="Arial Narrow" w:hAnsi="Arial Narrow"/>
          <w:i/>
          <w:color w:val="002060"/>
        </w:rPr>
        <w:t>RD2.VBRP</w:t>
      </w:r>
      <w:r w:rsidRPr="00304974">
        <w:rPr>
          <w:rFonts w:ascii="Arial Narrow" w:hAnsi="Arial Narrow"/>
        </w:rPr>
        <w:t>.</w:t>
      </w:r>
    </w:p>
    <w:p w:rsidR="00DC38C9" w:rsidRDefault="00DC38C9" w:rsidP="00DC38C9">
      <w:pPr>
        <w:pStyle w:val="a7"/>
        <w:spacing w:before="0" w:beforeAutospacing="0" w:after="0" w:afterAutospacing="0"/>
        <w:ind w:firstLine="567"/>
        <w:rPr>
          <w:rFonts w:ascii="Arial Narrow" w:hAnsi="Arial Narrow"/>
        </w:rPr>
      </w:pPr>
      <w:r w:rsidRPr="00304974">
        <w:rPr>
          <w:rFonts w:ascii="Arial Narrow" w:hAnsi="Arial Narrow"/>
        </w:rPr>
        <w:t xml:space="preserve">If you want to access current schema tables then you can add tables in </w:t>
      </w:r>
      <w:r w:rsidRPr="00DC38C9">
        <w:rPr>
          <w:rFonts w:ascii="Arial Narrow" w:hAnsi="Arial Narrow"/>
          <w:i/>
          <w:color w:val="002060"/>
        </w:rPr>
        <w:t>USING</w:t>
      </w:r>
      <w:r w:rsidRPr="00304974">
        <w:rPr>
          <w:rFonts w:ascii="Arial Narrow" w:hAnsi="Arial Narrow"/>
        </w:rPr>
        <w:t xml:space="preserve"> clause.</w:t>
      </w:r>
    </w:p>
    <w:p w:rsidR="00DC38C9" w:rsidRDefault="00DC38C9" w:rsidP="00DC38C9">
      <w:pPr>
        <w:pStyle w:val="a7"/>
        <w:spacing w:before="0" w:beforeAutospacing="0" w:after="0" w:afterAutospacing="0"/>
        <w:ind w:firstLine="567"/>
        <w:rPr>
          <w:rFonts w:ascii="Arial Narrow" w:hAnsi="Arial Narrow"/>
        </w:rPr>
      </w:pPr>
    </w:p>
    <w:p w:rsidR="00DC38C9" w:rsidRPr="00304974" w:rsidRDefault="00DC38C9" w:rsidP="00DC38C9">
      <w:pPr>
        <w:spacing w:after="0" w:line="240" w:lineRule="auto"/>
        <w:ind w:firstLine="567"/>
        <w:rPr>
          <w:rFonts w:ascii="Arial Narrow" w:eastAsia="Times New Roman" w:hAnsi="Arial Narrow"/>
          <w:color w:val="000000" w:themeColor="text1"/>
          <w:sz w:val="24"/>
          <w:szCs w:val="24"/>
        </w:rPr>
      </w:pPr>
      <w:r w:rsidRPr="00304974">
        <w:rPr>
          <w:rFonts w:ascii="Arial Narrow" w:eastAsia="Times New Roman" w:hAnsi="Arial Narrow" w:cs="Consolas"/>
          <w:bCs/>
          <w:color w:val="000000" w:themeColor="text1"/>
          <w:sz w:val="24"/>
          <w:szCs w:val="24"/>
        </w:rPr>
        <w:t>INTERFACES : IF_AMDP_MARKER_HDB.</w:t>
      </w:r>
    </w:p>
    <w:p w:rsidR="00DC38C9" w:rsidRPr="00D613E2" w:rsidRDefault="00DC38C9" w:rsidP="00DC38C9">
      <w:pPr>
        <w:spacing w:after="0" w:line="240" w:lineRule="auto"/>
        <w:ind w:firstLine="567"/>
        <w:rPr>
          <w:rFonts w:ascii="Arial Narrow" w:eastAsia="Times New Roman" w:hAnsi="Arial Narrow" w:cs="Consolas"/>
          <w:bCs/>
          <w:color w:val="000000" w:themeColor="text1"/>
          <w:sz w:val="24"/>
          <w:szCs w:val="24"/>
        </w:rPr>
      </w:pPr>
      <w:r w:rsidRPr="00304974">
        <w:rPr>
          <w:rFonts w:ascii="Arial Narrow" w:eastAsia="Times New Roman" w:hAnsi="Arial Narrow" w:cs="Consolas"/>
          <w:bCs/>
          <w:color w:val="000000" w:themeColor="text1"/>
          <w:sz w:val="24"/>
          <w:szCs w:val="24"/>
        </w:rPr>
        <w:t>CLASS-METHODS</w:t>
      </w:r>
      <w:r w:rsidRPr="00D613E2">
        <w:rPr>
          <w:rFonts w:ascii="Arial Narrow" w:eastAsia="Times New Roman" w:hAnsi="Arial Narrow" w:cs="Consolas"/>
          <w:bCs/>
          <w:color w:val="000000" w:themeColor="text1"/>
          <w:sz w:val="24"/>
          <w:szCs w:val="24"/>
        </w:rPr>
        <w:t xml:space="preserve"> </w:t>
      </w:r>
      <w:r w:rsidRPr="00304974">
        <w:rPr>
          <w:rFonts w:ascii="Arial Narrow" w:eastAsia="Times New Roman" w:hAnsi="Arial Narrow" w:cs="Consolas"/>
          <w:bCs/>
          <w:color w:val="000000" w:themeColor="text1"/>
          <w:sz w:val="24"/>
          <w:szCs w:val="24"/>
        </w:rPr>
        <w:t>:</w:t>
      </w:r>
      <w:r w:rsidRPr="00D613E2">
        <w:rPr>
          <w:rFonts w:ascii="Arial Narrow" w:eastAsia="Times New Roman" w:hAnsi="Arial Narrow" w:cs="Consolas"/>
          <w:bCs/>
          <w:color w:val="000000" w:themeColor="text1"/>
          <w:sz w:val="24"/>
          <w:szCs w:val="24"/>
        </w:rPr>
        <w:t xml:space="preserve"> </w:t>
      </w:r>
    </w:p>
    <w:p w:rsidR="00DC38C9" w:rsidRPr="00304974" w:rsidRDefault="00DC38C9" w:rsidP="00DC38C9">
      <w:pPr>
        <w:spacing w:after="0" w:line="240" w:lineRule="auto"/>
        <w:ind w:left="720" w:firstLine="720"/>
        <w:rPr>
          <w:rFonts w:ascii="Arial Narrow" w:eastAsia="Times New Roman" w:hAnsi="Arial Narrow"/>
          <w:color w:val="000000" w:themeColor="text1"/>
          <w:sz w:val="24"/>
          <w:szCs w:val="24"/>
        </w:rPr>
      </w:pPr>
      <w:r w:rsidRPr="00304974">
        <w:rPr>
          <w:rFonts w:ascii="Arial Narrow" w:eastAsia="Times New Roman" w:hAnsi="Arial Narrow" w:cs="Consolas"/>
          <w:b/>
          <w:bCs/>
          <w:i/>
          <w:color w:val="000000" w:themeColor="text1"/>
          <w:sz w:val="24"/>
          <w:szCs w:val="24"/>
        </w:rPr>
        <w:t>GET_DATA</w:t>
      </w:r>
    </w:p>
    <w:p w:rsidR="00DC38C9" w:rsidRPr="00D613E2" w:rsidRDefault="00DC38C9" w:rsidP="00DC38C9">
      <w:pPr>
        <w:spacing w:after="0" w:line="240" w:lineRule="auto"/>
        <w:ind w:left="2160"/>
        <w:rPr>
          <w:rFonts w:ascii="Arial Narrow" w:eastAsia="Times New Roman" w:hAnsi="Arial Narrow" w:cs="Consolas"/>
          <w:bCs/>
          <w:color w:val="000000" w:themeColor="text1"/>
          <w:sz w:val="24"/>
          <w:szCs w:val="24"/>
        </w:rPr>
      </w:pPr>
      <w:r w:rsidRPr="00D613E2">
        <w:rPr>
          <w:rFonts w:ascii="Arial Narrow" w:eastAsia="Times New Roman" w:hAnsi="Arial Narrow" w:cs="Consolas"/>
          <w:bCs/>
          <w:color w:val="000000" w:themeColor="text1"/>
          <w:sz w:val="24"/>
          <w:szCs w:val="24"/>
        </w:rPr>
        <w:t xml:space="preserve">     </w:t>
      </w:r>
      <w:r w:rsidRPr="00304974">
        <w:rPr>
          <w:rFonts w:ascii="Arial Narrow" w:eastAsia="Times New Roman" w:hAnsi="Arial Narrow" w:cs="Consolas"/>
          <w:bCs/>
          <w:color w:val="000000" w:themeColor="text1"/>
          <w:sz w:val="24"/>
          <w:szCs w:val="24"/>
        </w:rPr>
        <w:t>IMPORTING VALUE(</w:t>
      </w:r>
      <w:r w:rsidR="00D613E2">
        <w:rPr>
          <w:rFonts w:ascii="Arial Narrow" w:eastAsia="Times New Roman" w:hAnsi="Arial Narrow" w:cs="Consolas"/>
          <w:bCs/>
          <w:color w:val="000000" w:themeColor="text1"/>
          <w:sz w:val="24"/>
          <w:szCs w:val="24"/>
        </w:rPr>
        <w:t>ip</w:t>
      </w:r>
      <w:r w:rsidRPr="00304974">
        <w:rPr>
          <w:rFonts w:ascii="Arial Narrow" w:eastAsia="Times New Roman" w:hAnsi="Arial Narrow" w:cs="Consolas"/>
          <w:bCs/>
          <w:color w:val="000000" w:themeColor="text1"/>
          <w:sz w:val="24"/>
          <w:szCs w:val="24"/>
        </w:rPr>
        <w:t>_</w:t>
      </w:r>
      <w:r w:rsidR="00D613E2">
        <w:rPr>
          <w:rFonts w:ascii="Arial Narrow" w:eastAsia="Times New Roman" w:hAnsi="Arial Narrow" w:cs="Consolas"/>
          <w:bCs/>
          <w:color w:val="000000" w:themeColor="text1"/>
          <w:sz w:val="24"/>
          <w:szCs w:val="24"/>
        </w:rPr>
        <w:t>where</w:t>
      </w:r>
      <w:r w:rsidRPr="00304974">
        <w:rPr>
          <w:rFonts w:ascii="Arial Narrow" w:eastAsia="Times New Roman" w:hAnsi="Arial Narrow" w:cs="Consolas"/>
          <w:bCs/>
          <w:color w:val="000000" w:themeColor="text1"/>
          <w:sz w:val="24"/>
          <w:szCs w:val="24"/>
        </w:rPr>
        <w:t xml:space="preserve">) TYPE STRING </w:t>
      </w:r>
    </w:p>
    <w:p w:rsidR="00DC38C9" w:rsidRPr="00D613E2" w:rsidRDefault="00DC38C9" w:rsidP="00DC38C9">
      <w:pPr>
        <w:spacing w:after="0" w:line="240" w:lineRule="auto"/>
        <w:ind w:left="2160"/>
        <w:rPr>
          <w:rFonts w:ascii="Arial Narrow" w:eastAsia="Times New Roman" w:hAnsi="Arial Narrow"/>
          <w:color w:val="000000" w:themeColor="text1"/>
          <w:sz w:val="24"/>
          <w:szCs w:val="24"/>
        </w:rPr>
      </w:pPr>
      <w:r w:rsidRPr="00D613E2">
        <w:rPr>
          <w:rFonts w:ascii="Arial Narrow" w:eastAsia="Times New Roman" w:hAnsi="Arial Narrow" w:cs="Consolas"/>
          <w:bCs/>
          <w:color w:val="000000" w:themeColor="text1"/>
          <w:sz w:val="24"/>
          <w:szCs w:val="24"/>
        </w:rPr>
        <w:t xml:space="preserve">     </w:t>
      </w:r>
      <w:r w:rsidRPr="00304974">
        <w:rPr>
          <w:rFonts w:ascii="Arial Narrow" w:eastAsia="Times New Roman" w:hAnsi="Arial Narrow" w:cs="Consolas"/>
          <w:bCs/>
          <w:color w:val="000000" w:themeColor="text1"/>
          <w:sz w:val="24"/>
          <w:szCs w:val="24"/>
        </w:rPr>
        <w:t>EXPORTING VALUE(</w:t>
      </w:r>
      <w:r w:rsidR="00D613E2">
        <w:rPr>
          <w:rFonts w:ascii="Arial Narrow" w:eastAsia="Times New Roman" w:hAnsi="Arial Narrow" w:cs="Consolas"/>
          <w:bCs/>
          <w:color w:val="000000" w:themeColor="text1"/>
          <w:sz w:val="24"/>
          <w:szCs w:val="24"/>
        </w:rPr>
        <w:t>ex</w:t>
      </w:r>
      <w:r w:rsidRPr="00304974">
        <w:rPr>
          <w:rFonts w:ascii="Arial Narrow" w:eastAsia="Times New Roman" w:hAnsi="Arial Narrow" w:cs="Consolas"/>
          <w:bCs/>
          <w:color w:val="000000" w:themeColor="text1"/>
          <w:sz w:val="24"/>
          <w:szCs w:val="24"/>
        </w:rPr>
        <w:t>_</w:t>
      </w:r>
      <w:r w:rsidR="00D613E2">
        <w:rPr>
          <w:rFonts w:ascii="Arial Narrow" w:eastAsia="Times New Roman" w:hAnsi="Arial Narrow" w:cs="Consolas"/>
          <w:bCs/>
          <w:color w:val="000000" w:themeColor="text1"/>
          <w:sz w:val="24"/>
          <w:szCs w:val="24"/>
        </w:rPr>
        <w:t>final</w:t>
      </w:r>
      <w:r w:rsidRPr="00304974">
        <w:rPr>
          <w:rFonts w:ascii="Arial Narrow" w:eastAsia="Times New Roman" w:hAnsi="Arial Narrow" w:cs="Consolas"/>
          <w:bCs/>
          <w:color w:val="000000" w:themeColor="text1"/>
          <w:sz w:val="24"/>
          <w:szCs w:val="24"/>
        </w:rPr>
        <w:t>) TYPE GT_FINAL,</w:t>
      </w:r>
    </w:p>
    <w:p w:rsidR="00DC38C9" w:rsidRPr="00304974" w:rsidRDefault="00DC38C9" w:rsidP="00DC38C9">
      <w:pPr>
        <w:spacing w:after="0" w:line="240" w:lineRule="auto"/>
        <w:ind w:left="720" w:firstLine="720"/>
        <w:rPr>
          <w:rFonts w:ascii="Arial Narrow" w:hAnsi="Arial Narrow"/>
          <w:color w:val="000000" w:themeColor="text1"/>
          <w:sz w:val="24"/>
          <w:szCs w:val="24"/>
        </w:rPr>
      </w:pPr>
      <w:r w:rsidRPr="00304974">
        <w:rPr>
          <w:rFonts w:ascii="Arial Narrow" w:eastAsia="Times New Roman" w:hAnsi="Arial Narrow" w:cs="Consolas"/>
          <w:b/>
          <w:bCs/>
          <w:i/>
          <w:color w:val="000000" w:themeColor="text1"/>
          <w:sz w:val="24"/>
          <w:szCs w:val="24"/>
        </w:rPr>
        <w:t>F4_SPART</w:t>
      </w:r>
      <w:r w:rsidRPr="00D613E2">
        <w:rPr>
          <w:rFonts w:ascii="Arial Narrow" w:eastAsia="Times New Roman" w:hAnsi="Arial Narrow" w:cs="Consolas"/>
          <w:b/>
          <w:bCs/>
          <w:i/>
          <w:color w:val="000000" w:themeColor="text1"/>
          <w:sz w:val="24"/>
          <w:szCs w:val="24"/>
        </w:rPr>
        <w:t xml:space="preserve"> </w:t>
      </w:r>
      <w:r w:rsidRPr="00D613E2">
        <w:rPr>
          <w:rFonts w:ascii="Arial Narrow" w:hAnsi="Arial Narrow" w:cs="Consolas"/>
          <w:bCs/>
          <w:color w:val="000000" w:themeColor="text1"/>
          <w:sz w:val="24"/>
          <w:szCs w:val="24"/>
        </w:rPr>
        <w:t>EXPORTING VALUE(</w:t>
      </w:r>
      <w:r w:rsidR="00D613E2">
        <w:rPr>
          <w:rFonts w:ascii="Arial Narrow" w:hAnsi="Arial Narrow" w:cs="Consolas"/>
          <w:bCs/>
          <w:color w:val="000000" w:themeColor="text1"/>
          <w:sz w:val="24"/>
          <w:szCs w:val="24"/>
        </w:rPr>
        <w:t>ex</w:t>
      </w:r>
      <w:r w:rsidRPr="00D613E2">
        <w:rPr>
          <w:rFonts w:ascii="Arial Narrow" w:hAnsi="Arial Narrow" w:cs="Consolas"/>
          <w:bCs/>
          <w:color w:val="000000" w:themeColor="text1"/>
          <w:sz w:val="24"/>
          <w:szCs w:val="24"/>
        </w:rPr>
        <w:t>_</w:t>
      </w:r>
      <w:r w:rsidR="00D613E2">
        <w:rPr>
          <w:rFonts w:ascii="Arial Narrow" w:hAnsi="Arial Narrow" w:cs="Consolas"/>
          <w:bCs/>
          <w:color w:val="000000" w:themeColor="text1"/>
          <w:sz w:val="24"/>
          <w:szCs w:val="24"/>
        </w:rPr>
        <w:t>tspat</w:t>
      </w:r>
      <w:r w:rsidRPr="00D613E2">
        <w:rPr>
          <w:rFonts w:ascii="Arial Narrow" w:hAnsi="Arial Narrow" w:cs="Consolas"/>
          <w:bCs/>
          <w:color w:val="000000" w:themeColor="text1"/>
          <w:sz w:val="24"/>
          <w:szCs w:val="24"/>
        </w:rPr>
        <w:t>T) TYPE GT_TSPAT</w:t>
      </w:r>
      <w:r w:rsidRPr="00304974">
        <w:rPr>
          <w:rFonts w:ascii="Arial Narrow" w:hAnsi="Arial Narrow" w:cs="Consolas"/>
          <w:bCs/>
          <w:color w:val="000000" w:themeColor="text1"/>
          <w:sz w:val="24"/>
          <w:szCs w:val="24"/>
        </w:rPr>
        <w:t>,</w:t>
      </w:r>
    </w:p>
    <w:p w:rsidR="00D4586F" w:rsidRDefault="00D4586F" w:rsidP="00DC38C9">
      <w:pPr>
        <w:spacing w:after="0" w:line="240" w:lineRule="auto"/>
        <w:ind w:firstLine="567"/>
        <w:jc w:val="both"/>
        <w:rPr>
          <w:noProof/>
        </w:rPr>
      </w:pPr>
    </w:p>
    <w:p w:rsidR="00DC38C9" w:rsidRDefault="00DC38C9" w:rsidP="00DC38C9">
      <w:pPr>
        <w:spacing w:after="0" w:line="240" w:lineRule="auto"/>
        <w:ind w:firstLine="567"/>
        <w:jc w:val="both"/>
        <w:rPr>
          <w:noProof/>
        </w:rPr>
      </w:pPr>
    </w:p>
    <w:p w:rsidR="00DC38C9" w:rsidRPr="00DC38C9" w:rsidRDefault="00DC38C9" w:rsidP="00D613E2">
      <w:pPr>
        <w:spacing w:after="0" w:line="240" w:lineRule="auto"/>
        <w:ind w:firstLine="567"/>
        <w:rPr>
          <w:rFonts w:ascii="Arial Narrow" w:eastAsia="Times New Roman" w:hAnsi="Arial Narrow" w:cs="Times New Roman"/>
          <w:color w:val="000000" w:themeColor="text1"/>
          <w:sz w:val="24"/>
          <w:szCs w:val="24"/>
        </w:rPr>
      </w:pPr>
      <w:r w:rsidRPr="00DC38C9">
        <w:rPr>
          <w:rFonts w:ascii="Arial Narrow" w:eastAsia="Times New Roman" w:hAnsi="Arial Narrow" w:cs="Consolas"/>
          <w:color w:val="000000" w:themeColor="text1"/>
          <w:sz w:val="24"/>
          <w:szCs w:val="24"/>
        </w:rPr>
        <w:t xml:space="preserve">METHOD </w:t>
      </w:r>
      <w:r w:rsidRPr="00DC38C9">
        <w:rPr>
          <w:rFonts w:ascii="Arial Narrow" w:eastAsia="Times New Roman" w:hAnsi="Arial Narrow" w:cs="Consolas"/>
          <w:b/>
          <w:i/>
          <w:color w:val="000000" w:themeColor="text1"/>
          <w:sz w:val="24"/>
          <w:szCs w:val="24"/>
        </w:rPr>
        <w:t>GET_DATA</w:t>
      </w:r>
      <w:r w:rsidRPr="00DC38C9">
        <w:rPr>
          <w:rFonts w:ascii="Arial Narrow" w:eastAsia="Times New Roman" w:hAnsi="Arial Narrow" w:cs="Consolas"/>
          <w:color w:val="000000" w:themeColor="text1"/>
          <w:sz w:val="24"/>
          <w:szCs w:val="24"/>
        </w:rPr>
        <w:t xml:space="preserve"> BY DATABASE PROCEDURE</w:t>
      </w:r>
      <w:r w:rsidR="00D613E2">
        <w:rPr>
          <w:rFonts w:ascii="Arial Narrow" w:eastAsia="Times New Roman" w:hAnsi="Arial Narrow" w:cs="Consolas"/>
          <w:color w:val="000000" w:themeColor="text1"/>
          <w:sz w:val="24"/>
          <w:szCs w:val="24"/>
        </w:rPr>
        <w:t xml:space="preserve"> </w:t>
      </w:r>
      <w:r w:rsidRPr="00DC38C9">
        <w:rPr>
          <w:rFonts w:ascii="Arial Narrow" w:eastAsia="Times New Roman" w:hAnsi="Arial Narrow" w:cs="Consolas"/>
          <w:color w:val="000000" w:themeColor="text1"/>
          <w:sz w:val="24"/>
          <w:szCs w:val="24"/>
        </w:rPr>
        <w:t>FOR HDB</w:t>
      </w:r>
      <w:r w:rsidR="00D613E2">
        <w:rPr>
          <w:rFonts w:ascii="Arial Narrow" w:eastAsia="Times New Roman" w:hAnsi="Arial Narrow" w:cs="Consolas"/>
          <w:color w:val="000000" w:themeColor="text1"/>
          <w:sz w:val="24"/>
          <w:szCs w:val="24"/>
        </w:rPr>
        <w:t xml:space="preserve"> </w:t>
      </w:r>
      <w:r w:rsidRPr="00DC38C9">
        <w:rPr>
          <w:rFonts w:ascii="Arial Narrow" w:eastAsia="Times New Roman" w:hAnsi="Arial Narrow" w:cs="Consolas"/>
          <w:color w:val="000000" w:themeColor="text1"/>
          <w:sz w:val="24"/>
          <w:szCs w:val="24"/>
        </w:rPr>
        <w:t>LANGUAGE SQLSCRIPT</w:t>
      </w:r>
    </w:p>
    <w:p w:rsidR="00DC38C9" w:rsidRPr="00DC38C9" w:rsidRDefault="00D613E2" w:rsidP="00D613E2">
      <w:pPr>
        <w:spacing w:after="0" w:line="240" w:lineRule="auto"/>
        <w:ind w:left="5040"/>
        <w:rPr>
          <w:rFonts w:ascii="Arial Narrow" w:eastAsia="Times New Roman" w:hAnsi="Arial Narrow" w:cs="Times New Roman"/>
          <w:color w:val="000000" w:themeColor="text1"/>
          <w:sz w:val="24"/>
          <w:szCs w:val="24"/>
        </w:rPr>
      </w:pPr>
      <w:r>
        <w:rPr>
          <w:rFonts w:ascii="Arial Narrow" w:eastAsia="Times New Roman" w:hAnsi="Arial Narrow" w:cs="Consolas"/>
          <w:color w:val="000000" w:themeColor="text1"/>
          <w:sz w:val="24"/>
          <w:szCs w:val="24"/>
        </w:rPr>
        <w:t xml:space="preserve">     </w:t>
      </w:r>
      <w:r w:rsidR="00DC38C9" w:rsidRPr="00DC38C9">
        <w:rPr>
          <w:rFonts w:ascii="Arial Narrow" w:eastAsia="Times New Roman" w:hAnsi="Arial Narrow" w:cs="Consolas"/>
          <w:color w:val="000000" w:themeColor="text1"/>
          <w:sz w:val="24"/>
          <w:szCs w:val="24"/>
        </w:rPr>
        <w:t>OPTIONS READ-ONLY.</w:t>
      </w:r>
    </w:p>
    <w:p w:rsidR="00DC38C9" w:rsidRPr="00DC38C9" w:rsidRDefault="00D613E2" w:rsidP="00D613E2">
      <w:pPr>
        <w:shd w:val="clear" w:color="auto" w:fill="E7E6E6" w:themeFill="background2"/>
        <w:spacing w:after="0" w:line="240" w:lineRule="auto"/>
        <w:ind w:firstLine="720"/>
        <w:rPr>
          <w:rFonts w:ascii="Arial Narrow" w:eastAsia="Times New Roman" w:hAnsi="Arial Narrow" w:cs="Times New Roman"/>
          <w:sz w:val="24"/>
          <w:szCs w:val="24"/>
        </w:rPr>
      </w:pPr>
      <w:r>
        <w:rPr>
          <w:rFonts w:ascii="Arial Narrow" w:eastAsia="Times New Roman" w:hAnsi="Arial Narrow" w:cs="Consolas"/>
          <w:color w:val="000000"/>
          <w:sz w:val="24"/>
          <w:szCs w:val="24"/>
        </w:rPr>
        <w:t>i</w:t>
      </w:r>
      <w:r w:rsidR="00DC38C9" w:rsidRPr="00DC38C9">
        <w:rPr>
          <w:rFonts w:ascii="Arial Narrow" w:eastAsia="Times New Roman" w:hAnsi="Arial Narrow" w:cs="Consolas"/>
          <w:color w:val="000000"/>
          <w:sz w:val="24"/>
          <w:szCs w:val="24"/>
        </w:rPr>
        <w:t>t</w:t>
      </w:r>
      <w:r>
        <w:rPr>
          <w:rFonts w:ascii="Arial Narrow" w:eastAsia="Times New Roman" w:hAnsi="Arial Narrow" w:cs="Consolas"/>
          <w:color w:val="000000"/>
          <w:sz w:val="24"/>
          <w:szCs w:val="24"/>
        </w:rPr>
        <w:t>_</w:t>
      </w:r>
      <w:r w:rsidR="00DC38C9" w:rsidRPr="00DC38C9">
        <w:rPr>
          <w:rFonts w:ascii="Arial Narrow" w:eastAsia="Times New Roman" w:hAnsi="Arial Narrow" w:cs="Consolas"/>
          <w:color w:val="000000"/>
          <w:sz w:val="24"/>
          <w:szCs w:val="24"/>
        </w:rPr>
        <w:t xml:space="preserve">final </w:t>
      </w:r>
      <w:r w:rsidR="00DC38C9" w:rsidRPr="00DC38C9">
        <w:rPr>
          <w:rFonts w:ascii="Arial Narrow" w:eastAsia="Times New Roman" w:hAnsi="Arial Narrow" w:cs="Consolas"/>
          <w:color w:val="000000" w:themeColor="text1"/>
          <w:sz w:val="24"/>
          <w:szCs w:val="24"/>
        </w:rPr>
        <w:t>= SELECT</w:t>
      </w:r>
      <w:r>
        <w:rPr>
          <w:rFonts w:ascii="Arial Narrow" w:eastAsia="Times New Roman" w:hAnsi="Arial Narrow" w:cs="Consolas"/>
          <w:color w:val="000000" w:themeColor="text1"/>
          <w:sz w:val="24"/>
          <w:szCs w:val="24"/>
        </w:rPr>
        <w:t xml:space="preserve"> … </w:t>
      </w:r>
      <w:r w:rsidR="00DC38C9" w:rsidRPr="00DC38C9">
        <w:rPr>
          <w:rFonts w:ascii="Arial Narrow" w:eastAsia="Times New Roman" w:hAnsi="Arial Narrow" w:cs="Consolas"/>
          <w:color w:val="000000" w:themeColor="text1"/>
          <w:sz w:val="24"/>
          <w:szCs w:val="24"/>
        </w:rPr>
        <w:t>FROM</w:t>
      </w:r>
      <w:r w:rsidR="00DC38C9" w:rsidRPr="00DC38C9">
        <w:rPr>
          <w:rFonts w:ascii="Arial Narrow" w:eastAsia="Times New Roman" w:hAnsi="Arial Narrow" w:cs="Consolas"/>
          <w:color w:val="413CEA"/>
          <w:sz w:val="24"/>
          <w:szCs w:val="24"/>
        </w:rPr>
        <w:t xml:space="preserve"> </w:t>
      </w:r>
      <w:r w:rsidR="00DC38C9" w:rsidRPr="00DC38C9">
        <w:rPr>
          <w:rFonts w:ascii="Arial Narrow" w:eastAsia="Times New Roman" w:hAnsi="Arial Narrow" w:cs="Consolas"/>
          <w:i/>
          <w:color w:val="385623" w:themeColor="accent6" w:themeShade="80"/>
          <w:sz w:val="24"/>
          <w:szCs w:val="24"/>
        </w:rPr>
        <w:t>”RD2"."VBRP"</w:t>
      </w:r>
    </w:p>
    <w:p w:rsidR="00DC38C9" w:rsidRPr="00DC38C9" w:rsidRDefault="00D613E2" w:rsidP="00D613E2">
      <w:pPr>
        <w:spacing w:after="0" w:line="240" w:lineRule="auto"/>
        <w:ind w:firstLine="567"/>
        <w:rPr>
          <w:rFonts w:ascii="Arial Narrow" w:eastAsia="Times New Roman" w:hAnsi="Arial Narrow" w:cs="Times New Roman"/>
          <w:color w:val="000000" w:themeColor="text1"/>
          <w:sz w:val="24"/>
          <w:szCs w:val="24"/>
        </w:rPr>
      </w:pPr>
      <w:r>
        <w:rPr>
          <w:rFonts w:ascii="Arial Narrow" w:eastAsia="Times New Roman" w:hAnsi="Arial Narrow" w:cs="Consolas"/>
          <w:color w:val="000000" w:themeColor="text1"/>
          <w:sz w:val="24"/>
          <w:szCs w:val="24"/>
        </w:rPr>
        <w:t xml:space="preserve">                  </w:t>
      </w:r>
      <w:r w:rsidR="00DC38C9" w:rsidRPr="00DC38C9">
        <w:rPr>
          <w:rFonts w:ascii="Arial Narrow" w:eastAsia="Times New Roman" w:hAnsi="Arial Narrow" w:cs="Consolas"/>
          <w:color w:val="000000" w:themeColor="text1"/>
          <w:sz w:val="24"/>
          <w:szCs w:val="24"/>
        </w:rPr>
        <w:t>INNER JOIN "RD2"."VBRK"</w:t>
      </w:r>
      <w:r>
        <w:rPr>
          <w:rFonts w:ascii="Arial Narrow" w:eastAsia="Times New Roman" w:hAnsi="Arial Narrow" w:cs="Consolas"/>
          <w:color w:val="000000" w:themeColor="text1"/>
          <w:sz w:val="24"/>
          <w:szCs w:val="24"/>
        </w:rPr>
        <w:t xml:space="preserve"> </w:t>
      </w:r>
      <w:r w:rsidR="00DC38C9" w:rsidRPr="00DC38C9">
        <w:rPr>
          <w:rFonts w:ascii="Arial Narrow" w:eastAsia="Times New Roman" w:hAnsi="Arial Narrow" w:cs="Consolas"/>
          <w:color w:val="000000" w:themeColor="text1"/>
          <w:sz w:val="24"/>
          <w:szCs w:val="24"/>
        </w:rPr>
        <w:t xml:space="preserve">ON </w:t>
      </w:r>
      <w:r>
        <w:rPr>
          <w:rFonts w:ascii="Arial Narrow" w:eastAsia="Times New Roman" w:hAnsi="Arial Narrow" w:cs="Consolas"/>
          <w:color w:val="000000" w:themeColor="text1"/>
          <w:sz w:val="24"/>
          <w:szCs w:val="24"/>
        </w:rPr>
        <w:t>…</w:t>
      </w:r>
    </w:p>
    <w:p w:rsidR="00DC38C9" w:rsidRPr="00DC38C9" w:rsidRDefault="00D613E2" w:rsidP="00D613E2">
      <w:pPr>
        <w:spacing w:after="0" w:line="240" w:lineRule="auto"/>
        <w:ind w:left="720" w:firstLine="720"/>
        <w:rPr>
          <w:rFonts w:ascii="Arial Narrow" w:eastAsia="Times New Roman" w:hAnsi="Arial Narrow" w:cs="Times New Roman"/>
          <w:color w:val="000000" w:themeColor="text1"/>
          <w:sz w:val="24"/>
          <w:szCs w:val="24"/>
        </w:rPr>
      </w:pPr>
      <w:r>
        <w:rPr>
          <w:rFonts w:ascii="Arial Narrow" w:eastAsia="Times New Roman" w:hAnsi="Arial Narrow" w:cs="Consolas"/>
          <w:color w:val="000000" w:themeColor="text1"/>
          <w:sz w:val="24"/>
          <w:szCs w:val="24"/>
        </w:rPr>
        <w:t xml:space="preserve">  </w:t>
      </w:r>
      <w:r w:rsidR="00DC38C9" w:rsidRPr="00DC38C9">
        <w:rPr>
          <w:rFonts w:ascii="Arial Narrow" w:eastAsia="Times New Roman" w:hAnsi="Arial Narrow" w:cs="Consolas"/>
          <w:color w:val="000000" w:themeColor="text1"/>
          <w:sz w:val="24"/>
          <w:szCs w:val="24"/>
        </w:rPr>
        <w:t>WHERE VBRK.FKSTO NOT IN ('N',’E’,’U’)</w:t>
      </w:r>
    </w:p>
    <w:p w:rsidR="00DC38C9" w:rsidRPr="00DC38C9" w:rsidRDefault="00D613E2" w:rsidP="00D613E2">
      <w:pPr>
        <w:spacing w:after="0" w:line="240" w:lineRule="auto"/>
        <w:ind w:left="1440"/>
        <w:rPr>
          <w:rFonts w:ascii="Arial Narrow" w:eastAsia="Times New Roman" w:hAnsi="Arial Narrow" w:cs="Times New Roman"/>
          <w:sz w:val="24"/>
          <w:szCs w:val="24"/>
        </w:rPr>
      </w:pPr>
      <w:r>
        <w:rPr>
          <w:rFonts w:ascii="Arial Narrow" w:eastAsia="Times New Roman" w:hAnsi="Arial Narrow" w:cs="Consolas"/>
          <w:color w:val="000000" w:themeColor="text1"/>
          <w:sz w:val="24"/>
          <w:szCs w:val="24"/>
        </w:rPr>
        <w:t xml:space="preserve">  </w:t>
      </w:r>
      <w:r w:rsidR="00DC38C9" w:rsidRPr="00DC38C9">
        <w:rPr>
          <w:rFonts w:ascii="Arial Narrow" w:eastAsia="Times New Roman" w:hAnsi="Arial Narrow" w:cs="Consolas"/>
          <w:color w:val="000000" w:themeColor="text1"/>
          <w:sz w:val="24"/>
          <w:szCs w:val="24"/>
        </w:rPr>
        <w:t>GROUP BY</w:t>
      </w:r>
      <w:r>
        <w:rPr>
          <w:rFonts w:ascii="Arial Narrow" w:eastAsia="Times New Roman" w:hAnsi="Arial Narrow" w:cs="Consolas"/>
          <w:color w:val="000000" w:themeColor="text1"/>
          <w:sz w:val="24"/>
          <w:szCs w:val="24"/>
        </w:rPr>
        <w:t xml:space="preserve"> </w:t>
      </w:r>
      <w:r w:rsidR="00DC38C9" w:rsidRPr="00DC38C9">
        <w:rPr>
          <w:rFonts w:ascii="Arial Narrow" w:eastAsia="Times New Roman" w:hAnsi="Arial Narrow" w:cs="Consolas"/>
          <w:color w:val="000000"/>
          <w:sz w:val="24"/>
          <w:szCs w:val="24"/>
        </w:rPr>
        <w:t>VBRP.ARKTX,</w:t>
      </w:r>
      <w:r>
        <w:rPr>
          <w:rFonts w:ascii="Arial Narrow" w:eastAsia="Times New Roman" w:hAnsi="Arial Narrow" w:cs="Consolas"/>
          <w:color w:val="000000"/>
          <w:sz w:val="24"/>
          <w:szCs w:val="24"/>
        </w:rPr>
        <w:t xml:space="preserve"> …</w:t>
      </w:r>
      <w:r w:rsidR="00DC38C9" w:rsidRPr="00DC38C9">
        <w:rPr>
          <w:rFonts w:ascii="Arial Narrow" w:eastAsia="Times New Roman" w:hAnsi="Arial Narrow" w:cs="Consolas"/>
          <w:color w:val="000000"/>
          <w:sz w:val="24"/>
          <w:szCs w:val="24"/>
        </w:rPr>
        <w:t>;</w:t>
      </w:r>
    </w:p>
    <w:p w:rsidR="00D613E2" w:rsidRDefault="00D613E2" w:rsidP="00DC38C9">
      <w:pPr>
        <w:spacing w:after="0" w:line="240" w:lineRule="auto"/>
        <w:ind w:firstLine="567"/>
        <w:rPr>
          <w:rFonts w:ascii="Arial Narrow" w:eastAsia="Times New Roman" w:hAnsi="Arial Narrow" w:cs="Consolas"/>
          <w:color w:val="000000"/>
          <w:sz w:val="24"/>
          <w:szCs w:val="24"/>
        </w:rPr>
      </w:pPr>
    </w:p>
    <w:p w:rsidR="00DC38C9" w:rsidRPr="00DC38C9" w:rsidRDefault="00DC38C9" w:rsidP="00745A81">
      <w:pPr>
        <w:shd w:val="clear" w:color="auto" w:fill="E7E6E6" w:themeFill="background2"/>
        <w:spacing w:after="0" w:line="240" w:lineRule="auto"/>
        <w:ind w:firstLine="720"/>
        <w:rPr>
          <w:rFonts w:ascii="Arial Narrow" w:eastAsia="Times New Roman" w:hAnsi="Arial Narrow" w:cs="Times New Roman"/>
          <w:color w:val="000000" w:themeColor="text1"/>
          <w:sz w:val="24"/>
          <w:szCs w:val="24"/>
        </w:rPr>
      </w:pPr>
      <w:r w:rsidRPr="00DC38C9">
        <w:rPr>
          <w:rFonts w:ascii="Arial Narrow" w:eastAsia="Times New Roman" w:hAnsi="Arial Narrow" w:cs="Consolas"/>
          <w:color w:val="000000"/>
          <w:sz w:val="24"/>
          <w:szCs w:val="24"/>
        </w:rPr>
        <w:t xml:space="preserve">it_query </w:t>
      </w:r>
      <w:r w:rsidRPr="00DC38C9">
        <w:rPr>
          <w:rFonts w:ascii="Arial Narrow" w:eastAsia="Times New Roman" w:hAnsi="Arial Narrow" w:cs="Consolas"/>
          <w:color w:val="000000" w:themeColor="text1"/>
          <w:sz w:val="24"/>
          <w:szCs w:val="24"/>
        </w:rPr>
        <w:t>= select * from</w:t>
      </w:r>
      <w:r w:rsidR="00D613E2">
        <w:rPr>
          <w:rFonts w:ascii="Arial Narrow" w:eastAsia="Times New Roman" w:hAnsi="Arial Narrow" w:cs="Consolas"/>
          <w:color w:val="000000" w:themeColor="text1"/>
          <w:sz w:val="24"/>
          <w:szCs w:val="24"/>
        </w:rPr>
        <w:t xml:space="preserve"> </w:t>
      </w:r>
      <w:r w:rsidRPr="00745A81">
        <w:rPr>
          <w:rFonts w:ascii="Arial Narrow" w:eastAsia="Times New Roman" w:hAnsi="Arial Narrow" w:cs="Consolas"/>
          <w:i/>
          <w:color w:val="385623" w:themeColor="accent6" w:themeShade="80"/>
          <w:sz w:val="24"/>
          <w:szCs w:val="24"/>
        </w:rPr>
        <w:t>:</w:t>
      </w:r>
      <w:r w:rsidR="00D613E2" w:rsidRPr="00745A81">
        <w:rPr>
          <w:rFonts w:ascii="Arial Narrow" w:eastAsia="Times New Roman" w:hAnsi="Arial Narrow" w:cs="Consolas"/>
          <w:i/>
          <w:color w:val="385623" w:themeColor="accent6" w:themeShade="80"/>
          <w:sz w:val="24"/>
          <w:szCs w:val="24"/>
        </w:rPr>
        <w:t>it</w:t>
      </w:r>
      <w:r w:rsidRPr="00745A81">
        <w:rPr>
          <w:rFonts w:ascii="Arial Narrow" w:eastAsia="Times New Roman" w:hAnsi="Arial Narrow" w:cs="Consolas"/>
          <w:i/>
          <w:color w:val="385623" w:themeColor="accent6" w:themeShade="80"/>
          <w:sz w:val="24"/>
          <w:szCs w:val="24"/>
        </w:rPr>
        <w:t>_</w:t>
      </w:r>
      <w:r w:rsidR="00D613E2" w:rsidRPr="00745A81">
        <w:rPr>
          <w:rFonts w:ascii="Arial Narrow" w:eastAsia="Times New Roman" w:hAnsi="Arial Narrow" w:cs="Consolas"/>
          <w:i/>
          <w:color w:val="385623" w:themeColor="accent6" w:themeShade="80"/>
          <w:sz w:val="24"/>
          <w:szCs w:val="24"/>
        </w:rPr>
        <w:t>final</w:t>
      </w:r>
      <w:r w:rsidRPr="00745A81">
        <w:rPr>
          <w:rFonts w:ascii="Arial Narrow" w:eastAsia="Times New Roman" w:hAnsi="Arial Narrow" w:cs="Consolas"/>
          <w:color w:val="385623" w:themeColor="accent6" w:themeShade="80"/>
          <w:sz w:val="24"/>
          <w:szCs w:val="24"/>
        </w:rPr>
        <w:t xml:space="preserve"> </w:t>
      </w:r>
      <w:r w:rsidR="00D613E2">
        <w:rPr>
          <w:rFonts w:ascii="Arial Narrow" w:eastAsia="Times New Roman" w:hAnsi="Arial Narrow" w:cs="Consolas"/>
          <w:color w:val="000000" w:themeColor="text1"/>
          <w:sz w:val="24"/>
          <w:szCs w:val="24"/>
        </w:rPr>
        <w:t>as</w:t>
      </w:r>
      <w:r w:rsidRPr="00DC38C9">
        <w:rPr>
          <w:rFonts w:ascii="Arial Narrow" w:eastAsia="Times New Roman" w:hAnsi="Arial Narrow" w:cs="Consolas"/>
          <w:color w:val="000000" w:themeColor="text1"/>
          <w:sz w:val="24"/>
          <w:szCs w:val="24"/>
        </w:rPr>
        <w:t xml:space="preserve"> A;</w:t>
      </w:r>
    </w:p>
    <w:p w:rsidR="00DC38C9" w:rsidRPr="00DC38C9" w:rsidRDefault="00D613E2" w:rsidP="00745A81">
      <w:pPr>
        <w:shd w:val="clear" w:color="auto" w:fill="E7E6E6" w:themeFill="background2"/>
        <w:spacing w:after="0" w:line="240" w:lineRule="auto"/>
        <w:ind w:firstLine="720"/>
        <w:rPr>
          <w:rFonts w:ascii="Arial Narrow" w:eastAsia="Times New Roman" w:hAnsi="Arial Narrow" w:cs="Times New Roman"/>
          <w:color w:val="000000" w:themeColor="text1"/>
          <w:sz w:val="24"/>
          <w:szCs w:val="24"/>
        </w:rPr>
      </w:pPr>
      <w:r>
        <w:rPr>
          <w:rFonts w:ascii="Arial Narrow" w:eastAsia="Times New Roman" w:hAnsi="Arial Narrow" w:cs="Consolas"/>
          <w:color w:val="000000" w:themeColor="text1"/>
          <w:sz w:val="24"/>
          <w:szCs w:val="24"/>
        </w:rPr>
        <w:t>ex</w:t>
      </w:r>
      <w:r w:rsidR="00DC38C9" w:rsidRPr="00DC38C9">
        <w:rPr>
          <w:rFonts w:ascii="Arial Narrow" w:eastAsia="Times New Roman" w:hAnsi="Arial Narrow" w:cs="Consolas"/>
          <w:color w:val="000000" w:themeColor="text1"/>
          <w:sz w:val="24"/>
          <w:szCs w:val="24"/>
        </w:rPr>
        <w:t>_</w:t>
      </w:r>
      <w:r>
        <w:rPr>
          <w:rFonts w:ascii="Arial Narrow" w:eastAsia="Times New Roman" w:hAnsi="Arial Narrow" w:cs="Consolas"/>
          <w:color w:val="000000" w:themeColor="text1"/>
          <w:sz w:val="24"/>
          <w:szCs w:val="24"/>
        </w:rPr>
        <w:t>final</w:t>
      </w:r>
      <w:r w:rsidR="00DC38C9" w:rsidRPr="00DC38C9">
        <w:rPr>
          <w:rFonts w:ascii="Arial Narrow" w:eastAsia="Times New Roman" w:hAnsi="Arial Narrow" w:cs="Consolas"/>
          <w:color w:val="000000" w:themeColor="text1"/>
          <w:sz w:val="24"/>
          <w:szCs w:val="24"/>
        </w:rPr>
        <w:t xml:space="preserve"> = </w:t>
      </w:r>
      <w:r w:rsidR="00DC38C9" w:rsidRPr="00745A81">
        <w:rPr>
          <w:rFonts w:ascii="Arial Narrow" w:eastAsia="Times New Roman" w:hAnsi="Arial Narrow" w:cs="Consolas"/>
          <w:i/>
          <w:color w:val="385623" w:themeColor="accent6" w:themeShade="80"/>
          <w:sz w:val="24"/>
          <w:szCs w:val="24"/>
        </w:rPr>
        <w:t>APPLY_FILTER</w:t>
      </w:r>
      <w:r w:rsidR="00DC38C9" w:rsidRPr="00DC38C9">
        <w:rPr>
          <w:rFonts w:ascii="Arial Narrow" w:eastAsia="Times New Roman" w:hAnsi="Arial Narrow" w:cs="Consolas"/>
          <w:color w:val="000000" w:themeColor="text1"/>
          <w:sz w:val="24"/>
          <w:szCs w:val="24"/>
        </w:rPr>
        <w:t>(:it_query, :</w:t>
      </w:r>
      <w:r>
        <w:rPr>
          <w:rFonts w:ascii="Arial Narrow" w:eastAsia="Times New Roman" w:hAnsi="Arial Narrow" w:cs="Consolas"/>
          <w:color w:val="000000" w:themeColor="text1"/>
          <w:sz w:val="24"/>
          <w:szCs w:val="24"/>
        </w:rPr>
        <w:t>ip</w:t>
      </w:r>
      <w:r w:rsidR="00DC38C9" w:rsidRPr="00DC38C9">
        <w:rPr>
          <w:rFonts w:ascii="Arial Narrow" w:eastAsia="Times New Roman" w:hAnsi="Arial Narrow" w:cs="Consolas"/>
          <w:color w:val="000000" w:themeColor="text1"/>
          <w:sz w:val="24"/>
          <w:szCs w:val="24"/>
        </w:rPr>
        <w:t>_</w:t>
      </w:r>
      <w:r>
        <w:rPr>
          <w:rFonts w:ascii="Arial Narrow" w:eastAsia="Times New Roman" w:hAnsi="Arial Narrow" w:cs="Consolas"/>
          <w:color w:val="000000" w:themeColor="text1"/>
          <w:sz w:val="24"/>
          <w:szCs w:val="24"/>
        </w:rPr>
        <w:t>where</w:t>
      </w:r>
      <w:r w:rsidR="00DC38C9" w:rsidRPr="00DC38C9">
        <w:rPr>
          <w:rFonts w:ascii="Arial Narrow" w:eastAsia="Times New Roman" w:hAnsi="Arial Narrow" w:cs="Consolas"/>
          <w:color w:val="000000" w:themeColor="text1"/>
          <w:sz w:val="24"/>
          <w:szCs w:val="24"/>
        </w:rPr>
        <w:t>);</w:t>
      </w:r>
    </w:p>
    <w:p w:rsidR="00DC38C9" w:rsidRPr="00DC38C9" w:rsidRDefault="00DC38C9" w:rsidP="00DC38C9">
      <w:pPr>
        <w:spacing w:after="0" w:line="240" w:lineRule="auto"/>
        <w:ind w:firstLine="567"/>
        <w:rPr>
          <w:rFonts w:ascii="Arial Narrow" w:eastAsia="Times New Roman" w:hAnsi="Arial Narrow" w:cs="Times New Roman"/>
          <w:color w:val="000000" w:themeColor="text1"/>
          <w:sz w:val="24"/>
          <w:szCs w:val="24"/>
        </w:rPr>
      </w:pPr>
      <w:r w:rsidRPr="00DC38C9">
        <w:rPr>
          <w:rFonts w:ascii="Arial Narrow" w:eastAsia="Times New Roman" w:hAnsi="Arial Narrow" w:cs="Consolas"/>
          <w:color w:val="000000" w:themeColor="text1"/>
          <w:sz w:val="24"/>
          <w:szCs w:val="24"/>
        </w:rPr>
        <w:t>ENDMETHOD.</w:t>
      </w:r>
    </w:p>
    <w:p w:rsidR="00D613E2" w:rsidRDefault="00D613E2" w:rsidP="00DC38C9">
      <w:pPr>
        <w:spacing w:after="0" w:line="240" w:lineRule="auto"/>
        <w:ind w:firstLine="567"/>
        <w:rPr>
          <w:rFonts w:ascii="Arial Narrow" w:eastAsia="Times New Roman" w:hAnsi="Arial Narrow" w:cs="Consolas"/>
          <w:color w:val="000000" w:themeColor="text1"/>
          <w:sz w:val="24"/>
          <w:szCs w:val="24"/>
        </w:rPr>
      </w:pPr>
    </w:p>
    <w:p w:rsidR="00D613E2" w:rsidRDefault="00DC38C9" w:rsidP="00DC38C9">
      <w:pPr>
        <w:spacing w:after="0" w:line="240" w:lineRule="auto"/>
        <w:ind w:firstLine="567"/>
        <w:rPr>
          <w:rFonts w:ascii="Arial Narrow" w:eastAsia="Times New Roman" w:hAnsi="Arial Narrow" w:cs="Consolas"/>
          <w:color w:val="000000" w:themeColor="text1"/>
          <w:sz w:val="24"/>
          <w:szCs w:val="24"/>
        </w:rPr>
      </w:pPr>
      <w:r w:rsidRPr="00DC38C9">
        <w:rPr>
          <w:rFonts w:ascii="Arial Narrow" w:eastAsia="Times New Roman" w:hAnsi="Arial Narrow" w:cs="Consolas"/>
          <w:color w:val="000000" w:themeColor="text1"/>
          <w:sz w:val="24"/>
          <w:szCs w:val="24"/>
        </w:rPr>
        <w:t xml:space="preserve">METHOD </w:t>
      </w:r>
      <w:r w:rsidRPr="00DC38C9">
        <w:rPr>
          <w:rFonts w:ascii="Arial Narrow" w:eastAsia="Times New Roman" w:hAnsi="Arial Narrow" w:cs="Consolas"/>
          <w:b/>
          <w:i/>
          <w:color w:val="000000" w:themeColor="text1"/>
          <w:sz w:val="24"/>
          <w:szCs w:val="24"/>
        </w:rPr>
        <w:t>F4_SPART</w:t>
      </w:r>
      <w:r w:rsidRPr="00DC38C9">
        <w:rPr>
          <w:rFonts w:ascii="Arial Narrow" w:eastAsia="Times New Roman" w:hAnsi="Arial Narrow" w:cs="Consolas"/>
          <w:color w:val="000000" w:themeColor="text1"/>
          <w:sz w:val="24"/>
          <w:szCs w:val="24"/>
        </w:rPr>
        <w:t xml:space="preserve"> BY DATABASE PROCEDURE</w:t>
      </w:r>
      <w:r w:rsidR="00D613E2">
        <w:rPr>
          <w:rFonts w:ascii="Arial Narrow" w:eastAsia="Times New Roman" w:hAnsi="Arial Narrow" w:cs="Consolas"/>
          <w:color w:val="000000" w:themeColor="text1"/>
          <w:sz w:val="24"/>
          <w:szCs w:val="24"/>
        </w:rPr>
        <w:t xml:space="preserve"> </w:t>
      </w:r>
      <w:r w:rsidRPr="00DC38C9">
        <w:rPr>
          <w:rFonts w:ascii="Arial Narrow" w:eastAsia="Times New Roman" w:hAnsi="Arial Narrow" w:cs="Consolas"/>
          <w:color w:val="000000" w:themeColor="text1"/>
          <w:sz w:val="24"/>
          <w:szCs w:val="24"/>
        </w:rPr>
        <w:t>FOR HDB</w:t>
      </w:r>
      <w:r w:rsidR="00D613E2">
        <w:rPr>
          <w:rFonts w:ascii="Arial Narrow" w:eastAsia="Times New Roman" w:hAnsi="Arial Narrow" w:cs="Consolas"/>
          <w:color w:val="000000" w:themeColor="text1"/>
          <w:sz w:val="24"/>
          <w:szCs w:val="24"/>
        </w:rPr>
        <w:t xml:space="preserve"> </w:t>
      </w:r>
      <w:r w:rsidRPr="00DC38C9">
        <w:rPr>
          <w:rFonts w:ascii="Arial Narrow" w:eastAsia="Times New Roman" w:hAnsi="Arial Narrow" w:cs="Consolas"/>
          <w:color w:val="000000" w:themeColor="text1"/>
          <w:sz w:val="24"/>
          <w:szCs w:val="24"/>
        </w:rPr>
        <w:t xml:space="preserve">LANGUAGE SQLSCRIPT </w:t>
      </w:r>
    </w:p>
    <w:p w:rsidR="00DC38C9" w:rsidRPr="00DC38C9" w:rsidRDefault="00D613E2" w:rsidP="00D613E2">
      <w:pPr>
        <w:spacing w:after="0" w:line="240" w:lineRule="auto"/>
        <w:ind w:left="4320" w:firstLine="720"/>
        <w:rPr>
          <w:rFonts w:ascii="Arial Narrow" w:eastAsia="Times New Roman" w:hAnsi="Arial Narrow" w:cs="Times New Roman"/>
          <w:color w:val="000000" w:themeColor="text1"/>
          <w:sz w:val="24"/>
          <w:szCs w:val="24"/>
        </w:rPr>
      </w:pPr>
      <w:r>
        <w:rPr>
          <w:rFonts w:ascii="Arial Narrow" w:eastAsia="Times New Roman" w:hAnsi="Arial Narrow" w:cs="Consolas"/>
          <w:color w:val="000000" w:themeColor="text1"/>
          <w:sz w:val="24"/>
          <w:szCs w:val="24"/>
        </w:rPr>
        <w:t xml:space="preserve">    </w:t>
      </w:r>
      <w:r w:rsidR="00DC38C9" w:rsidRPr="00DC38C9">
        <w:rPr>
          <w:rFonts w:ascii="Arial Narrow" w:eastAsia="Times New Roman" w:hAnsi="Arial Narrow" w:cs="Consolas"/>
          <w:color w:val="000000" w:themeColor="text1"/>
          <w:sz w:val="24"/>
          <w:szCs w:val="24"/>
        </w:rPr>
        <w:t>OPTIONS READ-ONLY.</w:t>
      </w:r>
    </w:p>
    <w:p w:rsidR="00DC38C9" w:rsidRPr="00DC38C9" w:rsidRDefault="00D613E2" w:rsidP="00D613E2">
      <w:pPr>
        <w:shd w:val="clear" w:color="auto" w:fill="E7E6E6" w:themeFill="background2"/>
        <w:spacing w:after="0" w:line="240" w:lineRule="auto"/>
        <w:ind w:firstLine="720"/>
        <w:rPr>
          <w:rFonts w:ascii="Arial Narrow" w:eastAsia="Times New Roman" w:hAnsi="Arial Narrow" w:cs="Times New Roman"/>
          <w:color w:val="000000" w:themeColor="text1"/>
          <w:sz w:val="24"/>
          <w:szCs w:val="24"/>
        </w:rPr>
      </w:pPr>
      <w:r>
        <w:rPr>
          <w:rFonts w:ascii="Arial Narrow" w:eastAsia="Times New Roman" w:hAnsi="Arial Narrow" w:cs="Consolas"/>
          <w:color w:val="000000" w:themeColor="text1"/>
          <w:sz w:val="24"/>
          <w:szCs w:val="24"/>
        </w:rPr>
        <w:t>ex</w:t>
      </w:r>
      <w:r w:rsidR="00DC38C9" w:rsidRPr="00DC38C9">
        <w:rPr>
          <w:rFonts w:ascii="Arial Narrow" w:eastAsia="Times New Roman" w:hAnsi="Arial Narrow" w:cs="Consolas"/>
          <w:color w:val="000000" w:themeColor="text1"/>
          <w:sz w:val="24"/>
          <w:szCs w:val="24"/>
        </w:rPr>
        <w:t>_</w:t>
      </w:r>
      <w:r>
        <w:rPr>
          <w:rFonts w:ascii="Arial Narrow" w:eastAsia="Times New Roman" w:hAnsi="Arial Narrow" w:cs="Consolas"/>
          <w:color w:val="000000" w:themeColor="text1"/>
          <w:sz w:val="24"/>
          <w:szCs w:val="24"/>
        </w:rPr>
        <w:t>tspat</w:t>
      </w:r>
      <w:r w:rsidR="00DC38C9" w:rsidRPr="00DC38C9">
        <w:rPr>
          <w:rFonts w:ascii="Arial Narrow" w:eastAsia="Times New Roman" w:hAnsi="Arial Narrow" w:cs="Consolas"/>
          <w:color w:val="000000" w:themeColor="text1"/>
          <w:sz w:val="24"/>
          <w:szCs w:val="24"/>
        </w:rPr>
        <w:t xml:space="preserve"> = SELECT SPART, VTEXT FROM </w:t>
      </w:r>
      <w:r w:rsidR="00DC38C9" w:rsidRPr="00DC38C9">
        <w:rPr>
          <w:rFonts w:ascii="Arial Narrow" w:eastAsia="Times New Roman" w:hAnsi="Arial Narrow" w:cs="Consolas"/>
          <w:i/>
          <w:color w:val="385623" w:themeColor="accent6" w:themeShade="80"/>
          <w:sz w:val="24"/>
          <w:szCs w:val="24"/>
        </w:rPr>
        <w:t>RD2.TSPAT</w:t>
      </w:r>
      <w:r w:rsidR="00DC38C9" w:rsidRPr="00DC38C9">
        <w:rPr>
          <w:rFonts w:ascii="Arial Narrow" w:eastAsia="Times New Roman" w:hAnsi="Arial Narrow" w:cs="Consolas"/>
          <w:color w:val="000000" w:themeColor="text1"/>
          <w:sz w:val="24"/>
          <w:szCs w:val="24"/>
        </w:rPr>
        <w:tab/>
      </w:r>
    </w:p>
    <w:p w:rsidR="00DC38C9" w:rsidRPr="00DC38C9" w:rsidRDefault="00D613E2" w:rsidP="00D613E2">
      <w:pPr>
        <w:spacing w:after="0" w:line="240" w:lineRule="auto"/>
        <w:ind w:left="720" w:firstLine="720"/>
        <w:rPr>
          <w:rFonts w:ascii="Arial Narrow" w:eastAsia="Times New Roman" w:hAnsi="Arial Narrow" w:cs="Times New Roman"/>
          <w:color w:val="000000" w:themeColor="text1"/>
          <w:sz w:val="24"/>
          <w:szCs w:val="24"/>
        </w:rPr>
      </w:pPr>
      <w:r>
        <w:rPr>
          <w:rFonts w:ascii="Arial Narrow" w:eastAsia="Times New Roman" w:hAnsi="Arial Narrow" w:cs="Consolas"/>
          <w:color w:val="000000" w:themeColor="text1"/>
          <w:sz w:val="24"/>
          <w:szCs w:val="24"/>
        </w:rPr>
        <w:t xml:space="preserve">     </w:t>
      </w:r>
      <w:r w:rsidR="00DC38C9" w:rsidRPr="00DC38C9">
        <w:rPr>
          <w:rFonts w:ascii="Arial Narrow" w:eastAsia="Times New Roman" w:hAnsi="Arial Narrow" w:cs="Consolas"/>
          <w:color w:val="000000" w:themeColor="text1"/>
          <w:sz w:val="24"/>
          <w:szCs w:val="24"/>
        </w:rPr>
        <w:t>WHERE SPRAS = ’E‘</w:t>
      </w:r>
    </w:p>
    <w:p w:rsidR="00DC38C9" w:rsidRPr="00DC38C9" w:rsidRDefault="00D613E2" w:rsidP="00D613E2">
      <w:pPr>
        <w:spacing w:after="0" w:line="240" w:lineRule="auto"/>
        <w:ind w:left="1440"/>
        <w:rPr>
          <w:rFonts w:ascii="Arial Narrow" w:eastAsia="Times New Roman" w:hAnsi="Arial Narrow" w:cs="Times New Roman"/>
          <w:color w:val="000000" w:themeColor="text1"/>
          <w:sz w:val="24"/>
          <w:szCs w:val="24"/>
        </w:rPr>
      </w:pPr>
      <w:r>
        <w:rPr>
          <w:rFonts w:ascii="Arial Narrow" w:eastAsia="Times New Roman" w:hAnsi="Arial Narrow" w:cs="Consolas"/>
          <w:color w:val="000000" w:themeColor="text1"/>
          <w:sz w:val="24"/>
          <w:szCs w:val="24"/>
        </w:rPr>
        <w:t xml:space="preserve">     </w:t>
      </w:r>
      <w:r w:rsidR="00DC38C9" w:rsidRPr="00DC38C9">
        <w:rPr>
          <w:rFonts w:ascii="Arial Narrow" w:eastAsia="Times New Roman" w:hAnsi="Arial Narrow" w:cs="Consolas"/>
          <w:color w:val="000000" w:themeColor="text1"/>
          <w:sz w:val="24"/>
          <w:szCs w:val="24"/>
        </w:rPr>
        <w:t>ORDER BY SPART;</w:t>
      </w:r>
    </w:p>
    <w:p w:rsidR="00DC38C9" w:rsidRDefault="00DC38C9" w:rsidP="00DC38C9">
      <w:pPr>
        <w:spacing w:after="0" w:line="240" w:lineRule="auto"/>
        <w:ind w:firstLine="567"/>
        <w:jc w:val="both"/>
        <w:rPr>
          <w:noProof/>
        </w:rPr>
      </w:pPr>
    </w:p>
    <w:p w:rsidR="00D613E2" w:rsidRPr="00D613E2" w:rsidRDefault="00D613E2" w:rsidP="00D613E2">
      <w:pPr>
        <w:spacing w:after="0" w:line="240" w:lineRule="auto"/>
        <w:ind w:firstLine="567"/>
        <w:jc w:val="both"/>
        <w:rPr>
          <w:rFonts w:ascii="Arial Narrow" w:hAnsi="Arial Narrow"/>
          <w:i/>
          <w:color w:val="002060"/>
          <w:sz w:val="24"/>
          <w:szCs w:val="24"/>
        </w:rPr>
      </w:pPr>
      <w:r w:rsidRPr="00D613E2">
        <w:rPr>
          <w:rFonts w:ascii="Arial Narrow" w:hAnsi="Arial Narrow"/>
          <w:i/>
          <w:color w:val="002060"/>
          <w:sz w:val="24"/>
          <w:szCs w:val="24"/>
        </w:rPr>
        <w:t>Program</w:t>
      </w:r>
    </w:p>
    <w:p w:rsidR="00D613E2" w:rsidRPr="00D613E2" w:rsidRDefault="00D613E2" w:rsidP="00D613E2">
      <w:pPr>
        <w:spacing w:after="0" w:line="240" w:lineRule="auto"/>
        <w:ind w:firstLine="567"/>
        <w:jc w:val="both"/>
        <w:rPr>
          <w:rFonts w:ascii="Arial Narrow" w:hAnsi="Arial Narrow"/>
          <w:color w:val="000000" w:themeColor="text1"/>
          <w:sz w:val="24"/>
          <w:szCs w:val="24"/>
        </w:rPr>
      </w:pPr>
    </w:p>
    <w:p w:rsidR="00D613E2" w:rsidRPr="00745A81" w:rsidRDefault="00D613E2" w:rsidP="00D613E2">
      <w:pPr>
        <w:spacing w:after="0" w:line="240" w:lineRule="auto"/>
        <w:ind w:firstLine="567"/>
        <w:rPr>
          <w:rFonts w:ascii="Arial Narrow" w:eastAsia="Times New Roman" w:hAnsi="Arial Narrow" w:cs="Times New Roman"/>
          <w:i/>
          <w:color w:val="000000" w:themeColor="text1"/>
          <w:sz w:val="24"/>
          <w:szCs w:val="24"/>
        </w:rPr>
      </w:pPr>
      <w:r w:rsidRPr="00D613E2">
        <w:rPr>
          <w:rFonts w:ascii="Arial Narrow" w:eastAsia="Times New Roman" w:hAnsi="Arial Narrow" w:cs="Consolas"/>
          <w:bCs/>
          <w:color w:val="000000" w:themeColor="text1"/>
          <w:sz w:val="24"/>
          <w:szCs w:val="24"/>
        </w:rPr>
        <w:t xml:space="preserve">AT SELECTION-SCREEN ON VALUE-REQUEST FOR S_SPART-LOW. </w:t>
      </w:r>
      <w:r w:rsidRPr="00745A81">
        <w:rPr>
          <w:rFonts w:ascii="Arial Narrow" w:eastAsia="Times New Roman" w:hAnsi="Arial Narrow" w:cs="Consolas"/>
          <w:bCs/>
          <w:i/>
          <w:color w:val="000000" w:themeColor="text1"/>
          <w:sz w:val="24"/>
          <w:szCs w:val="24"/>
        </w:rPr>
        <w:t>”F4 help</w:t>
      </w:r>
    </w:p>
    <w:p w:rsidR="00D613E2" w:rsidRPr="00D613E2" w:rsidRDefault="00745A81" w:rsidP="00745A81">
      <w:pPr>
        <w:shd w:val="clear" w:color="auto" w:fill="E7E6E6" w:themeFill="background2"/>
        <w:spacing w:after="0" w:line="240" w:lineRule="auto"/>
        <w:ind w:firstLine="720"/>
        <w:rPr>
          <w:rFonts w:ascii="Arial Narrow" w:eastAsia="Times New Roman" w:hAnsi="Arial Narrow" w:cs="Times New Roman"/>
          <w:color w:val="000000" w:themeColor="text1"/>
          <w:sz w:val="24"/>
          <w:szCs w:val="24"/>
        </w:rPr>
      </w:pPr>
      <w:r>
        <w:rPr>
          <w:rFonts w:ascii="Arial Narrow" w:eastAsia="Times New Roman" w:hAnsi="Arial Narrow" w:cs="Consolas"/>
          <w:bCs/>
          <w:color w:val="000000" w:themeColor="text1"/>
          <w:sz w:val="24"/>
          <w:szCs w:val="24"/>
        </w:rPr>
        <w:t>call method</w:t>
      </w:r>
      <w:r w:rsidR="00D613E2" w:rsidRPr="00D613E2">
        <w:rPr>
          <w:rFonts w:ascii="Arial Narrow" w:eastAsia="Times New Roman" w:hAnsi="Arial Narrow" w:cs="Consolas"/>
          <w:bCs/>
          <w:color w:val="000000" w:themeColor="text1"/>
          <w:sz w:val="24"/>
          <w:szCs w:val="24"/>
        </w:rPr>
        <w:t xml:space="preserve"> ZCL_DISPATCH=&gt;</w:t>
      </w:r>
      <w:r w:rsidR="00D613E2" w:rsidRPr="00745A81">
        <w:rPr>
          <w:rFonts w:ascii="Arial Narrow" w:eastAsia="Times New Roman" w:hAnsi="Arial Narrow" w:cs="Consolas"/>
          <w:bCs/>
          <w:i/>
          <w:color w:val="385623" w:themeColor="accent6" w:themeShade="80"/>
          <w:sz w:val="24"/>
          <w:szCs w:val="24"/>
        </w:rPr>
        <w:t>F4_SPART</w:t>
      </w:r>
      <w:r w:rsidR="00D613E2" w:rsidRPr="00745A81">
        <w:rPr>
          <w:rFonts w:ascii="Arial Narrow" w:eastAsia="Times New Roman" w:hAnsi="Arial Narrow" w:cs="Consolas"/>
          <w:bCs/>
          <w:color w:val="385623" w:themeColor="accent6" w:themeShade="80"/>
          <w:sz w:val="24"/>
          <w:szCs w:val="24"/>
        </w:rPr>
        <w:t xml:space="preserve"> </w:t>
      </w:r>
      <w:r>
        <w:rPr>
          <w:rFonts w:ascii="Arial Narrow" w:eastAsia="Times New Roman" w:hAnsi="Arial Narrow" w:cs="Consolas"/>
          <w:bCs/>
          <w:color w:val="000000" w:themeColor="text1"/>
          <w:sz w:val="24"/>
          <w:szCs w:val="24"/>
        </w:rPr>
        <w:t>importing</w:t>
      </w:r>
      <w:r w:rsidR="00D613E2">
        <w:rPr>
          <w:rFonts w:ascii="Arial Narrow" w:eastAsia="Times New Roman" w:hAnsi="Arial Narrow" w:cs="Consolas"/>
          <w:bCs/>
          <w:color w:val="000000" w:themeColor="text1"/>
          <w:sz w:val="24"/>
          <w:szCs w:val="24"/>
        </w:rPr>
        <w:t xml:space="preserve"> ex</w:t>
      </w:r>
      <w:r w:rsidR="00D613E2" w:rsidRPr="00D613E2">
        <w:rPr>
          <w:rFonts w:ascii="Arial Narrow" w:eastAsia="Times New Roman" w:hAnsi="Arial Narrow" w:cs="Consolas"/>
          <w:bCs/>
          <w:color w:val="000000" w:themeColor="text1"/>
          <w:sz w:val="24"/>
          <w:szCs w:val="24"/>
        </w:rPr>
        <w:t>_</w:t>
      </w:r>
      <w:r w:rsidR="00D613E2">
        <w:rPr>
          <w:rFonts w:ascii="Arial Narrow" w:eastAsia="Times New Roman" w:hAnsi="Arial Narrow" w:cs="Consolas"/>
          <w:bCs/>
          <w:color w:val="000000" w:themeColor="text1"/>
          <w:sz w:val="24"/>
          <w:szCs w:val="24"/>
        </w:rPr>
        <w:t>tspat</w:t>
      </w:r>
      <w:r w:rsidR="00D613E2" w:rsidRPr="00D613E2">
        <w:rPr>
          <w:rFonts w:ascii="Arial Narrow" w:eastAsia="Times New Roman" w:hAnsi="Arial Narrow" w:cs="Consolas"/>
          <w:bCs/>
          <w:color w:val="000000" w:themeColor="text1"/>
          <w:sz w:val="24"/>
          <w:szCs w:val="24"/>
        </w:rPr>
        <w:t xml:space="preserve"> = GT_SPART.</w:t>
      </w:r>
    </w:p>
    <w:p w:rsidR="00D613E2" w:rsidRPr="00D613E2" w:rsidRDefault="00D613E2" w:rsidP="00D613E2">
      <w:pPr>
        <w:spacing w:after="0" w:line="240" w:lineRule="auto"/>
        <w:ind w:firstLine="567"/>
        <w:rPr>
          <w:rFonts w:ascii="Arial Narrow" w:eastAsia="Times New Roman" w:hAnsi="Arial Narrow" w:cs="Times New Roman"/>
          <w:color w:val="000000" w:themeColor="text1"/>
          <w:sz w:val="24"/>
          <w:szCs w:val="24"/>
        </w:rPr>
      </w:pPr>
      <w:r w:rsidRPr="00D613E2">
        <w:rPr>
          <w:rFonts w:ascii="Arial Narrow" w:eastAsia="Times New Roman" w:hAnsi="Arial Narrow" w:cs="Consolas"/>
          <w:bCs/>
          <w:color w:val="000000" w:themeColor="text1"/>
          <w:sz w:val="24"/>
          <w:szCs w:val="24"/>
        </w:rPr>
        <w:t>START-OF-SELECTION.</w:t>
      </w:r>
    </w:p>
    <w:p w:rsidR="00D613E2" w:rsidRPr="00D613E2" w:rsidRDefault="00D613E2" w:rsidP="00D613E2">
      <w:pPr>
        <w:spacing w:after="0" w:line="240" w:lineRule="auto"/>
        <w:ind w:firstLine="720"/>
        <w:rPr>
          <w:rFonts w:ascii="Arial Narrow" w:eastAsia="Times New Roman" w:hAnsi="Arial Narrow" w:cs="Times New Roman"/>
          <w:color w:val="000000" w:themeColor="text1"/>
          <w:sz w:val="24"/>
          <w:szCs w:val="24"/>
        </w:rPr>
      </w:pPr>
      <w:r w:rsidRPr="00D613E2">
        <w:rPr>
          <w:rFonts w:ascii="Arial Narrow" w:eastAsia="Times New Roman" w:hAnsi="Arial Narrow" w:cs="Consolas"/>
          <w:bCs/>
          <w:color w:val="000000" w:themeColor="text1"/>
          <w:sz w:val="24"/>
          <w:szCs w:val="24"/>
        </w:rPr>
        <w:t>TRY.</w:t>
      </w:r>
    </w:p>
    <w:p w:rsidR="00D613E2" w:rsidRPr="00D613E2" w:rsidRDefault="00D613E2" w:rsidP="00745A81">
      <w:pPr>
        <w:shd w:val="clear" w:color="auto" w:fill="E7E6E6" w:themeFill="background2"/>
        <w:spacing w:after="0" w:line="240" w:lineRule="auto"/>
        <w:ind w:left="720"/>
        <w:rPr>
          <w:rFonts w:ascii="Arial Narrow" w:eastAsia="Times New Roman" w:hAnsi="Arial Narrow" w:cs="Times New Roman"/>
          <w:color w:val="000000" w:themeColor="text1"/>
          <w:sz w:val="24"/>
          <w:szCs w:val="24"/>
        </w:rPr>
      </w:pPr>
      <w:r>
        <w:rPr>
          <w:rFonts w:ascii="Arial Narrow" w:eastAsia="Times New Roman" w:hAnsi="Arial Narrow" w:cs="Consolas"/>
          <w:bCs/>
          <w:color w:val="000000" w:themeColor="text1"/>
          <w:sz w:val="24"/>
          <w:szCs w:val="24"/>
        </w:rPr>
        <w:t xml:space="preserve">  </w:t>
      </w:r>
      <w:r w:rsidR="00745A81">
        <w:rPr>
          <w:rFonts w:ascii="Arial Narrow" w:eastAsia="Times New Roman" w:hAnsi="Arial Narrow" w:cs="Consolas"/>
          <w:bCs/>
          <w:color w:val="000000" w:themeColor="text1"/>
          <w:sz w:val="24"/>
          <w:szCs w:val="24"/>
        </w:rPr>
        <w:t>call method</w:t>
      </w:r>
      <w:r w:rsidRPr="00D613E2">
        <w:rPr>
          <w:rFonts w:ascii="Arial Narrow" w:eastAsia="Times New Roman" w:hAnsi="Arial Narrow" w:cs="Consolas"/>
          <w:bCs/>
          <w:color w:val="000000" w:themeColor="text1"/>
          <w:sz w:val="24"/>
          <w:szCs w:val="24"/>
        </w:rPr>
        <w:t xml:space="preserve"> ZCL_DISPATCH=&gt;</w:t>
      </w:r>
      <w:r w:rsidRPr="00745A81">
        <w:rPr>
          <w:rFonts w:ascii="Arial Narrow" w:eastAsia="Times New Roman" w:hAnsi="Arial Narrow" w:cs="Consolas"/>
          <w:bCs/>
          <w:i/>
          <w:color w:val="385623" w:themeColor="accent6" w:themeShade="80"/>
          <w:sz w:val="24"/>
          <w:szCs w:val="24"/>
        </w:rPr>
        <w:t>GET_DATA</w:t>
      </w:r>
    </w:p>
    <w:p w:rsidR="00D613E2" w:rsidRPr="00D613E2" w:rsidRDefault="00745A81" w:rsidP="00D613E2">
      <w:pPr>
        <w:spacing w:after="0" w:line="240" w:lineRule="auto"/>
        <w:ind w:left="1440" w:firstLine="720"/>
        <w:rPr>
          <w:rFonts w:ascii="Arial Narrow" w:eastAsia="Times New Roman" w:hAnsi="Arial Narrow" w:cs="Times New Roman"/>
          <w:i/>
          <w:color w:val="000000" w:themeColor="text1"/>
          <w:sz w:val="24"/>
          <w:szCs w:val="24"/>
        </w:rPr>
      </w:pPr>
      <w:r>
        <w:rPr>
          <w:rFonts w:ascii="Arial Narrow" w:eastAsia="Times New Roman" w:hAnsi="Arial Narrow" w:cs="Consolas"/>
          <w:bCs/>
          <w:color w:val="000000" w:themeColor="text1"/>
          <w:sz w:val="24"/>
          <w:szCs w:val="24"/>
        </w:rPr>
        <w:t>exporting</w:t>
      </w:r>
      <w:r w:rsidR="00D613E2">
        <w:rPr>
          <w:rFonts w:ascii="Arial Narrow" w:eastAsia="Times New Roman" w:hAnsi="Arial Narrow" w:cs="Consolas"/>
          <w:bCs/>
          <w:color w:val="000000" w:themeColor="text1"/>
          <w:sz w:val="24"/>
          <w:szCs w:val="24"/>
        </w:rPr>
        <w:t xml:space="preserve"> ip</w:t>
      </w:r>
      <w:r w:rsidR="00D613E2" w:rsidRPr="00D613E2">
        <w:rPr>
          <w:rFonts w:ascii="Arial Narrow" w:eastAsia="Times New Roman" w:hAnsi="Arial Narrow" w:cs="Consolas"/>
          <w:bCs/>
          <w:color w:val="000000" w:themeColor="text1"/>
          <w:sz w:val="24"/>
          <w:szCs w:val="24"/>
        </w:rPr>
        <w:t>_</w:t>
      </w:r>
      <w:r w:rsidR="00D613E2">
        <w:rPr>
          <w:rFonts w:ascii="Arial Narrow" w:eastAsia="Times New Roman" w:hAnsi="Arial Narrow" w:cs="Consolas"/>
          <w:bCs/>
          <w:color w:val="000000" w:themeColor="text1"/>
          <w:sz w:val="24"/>
          <w:szCs w:val="24"/>
        </w:rPr>
        <w:t>where</w:t>
      </w:r>
      <w:r w:rsidR="00D613E2" w:rsidRPr="00D613E2">
        <w:rPr>
          <w:rFonts w:ascii="Arial Narrow" w:eastAsia="Times New Roman" w:hAnsi="Arial Narrow" w:cs="Consolas"/>
          <w:bCs/>
          <w:color w:val="000000" w:themeColor="text1"/>
          <w:sz w:val="24"/>
          <w:szCs w:val="24"/>
        </w:rPr>
        <w:t xml:space="preserve"> = GW_WHERE </w:t>
      </w:r>
      <w:r w:rsidR="00D613E2" w:rsidRPr="00D613E2">
        <w:rPr>
          <w:rFonts w:ascii="Arial Narrow" w:eastAsia="Times New Roman" w:hAnsi="Arial Narrow" w:cs="Consolas"/>
          <w:bCs/>
          <w:i/>
          <w:color w:val="000000" w:themeColor="text1"/>
          <w:sz w:val="24"/>
          <w:szCs w:val="24"/>
        </w:rPr>
        <w:t>"where condition in string</w:t>
      </w:r>
    </w:p>
    <w:p w:rsidR="00D613E2" w:rsidRPr="00D613E2" w:rsidRDefault="00745A81" w:rsidP="00D613E2">
      <w:pPr>
        <w:spacing w:after="0" w:line="240" w:lineRule="auto"/>
        <w:ind w:left="1440" w:firstLine="720"/>
        <w:rPr>
          <w:rFonts w:ascii="Arial Narrow" w:eastAsia="Times New Roman" w:hAnsi="Arial Narrow" w:cs="Times New Roman"/>
          <w:color w:val="000000" w:themeColor="text1"/>
          <w:sz w:val="24"/>
          <w:szCs w:val="24"/>
        </w:rPr>
      </w:pPr>
      <w:r>
        <w:rPr>
          <w:rFonts w:ascii="Arial Narrow" w:eastAsia="Times New Roman" w:hAnsi="Arial Narrow" w:cs="Consolas"/>
          <w:bCs/>
          <w:color w:val="000000" w:themeColor="text1"/>
          <w:sz w:val="24"/>
          <w:szCs w:val="24"/>
        </w:rPr>
        <w:t>importing</w:t>
      </w:r>
      <w:r w:rsidR="00D613E2">
        <w:rPr>
          <w:rFonts w:ascii="Arial Narrow" w:eastAsia="Times New Roman" w:hAnsi="Arial Narrow" w:cs="Consolas"/>
          <w:bCs/>
          <w:color w:val="000000" w:themeColor="text1"/>
          <w:sz w:val="24"/>
          <w:szCs w:val="24"/>
        </w:rPr>
        <w:t xml:space="preserve"> ex</w:t>
      </w:r>
      <w:r w:rsidR="00D613E2" w:rsidRPr="00D613E2">
        <w:rPr>
          <w:rFonts w:ascii="Arial Narrow" w:eastAsia="Times New Roman" w:hAnsi="Arial Narrow" w:cs="Consolas"/>
          <w:bCs/>
          <w:color w:val="000000" w:themeColor="text1"/>
          <w:sz w:val="24"/>
          <w:szCs w:val="24"/>
        </w:rPr>
        <w:t>_</w:t>
      </w:r>
      <w:r w:rsidR="00D613E2">
        <w:rPr>
          <w:rFonts w:ascii="Arial Narrow" w:eastAsia="Times New Roman" w:hAnsi="Arial Narrow" w:cs="Consolas"/>
          <w:bCs/>
          <w:color w:val="000000" w:themeColor="text1"/>
          <w:sz w:val="24"/>
          <w:szCs w:val="24"/>
        </w:rPr>
        <w:t>final</w:t>
      </w:r>
      <w:r w:rsidR="00D613E2" w:rsidRPr="00D613E2">
        <w:rPr>
          <w:rFonts w:ascii="Arial Narrow" w:eastAsia="Times New Roman" w:hAnsi="Arial Narrow" w:cs="Consolas"/>
          <w:bCs/>
          <w:color w:val="000000" w:themeColor="text1"/>
          <w:sz w:val="24"/>
          <w:szCs w:val="24"/>
        </w:rPr>
        <w:t xml:space="preserve"> = DATA(GT_FINAL).</w:t>
      </w:r>
    </w:p>
    <w:p w:rsidR="00D613E2" w:rsidRPr="00D613E2" w:rsidRDefault="00D613E2" w:rsidP="00D613E2">
      <w:pPr>
        <w:spacing w:after="0" w:line="240" w:lineRule="auto"/>
        <w:ind w:left="720"/>
        <w:rPr>
          <w:rFonts w:ascii="Arial Narrow" w:eastAsia="Times New Roman" w:hAnsi="Arial Narrow" w:cs="Times New Roman"/>
          <w:color w:val="000000" w:themeColor="text1"/>
          <w:sz w:val="24"/>
          <w:szCs w:val="24"/>
        </w:rPr>
      </w:pPr>
      <w:r>
        <w:rPr>
          <w:rFonts w:ascii="Arial Narrow" w:eastAsia="Times New Roman" w:hAnsi="Arial Narrow" w:cs="Consolas"/>
          <w:bCs/>
          <w:color w:val="000000" w:themeColor="text1"/>
          <w:sz w:val="24"/>
          <w:szCs w:val="24"/>
        </w:rPr>
        <w:t xml:space="preserve">  </w:t>
      </w:r>
      <w:r w:rsidRPr="00D613E2">
        <w:rPr>
          <w:rFonts w:ascii="Arial Narrow" w:eastAsia="Times New Roman" w:hAnsi="Arial Narrow" w:cs="Consolas"/>
          <w:bCs/>
          <w:color w:val="000000" w:themeColor="text1"/>
          <w:sz w:val="24"/>
          <w:szCs w:val="24"/>
        </w:rPr>
        <w:t>CATCH CX_AMDP_ERROR INTO DATA(AMDP_ERROR).</w:t>
      </w:r>
    </w:p>
    <w:p w:rsidR="00D613E2" w:rsidRPr="00D613E2" w:rsidRDefault="00D613E2" w:rsidP="00D613E2">
      <w:pPr>
        <w:spacing w:after="0" w:line="240" w:lineRule="auto"/>
        <w:ind w:firstLine="720"/>
        <w:rPr>
          <w:rFonts w:ascii="Arial Narrow" w:eastAsia="Times New Roman" w:hAnsi="Arial Narrow" w:cs="Times New Roman"/>
          <w:color w:val="000000" w:themeColor="text1"/>
          <w:sz w:val="24"/>
          <w:szCs w:val="24"/>
        </w:rPr>
      </w:pPr>
      <w:r w:rsidRPr="00D613E2">
        <w:rPr>
          <w:rFonts w:ascii="Arial Narrow" w:eastAsia="Times New Roman" w:hAnsi="Arial Narrow" w:cs="Consolas"/>
          <w:bCs/>
          <w:color w:val="000000" w:themeColor="text1"/>
          <w:sz w:val="24"/>
          <w:szCs w:val="24"/>
        </w:rPr>
        <w:t>ENDTRY.</w:t>
      </w:r>
    </w:p>
    <w:p w:rsidR="00D613E2" w:rsidRPr="00D613E2" w:rsidRDefault="00D613E2" w:rsidP="00D613E2">
      <w:pPr>
        <w:spacing w:after="0" w:line="240" w:lineRule="auto"/>
        <w:ind w:firstLine="567"/>
        <w:rPr>
          <w:rFonts w:ascii="Arial Narrow" w:eastAsia="Times New Roman" w:hAnsi="Arial Narrow" w:cs="Times New Roman"/>
          <w:color w:val="000000" w:themeColor="text1"/>
          <w:sz w:val="24"/>
          <w:szCs w:val="24"/>
        </w:rPr>
      </w:pPr>
      <w:r w:rsidRPr="00D613E2">
        <w:rPr>
          <w:rFonts w:ascii="Arial Narrow" w:eastAsia="Times New Roman" w:hAnsi="Arial Narrow" w:cs="Consolas"/>
          <w:bCs/>
          <w:color w:val="000000" w:themeColor="text1"/>
          <w:sz w:val="24"/>
          <w:szCs w:val="24"/>
        </w:rPr>
        <w:t>IF GT_FINAL IS NOT INITIAL.</w:t>
      </w:r>
    </w:p>
    <w:p w:rsidR="00D613E2" w:rsidRPr="00D613E2" w:rsidRDefault="00D613E2" w:rsidP="00D613E2">
      <w:pPr>
        <w:spacing w:after="0" w:line="240" w:lineRule="auto"/>
        <w:ind w:firstLine="720"/>
        <w:rPr>
          <w:rFonts w:ascii="Arial Narrow" w:eastAsia="Times New Roman" w:hAnsi="Arial Narrow" w:cs="Times New Roman"/>
          <w:i/>
          <w:color w:val="000000" w:themeColor="text1"/>
          <w:sz w:val="24"/>
          <w:szCs w:val="24"/>
        </w:rPr>
      </w:pPr>
      <w:r w:rsidRPr="00D613E2">
        <w:rPr>
          <w:rFonts w:ascii="Arial Narrow" w:eastAsia="Times New Roman" w:hAnsi="Arial Narrow" w:cs="Consolas"/>
          <w:bCs/>
          <w:i/>
          <w:color w:val="000000" w:themeColor="text1"/>
          <w:sz w:val="24"/>
          <w:szCs w:val="24"/>
        </w:rPr>
        <w:t>"Create field catalog and display ALV</w:t>
      </w:r>
    </w:p>
    <w:p w:rsidR="00D613E2" w:rsidRPr="00D613E2" w:rsidRDefault="00D613E2" w:rsidP="00D613E2">
      <w:pPr>
        <w:spacing w:after="0" w:line="240" w:lineRule="auto"/>
        <w:ind w:firstLine="720"/>
        <w:rPr>
          <w:rFonts w:ascii="Arial Narrow" w:eastAsia="Times New Roman" w:hAnsi="Arial Narrow" w:cs="Times New Roman"/>
          <w:color w:val="000000" w:themeColor="text1"/>
          <w:sz w:val="24"/>
          <w:szCs w:val="24"/>
        </w:rPr>
      </w:pPr>
      <w:r w:rsidRPr="00D613E2">
        <w:rPr>
          <w:rFonts w:ascii="Arial Narrow" w:eastAsia="Times New Roman" w:hAnsi="Arial Narrow" w:cs="Consolas"/>
          <w:bCs/>
          <w:color w:val="000000" w:themeColor="text1"/>
          <w:sz w:val="24"/>
          <w:szCs w:val="24"/>
        </w:rPr>
        <w:t>CALL SCREEN 9000.</w:t>
      </w:r>
    </w:p>
    <w:p w:rsidR="00D613E2" w:rsidRPr="00D613E2" w:rsidRDefault="00D613E2" w:rsidP="00D613E2">
      <w:pPr>
        <w:spacing w:after="0" w:line="240" w:lineRule="auto"/>
        <w:ind w:firstLine="567"/>
        <w:jc w:val="both"/>
        <w:rPr>
          <w:rFonts w:ascii="Arial Narrow" w:hAnsi="Arial Narrow"/>
          <w:noProof/>
          <w:color w:val="000000" w:themeColor="text1"/>
          <w:sz w:val="24"/>
          <w:szCs w:val="24"/>
        </w:rPr>
      </w:pPr>
      <w:r w:rsidRPr="00D613E2">
        <w:rPr>
          <w:rFonts w:ascii="Arial Narrow" w:eastAsia="Times New Roman" w:hAnsi="Arial Narrow" w:cs="Consolas"/>
          <w:bCs/>
          <w:color w:val="000000" w:themeColor="text1"/>
          <w:sz w:val="24"/>
          <w:szCs w:val="24"/>
        </w:rPr>
        <w:t>ENDIF.</w:t>
      </w:r>
    </w:p>
    <w:p w:rsidR="00D613E2" w:rsidRPr="00D613E2" w:rsidRDefault="00D613E2" w:rsidP="00D613E2">
      <w:pPr>
        <w:spacing w:after="0" w:line="240" w:lineRule="auto"/>
        <w:ind w:firstLine="567"/>
        <w:jc w:val="both"/>
        <w:rPr>
          <w:rFonts w:ascii="Arial Narrow" w:hAnsi="Arial Narrow"/>
          <w:noProof/>
          <w:color w:val="000000" w:themeColor="text1"/>
          <w:sz w:val="24"/>
          <w:szCs w:val="24"/>
        </w:rPr>
      </w:pPr>
    </w:p>
    <w:p w:rsidR="00DC38C9" w:rsidRDefault="00DC38C9" w:rsidP="00DC38C9">
      <w:pPr>
        <w:spacing w:after="0" w:line="240" w:lineRule="auto"/>
        <w:ind w:firstLine="567"/>
        <w:jc w:val="both"/>
        <w:rPr>
          <w:rFonts w:ascii="Arial Narrow" w:hAnsi="Arial Narrow"/>
          <w:color w:val="000000" w:themeColor="text1"/>
          <w:sz w:val="24"/>
          <w:szCs w:val="24"/>
        </w:rPr>
      </w:pPr>
    </w:p>
    <w:p w:rsidR="00953C7D" w:rsidRPr="00953C7D" w:rsidRDefault="00953C7D" w:rsidP="00953C7D">
      <w:pPr>
        <w:pStyle w:val="1"/>
        <w:spacing w:before="0" w:beforeAutospacing="0" w:after="0" w:afterAutospacing="0"/>
        <w:ind w:firstLine="567"/>
        <w:jc w:val="center"/>
        <w:rPr>
          <w:rFonts w:ascii="Arial Narrow" w:hAnsi="Arial Narrow"/>
          <w:sz w:val="24"/>
          <w:szCs w:val="24"/>
        </w:rPr>
      </w:pPr>
      <w:bookmarkStart w:id="32" w:name="Create_an_AMDP"/>
      <w:r w:rsidRPr="00953C7D">
        <w:rPr>
          <w:rFonts w:ascii="Arial Narrow" w:hAnsi="Arial Narrow"/>
          <w:sz w:val="24"/>
          <w:szCs w:val="24"/>
        </w:rPr>
        <w:t xml:space="preserve">Create an ABAP Managed Database Procedure </w:t>
      </w:r>
      <w:r>
        <w:rPr>
          <w:rFonts w:ascii="Arial Narrow" w:hAnsi="Arial Narrow"/>
          <w:sz w:val="24"/>
          <w:szCs w:val="24"/>
        </w:rPr>
        <w:t>/</w:t>
      </w:r>
      <w:r w:rsidRPr="00953C7D">
        <w:rPr>
          <w:rFonts w:ascii="Arial Narrow" w:hAnsi="Arial Narrow"/>
          <w:sz w:val="24"/>
          <w:szCs w:val="24"/>
        </w:rPr>
        <w:t>AMDP</w:t>
      </w:r>
      <w:r>
        <w:rPr>
          <w:rFonts w:ascii="Arial Narrow" w:hAnsi="Arial Narrow"/>
          <w:sz w:val="24"/>
          <w:szCs w:val="24"/>
        </w:rPr>
        <w:t>/</w:t>
      </w:r>
      <w:r w:rsidRPr="00953C7D">
        <w:rPr>
          <w:rFonts w:ascii="Arial Narrow" w:hAnsi="Arial Narrow"/>
          <w:sz w:val="24"/>
          <w:szCs w:val="24"/>
        </w:rPr>
        <w:t xml:space="preserve"> and Analyze Its Performance</w:t>
      </w:r>
    </w:p>
    <w:bookmarkEnd w:id="32"/>
    <w:p w:rsidR="00953C7D" w:rsidRPr="00953C7D" w:rsidRDefault="00953C7D" w:rsidP="00953C7D">
      <w:pPr>
        <w:spacing w:after="0" w:line="240" w:lineRule="auto"/>
        <w:ind w:firstLine="567"/>
        <w:jc w:val="center"/>
        <w:rPr>
          <w:rFonts w:ascii="Arial Narrow" w:hAnsi="Arial Narrow"/>
          <w:color w:val="000000" w:themeColor="text1"/>
          <w:sz w:val="24"/>
          <w:szCs w:val="24"/>
        </w:rPr>
      </w:pPr>
      <w:r w:rsidRPr="00953C7D">
        <w:rPr>
          <w:rFonts w:ascii="Arial Narrow" w:hAnsi="Arial Narrow"/>
          <w:color w:val="000000" w:themeColor="text1"/>
          <w:sz w:val="24"/>
          <w:szCs w:val="24"/>
        </w:rPr>
        <w:fldChar w:fldCharType="begin"/>
      </w:r>
      <w:r w:rsidRPr="00953C7D">
        <w:rPr>
          <w:rFonts w:ascii="Arial Narrow" w:hAnsi="Arial Narrow"/>
          <w:color w:val="000000" w:themeColor="text1"/>
          <w:sz w:val="24"/>
          <w:szCs w:val="24"/>
        </w:rPr>
        <w:instrText xml:space="preserve"> HYPERLINK "https://developers.sap.com/tutorials/abap-environment-amdp-profiling.html" </w:instrText>
      </w:r>
      <w:r w:rsidRPr="00953C7D">
        <w:rPr>
          <w:rFonts w:ascii="Arial Narrow" w:hAnsi="Arial Narrow"/>
          <w:color w:val="000000" w:themeColor="text1"/>
          <w:sz w:val="24"/>
          <w:szCs w:val="24"/>
        </w:rPr>
        <w:fldChar w:fldCharType="separate"/>
      </w:r>
      <w:r w:rsidRPr="00953C7D">
        <w:rPr>
          <w:rStyle w:val="a3"/>
          <w:rFonts w:ascii="Arial Narrow" w:hAnsi="Arial Narrow"/>
          <w:sz w:val="24"/>
          <w:szCs w:val="24"/>
          <w:u w:val="none"/>
        </w:rPr>
        <w:t>https://developers.sap.com/tutorials/abap-environment-amdp-profiling.html</w:t>
      </w:r>
      <w:r w:rsidRPr="00953C7D">
        <w:rPr>
          <w:rFonts w:ascii="Arial Narrow" w:hAnsi="Arial Narrow"/>
          <w:color w:val="000000" w:themeColor="text1"/>
          <w:sz w:val="24"/>
          <w:szCs w:val="24"/>
        </w:rPr>
        <w:fldChar w:fldCharType="end"/>
      </w:r>
    </w:p>
    <w:p w:rsidR="00953C7D" w:rsidRPr="00DE6285" w:rsidRDefault="00912F9E" w:rsidP="00953C7D">
      <w:pPr>
        <w:spacing w:after="0" w:line="240" w:lineRule="auto"/>
        <w:ind w:firstLine="567"/>
        <w:jc w:val="both"/>
        <w:outlineLvl w:val="0"/>
        <w:rPr>
          <w:rFonts w:ascii="Arial Narrow" w:eastAsia="Times New Roman" w:hAnsi="Arial Narrow" w:cs="Times New Roman"/>
          <w:bCs/>
          <w:kern w:val="36"/>
          <w:sz w:val="24"/>
          <w:szCs w:val="24"/>
        </w:rPr>
      </w:pPr>
      <w:hyperlink w:anchor="Содержание" w:history="1">
        <w:r w:rsidR="00953C7D" w:rsidRPr="002E64CF">
          <w:rPr>
            <w:rStyle w:val="a3"/>
            <w:rFonts w:ascii="Arial Narrow" w:eastAsia="Times New Roman" w:hAnsi="Arial Narrow" w:cs="Times New Roman"/>
            <w:bCs/>
            <w:kern w:val="36"/>
            <w:sz w:val="24"/>
            <w:szCs w:val="24"/>
            <w:u w:val="none"/>
            <w:lang w:val="ru-RU"/>
          </w:rPr>
          <w:t>Содержание</w:t>
        </w:r>
      </w:hyperlink>
    </w:p>
    <w:p w:rsidR="00953C7D" w:rsidRDefault="00953C7D" w:rsidP="00953C7D">
      <w:pPr>
        <w:spacing w:after="0" w:line="240" w:lineRule="auto"/>
        <w:ind w:firstLine="567"/>
        <w:jc w:val="both"/>
        <w:rPr>
          <w:rFonts w:ascii="Arial Narrow" w:hAnsi="Arial Narrow"/>
          <w:i/>
          <w:color w:val="000000" w:themeColor="text1"/>
          <w:sz w:val="24"/>
          <w:szCs w:val="24"/>
        </w:rPr>
      </w:pPr>
    </w:p>
    <w:p w:rsidR="00790140" w:rsidRPr="00790140" w:rsidRDefault="00790140" w:rsidP="005C3C20">
      <w:pPr>
        <w:spacing w:after="0" w:line="240" w:lineRule="auto"/>
        <w:ind w:firstLine="567"/>
        <w:jc w:val="both"/>
        <w:rPr>
          <w:rFonts w:ascii="Arial Narrow" w:hAnsi="Arial Narrow"/>
          <w:sz w:val="24"/>
          <w:szCs w:val="24"/>
        </w:rPr>
      </w:pPr>
      <w:r w:rsidRPr="005C3C20">
        <w:rPr>
          <w:rFonts w:ascii="Arial Narrow" w:hAnsi="Arial Narrow"/>
          <w:i/>
          <w:color w:val="002060"/>
          <w:sz w:val="24"/>
          <w:szCs w:val="24"/>
        </w:rPr>
        <w:t>Step 1</w:t>
      </w:r>
      <w:r>
        <w:rPr>
          <w:rFonts w:ascii="Arial Narrow" w:hAnsi="Arial Narrow"/>
          <w:sz w:val="24"/>
          <w:szCs w:val="24"/>
        </w:rPr>
        <w:tab/>
      </w:r>
      <w:r w:rsidRPr="005C3C20">
        <w:rPr>
          <w:rFonts w:ascii="Arial Narrow" w:hAnsi="Arial Narrow"/>
          <w:b/>
          <w:i/>
          <w:sz w:val="24"/>
          <w:szCs w:val="24"/>
        </w:rPr>
        <w:t>Create an ABAP class</w:t>
      </w:r>
    </w:p>
    <w:p w:rsidR="00790140" w:rsidRDefault="00790140" w:rsidP="005C3C20">
      <w:pPr>
        <w:spacing w:after="0" w:line="240" w:lineRule="auto"/>
        <w:ind w:firstLine="567"/>
        <w:jc w:val="both"/>
        <w:rPr>
          <w:rFonts w:ascii="Arial Narrow" w:hAnsi="Arial Narrow"/>
          <w:i/>
          <w:color w:val="000000" w:themeColor="text1"/>
          <w:sz w:val="24"/>
          <w:szCs w:val="24"/>
        </w:rPr>
      </w:pPr>
    </w:p>
    <w:p w:rsidR="005C3C20" w:rsidRPr="005C3C20" w:rsidRDefault="005C3C20" w:rsidP="005C3C20">
      <w:pPr>
        <w:spacing w:after="0" w:line="240" w:lineRule="auto"/>
        <w:ind w:firstLine="567"/>
        <w:jc w:val="both"/>
        <w:rPr>
          <w:rStyle w:val="HTML1"/>
          <w:rFonts w:ascii="Arial Narrow" w:eastAsiaTheme="minorHAnsi" w:hAnsi="Arial Narrow"/>
          <w:sz w:val="24"/>
          <w:szCs w:val="24"/>
        </w:rPr>
      </w:pPr>
      <w:r w:rsidRPr="005C3C20">
        <w:rPr>
          <w:rStyle w:val="HTML1"/>
          <w:rFonts w:ascii="Arial Narrow" w:eastAsiaTheme="minorHAnsi" w:hAnsi="Arial Narrow"/>
          <w:sz w:val="24"/>
          <w:szCs w:val="24"/>
        </w:rPr>
        <w:t>ZCL_AMDP_DEMO_XXX</w:t>
      </w:r>
    </w:p>
    <w:p w:rsidR="005C3C20" w:rsidRDefault="005C3C20" w:rsidP="005C3C20">
      <w:pPr>
        <w:spacing w:after="0" w:line="240" w:lineRule="auto"/>
        <w:ind w:firstLine="567"/>
        <w:jc w:val="both"/>
        <w:rPr>
          <w:rStyle w:val="HTML1"/>
          <w:rFonts w:eastAsiaTheme="minorHAnsi"/>
        </w:rPr>
      </w:pPr>
    </w:p>
    <w:p w:rsidR="005C3C20" w:rsidRPr="005C3C20" w:rsidRDefault="005C3C20" w:rsidP="005C3C20">
      <w:pPr>
        <w:spacing w:after="0" w:line="240" w:lineRule="auto"/>
        <w:ind w:firstLine="567"/>
        <w:jc w:val="both"/>
        <w:rPr>
          <w:rFonts w:ascii="Arial Narrow" w:hAnsi="Arial Narrow"/>
          <w:b/>
          <w:i/>
          <w:color w:val="000000" w:themeColor="text1"/>
          <w:sz w:val="24"/>
          <w:szCs w:val="24"/>
        </w:rPr>
      </w:pPr>
      <w:r w:rsidRPr="005C3C20">
        <w:rPr>
          <w:rFonts w:ascii="Arial Narrow" w:hAnsi="Arial Narrow"/>
          <w:i/>
          <w:color w:val="002060"/>
          <w:sz w:val="24"/>
          <w:szCs w:val="24"/>
        </w:rPr>
        <w:t>Step 2</w:t>
      </w:r>
      <w:r w:rsidRPr="005C3C20">
        <w:rPr>
          <w:rFonts w:ascii="Arial Narrow" w:hAnsi="Arial Narrow"/>
          <w:i/>
          <w:color w:val="000000" w:themeColor="text1"/>
          <w:sz w:val="24"/>
          <w:szCs w:val="24"/>
        </w:rPr>
        <w:tab/>
      </w:r>
      <w:r w:rsidRPr="005C3C20">
        <w:rPr>
          <w:rFonts w:ascii="Arial Narrow" w:hAnsi="Arial Narrow"/>
          <w:b/>
          <w:i/>
          <w:sz w:val="24"/>
          <w:szCs w:val="24"/>
        </w:rPr>
        <w:t>Add two interfaces</w:t>
      </w:r>
    </w:p>
    <w:p w:rsidR="005C3C20" w:rsidRDefault="005C3C20" w:rsidP="005C3C20">
      <w:pPr>
        <w:spacing w:after="0" w:line="240" w:lineRule="auto"/>
        <w:ind w:firstLine="567"/>
        <w:jc w:val="both"/>
        <w:rPr>
          <w:rFonts w:ascii="Arial Narrow" w:hAnsi="Arial Narrow"/>
          <w:i/>
          <w:color w:val="000000" w:themeColor="text1"/>
          <w:sz w:val="24"/>
          <w:szCs w:val="24"/>
        </w:rPr>
      </w:pPr>
    </w:p>
    <w:p w:rsidR="00953C7D" w:rsidRDefault="00953C7D" w:rsidP="00953C7D">
      <w:pPr>
        <w:pStyle w:val="a7"/>
        <w:spacing w:before="0" w:beforeAutospacing="0" w:after="0" w:afterAutospacing="0"/>
        <w:ind w:firstLine="567"/>
        <w:rPr>
          <w:rFonts w:ascii="Arial Narrow" w:hAnsi="Arial Narrow"/>
        </w:rPr>
      </w:pPr>
      <w:r w:rsidRPr="005C3C20">
        <w:rPr>
          <w:rFonts w:ascii="Arial Narrow" w:hAnsi="Arial Narrow"/>
        </w:rPr>
        <w:t>Add two interfaces</w:t>
      </w:r>
      <w:r w:rsidRPr="00953C7D">
        <w:rPr>
          <w:rFonts w:ascii="Arial Narrow" w:hAnsi="Arial Narrow"/>
        </w:rPr>
        <w:t xml:space="preserve"> by adding this code to the public section. Ignore the warning for now</w:t>
      </w:r>
    </w:p>
    <w:p w:rsidR="005C3C20" w:rsidRDefault="005C3C20" w:rsidP="00953C7D">
      <w:pPr>
        <w:pStyle w:val="a7"/>
        <w:spacing w:before="0" w:beforeAutospacing="0" w:after="0" w:afterAutospacing="0"/>
        <w:ind w:firstLine="567"/>
        <w:rPr>
          <w:rFonts w:ascii="Arial Narrow" w:hAnsi="Arial Narrow"/>
        </w:rPr>
      </w:pPr>
    </w:p>
    <w:p w:rsidR="005C3C20" w:rsidRPr="005C3C20" w:rsidRDefault="005C3C20" w:rsidP="005C3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5C3C20">
        <w:rPr>
          <w:rFonts w:ascii="Arial Narrow" w:eastAsia="Times New Roman" w:hAnsi="Arial Narrow" w:cs="Courier New"/>
          <w:sz w:val="24"/>
          <w:szCs w:val="24"/>
        </w:rPr>
        <w:t>INTERFACES: if_amdp_marker_hdb,</w:t>
      </w:r>
    </w:p>
    <w:p w:rsidR="005C3C20" w:rsidRPr="005C3C20" w:rsidRDefault="005C3C20" w:rsidP="005C3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Pr>
          <w:rFonts w:ascii="Arial Narrow" w:eastAsia="Times New Roman" w:hAnsi="Arial Narrow" w:cs="Courier New"/>
          <w:sz w:val="24"/>
          <w:szCs w:val="24"/>
        </w:rPr>
        <w:tab/>
      </w:r>
      <w:r>
        <w:rPr>
          <w:rFonts w:ascii="Arial Narrow" w:eastAsia="Times New Roman" w:hAnsi="Arial Narrow" w:cs="Courier New"/>
          <w:sz w:val="24"/>
          <w:szCs w:val="24"/>
        </w:rPr>
        <w:tab/>
        <w:t xml:space="preserve">  </w:t>
      </w:r>
      <w:r w:rsidRPr="005C3C20">
        <w:rPr>
          <w:rFonts w:ascii="Arial Narrow" w:eastAsia="Times New Roman" w:hAnsi="Arial Narrow" w:cs="Courier New"/>
          <w:sz w:val="24"/>
          <w:szCs w:val="24"/>
        </w:rPr>
        <w:t>if_oo_adt_classrun.</w:t>
      </w:r>
    </w:p>
    <w:p w:rsidR="005C3C20" w:rsidRPr="00953C7D" w:rsidRDefault="005C3C20" w:rsidP="00953C7D">
      <w:pPr>
        <w:pStyle w:val="a7"/>
        <w:spacing w:before="0" w:beforeAutospacing="0" w:after="0" w:afterAutospacing="0"/>
        <w:ind w:firstLine="567"/>
        <w:rPr>
          <w:rFonts w:ascii="Arial Narrow" w:hAnsi="Arial Narrow"/>
        </w:rPr>
      </w:pPr>
    </w:p>
    <w:p w:rsidR="00953C7D" w:rsidRPr="00953C7D" w:rsidRDefault="00953C7D" w:rsidP="005D6E43">
      <w:pPr>
        <w:pStyle w:val="a7"/>
        <w:numPr>
          <w:ilvl w:val="0"/>
          <w:numId w:val="28"/>
        </w:numPr>
        <w:tabs>
          <w:tab w:val="clear" w:pos="720"/>
          <w:tab w:val="num" w:pos="1134"/>
        </w:tabs>
        <w:spacing w:before="0" w:beforeAutospacing="0" w:after="0" w:afterAutospacing="0"/>
        <w:ind w:left="1134"/>
        <w:jc w:val="both"/>
        <w:rPr>
          <w:rFonts w:ascii="Arial Narrow" w:hAnsi="Arial Narrow"/>
        </w:rPr>
      </w:pPr>
      <w:r w:rsidRPr="00745A81">
        <w:rPr>
          <w:rStyle w:val="HTML1"/>
          <w:rFonts w:ascii="Arial Narrow" w:hAnsi="Arial Narrow"/>
          <w:b/>
          <w:bCs/>
          <w:i/>
          <w:caps/>
          <w:color w:val="000000" w:themeColor="text1"/>
          <w:sz w:val="24"/>
          <w:szCs w:val="24"/>
        </w:rPr>
        <w:t>if_amdp_marker_hdb</w:t>
      </w:r>
      <w:r w:rsidRPr="00C27AE5">
        <w:rPr>
          <w:rFonts w:ascii="Arial Narrow" w:hAnsi="Arial Narrow"/>
          <w:color w:val="000000" w:themeColor="text1"/>
        </w:rPr>
        <w:t xml:space="preserve"> </w:t>
      </w:r>
      <w:r>
        <w:rPr>
          <w:rFonts w:ascii="Arial Narrow" w:hAnsi="Arial Narrow"/>
        </w:rPr>
        <w:t xml:space="preserve">- </w:t>
      </w:r>
      <w:r w:rsidRPr="005C3C20">
        <w:rPr>
          <w:rFonts w:ascii="Arial Narrow" w:hAnsi="Arial Narrow"/>
          <w:shd w:val="clear" w:color="auto" w:fill="E7E6E6" w:themeFill="background2"/>
        </w:rPr>
        <w:t xml:space="preserve">defines the class as an </w:t>
      </w:r>
      <w:r w:rsidRPr="005C3C20">
        <w:rPr>
          <w:rFonts w:ascii="Arial Narrow" w:hAnsi="Arial Narrow"/>
          <w:i/>
          <w:color w:val="385623" w:themeColor="accent6" w:themeShade="80"/>
          <w:shd w:val="clear" w:color="auto" w:fill="E7E6E6" w:themeFill="background2"/>
        </w:rPr>
        <w:t>AMDP</w:t>
      </w:r>
      <w:r w:rsidRPr="005C3C20">
        <w:rPr>
          <w:rFonts w:ascii="Arial Narrow" w:hAnsi="Arial Narrow"/>
          <w:shd w:val="clear" w:color="auto" w:fill="E7E6E6" w:themeFill="background2"/>
        </w:rPr>
        <w:t xml:space="preserve"> class, allowing you to implement</w:t>
      </w:r>
      <w:r w:rsidRPr="00953C7D">
        <w:rPr>
          <w:rFonts w:ascii="Arial Narrow" w:hAnsi="Arial Narrow"/>
        </w:rPr>
        <w:t xml:space="preserve"> AMDP methods - that is, </w:t>
      </w:r>
      <w:r w:rsidRPr="00953C7D">
        <w:rPr>
          <w:rFonts w:ascii="Arial Narrow" w:hAnsi="Arial Narrow"/>
          <w:shd w:val="clear" w:color="auto" w:fill="E7E6E6" w:themeFill="background2"/>
        </w:rPr>
        <w:t xml:space="preserve">ABAP methods that call a </w:t>
      </w:r>
      <w:r w:rsidRPr="00953C7D">
        <w:rPr>
          <w:rFonts w:ascii="Arial Narrow" w:hAnsi="Arial Narrow"/>
          <w:i/>
          <w:color w:val="385623" w:themeColor="accent6" w:themeShade="80"/>
          <w:shd w:val="clear" w:color="auto" w:fill="E7E6E6" w:themeFill="background2"/>
        </w:rPr>
        <w:t>SAP HANA database procedure</w:t>
      </w:r>
      <w:r w:rsidRPr="00953C7D">
        <w:rPr>
          <w:rFonts w:ascii="Arial Narrow" w:hAnsi="Arial Narrow"/>
          <w:color w:val="385623" w:themeColor="accent6" w:themeShade="80"/>
        </w:rPr>
        <w:t xml:space="preserve"> </w:t>
      </w:r>
      <w:r w:rsidRPr="00953C7D">
        <w:rPr>
          <w:rFonts w:ascii="Arial Narrow" w:hAnsi="Arial Narrow"/>
        </w:rPr>
        <w:t>from within a global ABAP class.</w:t>
      </w:r>
    </w:p>
    <w:p w:rsidR="00953C7D" w:rsidRPr="00953C7D" w:rsidRDefault="00953C7D" w:rsidP="005D6E43">
      <w:pPr>
        <w:pStyle w:val="a7"/>
        <w:numPr>
          <w:ilvl w:val="0"/>
          <w:numId w:val="28"/>
        </w:numPr>
        <w:tabs>
          <w:tab w:val="clear" w:pos="720"/>
          <w:tab w:val="num" w:pos="1134"/>
        </w:tabs>
        <w:spacing w:before="0" w:beforeAutospacing="0" w:after="0" w:afterAutospacing="0"/>
        <w:ind w:left="1134"/>
        <w:rPr>
          <w:rFonts w:ascii="Arial Narrow" w:hAnsi="Arial Narrow"/>
        </w:rPr>
      </w:pPr>
      <w:r w:rsidRPr="00745A81">
        <w:rPr>
          <w:rStyle w:val="HTML1"/>
          <w:rFonts w:ascii="Arial Narrow" w:hAnsi="Arial Narrow"/>
          <w:b/>
          <w:bCs/>
          <w:i/>
          <w:caps/>
          <w:color w:val="000000" w:themeColor="text1"/>
          <w:sz w:val="24"/>
          <w:szCs w:val="24"/>
        </w:rPr>
        <w:t>if_oo_adt_classrun</w:t>
      </w:r>
      <w:r w:rsidRPr="00C27AE5">
        <w:rPr>
          <w:rFonts w:ascii="Arial Narrow" w:hAnsi="Arial Narrow"/>
          <w:color w:val="000000" w:themeColor="text1"/>
        </w:rPr>
        <w:t xml:space="preserve"> </w:t>
      </w:r>
      <w:r>
        <w:rPr>
          <w:rFonts w:ascii="Arial Narrow" w:hAnsi="Arial Narrow"/>
        </w:rPr>
        <w:t xml:space="preserve">- </w:t>
      </w:r>
      <w:r w:rsidRPr="00953C7D">
        <w:rPr>
          <w:rFonts w:ascii="Arial Narrow" w:hAnsi="Arial Narrow"/>
        </w:rPr>
        <w:t>allows you to output the results to the ABAP Console.</w:t>
      </w:r>
    </w:p>
    <w:p w:rsidR="00953C7D" w:rsidRDefault="00953C7D" w:rsidP="00953C7D">
      <w:pPr>
        <w:spacing w:after="0" w:line="240" w:lineRule="auto"/>
        <w:ind w:firstLine="567"/>
        <w:jc w:val="both"/>
        <w:rPr>
          <w:rFonts w:ascii="Arial Narrow" w:hAnsi="Arial Narrow"/>
          <w:i/>
          <w:color w:val="000000" w:themeColor="text1"/>
          <w:sz w:val="24"/>
          <w:szCs w:val="24"/>
        </w:rPr>
      </w:pPr>
    </w:p>
    <w:p w:rsidR="005C3C20" w:rsidRPr="005C3C20" w:rsidRDefault="005C3C20" w:rsidP="00953C7D">
      <w:pPr>
        <w:spacing w:after="0" w:line="240" w:lineRule="auto"/>
        <w:ind w:firstLine="567"/>
        <w:jc w:val="both"/>
        <w:rPr>
          <w:rFonts w:ascii="Arial Narrow" w:hAnsi="Arial Narrow"/>
          <w:sz w:val="24"/>
          <w:szCs w:val="24"/>
        </w:rPr>
      </w:pPr>
      <w:r w:rsidRPr="005C3C20">
        <w:rPr>
          <w:rFonts w:ascii="Arial Narrow" w:hAnsi="Arial Narrow"/>
          <w:i/>
          <w:color w:val="002060"/>
          <w:sz w:val="24"/>
          <w:szCs w:val="24"/>
        </w:rPr>
        <w:t>Step 3</w:t>
      </w:r>
      <w:r w:rsidRPr="005C3C20">
        <w:rPr>
          <w:rFonts w:ascii="Arial Narrow" w:hAnsi="Arial Narrow"/>
          <w:i/>
          <w:color w:val="000000" w:themeColor="text1"/>
          <w:sz w:val="24"/>
          <w:szCs w:val="24"/>
        </w:rPr>
        <w:t xml:space="preserve"> </w:t>
      </w:r>
      <w:r w:rsidR="00B80388">
        <w:rPr>
          <w:rFonts w:ascii="Arial Narrow" w:hAnsi="Arial Narrow"/>
          <w:i/>
          <w:color w:val="000000" w:themeColor="text1"/>
          <w:sz w:val="24"/>
          <w:szCs w:val="24"/>
        </w:rPr>
        <w:tab/>
      </w:r>
      <w:r w:rsidRPr="005C3C20">
        <w:rPr>
          <w:rFonts w:ascii="Arial Narrow" w:hAnsi="Arial Narrow"/>
          <w:b/>
          <w:i/>
          <w:sz w:val="24"/>
          <w:szCs w:val="24"/>
        </w:rPr>
        <w:t>Create structures and table types</w:t>
      </w:r>
    </w:p>
    <w:p w:rsidR="005C3C20" w:rsidRDefault="005C3C20" w:rsidP="00953C7D">
      <w:pPr>
        <w:spacing w:after="0" w:line="240" w:lineRule="auto"/>
        <w:ind w:firstLine="567"/>
        <w:jc w:val="both"/>
      </w:pPr>
    </w:p>
    <w:p w:rsidR="005C3C20" w:rsidRPr="005C3C20" w:rsidRDefault="005C3C20" w:rsidP="005C3C20">
      <w:pPr>
        <w:spacing w:after="0" w:line="240" w:lineRule="auto"/>
        <w:ind w:firstLine="567"/>
        <w:jc w:val="both"/>
        <w:rPr>
          <w:rFonts w:ascii="Arial Narrow" w:hAnsi="Arial Narrow"/>
          <w:sz w:val="24"/>
          <w:szCs w:val="24"/>
        </w:rPr>
      </w:pPr>
      <w:r w:rsidRPr="005C3C20">
        <w:rPr>
          <w:rFonts w:ascii="Arial Narrow" w:hAnsi="Arial Narrow"/>
          <w:sz w:val="24"/>
          <w:szCs w:val="24"/>
        </w:rPr>
        <w:t>Add these structures and types to the public section, just after the interface definitions</w:t>
      </w:r>
    </w:p>
    <w:p w:rsidR="005C3C20" w:rsidRPr="005C3C20" w:rsidRDefault="005C3C20" w:rsidP="005C3C20">
      <w:pPr>
        <w:spacing w:after="0" w:line="240" w:lineRule="auto"/>
        <w:ind w:firstLine="567"/>
        <w:jc w:val="both"/>
        <w:rPr>
          <w:rFonts w:ascii="Arial Narrow" w:hAnsi="Arial Narrow"/>
          <w:sz w:val="24"/>
          <w:szCs w:val="24"/>
        </w:rPr>
      </w:pPr>
    </w:p>
    <w:p w:rsidR="005C3C20" w:rsidRPr="005C3C20" w:rsidRDefault="005C3C20" w:rsidP="005C3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5C3C20">
        <w:rPr>
          <w:rFonts w:ascii="Arial Narrow" w:eastAsia="Times New Roman" w:hAnsi="Arial Narrow" w:cs="Courier New"/>
          <w:sz w:val="24"/>
          <w:szCs w:val="24"/>
        </w:rPr>
        <w:t>TYPES:</w:t>
      </w:r>
    </w:p>
    <w:p w:rsidR="005C3C20" w:rsidRPr="005C3C20" w:rsidRDefault="005C3C20" w:rsidP="005C3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5C3C20">
        <w:rPr>
          <w:rFonts w:ascii="Arial Narrow" w:eastAsia="Times New Roman" w:hAnsi="Arial Narrow" w:cs="Courier New"/>
          <w:sz w:val="24"/>
          <w:szCs w:val="24"/>
        </w:rPr>
        <w:t xml:space="preserve">  BEGIN OF ty_result_line,</w:t>
      </w:r>
    </w:p>
    <w:p w:rsidR="005C3C20" w:rsidRPr="005C3C20" w:rsidRDefault="005C3C20" w:rsidP="005C3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5C3C20">
        <w:rPr>
          <w:rFonts w:ascii="Arial Narrow" w:eastAsia="Times New Roman" w:hAnsi="Arial Narrow" w:cs="Courier New"/>
          <w:sz w:val="24"/>
          <w:szCs w:val="24"/>
        </w:rPr>
        <w:t xml:space="preserve">    airline        </w:t>
      </w:r>
      <w:r>
        <w:rPr>
          <w:rFonts w:ascii="Arial Narrow" w:eastAsia="Times New Roman" w:hAnsi="Arial Narrow" w:cs="Courier New"/>
          <w:sz w:val="24"/>
          <w:szCs w:val="24"/>
        </w:rPr>
        <w:tab/>
        <w:t xml:space="preserve">         </w:t>
      </w:r>
      <w:r w:rsidRPr="005C3C20">
        <w:rPr>
          <w:rFonts w:ascii="Arial Narrow" w:eastAsia="Times New Roman" w:hAnsi="Arial Narrow" w:cs="Courier New"/>
          <w:sz w:val="24"/>
          <w:szCs w:val="24"/>
        </w:rPr>
        <w:t>TYPE /dmo/carrier_name,</w:t>
      </w:r>
    </w:p>
    <w:p w:rsidR="005C3C20" w:rsidRPr="005C3C20" w:rsidRDefault="005C3C20" w:rsidP="005C3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5C3C20">
        <w:rPr>
          <w:rFonts w:ascii="Arial Narrow" w:eastAsia="Times New Roman" w:hAnsi="Arial Narrow" w:cs="Courier New"/>
          <w:sz w:val="24"/>
          <w:szCs w:val="24"/>
        </w:rPr>
        <w:t xml:space="preserve">    flight_connection TYPE /dmo/connection_id,</w:t>
      </w:r>
    </w:p>
    <w:p w:rsidR="005C3C20" w:rsidRPr="005C3C20" w:rsidRDefault="005C3C20" w:rsidP="005C3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5C3C20">
        <w:rPr>
          <w:rFonts w:ascii="Arial Narrow" w:eastAsia="Times New Roman" w:hAnsi="Arial Narrow" w:cs="Courier New"/>
          <w:sz w:val="24"/>
          <w:szCs w:val="24"/>
        </w:rPr>
        <w:t xml:space="preserve">    old_price        </w:t>
      </w:r>
      <w:r>
        <w:rPr>
          <w:rFonts w:ascii="Arial Narrow" w:eastAsia="Times New Roman" w:hAnsi="Arial Narrow" w:cs="Courier New"/>
          <w:sz w:val="24"/>
          <w:szCs w:val="24"/>
        </w:rPr>
        <w:t xml:space="preserve">     </w:t>
      </w:r>
      <w:r w:rsidRPr="005C3C20">
        <w:rPr>
          <w:rFonts w:ascii="Arial Narrow" w:eastAsia="Times New Roman" w:hAnsi="Arial Narrow" w:cs="Courier New"/>
          <w:sz w:val="24"/>
          <w:szCs w:val="24"/>
        </w:rPr>
        <w:t xml:space="preserve"> TYPE /dmo/flight_price,</w:t>
      </w:r>
    </w:p>
    <w:p w:rsidR="005C3C20" w:rsidRPr="005C3C20" w:rsidRDefault="005C3C20" w:rsidP="005C3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5C3C20">
        <w:rPr>
          <w:rFonts w:ascii="Arial Narrow" w:eastAsia="Times New Roman" w:hAnsi="Arial Narrow" w:cs="Courier New"/>
          <w:sz w:val="24"/>
          <w:szCs w:val="24"/>
        </w:rPr>
        <w:t xml:space="preserve">    old_currency      </w:t>
      </w:r>
      <w:r>
        <w:rPr>
          <w:rFonts w:ascii="Arial Narrow" w:eastAsia="Times New Roman" w:hAnsi="Arial Narrow" w:cs="Courier New"/>
          <w:sz w:val="24"/>
          <w:szCs w:val="24"/>
        </w:rPr>
        <w:t xml:space="preserve">  </w:t>
      </w:r>
      <w:r w:rsidRPr="005C3C20">
        <w:rPr>
          <w:rFonts w:ascii="Arial Narrow" w:eastAsia="Times New Roman" w:hAnsi="Arial Narrow" w:cs="Courier New"/>
          <w:sz w:val="24"/>
          <w:szCs w:val="24"/>
        </w:rPr>
        <w:t>TYPE /dmo/currency_code,</w:t>
      </w:r>
    </w:p>
    <w:p w:rsidR="005C3C20" w:rsidRPr="005C3C20" w:rsidRDefault="005C3C20" w:rsidP="005C3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5C3C20">
        <w:rPr>
          <w:rFonts w:ascii="Arial Narrow" w:eastAsia="Times New Roman" w:hAnsi="Arial Narrow" w:cs="Courier New"/>
          <w:sz w:val="24"/>
          <w:szCs w:val="24"/>
        </w:rPr>
        <w:t xml:space="preserve">    new_price         </w:t>
      </w:r>
      <w:r>
        <w:rPr>
          <w:rFonts w:ascii="Arial Narrow" w:eastAsia="Times New Roman" w:hAnsi="Arial Narrow" w:cs="Courier New"/>
          <w:sz w:val="24"/>
          <w:szCs w:val="24"/>
        </w:rPr>
        <w:t xml:space="preserve">   </w:t>
      </w:r>
      <w:r w:rsidRPr="005C3C20">
        <w:rPr>
          <w:rFonts w:ascii="Arial Narrow" w:eastAsia="Times New Roman" w:hAnsi="Arial Narrow" w:cs="Courier New"/>
          <w:sz w:val="24"/>
          <w:szCs w:val="24"/>
        </w:rPr>
        <w:t>TYPE /dmo/flight_price,</w:t>
      </w:r>
    </w:p>
    <w:p w:rsidR="005C3C20" w:rsidRPr="005C3C20" w:rsidRDefault="005C3C20" w:rsidP="005C3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5C3C20">
        <w:rPr>
          <w:rFonts w:ascii="Arial Narrow" w:eastAsia="Times New Roman" w:hAnsi="Arial Narrow" w:cs="Courier New"/>
          <w:sz w:val="24"/>
          <w:szCs w:val="24"/>
        </w:rPr>
        <w:t xml:space="preserve">    new_currency      TYPE /dmo/currency_code,</w:t>
      </w:r>
    </w:p>
    <w:p w:rsidR="005C3C20" w:rsidRPr="005C3C20" w:rsidRDefault="005C3C20" w:rsidP="005C3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5C3C20">
        <w:rPr>
          <w:rFonts w:ascii="Arial Narrow" w:eastAsia="Times New Roman" w:hAnsi="Arial Narrow" w:cs="Courier New"/>
          <w:sz w:val="24"/>
          <w:szCs w:val="24"/>
        </w:rPr>
        <w:t xml:space="preserve">  END OF ty_result_line,</w:t>
      </w:r>
    </w:p>
    <w:p w:rsidR="005C3C20" w:rsidRPr="005C3C20" w:rsidRDefault="005C3C20" w:rsidP="005C3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p>
    <w:p w:rsidR="005C3C20" w:rsidRPr="005C3C20" w:rsidRDefault="005C3C20" w:rsidP="005C3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5C3C20">
        <w:rPr>
          <w:rFonts w:ascii="Arial Narrow" w:eastAsia="Times New Roman" w:hAnsi="Arial Narrow" w:cs="Courier New"/>
          <w:sz w:val="24"/>
          <w:szCs w:val="24"/>
        </w:rPr>
        <w:t xml:space="preserve">  BEGIN OF ty_flights_line,</w:t>
      </w:r>
    </w:p>
    <w:p w:rsidR="005C3C20" w:rsidRPr="005C3C20" w:rsidRDefault="005C3C20" w:rsidP="005C3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5C3C20">
        <w:rPr>
          <w:rFonts w:ascii="Arial Narrow" w:eastAsia="Times New Roman" w:hAnsi="Arial Narrow" w:cs="Courier New"/>
          <w:sz w:val="24"/>
          <w:szCs w:val="24"/>
        </w:rPr>
        <w:t xml:space="preserve">    airline           </w:t>
      </w:r>
      <w:r>
        <w:rPr>
          <w:rFonts w:ascii="Arial Narrow" w:eastAsia="Times New Roman" w:hAnsi="Arial Narrow" w:cs="Courier New"/>
          <w:sz w:val="24"/>
          <w:szCs w:val="24"/>
        </w:rPr>
        <w:t xml:space="preserve">       </w:t>
      </w:r>
      <w:r w:rsidRPr="005C3C20">
        <w:rPr>
          <w:rFonts w:ascii="Arial Narrow" w:eastAsia="Times New Roman" w:hAnsi="Arial Narrow" w:cs="Courier New"/>
          <w:sz w:val="24"/>
          <w:szCs w:val="24"/>
        </w:rPr>
        <w:t>TYPE /dmo/carrier_name,</w:t>
      </w:r>
    </w:p>
    <w:p w:rsidR="005C3C20" w:rsidRPr="005C3C20" w:rsidRDefault="005C3C20" w:rsidP="005C3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5C3C20">
        <w:rPr>
          <w:rFonts w:ascii="Arial Narrow" w:eastAsia="Times New Roman" w:hAnsi="Arial Narrow" w:cs="Courier New"/>
          <w:sz w:val="24"/>
          <w:szCs w:val="24"/>
        </w:rPr>
        <w:t xml:space="preserve">    flight_connection TYPE /dmo/connection_id,</w:t>
      </w:r>
    </w:p>
    <w:p w:rsidR="005C3C20" w:rsidRPr="005C3C20" w:rsidRDefault="005C3C20" w:rsidP="005C3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5C3C20">
        <w:rPr>
          <w:rFonts w:ascii="Arial Narrow" w:eastAsia="Times New Roman" w:hAnsi="Arial Narrow" w:cs="Courier New"/>
          <w:sz w:val="24"/>
          <w:szCs w:val="24"/>
        </w:rPr>
        <w:t xml:space="preserve">    price             </w:t>
      </w:r>
      <w:r>
        <w:rPr>
          <w:rFonts w:ascii="Arial Narrow" w:eastAsia="Times New Roman" w:hAnsi="Arial Narrow" w:cs="Courier New"/>
          <w:sz w:val="24"/>
          <w:szCs w:val="24"/>
        </w:rPr>
        <w:t xml:space="preserve">       </w:t>
      </w:r>
      <w:r w:rsidRPr="005C3C20">
        <w:rPr>
          <w:rFonts w:ascii="Arial Narrow" w:eastAsia="Times New Roman" w:hAnsi="Arial Narrow" w:cs="Courier New"/>
          <w:sz w:val="24"/>
          <w:szCs w:val="24"/>
        </w:rPr>
        <w:t>TYPE /dmo/flight_price,</w:t>
      </w:r>
    </w:p>
    <w:p w:rsidR="005C3C20" w:rsidRPr="005C3C20" w:rsidRDefault="005C3C20" w:rsidP="005C3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5C3C20">
        <w:rPr>
          <w:rFonts w:ascii="Arial Narrow" w:eastAsia="Times New Roman" w:hAnsi="Arial Narrow" w:cs="Courier New"/>
          <w:sz w:val="24"/>
          <w:szCs w:val="24"/>
        </w:rPr>
        <w:t xml:space="preserve">    currency          </w:t>
      </w:r>
      <w:r>
        <w:rPr>
          <w:rFonts w:ascii="Arial Narrow" w:eastAsia="Times New Roman" w:hAnsi="Arial Narrow" w:cs="Courier New"/>
          <w:sz w:val="24"/>
          <w:szCs w:val="24"/>
        </w:rPr>
        <w:t xml:space="preserve">    </w:t>
      </w:r>
      <w:r w:rsidRPr="005C3C20">
        <w:rPr>
          <w:rFonts w:ascii="Arial Narrow" w:eastAsia="Times New Roman" w:hAnsi="Arial Narrow" w:cs="Courier New"/>
          <w:sz w:val="24"/>
          <w:szCs w:val="24"/>
        </w:rPr>
        <w:t>TYPE /dmo/currency_code,</w:t>
      </w:r>
    </w:p>
    <w:p w:rsidR="005C3C20" w:rsidRPr="005C3C20" w:rsidRDefault="005C3C20" w:rsidP="005C3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5C3C20">
        <w:rPr>
          <w:rFonts w:ascii="Arial Narrow" w:eastAsia="Times New Roman" w:hAnsi="Arial Narrow" w:cs="Courier New"/>
          <w:sz w:val="24"/>
          <w:szCs w:val="24"/>
        </w:rPr>
        <w:t xml:space="preserve">  END OF ty_flights_line,</w:t>
      </w:r>
    </w:p>
    <w:p w:rsidR="005C3C20" w:rsidRPr="005C3C20" w:rsidRDefault="005C3C20" w:rsidP="005C3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p>
    <w:p w:rsidR="005C3C20" w:rsidRPr="005C3C20" w:rsidRDefault="005C3C20" w:rsidP="005C3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5C3C20">
        <w:rPr>
          <w:rFonts w:ascii="Arial Narrow" w:eastAsia="Times New Roman" w:hAnsi="Arial Narrow" w:cs="Courier New"/>
          <w:sz w:val="24"/>
          <w:szCs w:val="24"/>
        </w:rPr>
        <w:t xml:space="preserve">  ty_result_table  TYPE STANDARD TABLE OF ty_result_line WITH EMPTY KEY,</w:t>
      </w:r>
    </w:p>
    <w:p w:rsidR="005C3C20" w:rsidRPr="005C3C20" w:rsidRDefault="005C3C20" w:rsidP="005C3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5C3C20">
        <w:rPr>
          <w:rFonts w:ascii="Arial Narrow" w:eastAsia="Times New Roman" w:hAnsi="Arial Narrow" w:cs="Courier New"/>
          <w:sz w:val="24"/>
          <w:szCs w:val="24"/>
        </w:rPr>
        <w:t xml:space="preserve">  ty_flights_table TYPE STANDARD TABLE OF ty_flights_line WITH EMPTY KEY,</w:t>
      </w:r>
    </w:p>
    <w:p w:rsidR="005C3C20" w:rsidRPr="005C3C20" w:rsidRDefault="005C3C20" w:rsidP="005C3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5C3C20">
        <w:rPr>
          <w:rFonts w:ascii="Arial Narrow" w:eastAsia="Times New Roman" w:hAnsi="Arial Narrow" w:cs="Courier New"/>
          <w:sz w:val="24"/>
          <w:szCs w:val="24"/>
        </w:rPr>
        <w:t xml:space="preserve">  ty_flights       </w:t>
      </w:r>
      <w:r>
        <w:rPr>
          <w:rFonts w:ascii="Arial Narrow" w:eastAsia="Times New Roman" w:hAnsi="Arial Narrow" w:cs="Courier New"/>
          <w:sz w:val="24"/>
          <w:szCs w:val="24"/>
        </w:rPr>
        <w:t xml:space="preserve">    </w:t>
      </w:r>
      <w:r w:rsidRPr="005C3C20">
        <w:rPr>
          <w:rFonts w:ascii="Arial Narrow" w:eastAsia="Times New Roman" w:hAnsi="Arial Narrow" w:cs="Courier New"/>
          <w:sz w:val="24"/>
          <w:szCs w:val="24"/>
        </w:rPr>
        <w:t>TYPE STANDARD TABLE OF /dmo/flight.</w:t>
      </w:r>
    </w:p>
    <w:p w:rsidR="005C3C20" w:rsidRDefault="005C3C20" w:rsidP="00953C7D">
      <w:pPr>
        <w:spacing w:after="0" w:line="240" w:lineRule="auto"/>
        <w:ind w:firstLine="567"/>
        <w:jc w:val="both"/>
        <w:rPr>
          <w:rFonts w:ascii="Arial Narrow" w:hAnsi="Arial Narrow"/>
          <w:i/>
          <w:color w:val="000000" w:themeColor="text1"/>
          <w:sz w:val="24"/>
          <w:szCs w:val="24"/>
        </w:rPr>
      </w:pPr>
    </w:p>
    <w:p w:rsidR="00B80388" w:rsidRPr="00B80388" w:rsidRDefault="00B80388" w:rsidP="00B80388">
      <w:pPr>
        <w:spacing w:after="0" w:line="240" w:lineRule="auto"/>
        <w:ind w:firstLine="567"/>
        <w:jc w:val="both"/>
        <w:rPr>
          <w:rFonts w:ascii="Arial Narrow" w:hAnsi="Arial Narrow"/>
          <w:sz w:val="24"/>
          <w:szCs w:val="24"/>
        </w:rPr>
      </w:pPr>
      <w:r w:rsidRPr="00B80388">
        <w:rPr>
          <w:rFonts w:ascii="Arial Narrow" w:hAnsi="Arial Narrow"/>
          <w:i/>
          <w:color w:val="002060"/>
          <w:sz w:val="24"/>
          <w:szCs w:val="24"/>
        </w:rPr>
        <w:t>Step 4</w:t>
      </w:r>
      <w:r w:rsidRPr="00B80388">
        <w:rPr>
          <w:rFonts w:ascii="Arial Narrow" w:hAnsi="Arial Narrow"/>
          <w:color w:val="002060"/>
          <w:sz w:val="24"/>
          <w:szCs w:val="24"/>
        </w:rPr>
        <w:t xml:space="preserve"> </w:t>
      </w:r>
      <w:r>
        <w:rPr>
          <w:rFonts w:ascii="Arial Narrow" w:hAnsi="Arial Narrow"/>
          <w:color w:val="002060"/>
          <w:sz w:val="24"/>
          <w:szCs w:val="24"/>
        </w:rPr>
        <w:tab/>
      </w:r>
      <w:r w:rsidRPr="00B80388">
        <w:rPr>
          <w:rFonts w:ascii="Arial Narrow" w:hAnsi="Arial Narrow"/>
          <w:b/>
          <w:i/>
          <w:sz w:val="24"/>
          <w:szCs w:val="24"/>
        </w:rPr>
        <w:t>Add method definitions</w:t>
      </w:r>
    </w:p>
    <w:p w:rsidR="00B80388" w:rsidRPr="00B80388" w:rsidRDefault="00B80388" w:rsidP="00B80388">
      <w:pPr>
        <w:spacing w:after="0" w:line="240" w:lineRule="auto"/>
        <w:ind w:firstLine="567"/>
        <w:jc w:val="both"/>
        <w:rPr>
          <w:rFonts w:ascii="Arial Narrow" w:hAnsi="Arial Narrow"/>
          <w:sz w:val="24"/>
          <w:szCs w:val="24"/>
        </w:rPr>
      </w:pPr>
    </w:p>
    <w:p w:rsidR="00B80388" w:rsidRPr="00B80388" w:rsidRDefault="00B80388" w:rsidP="00B80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B80388">
        <w:rPr>
          <w:rFonts w:ascii="Arial Narrow" w:eastAsia="Times New Roman" w:hAnsi="Arial Narrow" w:cs="Courier New"/>
          <w:sz w:val="24"/>
          <w:szCs w:val="24"/>
        </w:rPr>
        <w:t>METHODS:</w:t>
      </w:r>
    </w:p>
    <w:p w:rsidR="00B80388" w:rsidRPr="00B80388" w:rsidRDefault="00B80388" w:rsidP="00B80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B80388">
        <w:rPr>
          <w:rFonts w:ascii="Arial Narrow" w:eastAsia="Times New Roman" w:hAnsi="Arial Narrow" w:cs="Courier New"/>
          <w:sz w:val="24"/>
          <w:szCs w:val="24"/>
        </w:rPr>
        <w:t xml:space="preserve">  get_flights EXPORTING VALUE(result) TYPE ty_result_table</w:t>
      </w:r>
    </w:p>
    <w:p w:rsidR="00B80388" w:rsidRPr="00B80388" w:rsidRDefault="00B80388" w:rsidP="00B80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B80388">
        <w:rPr>
          <w:rFonts w:ascii="Arial Narrow" w:eastAsia="Times New Roman" w:hAnsi="Arial Narrow" w:cs="Courier New"/>
          <w:sz w:val="24"/>
          <w:szCs w:val="24"/>
        </w:rPr>
        <w:t xml:space="preserve">    RAISING   cx_amdp_execution_error,</w:t>
      </w:r>
    </w:p>
    <w:p w:rsidR="00B80388" w:rsidRPr="00B80388" w:rsidRDefault="00B80388" w:rsidP="00B80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B80388">
        <w:rPr>
          <w:rFonts w:ascii="Arial Narrow" w:eastAsia="Times New Roman" w:hAnsi="Arial Narrow" w:cs="Courier New"/>
          <w:sz w:val="24"/>
          <w:szCs w:val="24"/>
        </w:rPr>
        <w:t xml:space="preserve">  convert_currency IMPORTING VALUE(flights) TYPE ty_flights_table</w:t>
      </w:r>
    </w:p>
    <w:p w:rsidR="00B80388" w:rsidRPr="00B80388" w:rsidRDefault="00B80388" w:rsidP="00B80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lastRenderedPageBreak/>
        <w:tab/>
      </w:r>
      <w:r>
        <w:rPr>
          <w:rFonts w:ascii="Arial Narrow" w:eastAsia="Times New Roman" w:hAnsi="Arial Narrow" w:cs="Courier New"/>
          <w:sz w:val="24"/>
          <w:szCs w:val="24"/>
        </w:rPr>
        <w:tab/>
        <w:t xml:space="preserve">   </w:t>
      </w:r>
      <w:r w:rsidRPr="00B80388">
        <w:rPr>
          <w:rFonts w:ascii="Arial Narrow" w:eastAsia="Times New Roman" w:hAnsi="Arial Narrow" w:cs="Courier New"/>
          <w:sz w:val="24"/>
          <w:szCs w:val="24"/>
        </w:rPr>
        <w:t xml:space="preserve">    EXPORTING VALUE(result)  TYPE ty_result_table</w:t>
      </w:r>
    </w:p>
    <w:p w:rsidR="00B80388" w:rsidRPr="00B80388" w:rsidRDefault="00B80388" w:rsidP="00B80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tab/>
      </w:r>
      <w:r>
        <w:rPr>
          <w:rFonts w:ascii="Arial Narrow" w:eastAsia="Times New Roman" w:hAnsi="Arial Narrow" w:cs="Courier New"/>
          <w:sz w:val="24"/>
          <w:szCs w:val="24"/>
        </w:rPr>
        <w:tab/>
        <w:t xml:space="preserve">   </w:t>
      </w:r>
      <w:r w:rsidRPr="00B80388">
        <w:rPr>
          <w:rFonts w:ascii="Arial Narrow" w:eastAsia="Times New Roman" w:hAnsi="Arial Narrow" w:cs="Courier New"/>
          <w:sz w:val="24"/>
          <w:szCs w:val="24"/>
        </w:rPr>
        <w:t xml:space="preserve">    RAISING cx_amdp_execution_error.</w:t>
      </w:r>
    </w:p>
    <w:p w:rsidR="00B80388" w:rsidRDefault="00B80388" w:rsidP="00953C7D">
      <w:pPr>
        <w:spacing w:after="0" w:line="240" w:lineRule="auto"/>
        <w:ind w:firstLine="567"/>
        <w:jc w:val="both"/>
        <w:rPr>
          <w:rFonts w:ascii="Arial Narrow" w:hAnsi="Arial Narrow"/>
          <w:sz w:val="24"/>
          <w:szCs w:val="24"/>
        </w:rPr>
      </w:pPr>
    </w:p>
    <w:p w:rsidR="00B80388" w:rsidRPr="00B80388" w:rsidRDefault="00B80388" w:rsidP="00953C7D">
      <w:pPr>
        <w:spacing w:after="0" w:line="240" w:lineRule="auto"/>
        <w:ind w:firstLine="567"/>
        <w:jc w:val="both"/>
        <w:rPr>
          <w:rFonts w:ascii="Arial Narrow" w:hAnsi="Arial Narrow"/>
          <w:b/>
          <w:i/>
          <w:sz w:val="24"/>
          <w:szCs w:val="24"/>
        </w:rPr>
      </w:pPr>
      <w:r w:rsidRPr="00B80388">
        <w:rPr>
          <w:rFonts w:ascii="Arial Narrow" w:hAnsi="Arial Narrow"/>
          <w:i/>
          <w:color w:val="002060"/>
          <w:sz w:val="24"/>
          <w:szCs w:val="24"/>
        </w:rPr>
        <w:t>Step 5</w:t>
      </w:r>
      <w:r w:rsidRPr="00B80388">
        <w:rPr>
          <w:rFonts w:ascii="Arial Narrow" w:hAnsi="Arial Narrow"/>
          <w:sz w:val="24"/>
          <w:szCs w:val="24"/>
        </w:rPr>
        <w:tab/>
      </w:r>
      <w:r w:rsidRPr="00B80388">
        <w:rPr>
          <w:rFonts w:ascii="Arial Narrow" w:hAnsi="Arial Narrow"/>
          <w:b/>
          <w:i/>
          <w:sz w:val="24"/>
          <w:szCs w:val="24"/>
        </w:rPr>
        <w:t>Implement get_flights</w:t>
      </w:r>
    </w:p>
    <w:p w:rsidR="00B80388" w:rsidRDefault="00B80388" w:rsidP="00953C7D">
      <w:pPr>
        <w:spacing w:after="0" w:line="240" w:lineRule="auto"/>
        <w:ind w:firstLine="567"/>
        <w:jc w:val="both"/>
        <w:rPr>
          <w:rFonts w:ascii="Arial Narrow" w:hAnsi="Arial Narrow"/>
          <w:sz w:val="24"/>
          <w:szCs w:val="24"/>
        </w:rPr>
      </w:pPr>
    </w:p>
    <w:p w:rsidR="00953C7D" w:rsidRDefault="00C27AE5" w:rsidP="00953C7D">
      <w:pPr>
        <w:spacing w:after="0" w:line="240" w:lineRule="auto"/>
        <w:ind w:firstLine="567"/>
        <w:jc w:val="both"/>
        <w:rPr>
          <w:rFonts w:ascii="Arial Narrow" w:hAnsi="Arial Narrow"/>
          <w:sz w:val="24"/>
          <w:szCs w:val="24"/>
        </w:rPr>
      </w:pPr>
      <w:r w:rsidRPr="00C27AE5">
        <w:rPr>
          <w:rFonts w:ascii="Arial Narrow" w:hAnsi="Arial Narrow"/>
          <w:sz w:val="24"/>
          <w:szCs w:val="24"/>
        </w:rPr>
        <w:t xml:space="preserve">You must specify all ABAP tables, views, and AMDP procedures in the </w:t>
      </w:r>
      <w:r w:rsidRPr="00C27AE5">
        <w:rPr>
          <w:rFonts w:ascii="Arial Narrow" w:hAnsi="Arial Narrow"/>
          <w:b/>
          <w:sz w:val="24"/>
          <w:szCs w:val="24"/>
        </w:rPr>
        <w:t xml:space="preserve">USING </w:t>
      </w:r>
      <w:r w:rsidRPr="00C27AE5">
        <w:rPr>
          <w:rFonts w:ascii="Arial Narrow" w:hAnsi="Arial Narrow"/>
          <w:sz w:val="24"/>
          <w:szCs w:val="24"/>
        </w:rPr>
        <w:t xml:space="preserve">clause.For more details on these clauses, see </w:t>
      </w:r>
      <w:hyperlink r:id="rId46" w:tgtFrame="_blank" w:history="1">
        <w:r w:rsidRPr="00C27AE5">
          <w:rPr>
            <w:rStyle w:val="a3"/>
            <w:rFonts w:ascii="Arial Narrow" w:hAnsi="Arial Narrow"/>
            <w:sz w:val="24"/>
            <w:szCs w:val="24"/>
            <w:u w:val="none"/>
          </w:rPr>
          <w:t>ABAP Keyword Documentation: Method - By Database Procedure, Function</w:t>
        </w:r>
      </w:hyperlink>
      <w:r>
        <w:rPr>
          <w:rFonts w:ascii="Arial Narrow" w:hAnsi="Arial Narrow"/>
          <w:sz w:val="24"/>
          <w:szCs w:val="24"/>
        </w:rPr>
        <w:t>.</w:t>
      </w:r>
    </w:p>
    <w:p w:rsidR="00C27AE5" w:rsidRDefault="00C27AE5" w:rsidP="00953C7D">
      <w:pPr>
        <w:spacing w:after="0" w:line="240" w:lineRule="auto"/>
        <w:ind w:firstLine="567"/>
        <w:jc w:val="both"/>
        <w:rPr>
          <w:rFonts w:ascii="Arial Narrow" w:hAnsi="Arial Narrow"/>
          <w:sz w:val="24"/>
          <w:szCs w:val="24"/>
        </w:rPr>
      </w:pPr>
    </w:p>
    <w:p w:rsidR="00B80388" w:rsidRPr="00B80388" w:rsidRDefault="00B80388" w:rsidP="00B80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B80388">
        <w:rPr>
          <w:rFonts w:ascii="Arial Narrow" w:eastAsia="Times New Roman" w:hAnsi="Arial Narrow" w:cs="Courier New"/>
          <w:sz w:val="24"/>
          <w:szCs w:val="24"/>
        </w:rPr>
        <w:t xml:space="preserve">METHOD </w:t>
      </w:r>
      <w:r w:rsidRPr="00B80388">
        <w:rPr>
          <w:rFonts w:ascii="Arial Narrow" w:eastAsia="Times New Roman" w:hAnsi="Arial Narrow" w:cs="Courier New"/>
          <w:b/>
          <w:i/>
          <w:sz w:val="24"/>
          <w:szCs w:val="24"/>
        </w:rPr>
        <w:t>GET_FLIGHTS</w:t>
      </w:r>
      <w:r w:rsidRPr="00B80388">
        <w:rPr>
          <w:rFonts w:ascii="Arial Narrow" w:eastAsia="Times New Roman" w:hAnsi="Arial Narrow" w:cs="Courier New"/>
          <w:sz w:val="24"/>
          <w:szCs w:val="24"/>
        </w:rPr>
        <w:t xml:space="preserve"> by database procedure</w:t>
      </w:r>
    </w:p>
    <w:p w:rsidR="00B80388" w:rsidRDefault="00B80388" w:rsidP="00B80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B80388">
        <w:rPr>
          <w:rFonts w:ascii="Arial Narrow" w:eastAsia="Times New Roman" w:hAnsi="Arial Narrow" w:cs="Courier New"/>
          <w:sz w:val="24"/>
          <w:szCs w:val="24"/>
        </w:rPr>
        <w:t xml:space="preserve">  for hdb language sqlscript</w:t>
      </w:r>
      <w:r>
        <w:rPr>
          <w:rFonts w:ascii="Arial Narrow" w:eastAsia="Times New Roman" w:hAnsi="Arial Narrow" w:cs="Courier New"/>
          <w:sz w:val="24"/>
          <w:szCs w:val="24"/>
        </w:rPr>
        <w:t xml:space="preserve"> </w:t>
      </w:r>
      <w:r w:rsidRPr="00B80388">
        <w:rPr>
          <w:rFonts w:ascii="Arial Narrow" w:eastAsia="Times New Roman" w:hAnsi="Arial Narrow" w:cs="Courier New"/>
          <w:sz w:val="24"/>
          <w:szCs w:val="24"/>
        </w:rPr>
        <w:t>options read-only</w:t>
      </w:r>
      <w:r>
        <w:rPr>
          <w:rFonts w:ascii="Arial Narrow" w:eastAsia="Times New Roman" w:hAnsi="Arial Narrow" w:cs="Courier New"/>
          <w:sz w:val="24"/>
          <w:szCs w:val="24"/>
        </w:rPr>
        <w:t xml:space="preserve"> </w:t>
      </w:r>
    </w:p>
    <w:p w:rsidR="00EB1746" w:rsidRDefault="00B80388" w:rsidP="00EB1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t xml:space="preserve">  </w:t>
      </w:r>
      <w:r w:rsidRPr="00B80388">
        <w:rPr>
          <w:rFonts w:ascii="Arial Narrow" w:eastAsia="Times New Roman" w:hAnsi="Arial Narrow" w:cs="Courier New"/>
          <w:sz w:val="24"/>
          <w:szCs w:val="24"/>
        </w:rPr>
        <w:t xml:space="preserve">using </w:t>
      </w:r>
    </w:p>
    <w:p w:rsidR="00EB1746" w:rsidRDefault="00EB1746" w:rsidP="00EB1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tab/>
      </w:r>
      <w:r w:rsidR="00B80388" w:rsidRPr="00B80388">
        <w:rPr>
          <w:rFonts w:ascii="Arial Narrow" w:eastAsia="Times New Roman" w:hAnsi="Arial Narrow" w:cs="Courier New"/>
          <w:sz w:val="24"/>
          <w:szCs w:val="24"/>
        </w:rPr>
        <w:t xml:space="preserve">/dmo/flight </w:t>
      </w:r>
    </w:p>
    <w:p w:rsidR="00EB1746" w:rsidRDefault="00EB1746" w:rsidP="00EB1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tab/>
      </w:r>
      <w:r w:rsidR="00B80388" w:rsidRPr="00B80388">
        <w:rPr>
          <w:rFonts w:ascii="Arial Narrow" w:eastAsia="Times New Roman" w:hAnsi="Arial Narrow" w:cs="Courier New"/>
          <w:sz w:val="24"/>
          <w:szCs w:val="24"/>
        </w:rPr>
        <w:t xml:space="preserve">/dmo/carrier </w:t>
      </w:r>
    </w:p>
    <w:p w:rsidR="00B80388" w:rsidRPr="00B80388" w:rsidRDefault="00EB1746" w:rsidP="00EB1746">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tab/>
      </w:r>
      <w:r w:rsidR="00B80388" w:rsidRPr="00B80388">
        <w:rPr>
          <w:rFonts w:ascii="Arial Narrow" w:eastAsia="Times New Roman" w:hAnsi="Arial Narrow" w:cs="Courier New"/>
          <w:sz w:val="24"/>
          <w:szCs w:val="24"/>
        </w:rPr>
        <w:t>ZCL_AMDP_DEMO_XXX=&gt;</w:t>
      </w:r>
      <w:r w:rsidR="00B80388" w:rsidRPr="00B80388">
        <w:rPr>
          <w:rFonts w:ascii="Arial Narrow" w:eastAsia="Times New Roman" w:hAnsi="Arial Narrow" w:cs="Courier New"/>
          <w:i/>
          <w:color w:val="385623" w:themeColor="accent6" w:themeShade="80"/>
          <w:sz w:val="24"/>
          <w:szCs w:val="24"/>
        </w:rPr>
        <w:t>convert_currency</w:t>
      </w:r>
      <w:r w:rsidR="00B80388" w:rsidRPr="00B80388">
        <w:rPr>
          <w:rFonts w:ascii="Arial Narrow" w:eastAsia="Times New Roman" w:hAnsi="Arial Narrow" w:cs="Courier New"/>
          <w:sz w:val="24"/>
          <w:szCs w:val="24"/>
        </w:rPr>
        <w:t>.</w:t>
      </w:r>
    </w:p>
    <w:p w:rsidR="00EB1746" w:rsidRDefault="00B80388" w:rsidP="00EB1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tab/>
        <w:t xml:space="preserve">  </w:t>
      </w:r>
      <w:r w:rsidRPr="00B80388">
        <w:rPr>
          <w:rFonts w:ascii="Arial Narrow" w:eastAsia="Times New Roman" w:hAnsi="Arial Narrow" w:cs="Courier New"/>
          <w:sz w:val="24"/>
          <w:szCs w:val="24"/>
        </w:rPr>
        <w:t xml:space="preserve">flights = select distinct </w:t>
      </w:r>
      <w:r w:rsidR="00EB1746" w:rsidRPr="00EB1746">
        <w:rPr>
          <w:rFonts w:ascii="Arial Narrow" w:eastAsia="Times New Roman" w:hAnsi="Arial Narrow" w:cs="Courier New"/>
          <w:sz w:val="24"/>
          <w:szCs w:val="24"/>
        </w:rPr>
        <w:t>c.name as airline,</w:t>
      </w:r>
      <w:r w:rsidR="00EB1746">
        <w:rPr>
          <w:rFonts w:ascii="Arial Narrow" w:eastAsia="Times New Roman" w:hAnsi="Arial Narrow" w:cs="Courier New"/>
          <w:sz w:val="24"/>
          <w:szCs w:val="24"/>
        </w:rPr>
        <w:tab/>
      </w:r>
      <w:r w:rsidR="00EB1746">
        <w:rPr>
          <w:rFonts w:ascii="Arial Narrow" w:eastAsia="Times New Roman" w:hAnsi="Arial Narrow" w:cs="Courier New"/>
          <w:sz w:val="24"/>
          <w:szCs w:val="24"/>
        </w:rPr>
        <w:tab/>
      </w:r>
      <w:r w:rsidR="00EB1746">
        <w:rPr>
          <w:rFonts w:ascii="Arial Narrow" w:eastAsia="Times New Roman" w:hAnsi="Arial Narrow" w:cs="Courier New"/>
          <w:sz w:val="24"/>
          <w:szCs w:val="24"/>
        </w:rPr>
        <w:tab/>
        <w:t xml:space="preserve"> </w:t>
      </w:r>
    </w:p>
    <w:p w:rsidR="00EB1746" w:rsidRPr="00EB1746" w:rsidRDefault="00EB1746" w:rsidP="00EB1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tab/>
      </w:r>
      <w:r>
        <w:rPr>
          <w:rFonts w:ascii="Arial Narrow" w:eastAsia="Times New Roman" w:hAnsi="Arial Narrow" w:cs="Courier New"/>
          <w:sz w:val="24"/>
          <w:szCs w:val="24"/>
        </w:rPr>
        <w:tab/>
      </w:r>
      <w:r>
        <w:rPr>
          <w:rFonts w:ascii="Arial Narrow" w:eastAsia="Times New Roman" w:hAnsi="Arial Narrow" w:cs="Courier New"/>
          <w:sz w:val="24"/>
          <w:szCs w:val="24"/>
        </w:rPr>
        <w:tab/>
        <w:t xml:space="preserve">   </w:t>
      </w:r>
      <w:r w:rsidRPr="00EB1746">
        <w:rPr>
          <w:rFonts w:ascii="Arial Narrow" w:eastAsia="Times New Roman" w:hAnsi="Arial Narrow" w:cs="Courier New"/>
          <w:sz w:val="24"/>
          <w:szCs w:val="24"/>
        </w:rPr>
        <w:t xml:space="preserve">  f.connection_id as flight_connection,</w:t>
      </w:r>
    </w:p>
    <w:p w:rsidR="00EB1746" w:rsidRPr="00EB1746" w:rsidRDefault="00EB1746" w:rsidP="00EB1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rPr>
      </w:pPr>
      <w:r>
        <w:rPr>
          <w:rFonts w:ascii="Arial Narrow" w:eastAsia="Times New Roman" w:hAnsi="Arial Narrow" w:cs="Courier New"/>
          <w:sz w:val="24"/>
          <w:szCs w:val="24"/>
        </w:rPr>
        <w:tab/>
      </w:r>
      <w:r>
        <w:rPr>
          <w:rFonts w:ascii="Arial Narrow" w:eastAsia="Times New Roman" w:hAnsi="Arial Narrow" w:cs="Courier New"/>
          <w:sz w:val="24"/>
          <w:szCs w:val="24"/>
        </w:rPr>
        <w:tab/>
      </w:r>
      <w:r>
        <w:rPr>
          <w:rFonts w:ascii="Arial Narrow" w:eastAsia="Times New Roman" w:hAnsi="Arial Narrow" w:cs="Courier New"/>
          <w:sz w:val="24"/>
          <w:szCs w:val="24"/>
        </w:rPr>
        <w:tab/>
        <w:t xml:space="preserve">   </w:t>
      </w:r>
      <w:r w:rsidRPr="00EB1746">
        <w:rPr>
          <w:rFonts w:ascii="Arial Narrow" w:eastAsia="Times New Roman" w:hAnsi="Arial Narrow" w:cs="Courier New"/>
          <w:sz w:val="24"/>
          <w:szCs w:val="24"/>
        </w:rPr>
        <w:t xml:space="preserve">  f.price as price, f.currency_code as currency</w:t>
      </w:r>
    </w:p>
    <w:p w:rsidR="00B80388" w:rsidRPr="00B80388" w:rsidRDefault="00EB1746" w:rsidP="00B80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tab/>
      </w:r>
      <w:r>
        <w:rPr>
          <w:rFonts w:ascii="Arial Narrow" w:eastAsia="Times New Roman" w:hAnsi="Arial Narrow" w:cs="Courier New"/>
          <w:sz w:val="24"/>
          <w:szCs w:val="24"/>
        </w:rPr>
        <w:tab/>
      </w:r>
      <w:r w:rsidR="00B80388" w:rsidRPr="00B80388">
        <w:rPr>
          <w:rFonts w:ascii="Arial Narrow" w:eastAsia="Times New Roman" w:hAnsi="Arial Narrow" w:cs="Courier New"/>
          <w:sz w:val="24"/>
          <w:szCs w:val="24"/>
        </w:rPr>
        <w:t>from "/DMO/FLIGHT"  as f</w:t>
      </w:r>
    </w:p>
    <w:p w:rsidR="00B80388" w:rsidRPr="00B80388" w:rsidRDefault="00B80388" w:rsidP="00EB1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B80388">
        <w:rPr>
          <w:rFonts w:ascii="Arial Narrow" w:eastAsia="Times New Roman" w:hAnsi="Arial Narrow" w:cs="Courier New"/>
          <w:sz w:val="24"/>
          <w:szCs w:val="24"/>
        </w:rPr>
        <w:t xml:space="preserve">  </w:t>
      </w:r>
      <w:r>
        <w:rPr>
          <w:rFonts w:ascii="Arial Narrow" w:eastAsia="Times New Roman" w:hAnsi="Arial Narrow" w:cs="Courier New"/>
          <w:sz w:val="24"/>
          <w:szCs w:val="24"/>
        </w:rPr>
        <w:tab/>
      </w:r>
      <w:r>
        <w:rPr>
          <w:rFonts w:ascii="Arial Narrow" w:eastAsia="Times New Roman" w:hAnsi="Arial Narrow" w:cs="Courier New"/>
          <w:sz w:val="24"/>
          <w:szCs w:val="24"/>
        </w:rPr>
        <w:tab/>
      </w:r>
      <w:r w:rsidRPr="00B80388">
        <w:rPr>
          <w:rFonts w:ascii="Arial Narrow" w:eastAsia="Times New Roman" w:hAnsi="Arial Narrow" w:cs="Courier New"/>
          <w:sz w:val="24"/>
          <w:szCs w:val="24"/>
        </w:rPr>
        <w:t xml:space="preserve">inner join "/DMO/CARRIER" as c on f.carrier_id = c.carrier_id;   </w:t>
      </w:r>
    </w:p>
    <w:p w:rsidR="00EB1746" w:rsidRPr="00EB1746" w:rsidRDefault="00EB1746" w:rsidP="00EB1746">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tab/>
        <w:t xml:space="preserve">  </w:t>
      </w:r>
      <w:r w:rsidRPr="00EB1746">
        <w:rPr>
          <w:rFonts w:ascii="Arial Narrow" w:eastAsia="Times New Roman" w:hAnsi="Arial Narrow" w:cs="Courier New"/>
          <w:sz w:val="24"/>
          <w:szCs w:val="24"/>
        </w:rPr>
        <w:t>call "ZCL_AMDP_DEMO_XXX=&gt;</w:t>
      </w:r>
      <w:r w:rsidRPr="00EB1746">
        <w:rPr>
          <w:rFonts w:ascii="Arial Narrow" w:eastAsia="Times New Roman" w:hAnsi="Arial Narrow" w:cs="Courier New"/>
          <w:i/>
          <w:color w:val="385623" w:themeColor="accent6" w:themeShade="80"/>
          <w:sz w:val="24"/>
          <w:szCs w:val="24"/>
        </w:rPr>
        <w:t>CONVERT_CURRENCY</w:t>
      </w:r>
      <w:r w:rsidRPr="00EB1746">
        <w:rPr>
          <w:rFonts w:ascii="Arial Narrow" w:eastAsia="Times New Roman" w:hAnsi="Arial Narrow" w:cs="Courier New"/>
          <w:sz w:val="24"/>
          <w:szCs w:val="24"/>
        </w:rPr>
        <w:t>"( :flights, result );</w:t>
      </w:r>
    </w:p>
    <w:p w:rsidR="00B80388" w:rsidRDefault="00EB1746" w:rsidP="00EB1746">
      <w:pPr>
        <w:spacing w:after="0" w:line="240" w:lineRule="auto"/>
        <w:ind w:firstLine="567"/>
        <w:jc w:val="both"/>
        <w:rPr>
          <w:rFonts w:ascii="Arial Narrow" w:eastAsia="Times New Roman" w:hAnsi="Arial Narrow" w:cs="Courier New"/>
          <w:sz w:val="24"/>
          <w:szCs w:val="24"/>
        </w:rPr>
      </w:pPr>
      <w:r>
        <w:rPr>
          <w:rFonts w:ascii="Arial Narrow" w:eastAsia="Times New Roman" w:hAnsi="Arial Narrow" w:cs="Courier New"/>
          <w:sz w:val="24"/>
          <w:szCs w:val="24"/>
        </w:rPr>
        <w:t>END</w:t>
      </w:r>
      <w:r w:rsidRPr="00B80388">
        <w:rPr>
          <w:rFonts w:ascii="Arial Narrow" w:eastAsia="Times New Roman" w:hAnsi="Arial Narrow" w:cs="Courier New"/>
          <w:sz w:val="24"/>
          <w:szCs w:val="24"/>
        </w:rPr>
        <w:t>METHOD</w:t>
      </w:r>
      <w:r>
        <w:rPr>
          <w:rFonts w:ascii="Arial Narrow" w:eastAsia="Times New Roman" w:hAnsi="Arial Narrow" w:cs="Courier New"/>
          <w:sz w:val="24"/>
          <w:szCs w:val="24"/>
        </w:rPr>
        <w:t>.</w:t>
      </w:r>
    </w:p>
    <w:p w:rsidR="00EB1746" w:rsidRDefault="00EB1746" w:rsidP="00EB1746">
      <w:pPr>
        <w:spacing w:after="0" w:line="240" w:lineRule="auto"/>
        <w:ind w:firstLine="567"/>
        <w:jc w:val="both"/>
        <w:rPr>
          <w:rFonts w:ascii="Arial Narrow" w:eastAsia="Times New Roman" w:hAnsi="Arial Narrow" w:cs="Courier New"/>
          <w:sz w:val="24"/>
          <w:szCs w:val="24"/>
        </w:rPr>
      </w:pPr>
    </w:p>
    <w:p w:rsidR="00EB1746" w:rsidRPr="00EB1746" w:rsidRDefault="00EB1746" w:rsidP="00EB1746">
      <w:pPr>
        <w:spacing w:after="0" w:line="240" w:lineRule="auto"/>
        <w:ind w:firstLine="567"/>
        <w:jc w:val="both"/>
        <w:rPr>
          <w:rFonts w:ascii="Arial Narrow" w:hAnsi="Arial Narrow"/>
          <w:sz w:val="24"/>
          <w:szCs w:val="24"/>
        </w:rPr>
      </w:pPr>
      <w:r w:rsidRPr="00EB1746">
        <w:rPr>
          <w:rFonts w:ascii="Arial Narrow" w:eastAsia="Times New Roman" w:hAnsi="Arial Narrow" w:cs="Courier New"/>
          <w:i/>
          <w:color w:val="002060"/>
          <w:sz w:val="24"/>
          <w:szCs w:val="24"/>
        </w:rPr>
        <w:t>Step 6</w:t>
      </w:r>
      <w:r w:rsidRPr="00EB1746">
        <w:rPr>
          <w:rFonts w:ascii="Arial Narrow" w:eastAsia="Times New Roman" w:hAnsi="Arial Narrow" w:cs="Courier New"/>
          <w:color w:val="002060"/>
          <w:sz w:val="24"/>
          <w:szCs w:val="24"/>
        </w:rPr>
        <w:t xml:space="preserve"> </w:t>
      </w:r>
      <w:r>
        <w:rPr>
          <w:rFonts w:ascii="Arial Narrow" w:eastAsia="Times New Roman" w:hAnsi="Arial Narrow" w:cs="Courier New"/>
          <w:sz w:val="24"/>
          <w:szCs w:val="24"/>
        </w:rPr>
        <w:tab/>
      </w:r>
      <w:r w:rsidRPr="00EB1746">
        <w:rPr>
          <w:rFonts w:ascii="Arial Narrow" w:hAnsi="Arial Narrow"/>
          <w:b/>
          <w:i/>
          <w:sz w:val="24"/>
          <w:szCs w:val="24"/>
        </w:rPr>
        <w:t>Implement the method convert_currency</w:t>
      </w:r>
    </w:p>
    <w:p w:rsidR="00953C7D" w:rsidRDefault="00953C7D" w:rsidP="004C0076">
      <w:pPr>
        <w:spacing w:after="0" w:line="240" w:lineRule="auto"/>
        <w:ind w:firstLine="567"/>
        <w:jc w:val="both"/>
        <w:rPr>
          <w:rFonts w:ascii="Arial Narrow" w:hAnsi="Arial Narrow"/>
          <w:color w:val="000000" w:themeColor="text1"/>
          <w:sz w:val="24"/>
          <w:szCs w:val="24"/>
        </w:rPr>
      </w:pPr>
    </w:p>
    <w:p w:rsidR="00EB1746" w:rsidRPr="00EB1746" w:rsidRDefault="00EB1746" w:rsidP="00EB1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EB1746">
        <w:rPr>
          <w:rFonts w:ascii="Arial Narrow" w:eastAsia="Times New Roman" w:hAnsi="Arial Narrow" w:cs="Courier New"/>
          <w:sz w:val="24"/>
          <w:szCs w:val="24"/>
        </w:rPr>
        <w:t xml:space="preserve">METHOD </w:t>
      </w:r>
      <w:r w:rsidRPr="00EB1746">
        <w:rPr>
          <w:rFonts w:ascii="Arial Narrow" w:eastAsia="Times New Roman" w:hAnsi="Arial Narrow" w:cs="Courier New"/>
          <w:b/>
          <w:i/>
          <w:sz w:val="24"/>
          <w:szCs w:val="24"/>
        </w:rPr>
        <w:t>convert_currency</w:t>
      </w:r>
      <w:r w:rsidRPr="00EB1746">
        <w:rPr>
          <w:rFonts w:ascii="Arial Narrow" w:eastAsia="Times New Roman" w:hAnsi="Arial Narrow" w:cs="Courier New"/>
          <w:sz w:val="24"/>
          <w:szCs w:val="24"/>
        </w:rPr>
        <w:t xml:space="preserve"> BY DATABASE PROCEDURE</w:t>
      </w:r>
    </w:p>
    <w:p w:rsidR="00EB1746" w:rsidRPr="00EB1746" w:rsidRDefault="00EB1746" w:rsidP="00EB1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EB1746">
        <w:rPr>
          <w:rFonts w:ascii="Arial Narrow" w:eastAsia="Times New Roman" w:hAnsi="Arial Narrow" w:cs="Courier New"/>
          <w:sz w:val="24"/>
          <w:szCs w:val="24"/>
        </w:rPr>
        <w:t xml:space="preserve">  FOR HDB LANGUAGE SQLSCRIPT OPTIONS READ-ONLY.</w:t>
      </w:r>
    </w:p>
    <w:p w:rsidR="00EB1746" w:rsidRPr="00EB1746" w:rsidRDefault="00EB1746" w:rsidP="00EB1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p>
    <w:p w:rsidR="00EB1746" w:rsidRPr="00EB1746" w:rsidRDefault="00EB1746" w:rsidP="00EB1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EB1746">
        <w:rPr>
          <w:rFonts w:ascii="Arial Narrow" w:eastAsia="Times New Roman" w:hAnsi="Arial Narrow" w:cs="Courier New"/>
          <w:sz w:val="24"/>
          <w:szCs w:val="24"/>
        </w:rPr>
        <w:t xml:space="preserve">  declare today date;</w:t>
      </w:r>
    </w:p>
    <w:p w:rsidR="00EB1746" w:rsidRPr="00EB1746" w:rsidRDefault="00EB1746" w:rsidP="00EB1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EB1746">
        <w:rPr>
          <w:rFonts w:ascii="Arial Narrow" w:eastAsia="Times New Roman" w:hAnsi="Arial Narrow" w:cs="Courier New"/>
          <w:sz w:val="24"/>
          <w:szCs w:val="24"/>
        </w:rPr>
        <w:t xml:space="preserve">  declare new_currency nvarchar(3);</w:t>
      </w:r>
    </w:p>
    <w:p w:rsidR="00EB1746" w:rsidRPr="00EB1746" w:rsidRDefault="00EB1746" w:rsidP="00EB1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p>
    <w:p w:rsidR="00EB1746" w:rsidRPr="00EB1746" w:rsidRDefault="00EB1746" w:rsidP="00EB1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EB1746">
        <w:rPr>
          <w:rFonts w:ascii="Arial Narrow" w:eastAsia="Times New Roman" w:hAnsi="Arial Narrow" w:cs="Courier New"/>
          <w:sz w:val="24"/>
          <w:szCs w:val="24"/>
        </w:rPr>
        <w:t xml:space="preserve">  select current_date into today from dummy;</w:t>
      </w:r>
    </w:p>
    <w:p w:rsidR="00EB1746" w:rsidRPr="00EB1746" w:rsidRDefault="00EB1746" w:rsidP="00EB1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EB1746">
        <w:rPr>
          <w:rFonts w:ascii="Arial Narrow" w:eastAsia="Times New Roman" w:hAnsi="Arial Narrow" w:cs="Courier New"/>
          <w:sz w:val="24"/>
          <w:szCs w:val="24"/>
        </w:rPr>
        <w:t xml:space="preserve">  new_currency := 'EUR';</w:t>
      </w:r>
    </w:p>
    <w:p w:rsidR="00EB1746" w:rsidRPr="00EB1746" w:rsidRDefault="00EB1746" w:rsidP="00EB1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p>
    <w:p w:rsidR="00EB1746" w:rsidRPr="00EB1746" w:rsidRDefault="00EB1746" w:rsidP="000D1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EB1746">
        <w:rPr>
          <w:rFonts w:ascii="Arial Narrow" w:eastAsia="Times New Roman" w:hAnsi="Arial Narrow" w:cs="Courier New"/>
          <w:sz w:val="24"/>
          <w:szCs w:val="24"/>
        </w:rPr>
        <w:t xml:space="preserve">  result = select distinct airline, flight_connection, price as old_price, currency as old_currency,</w:t>
      </w:r>
    </w:p>
    <w:p w:rsidR="00EB1746" w:rsidRPr="00EB1746" w:rsidRDefault="00EB1746" w:rsidP="000D169C">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EB1746">
        <w:rPr>
          <w:rFonts w:ascii="Arial Narrow" w:eastAsia="Times New Roman" w:hAnsi="Arial Narrow" w:cs="Courier New"/>
          <w:sz w:val="24"/>
          <w:szCs w:val="24"/>
        </w:rPr>
        <w:t xml:space="preserve">    </w:t>
      </w:r>
      <w:r w:rsidRPr="000D169C">
        <w:rPr>
          <w:rFonts w:ascii="Arial Narrow" w:eastAsia="Times New Roman" w:hAnsi="Arial Narrow" w:cs="Courier New"/>
          <w:i/>
          <w:color w:val="385623" w:themeColor="accent6" w:themeShade="80"/>
          <w:sz w:val="24"/>
          <w:szCs w:val="24"/>
        </w:rPr>
        <w:t>convert_currency</w:t>
      </w:r>
      <w:r w:rsidRPr="00EB1746">
        <w:rPr>
          <w:rFonts w:ascii="Arial Narrow" w:eastAsia="Times New Roman" w:hAnsi="Arial Narrow" w:cs="Courier New"/>
          <w:sz w:val="24"/>
          <w:szCs w:val="24"/>
        </w:rPr>
        <w:t>(</w:t>
      </w:r>
    </w:p>
    <w:p w:rsidR="00EB1746" w:rsidRPr="00EB1746" w:rsidRDefault="00EB1746" w:rsidP="00EB1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EB1746">
        <w:rPr>
          <w:rFonts w:ascii="Arial Narrow" w:eastAsia="Times New Roman" w:hAnsi="Arial Narrow" w:cs="Courier New"/>
          <w:sz w:val="24"/>
          <w:szCs w:val="24"/>
        </w:rPr>
        <w:t xml:space="preserve">      "AMOUNT"         </w:t>
      </w:r>
      <w:r w:rsidR="000D169C">
        <w:rPr>
          <w:rFonts w:ascii="Arial Narrow" w:eastAsia="Times New Roman" w:hAnsi="Arial Narrow" w:cs="Courier New"/>
          <w:sz w:val="24"/>
          <w:szCs w:val="24"/>
        </w:rPr>
        <w:t xml:space="preserve">           </w:t>
      </w:r>
      <w:r w:rsidRPr="00EB1746">
        <w:rPr>
          <w:rFonts w:ascii="Arial Narrow" w:eastAsia="Times New Roman" w:hAnsi="Arial Narrow" w:cs="Courier New"/>
          <w:sz w:val="24"/>
          <w:szCs w:val="24"/>
        </w:rPr>
        <w:t>=&gt; price,</w:t>
      </w:r>
    </w:p>
    <w:p w:rsidR="00EB1746" w:rsidRPr="00EB1746" w:rsidRDefault="00EB1746" w:rsidP="00EB1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EB1746">
        <w:rPr>
          <w:rFonts w:ascii="Arial Narrow" w:eastAsia="Times New Roman" w:hAnsi="Arial Narrow" w:cs="Courier New"/>
          <w:sz w:val="24"/>
          <w:szCs w:val="24"/>
        </w:rPr>
        <w:t xml:space="preserve">      "SOURCE_UNIT"     </w:t>
      </w:r>
      <w:r w:rsidR="000D169C">
        <w:rPr>
          <w:rFonts w:ascii="Arial Narrow" w:eastAsia="Times New Roman" w:hAnsi="Arial Narrow" w:cs="Courier New"/>
          <w:sz w:val="24"/>
          <w:szCs w:val="24"/>
        </w:rPr>
        <w:t xml:space="preserve">     </w:t>
      </w:r>
      <w:r w:rsidRPr="00EB1746">
        <w:rPr>
          <w:rFonts w:ascii="Arial Narrow" w:eastAsia="Times New Roman" w:hAnsi="Arial Narrow" w:cs="Courier New"/>
          <w:sz w:val="24"/>
          <w:szCs w:val="24"/>
        </w:rPr>
        <w:t>=&gt; currency,</w:t>
      </w:r>
    </w:p>
    <w:p w:rsidR="00EB1746" w:rsidRPr="00EB1746" w:rsidRDefault="00EB1746" w:rsidP="00EB1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EB1746">
        <w:rPr>
          <w:rFonts w:ascii="Arial Narrow" w:eastAsia="Times New Roman" w:hAnsi="Arial Narrow" w:cs="Courier New"/>
          <w:sz w:val="24"/>
          <w:szCs w:val="24"/>
        </w:rPr>
        <w:t xml:space="preserve">      "TARGET_UNIT"     </w:t>
      </w:r>
      <w:r w:rsidR="000D169C">
        <w:rPr>
          <w:rFonts w:ascii="Arial Narrow" w:eastAsia="Times New Roman" w:hAnsi="Arial Narrow" w:cs="Courier New"/>
          <w:sz w:val="24"/>
          <w:szCs w:val="24"/>
        </w:rPr>
        <w:t xml:space="preserve"> </w:t>
      </w:r>
      <w:r w:rsidR="000D169C">
        <w:rPr>
          <w:rFonts w:ascii="Arial Narrow" w:eastAsia="Times New Roman" w:hAnsi="Arial Narrow" w:cs="Courier New"/>
          <w:sz w:val="24"/>
          <w:szCs w:val="24"/>
        </w:rPr>
        <w:tab/>
        <w:t xml:space="preserve">    </w:t>
      </w:r>
      <w:r w:rsidRPr="00EB1746">
        <w:rPr>
          <w:rFonts w:ascii="Arial Narrow" w:eastAsia="Times New Roman" w:hAnsi="Arial Narrow" w:cs="Courier New"/>
          <w:sz w:val="24"/>
          <w:szCs w:val="24"/>
        </w:rPr>
        <w:t>=&gt; :new_currency,</w:t>
      </w:r>
    </w:p>
    <w:p w:rsidR="00EB1746" w:rsidRPr="00EB1746" w:rsidRDefault="00EB1746" w:rsidP="00EB1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EB1746">
        <w:rPr>
          <w:rFonts w:ascii="Arial Narrow" w:eastAsia="Times New Roman" w:hAnsi="Arial Narrow" w:cs="Courier New"/>
          <w:sz w:val="24"/>
          <w:szCs w:val="24"/>
        </w:rPr>
        <w:t xml:space="preserve">      "REFERENCE_DATE"  =&gt; :today,</w:t>
      </w:r>
    </w:p>
    <w:p w:rsidR="00EB1746" w:rsidRPr="00EB1746" w:rsidRDefault="00EB1746" w:rsidP="00EB1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EB1746">
        <w:rPr>
          <w:rFonts w:ascii="Arial Narrow" w:eastAsia="Times New Roman" w:hAnsi="Arial Narrow" w:cs="Courier New"/>
          <w:sz w:val="24"/>
          <w:szCs w:val="24"/>
        </w:rPr>
        <w:t xml:space="preserve">      "CLIENT"          </w:t>
      </w:r>
      <w:r w:rsidR="000D169C">
        <w:rPr>
          <w:rFonts w:ascii="Arial Narrow" w:eastAsia="Times New Roman" w:hAnsi="Arial Narrow" w:cs="Courier New"/>
          <w:sz w:val="24"/>
          <w:szCs w:val="24"/>
        </w:rPr>
        <w:tab/>
        <w:t xml:space="preserve">    </w:t>
      </w:r>
      <w:r w:rsidRPr="00EB1746">
        <w:rPr>
          <w:rFonts w:ascii="Arial Narrow" w:eastAsia="Times New Roman" w:hAnsi="Arial Narrow" w:cs="Courier New"/>
          <w:sz w:val="24"/>
          <w:szCs w:val="24"/>
        </w:rPr>
        <w:t>=&gt; '100',</w:t>
      </w:r>
    </w:p>
    <w:p w:rsidR="00EB1746" w:rsidRPr="00EB1746" w:rsidRDefault="00EB1746" w:rsidP="00EB1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EB1746">
        <w:rPr>
          <w:rFonts w:ascii="Arial Narrow" w:eastAsia="Times New Roman" w:hAnsi="Arial Narrow" w:cs="Courier New"/>
          <w:sz w:val="24"/>
          <w:szCs w:val="24"/>
        </w:rPr>
        <w:t xml:space="preserve">      "ERROR_HANDLING"  =&gt; 'set to null',</w:t>
      </w:r>
    </w:p>
    <w:p w:rsidR="00EB1746" w:rsidRPr="00EB1746" w:rsidRDefault="00EB1746" w:rsidP="00EB1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EB1746">
        <w:rPr>
          <w:rFonts w:ascii="Arial Narrow" w:eastAsia="Times New Roman" w:hAnsi="Arial Narrow" w:cs="Courier New"/>
          <w:sz w:val="24"/>
          <w:szCs w:val="24"/>
        </w:rPr>
        <w:t xml:space="preserve">      "SCHEMA"         </w:t>
      </w:r>
      <w:r w:rsidR="000D169C">
        <w:rPr>
          <w:rFonts w:ascii="Arial Narrow" w:eastAsia="Times New Roman" w:hAnsi="Arial Narrow" w:cs="Courier New"/>
          <w:sz w:val="24"/>
          <w:szCs w:val="24"/>
        </w:rPr>
        <w:tab/>
        <w:t xml:space="preserve">   </w:t>
      </w:r>
      <w:r w:rsidRPr="00EB1746">
        <w:rPr>
          <w:rFonts w:ascii="Arial Narrow" w:eastAsia="Times New Roman" w:hAnsi="Arial Narrow" w:cs="Courier New"/>
          <w:sz w:val="24"/>
          <w:szCs w:val="24"/>
        </w:rPr>
        <w:t xml:space="preserve"> =&gt; current_schema</w:t>
      </w:r>
    </w:p>
    <w:p w:rsidR="00EB1746" w:rsidRPr="00EB1746" w:rsidRDefault="00EB1746" w:rsidP="000D1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EB1746">
        <w:rPr>
          <w:rFonts w:ascii="Arial Narrow" w:eastAsia="Times New Roman" w:hAnsi="Arial Narrow" w:cs="Courier New"/>
          <w:sz w:val="24"/>
          <w:szCs w:val="24"/>
        </w:rPr>
        <w:t xml:space="preserve">    ) as new_price,</w:t>
      </w:r>
    </w:p>
    <w:p w:rsidR="00EB1746" w:rsidRPr="00EB1746" w:rsidRDefault="00EB1746" w:rsidP="000D169C">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EB1746">
        <w:rPr>
          <w:rFonts w:ascii="Arial Narrow" w:eastAsia="Times New Roman" w:hAnsi="Arial Narrow" w:cs="Courier New"/>
          <w:sz w:val="24"/>
          <w:szCs w:val="24"/>
        </w:rPr>
        <w:t xml:space="preserve">    </w:t>
      </w:r>
      <w:r w:rsidRPr="000D169C">
        <w:rPr>
          <w:rFonts w:ascii="Arial Narrow" w:eastAsia="Times New Roman" w:hAnsi="Arial Narrow" w:cs="Courier New"/>
          <w:i/>
          <w:color w:val="385623" w:themeColor="accent6" w:themeShade="80"/>
          <w:sz w:val="24"/>
          <w:szCs w:val="24"/>
        </w:rPr>
        <w:t>:new_currency</w:t>
      </w:r>
      <w:r w:rsidRPr="000D169C">
        <w:rPr>
          <w:rFonts w:ascii="Arial Narrow" w:eastAsia="Times New Roman" w:hAnsi="Arial Narrow" w:cs="Courier New"/>
          <w:color w:val="385623" w:themeColor="accent6" w:themeShade="80"/>
          <w:sz w:val="24"/>
          <w:szCs w:val="24"/>
        </w:rPr>
        <w:t xml:space="preserve"> </w:t>
      </w:r>
      <w:r w:rsidRPr="00EB1746">
        <w:rPr>
          <w:rFonts w:ascii="Arial Narrow" w:eastAsia="Times New Roman" w:hAnsi="Arial Narrow" w:cs="Courier New"/>
          <w:sz w:val="24"/>
          <w:szCs w:val="24"/>
        </w:rPr>
        <w:t>as new_currency</w:t>
      </w:r>
    </w:p>
    <w:p w:rsidR="00EB1746" w:rsidRPr="00EB1746" w:rsidRDefault="00EB1746" w:rsidP="00EB1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EB1746">
        <w:rPr>
          <w:rFonts w:ascii="Arial Narrow" w:eastAsia="Times New Roman" w:hAnsi="Arial Narrow" w:cs="Courier New"/>
          <w:sz w:val="24"/>
          <w:szCs w:val="24"/>
        </w:rPr>
        <w:t xml:space="preserve">    from :flights;</w:t>
      </w:r>
    </w:p>
    <w:p w:rsidR="00EB1746" w:rsidRPr="00EB1746" w:rsidRDefault="00EB1746" w:rsidP="00EB1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p>
    <w:p w:rsidR="00EB1746" w:rsidRPr="00EB1746" w:rsidRDefault="00EB1746" w:rsidP="00EB1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EB1746">
        <w:rPr>
          <w:rFonts w:ascii="Arial Narrow" w:eastAsia="Times New Roman" w:hAnsi="Arial Narrow" w:cs="Courier New"/>
          <w:sz w:val="24"/>
          <w:szCs w:val="24"/>
        </w:rPr>
        <w:t>ENDMETHOD.</w:t>
      </w:r>
    </w:p>
    <w:p w:rsidR="007D30F1" w:rsidRDefault="007D30F1" w:rsidP="00C54452">
      <w:pPr>
        <w:spacing w:after="0" w:line="240" w:lineRule="auto"/>
        <w:ind w:firstLine="567"/>
        <w:jc w:val="both"/>
        <w:rPr>
          <w:rFonts w:ascii="Arial Narrow" w:hAnsi="Arial Narrow"/>
          <w:i/>
          <w:color w:val="002060"/>
          <w:sz w:val="24"/>
          <w:szCs w:val="24"/>
        </w:rPr>
      </w:pPr>
    </w:p>
    <w:p w:rsidR="00EB1746" w:rsidRPr="00C54452" w:rsidRDefault="000D169C" w:rsidP="00C54452">
      <w:pPr>
        <w:spacing w:after="0" w:line="240" w:lineRule="auto"/>
        <w:ind w:firstLine="567"/>
        <w:jc w:val="both"/>
        <w:rPr>
          <w:rFonts w:ascii="Arial Narrow" w:hAnsi="Arial Narrow"/>
          <w:b/>
          <w:i/>
          <w:color w:val="000000" w:themeColor="text1"/>
          <w:sz w:val="24"/>
          <w:szCs w:val="24"/>
        </w:rPr>
      </w:pPr>
      <w:r w:rsidRPr="00C54452">
        <w:rPr>
          <w:rFonts w:ascii="Arial Narrow" w:hAnsi="Arial Narrow"/>
          <w:i/>
          <w:color w:val="002060"/>
          <w:sz w:val="24"/>
          <w:szCs w:val="24"/>
        </w:rPr>
        <w:t>Step 7</w:t>
      </w:r>
      <w:r w:rsidRPr="00C54452">
        <w:rPr>
          <w:rFonts w:ascii="Arial Narrow" w:hAnsi="Arial Narrow"/>
          <w:sz w:val="24"/>
          <w:szCs w:val="24"/>
        </w:rPr>
        <w:tab/>
      </w:r>
      <w:r w:rsidRPr="00C54452">
        <w:rPr>
          <w:rFonts w:ascii="Arial Narrow" w:hAnsi="Arial Narrow"/>
          <w:b/>
          <w:i/>
          <w:sz w:val="24"/>
          <w:szCs w:val="24"/>
        </w:rPr>
        <w:t>Implement the method main of the interface if_oo_adt_classrun</w:t>
      </w:r>
    </w:p>
    <w:p w:rsidR="00EB1746" w:rsidRPr="00C54452" w:rsidRDefault="00EB1746" w:rsidP="00C54452">
      <w:pPr>
        <w:spacing w:after="0" w:line="240" w:lineRule="auto"/>
        <w:ind w:firstLine="567"/>
        <w:jc w:val="both"/>
        <w:rPr>
          <w:rFonts w:ascii="Arial Narrow" w:hAnsi="Arial Narrow"/>
          <w:color w:val="000000" w:themeColor="text1"/>
          <w:sz w:val="24"/>
          <w:szCs w:val="24"/>
        </w:rPr>
      </w:pPr>
    </w:p>
    <w:p w:rsidR="00C54452" w:rsidRPr="00C54452" w:rsidRDefault="00C54452" w:rsidP="00C54452">
      <w:pPr>
        <w:spacing w:after="0" w:line="240" w:lineRule="auto"/>
        <w:ind w:firstLine="567"/>
        <w:jc w:val="both"/>
        <w:rPr>
          <w:rFonts w:ascii="Arial Narrow" w:hAnsi="Arial Narrow"/>
          <w:sz w:val="24"/>
          <w:szCs w:val="24"/>
        </w:rPr>
      </w:pPr>
      <w:r>
        <w:rPr>
          <w:rFonts w:ascii="Arial Narrow" w:hAnsi="Arial Narrow"/>
          <w:sz w:val="24"/>
          <w:szCs w:val="24"/>
        </w:rPr>
        <w:t>I</w:t>
      </w:r>
      <w:r w:rsidRPr="00C54452">
        <w:rPr>
          <w:rFonts w:ascii="Arial Narrow" w:hAnsi="Arial Narrow"/>
          <w:sz w:val="24"/>
          <w:szCs w:val="24"/>
        </w:rPr>
        <w:t xml:space="preserve">mplement the </w:t>
      </w:r>
      <w:r w:rsidRPr="00C54452">
        <w:rPr>
          <w:rStyle w:val="HTML1"/>
          <w:rFonts w:ascii="Arial Narrow" w:eastAsiaTheme="minorHAnsi" w:hAnsi="Arial Narrow"/>
          <w:sz w:val="24"/>
          <w:szCs w:val="24"/>
        </w:rPr>
        <w:t>main</w:t>
      </w:r>
      <w:r w:rsidRPr="00C54452">
        <w:rPr>
          <w:rFonts w:ascii="Arial Narrow" w:hAnsi="Arial Narrow"/>
          <w:sz w:val="24"/>
          <w:szCs w:val="24"/>
        </w:rPr>
        <w:t xml:space="preserve"> method of the interface </w:t>
      </w:r>
      <w:r w:rsidRPr="00C54452">
        <w:rPr>
          <w:rStyle w:val="HTML1"/>
          <w:rFonts w:ascii="Arial Narrow" w:eastAsiaTheme="minorHAnsi" w:hAnsi="Arial Narrow"/>
          <w:sz w:val="24"/>
          <w:szCs w:val="24"/>
        </w:rPr>
        <w:t>if_oo_adt_classrun</w:t>
      </w:r>
      <w:r w:rsidRPr="00C54452">
        <w:rPr>
          <w:rFonts w:ascii="Arial Narrow" w:hAnsi="Arial Narrow"/>
          <w:sz w:val="24"/>
          <w:szCs w:val="24"/>
        </w:rPr>
        <w:t>. This will allow you to output your results to the ABAP Console.</w:t>
      </w:r>
    </w:p>
    <w:p w:rsidR="00C54452" w:rsidRPr="00C54452" w:rsidRDefault="00C54452" w:rsidP="00C54452">
      <w:pPr>
        <w:spacing w:after="0" w:line="240" w:lineRule="auto"/>
        <w:ind w:firstLine="567"/>
        <w:jc w:val="both"/>
        <w:rPr>
          <w:rFonts w:ascii="Arial Narrow" w:hAnsi="Arial Narrow"/>
          <w:sz w:val="24"/>
          <w:szCs w:val="24"/>
        </w:rPr>
      </w:pPr>
    </w:p>
    <w:p w:rsidR="00C54452" w:rsidRPr="00C54452" w:rsidRDefault="00C54452" w:rsidP="00C5445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C54452">
        <w:rPr>
          <w:rFonts w:ascii="Arial Narrow" w:eastAsia="Times New Roman" w:hAnsi="Arial Narrow" w:cs="Courier New"/>
          <w:sz w:val="24"/>
          <w:szCs w:val="24"/>
        </w:rPr>
        <w:t xml:space="preserve">METHOD </w:t>
      </w:r>
      <w:r w:rsidRPr="00C54452">
        <w:rPr>
          <w:rFonts w:ascii="Arial Narrow" w:eastAsia="Times New Roman" w:hAnsi="Arial Narrow" w:cs="Courier New"/>
          <w:i/>
          <w:color w:val="385623" w:themeColor="accent6" w:themeShade="80"/>
          <w:sz w:val="24"/>
          <w:szCs w:val="24"/>
        </w:rPr>
        <w:t>if_oo_adt_classrun~</w:t>
      </w:r>
      <w:r w:rsidRPr="00C54452">
        <w:rPr>
          <w:rFonts w:ascii="Arial Narrow" w:eastAsia="Times New Roman" w:hAnsi="Arial Narrow" w:cs="Courier New"/>
          <w:b/>
          <w:i/>
          <w:sz w:val="24"/>
          <w:szCs w:val="24"/>
        </w:rPr>
        <w:t>main</w:t>
      </w:r>
      <w:r w:rsidRPr="00C54452">
        <w:rPr>
          <w:rFonts w:ascii="Arial Narrow" w:eastAsia="Times New Roman" w:hAnsi="Arial Narrow" w:cs="Courier New"/>
          <w:sz w:val="24"/>
          <w:szCs w:val="24"/>
        </w:rPr>
        <w:t>.</w:t>
      </w:r>
    </w:p>
    <w:p w:rsidR="00C54452" w:rsidRPr="00C54452" w:rsidRDefault="00C54452" w:rsidP="00C544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p>
    <w:p w:rsidR="00C54452" w:rsidRPr="00C54452" w:rsidRDefault="00C54452" w:rsidP="00C544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C54452">
        <w:rPr>
          <w:rFonts w:ascii="Arial Narrow" w:eastAsia="Times New Roman" w:hAnsi="Arial Narrow" w:cs="Courier New"/>
          <w:sz w:val="24"/>
          <w:szCs w:val="24"/>
        </w:rPr>
        <w:t xml:space="preserve">  TRY.</w:t>
      </w:r>
    </w:p>
    <w:p w:rsidR="00C54452" w:rsidRPr="00C54452" w:rsidRDefault="00C54452" w:rsidP="00C544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C54452">
        <w:rPr>
          <w:rFonts w:ascii="Arial Narrow" w:eastAsia="Times New Roman" w:hAnsi="Arial Narrow" w:cs="Courier New"/>
          <w:sz w:val="24"/>
          <w:szCs w:val="24"/>
        </w:rPr>
        <w:t xml:space="preserve">      me-&gt;get_flights(IMPORTING result = DATA(lt_result) ).</w:t>
      </w:r>
    </w:p>
    <w:p w:rsidR="00C54452" w:rsidRPr="00C54452" w:rsidRDefault="00C54452" w:rsidP="00C544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C54452">
        <w:rPr>
          <w:rFonts w:ascii="Arial Narrow" w:eastAsia="Times New Roman" w:hAnsi="Arial Narrow" w:cs="Courier New"/>
          <w:sz w:val="24"/>
          <w:szCs w:val="24"/>
        </w:rPr>
        <w:t xml:space="preserve">    CATCH cx_amdp_execution_error INTO DATA(lx_amdp).</w:t>
      </w:r>
    </w:p>
    <w:p w:rsidR="00C54452" w:rsidRPr="00C54452" w:rsidRDefault="00C54452" w:rsidP="00C544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C54452">
        <w:rPr>
          <w:rFonts w:ascii="Arial Narrow" w:eastAsia="Times New Roman" w:hAnsi="Arial Narrow" w:cs="Courier New"/>
          <w:sz w:val="24"/>
          <w:szCs w:val="24"/>
        </w:rPr>
        <w:t xml:space="preserve">      out-&gt;write( lx_amdp-&gt;get_longtext( ) ).</w:t>
      </w:r>
    </w:p>
    <w:p w:rsidR="00C54452" w:rsidRPr="00C54452" w:rsidRDefault="00C54452" w:rsidP="00C544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C54452">
        <w:rPr>
          <w:rFonts w:ascii="Arial Narrow" w:eastAsia="Times New Roman" w:hAnsi="Arial Narrow" w:cs="Courier New"/>
          <w:sz w:val="24"/>
          <w:szCs w:val="24"/>
        </w:rPr>
        <w:t xml:space="preserve">  ENDTRY.</w:t>
      </w:r>
    </w:p>
    <w:p w:rsidR="00C54452" w:rsidRDefault="00C54452" w:rsidP="00C54452">
      <w:pPr>
        <w:spacing w:after="0" w:line="240" w:lineRule="auto"/>
        <w:ind w:firstLine="567"/>
        <w:jc w:val="both"/>
        <w:rPr>
          <w:rFonts w:ascii="Arial Narrow" w:hAnsi="Arial Narrow"/>
          <w:i/>
          <w:color w:val="000000" w:themeColor="text1"/>
          <w:sz w:val="24"/>
          <w:szCs w:val="24"/>
        </w:rPr>
      </w:pPr>
    </w:p>
    <w:p w:rsidR="00C54452" w:rsidRPr="00C54452" w:rsidRDefault="00C54452" w:rsidP="00C54452">
      <w:pPr>
        <w:spacing w:after="0" w:line="240" w:lineRule="auto"/>
        <w:ind w:firstLine="567"/>
        <w:jc w:val="both"/>
        <w:rPr>
          <w:rFonts w:ascii="Arial Narrow" w:hAnsi="Arial Narrow"/>
          <w:i/>
          <w:sz w:val="24"/>
          <w:szCs w:val="24"/>
        </w:rPr>
      </w:pPr>
      <w:r>
        <w:rPr>
          <w:rFonts w:ascii="Arial Narrow" w:hAnsi="Arial Narrow"/>
          <w:i/>
          <w:color w:val="000000" w:themeColor="text1"/>
          <w:sz w:val="24"/>
          <w:szCs w:val="24"/>
        </w:rPr>
        <w:t xml:space="preserve">  </w:t>
      </w:r>
      <w:r w:rsidRPr="00C54452">
        <w:rPr>
          <w:rFonts w:ascii="Arial Narrow" w:hAnsi="Arial Narrow"/>
          <w:i/>
          <w:color w:val="000000" w:themeColor="text1"/>
          <w:sz w:val="24"/>
          <w:szCs w:val="24"/>
        </w:rPr>
        <w:t xml:space="preserve">“ </w:t>
      </w:r>
      <w:r w:rsidRPr="00C54452">
        <w:rPr>
          <w:rFonts w:ascii="Arial Narrow" w:hAnsi="Arial Narrow"/>
          <w:i/>
          <w:sz w:val="24"/>
          <w:szCs w:val="24"/>
        </w:rPr>
        <w:t>Output the result to the console</w:t>
      </w:r>
    </w:p>
    <w:p w:rsidR="00C54452" w:rsidRPr="00C54452" w:rsidRDefault="00C54452" w:rsidP="00C544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C54452">
        <w:rPr>
          <w:rFonts w:ascii="Arial Narrow" w:eastAsia="Times New Roman" w:hAnsi="Arial Narrow" w:cs="Courier New"/>
          <w:sz w:val="24"/>
          <w:szCs w:val="24"/>
        </w:rPr>
        <w:t xml:space="preserve">  out-&gt;write( lt_result ).</w:t>
      </w:r>
    </w:p>
    <w:p w:rsidR="00C54452" w:rsidRPr="00C54452" w:rsidRDefault="00C54452" w:rsidP="00C544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p>
    <w:p w:rsidR="00C54452" w:rsidRPr="00C54452" w:rsidRDefault="00C54452" w:rsidP="00C544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C54452">
        <w:rPr>
          <w:rFonts w:ascii="Arial Narrow" w:eastAsia="Times New Roman" w:hAnsi="Arial Narrow" w:cs="Courier New"/>
          <w:sz w:val="24"/>
          <w:szCs w:val="24"/>
        </w:rPr>
        <w:t>ENDMETHOD.</w:t>
      </w:r>
    </w:p>
    <w:p w:rsidR="00C54452" w:rsidRDefault="00C54452" w:rsidP="00C54452">
      <w:pPr>
        <w:spacing w:after="0" w:line="240" w:lineRule="auto"/>
        <w:ind w:firstLine="567"/>
        <w:jc w:val="both"/>
        <w:rPr>
          <w:rFonts w:ascii="Arial Narrow" w:hAnsi="Arial Narrow"/>
          <w:color w:val="000000" w:themeColor="text1"/>
          <w:sz w:val="24"/>
          <w:szCs w:val="24"/>
        </w:rPr>
      </w:pPr>
    </w:p>
    <w:p w:rsidR="007D30F1" w:rsidRPr="007D30F1" w:rsidRDefault="007D30F1" w:rsidP="007D30F1">
      <w:pPr>
        <w:spacing w:after="0" w:line="240" w:lineRule="auto"/>
        <w:ind w:firstLine="567"/>
        <w:jc w:val="both"/>
        <w:rPr>
          <w:rFonts w:ascii="Arial Narrow" w:hAnsi="Arial Narrow"/>
          <w:sz w:val="24"/>
          <w:szCs w:val="24"/>
        </w:rPr>
      </w:pPr>
      <w:r w:rsidRPr="007D30F1">
        <w:rPr>
          <w:rFonts w:ascii="Arial Narrow" w:hAnsi="Arial Narrow"/>
          <w:i/>
          <w:color w:val="002060"/>
          <w:sz w:val="24"/>
          <w:szCs w:val="24"/>
        </w:rPr>
        <w:t>Step 8</w:t>
      </w:r>
      <w:r w:rsidRPr="007D30F1">
        <w:rPr>
          <w:rFonts w:ascii="Arial Narrow" w:hAnsi="Arial Narrow"/>
          <w:i/>
          <w:color w:val="002060"/>
          <w:sz w:val="24"/>
          <w:szCs w:val="24"/>
        </w:rPr>
        <w:tab/>
      </w:r>
      <w:r w:rsidRPr="007D30F1">
        <w:rPr>
          <w:rFonts w:ascii="Arial Narrow" w:hAnsi="Arial Narrow"/>
          <w:b/>
          <w:i/>
          <w:sz w:val="24"/>
          <w:szCs w:val="24"/>
        </w:rPr>
        <w:t>Format, save, activate, and test your code</w:t>
      </w:r>
    </w:p>
    <w:p w:rsidR="007D30F1" w:rsidRPr="007D30F1" w:rsidRDefault="007D30F1" w:rsidP="007D30F1">
      <w:pPr>
        <w:spacing w:after="0" w:line="240" w:lineRule="auto"/>
        <w:ind w:firstLine="567"/>
        <w:jc w:val="both"/>
        <w:rPr>
          <w:rFonts w:ascii="Arial Narrow" w:hAnsi="Arial Narrow"/>
          <w:sz w:val="24"/>
          <w:szCs w:val="24"/>
        </w:rPr>
      </w:pPr>
    </w:p>
    <w:p w:rsidR="007D30F1" w:rsidRPr="007D30F1" w:rsidRDefault="007D30F1" w:rsidP="005D6E43">
      <w:pPr>
        <w:numPr>
          <w:ilvl w:val="0"/>
          <w:numId w:val="29"/>
        </w:numPr>
        <w:tabs>
          <w:tab w:val="clear" w:pos="720"/>
          <w:tab w:val="num" w:pos="1134"/>
        </w:tabs>
        <w:spacing w:after="0" w:line="240" w:lineRule="auto"/>
        <w:ind w:left="1134"/>
        <w:rPr>
          <w:rFonts w:ascii="Arial Narrow" w:eastAsia="Times New Roman" w:hAnsi="Arial Narrow" w:cs="Times New Roman"/>
          <w:sz w:val="24"/>
          <w:szCs w:val="24"/>
        </w:rPr>
      </w:pPr>
      <w:r w:rsidRPr="007D30F1">
        <w:rPr>
          <w:rFonts w:ascii="Arial Narrow" w:eastAsia="Times New Roman" w:hAnsi="Arial Narrow" w:cs="Times New Roman"/>
          <w:sz w:val="24"/>
          <w:szCs w:val="24"/>
        </w:rPr>
        <w:t>Format</w:t>
      </w:r>
      <w:r>
        <w:rPr>
          <w:rFonts w:ascii="Arial Narrow" w:eastAsia="Times New Roman" w:hAnsi="Arial Narrow" w:cs="Times New Roman"/>
          <w:sz w:val="24"/>
          <w:szCs w:val="24"/>
        </w:rPr>
        <w:t xml:space="preserve"> - </w:t>
      </w:r>
      <w:r w:rsidRPr="007D30F1">
        <w:rPr>
          <w:rFonts w:ascii="Arial Narrow" w:eastAsia="Times New Roman" w:hAnsi="Arial Narrow" w:cs="Courier New"/>
          <w:b/>
          <w:bCs/>
          <w:sz w:val="24"/>
          <w:szCs w:val="24"/>
        </w:rPr>
        <w:t>Shift+F1</w:t>
      </w:r>
      <w:r w:rsidRPr="007D30F1">
        <w:rPr>
          <w:rFonts w:ascii="Arial Narrow" w:eastAsia="Times New Roman" w:hAnsi="Arial Narrow" w:cs="Times New Roman"/>
          <w:sz w:val="24"/>
          <w:szCs w:val="24"/>
        </w:rPr>
        <w:t>, save</w:t>
      </w:r>
      <w:r>
        <w:rPr>
          <w:rFonts w:ascii="Arial Narrow" w:eastAsia="Times New Roman" w:hAnsi="Arial Narrow" w:cs="Times New Roman"/>
          <w:sz w:val="24"/>
          <w:szCs w:val="24"/>
        </w:rPr>
        <w:t xml:space="preserve"> - </w:t>
      </w:r>
      <w:r w:rsidRPr="007D30F1">
        <w:rPr>
          <w:rFonts w:ascii="Arial Narrow" w:eastAsia="Times New Roman" w:hAnsi="Arial Narrow" w:cs="Courier New"/>
          <w:b/>
          <w:bCs/>
          <w:sz w:val="24"/>
          <w:szCs w:val="24"/>
        </w:rPr>
        <w:t>Ctrl+S</w:t>
      </w:r>
      <w:r w:rsidRPr="007D30F1">
        <w:rPr>
          <w:rFonts w:ascii="Arial Narrow" w:eastAsia="Times New Roman" w:hAnsi="Arial Narrow" w:cs="Times New Roman"/>
          <w:sz w:val="24"/>
          <w:szCs w:val="24"/>
        </w:rPr>
        <w:t xml:space="preserve">, and activate </w:t>
      </w:r>
      <w:r>
        <w:rPr>
          <w:rFonts w:ascii="Arial Narrow" w:eastAsia="Times New Roman" w:hAnsi="Arial Narrow" w:cs="Times New Roman"/>
          <w:sz w:val="24"/>
          <w:szCs w:val="24"/>
        </w:rPr>
        <w:t xml:space="preserve">- </w:t>
      </w:r>
      <w:r w:rsidRPr="007D30F1">
        <w:rPr>
          <w:rFonts w:ascii="Arial Narrow" w:eastAsia="Times New Roman" w:hAnsi="Arial Narrow" w:cs="Courier New"/>
          <w:b/>
          <w:bCs/>
          <w:sz w:val="24"/>
          <w:szCs w:val="24"/>
        </w:rPr>
        <w:t>Ctrl+F3</w:t>
      </w:r>
      <w:r>
        <w:rPr>
          <w:rFonts w:ascii="Arial Narrow" w:eastAsia="Times New Roman" w:hAnsi="Arial Narrow" w:cs="Courier New"/>
          <w:b/>
          <w:bCs/>
          <w:sz w:val="24"/>
          <w:szCs w:val="24"/>
        </w:rPr>
        <w:t xml:space="preserve"> </w:t>
      </w:r>
      <w:r w:rsidRPr="007D30F1">
        <w:rPr>
          <w:rFonts w:ascii="Arial Narrow" w:eastAsia="Times New Roman" w:hAnsi="Arial Narrow" w:cs="Times New Roman"/>
          <w:sz w:val="24"/>
          <w:szCs w:val="24"/>
        </w:rPr>
        <w:t>your code.</w:t>
      </w:r>
    </w:p>
    <w:p w:rsidR="007D30F1" w:rsidRPr="007D30F1" w:rsidRDefault="007D30F1" w:rsidP="005D6E43">
      <w:pPr>
        <w:numPr>
          <w:ilvl w:val="0"/>
          <w:numId w:val="29"/>
        </w:numPr>
        <w:tabs>
          <w:tab w:val="clear" w:pos="720"/>
          <w:tab w:val="num" w:pos="1134"/>
        </w:tabs>
        <w:spacing w:after="0" w:line="240" w:lineRule="auto"/>
        <w:ind w:left="1134"/>
        <w:rPr>
          <w:rFonts w:ascii="Arial Narrow" w:eastAsia="Times New Roman" w:hAnsi="Arial Narrow" w:cs="Times New Roman"/>
          <w:sz w:val="24"/>
          <w:szCs w:val="24"/>
        </w:rPr>
      </w:pPr>
      <w:r w:rsidRPr="007D30F1">
        <w:rPr>
          <w:rFonts w:ascii="Arial Narrow" w:eastAsia="Times New Roman" w:hAnsi="Arial Narrow" w:cs="Times New Roman"/>
          <w:sz w:val="24"/>
          <w:szCs w:val="24"/>
        </w:rPr>
        <w:t xml:space="preserve">Test your class by running it the ABAP Console </w:t>
      </w:r>
      <w:r>
        <w:rPr>
          <w:rFonts w:ascii="Arial Narrow" w:eastAsia="Times New Roman" w:hAnsi="Arial Narrow" w:cs="Times New Roman"/>
          <w:sz w:val="24"/>
          <w:szCs w:val="24"/>
        </w:rPr>
        <w:t>-</w:t>
      </w:r>
      <w:r w:rsidRPr="007D30F1">
        <w:rPr>
          <w:rFonts w:ascii="Arial Narrow" w:eastAsia="Times New Roman" w:hAnsi="Arial Narrow" w:cs="Times New Roman"/>
          <w:sz w:val="24"/>
          <w:szCs w:val="24"/>
        </w:rPr>
        <w:t xml:space="preserve"> </w:t>
      </w:r>
      <w:r w:rsidRPr="007D30F1">
        <w:rPr>
          <w:rFonts w:ascii="Arial Narrow" w:eastAsia="Times New Roman" w:hAnsi="Arial Narrow" w:cs="Courier New"/>
          <w:b/>
          <w:bCs/>
          <w:sz w:val="24"/>
          <w:szCs w:val="24"/>
        </w:rPr>
        <w:t>F9</w:t>
      </w:r>
      <w:r w:rsidRPr="007D30F1">
        <w:rPr>
          <w:rFonts w:ascii="Arial Narrow" w:eastAsia="Times New Roman" w:hAnsi="Arial Narrow" w:cs="Times New Roman"/>
          <w:sz w:val="24"/>
          <w:szCs w:val="24"/>
        </w:rPr>
        <w:t>.</w:t>
      </w:r>
    </w:p>
    <w:p w:rsidR="007D30F1" w:rsidRDefault="007D30F1" w:rsidP="007D30F1">
      <w:pPr>
        <w:spacing w:after="0" w:line="240" w:lineRule="auto"/>
        <w:ind w:firstLine="567"/>
        <w:jc w:val="both"/>
        <w:rPr>
          <w:rFonts w:ascii="Arial Narrow" w:hAnsi="Arial Narrow"/>
          <w:sz w:val="24"/>
          <w:szCs w:val="24"/>
        </w:rPr>
      </w:pPr>
      <w:r w:rsidRPr="007D30F1">
        <w:rPr>
          <w:rFonts w:ascii="Arial Narrow" w:hAnsi="Arial Narrow"/>
          <w:sz w:val="24"/>
          <w:szCs w:val="24"/>
        </w:rPr>
        <w:t>Your output should look like this</w:t>
      </w:r>
    </w:p>
    <w:p w:rsidR="007D30F1" w:rsidRPr="007D30F1" w:rsidRDefault="007D30F1" w:rsidP="007D30F1">
      <w:pPr>
        <w:spacing w:after="0" w:line="240" w:lineRule="auto"/>
        <w:ind w:firstLine="567"/>
        <w:jc w:val="both"/>
        <w:rPr>
          <w:rFonts w:ascii="Arial Narrow" w:hAnsi="Arial Narrow"/>
          <w:sz w:val="24"/>
          <w:szCs w:val="24"/>
        </w:rPr>
      </w:pPr>
    </w:p>
    <w:p w:rsidR="007D30F1" w:rsidRPr="007D30F1" w:rsidRDefault="007D30F1" w:rsidP="007D30F1">
      <w:pPr>
        <w:spacing w:after="0" w:line="240" w:lineRule="auto"/>
        <w:ind w:firstLine="567"/>
        <w:jc w:val="both"/>
        <w:rPr>
          <w:rFonts w:ascii="Arial Narrow" w:hAnsi="Arial Narrow"/>
          <w:color w:val="000000" w:themeColor="text1"/>
          <w:sz w:val="24"/>
          <w:szCs w:val="24"/>
        </w:rPr>
      </w:pPr>
      <w:r w:rsidRPr="007D30F1">
        <w:rPr>
          <w:rFonts w:ascii="Arial Narrow" w:hAnsi="Arial Narrow"/>
          <w:noProof/>
          <w:sz w:val="24"/>
          <w:szCs w:val="24"/>
        </w:rPr>
        <w:drawing>
          <wp:inline distT="0" distB="0" distL="0" distR="0" wp14:anchorId="61C7F4C5" wp14:editId="17A14156">
            <wp:extent cx="6332220" cy="2068195"/>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32220" cy="2068195"/>
                    </a:xfrm>
                    <a:prstGeom prst="rect">
                      <a:avLst/>
                    </a:prstGeom>
                  </pic:spPr>
                </pic:pic>
              </a:graphicData>
            </a:graphic>
          </wp:inline>
        </w:drawing>
      </w:r>
    </w:p>
    <w:p w:rsidR="007D30F1" w:rsidRPr="007D30F1" w:rsidRDefault="007D30F1" w:rsidP="007D30F1">
      <w:pPr>
        <w:spacing w:after="0" w:line="240" w:lineRule="auto"/>
        <w:ind w:firstLine="567"/>
        <w:jc w:val="both"/>
        <w:rPr>
          <w:rFonts w:ascii="Arial Narrow" w:hAnsi="Arial Narrow"/>
          <w:color w:val="000000" w:themeColor="text1"/>
          <w:sz w:val="24"/>
          <w:szCs w:val="24"/>
        </w:rPr>
      </w:pPr>
    </w:p>
    <w:p w:rsidR="007D30F1" w:rsidRPr="00165678" w:rsidRDefault="00165678" w:rsidP="00165678">
      <w:pPr>
        <w:spacing w:after="0" w:line="240" w:lineRule="auto"/>
        <w:ind w:firstLine="567"/>
        <w:jc w:val="both"/>
        <w:rPr>
          <w:rFonts w:ascii="Arial Narrow" w:hAnsi="Arial Narrow"/>
          <w:b/>
          <w:i/>
          <w:sz w:val="24"/>
          <w:szCs w:val="24"/>
        </w:rPr>
      </w:pPr>
      <w:r w:rsidRPr="00165678">
        <w:rPr>
          <w:rFonts w:ascii="Arial Narrow" w:hAnsi="Arial Narrow"/>
          <w:i/>
          <w:color w:val="002060"/>
          <w:sz w:val="24"/>
          <w:szCs w:val="24"/>
        </w:rPr>
        <w:t>Step 9</w:t>
      </w:r>
      <w:r w:rsidRPr="00165678">
        <w:rPr>
          <w:rFonts w:ascii="Arial Narrow" w:hAnsi="Arial Narrow"/>
          <w:color w:val="002060"/>
          <w:sz w:val="24"/>
          <w:szCs w:val="24"/>
        </w:rPr>
        <w:t xml:space="preserve"> </w:t>
      </w:r>
      <w:r w:rsidRPr="00165678">
        <w:rPr>
          <w:rFonts w:ascii="Arial Narrow" w:hAnsi="Arial Narrow"/>
          <w:color w:val="000000" w:themeColor="text1"/>
          <w:sz w:val="24"/>
          <w:szCs w:val="24"/>
        </w:rPr>
        <w:tab/>
      </w:r>
      <w:r w:rsidRPr="00165678">
        <w:rPr>
          <w:rFonts w:ascii="Arial Narrow" w:hAnsi="Arial Narrow"/>
          <w:b/>
          <w:i/>
          <w:sz w:val="24"/>
          <w:szCs w:val="24"/>
        </w:rPr>
        <w:t>Set the Run configuration to ABAP Console</w:t>
      </w:r>
    </w:p>
    <w:p w:rsidR="00165678" w:rsidRPr="00165678" w:rsidRDefault="00165678" w:rsidP="00165678">
      <w:pPr>
        <w:spacing w:after="0" w:line="240" w:lineRule="auto"/>
        <w:ind w:firstLine="567"/>
        <w:jc w:val="both"/>
        <w:rPr>
          <w:rFonts w:ascii="Arial Narrow" w:hAnsi="Arial Narrow"/>
          <w:sz w:val="24"/>
          <w:szCs w:val="24"/>
        </w:rPr>
      </w:pPr>
    </w:p>
    <w:p w:rsidR="00165678" w:rsidRPr="00165678" w:rsidRDefault="00165678" w:rsidP="00165678">
      <w:pPr>
        <w:spacing w:after="0" w:line="240" w:lineRule="auto"/>
        <w:ind w:firstLine="567"/>
        <w:jc w:val="both"/>
        <w:rPr>
          <w:rFonts w:ascii="Arial Narrow" w:eastAsia="Times New Roman" w:hAnsi="Arial Narrow" w:cs="Times New Roman"/>
          <w:sz w:val="24"/>
          <w:szCs w:val="24"/>
        </w:rPr>
      </w:pPr>
      <w:r w:rsidRPr="00165678">
        <w:rPr>
          <w:rFonts w:ascii="Arial Narrow" w:eastAsia="Times New Roman" w:hAnsi="Arial Narrow" w:cs="Times New Roman"/>
          <w:sz w:val="24"/>
          <w:szCs w:val="24"/>
        </w:rPr>
        <w:t xml:space="preserve">You will run your class again in the ABAP Console. First, however, you will specify that the </w:t>
      </w:r>
      <w:r w:rsidRPr="00165678">
        <w:rPr>
          <w:rFonts w:ascii="Arial Narrow" w:eastAsia="Times New Roman" w:hAnsi="Arial Narrow" w:cs="Times New Roman"/>
          <w:b/>
          <w:sz w:val="24"/>
          <w:szCs w:val="24"/>
        </w:rPr>
        <w:t>AMDP trace</w:t>
      </w:r>
      <w:r w:rsidRPr="00165678">
        <w:rPr>
          <w:rFonts w:ascii="Arial Narrow" w:eastAsia="Times New Roman" w:hAnsi="Arial Narrow" w:cs="Times New Roman"/>
          <w:sz w:val="24"/>
          <w:szCs w:val="24"/>
        </w:rPr>
        <w:t xml:space="preserve"> is to be enabled this time.</w:t>
      </w:r>
    </w:p>
    <w:p w:rsidR="00165678" w:rsidRPr="00165678" w:rsidRDefault="00165678" w:rsidP="005D6E43">
      <w:pPr>
        <w:pStyle w:val="a6"/>
        <w:numPr>
          <w:ilvl w:val="0"/>
          <w:numId w:val="30"/>
        </w:numPr>
        <w:spacing w:after="0" w:line="240" w:lineRule="auto"/>
        <w:jc w:val="both"/>
        <w:rPr>
          <w:rFonts w:ascii="Arial Narrow" w:eastAsia="Times New Roman" w:hAnsi="Arial Narrow" w:cs="Times New Roman"/>
          <w:b/>
          <w:i/>
          <w:color w:val="000000" w:themeColor="text1"/>
          <w:sz w:val="24"/>
          <w:szCs w:val="24"/>
        </w:rPr>
      </w:pPr>
      <w:r w:rsidRPr="00165678">
        <w:rPr>
          <w:rFonts w:ascii="Arial Narrow" w:eastAsia="Times New Roman" w:hAnsi="Arial Narrow" w:cs="Times New Roman"/>
          <w:sz w:val="24"/>
          <w:szCs w:val="24"/>
        </w:rPr>
        <w:t xml:space="preserve">From the context menu of the editor, choose </w:t>
      </w:r>
      <w:r w:rsidRPr="00165678">
        <w:rPr>
          <w:rFonts w:ascii="Arial Narrow" w:eastAsia="Times New Roman" w:hAnsi="Arial Narrow" w:cs="Times New Roman"/>
          <w:b/>
          <w:bCs/>
          <w:i/>
          <w:color w:val="000000" w:themeColor="text1"/>
          <w:sz w:val="24"/>
          <w:szCs w:val="24"/>
        </w:rPr>
        <w:t>Profile As &gt; ABAP Application (Console)</w:t>
      </w:r>
    </w:p>
    <w:p w:rsidR="00165678" w:rsidRPr="00165678" w:rsidRDefault="00165678" w:rsidP="00165678">
      <w:pPr>
        <w:pStyle w:val="a6"/>
        <w:spacing w:after="0" w:line="240" w:lineRule="auto"/>
        <w:ind w:left="927"/>
        <w:jc w:val="both"/>
        <w:rPr>
          <w:rFonts w:ascii="Arial Narrow" w:eastAsia="Times New Roman" w:hAnsi="Arial Narrow" w:cs="Times New Roman"/>
          <w:i/>
          <w:color w:val="002060"/>
          <w:sz w:val="24"/>
          <w:szCs w:val="24"/>
        </w:rPr>
      </w:pPr>
      <w:r>
        <w:rPr>
          <w:noProof/>
        </w:rPr>
        <w:drawing>
          <wp:inline distT="0" distB="0" distL="0" distR="0" wp14:anchorId="72231CDB" wp14:editId="4816F1C6">
            <wp:extent cx="5613816" cy="1392040"/>
            <wp:effectExtent l="0" t="0" r="6350" b="0"/>
            <wp:docPr id="18" name="Рисунок 18" descr="Image depicting step12-profil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depicting step12-profile-a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27932" cy="1395540"/>
                    </a:xfrm>
                    <a:prstGeom prst="rect">
                      <a:avLst/>
                    </a:prstGeom>
                    <a:noFill/>
                    <a:ln>
                      <a:noFill/>
                    </a:ln>
                  </pic:spPr>
                </pic:pic>
              </a:graphicData>
            </a:graphic>
          </wp:inline>
        </w:drawing>
      </w:r>
    </w:p>
    <w:p w:rsidR="00165678" w:rsidRDefault="00165678" w:rsidP="00165678">
      <w:pPr>
        <w:spacing w:after="0" w:line="240" w:lineRule="auto"/>
        <w:ind w:firstLine="567"/>
        <w:jc w:val="both"/>
        <w:rPr>
          <w:rFonts w:ascii="Arial Narrow" w:hAnsi="Arial Narrow"/>
          <w:color w:val="000000" w:themeColor="text1"/>
          <w:sz w:val="24"/>
          <w:szCs w:val="24"/>
        </w:rPr>
      </w:pPr>
    </w:p>
    <w:p w:rsidR="00165678" w:rsidRPr="00165678" w:rsidRDefault="00165678" w:rsidP="005D6E43">
      <w:pPr>
        <w:pStyle w:val="a6"/>
        <w:numPr>
          <w:ilvl w:val="0"/>
          <w:numId w:val="30"/>
        </w:numPr>
        <w:spacing w:after="0" w:line="240" w:lineRule="auto"/>
        <w:jc w:val="both"/>
        <w:rPr>
          <w:rStyle w:val="a4"/>
          <w:rFonts w:ascii="Arial Narrow" w:hAnsi="Arial Narrow"/>
          <w:b w:val="0"/>
          <w:bCs w:val="0"/>
          <w:color w:val="000000" w:themeColor="text1"/>
          <w:sz w:val="24"/>
          <w:szCs w:val="24"/>
        </w:rPr>
      </w:pPr>
      <w:r w:rsidRPr="00165678">
        <w:rPr>
          <w:rFonts w:ascii="Arial Narrow" w:hAnsi="Arial Narrow"/>
          <w:sz w:val="24"/>
          <w:szCs w:val="24"/>
        </w:rPr>
        <w:t xml:space="preserve">In the dialog that appears, choose </w:t>
      </w:r>
      <w:r w:rsidRPr="00165678">
        <w:rPr>
          <w:rStyle w:val="a4"/>
          <w:rFonts w:ascii="Arial Narrow" w:hAnsi="Arial Narrow"/>
          <w:i/>
          <w:color w:val="000000" w:themeColor="text1"/>
          <w:sz w:val="24"/>
          <w:szCs w:val="24"/>
        </w:rPr>
        <w:t>AMDP trace options &gt; Enable AMDP trace</w:t>
      </w:r>
      <w:r w:rsidRPr="00165678">
        <w:rPr>
          <w:rFonts w:ascii="Arial Narrow" w:hAnsi="Arial Narrow"/>
          <w:sz w:val="24"/>
          <w:szCs w:val="24"/>
        </w:rPr>
        <w:t xml:space="preserve">. Leave the other settings as they are, then choose </w:t>
      </w:r>
      <w:r w:rsidRPr="00165678">
        <w:rPr>
          <w:rStyle w:val="a4"/>
          <w:rFonts w:ascii="Arial Narrow" w:hAnsi="Arial Narrow"/>
          <w:i/>
          <w:color w:val="000000" w:themeColor="text1"/>
          <w:sz w:val="24"/>
          <w:szCs w:val="24"/>
        </w:rPr>
        <w:t>Finish</w:t>
      </w:r>
    </w:p>
    <w:p w:rsidR="00165678" w:rsidRPr="00165678" w:rsidRDefault="00165678" w:rsidP="00165678">
      <w:pPr>
        <w:pStyle w:val="a6"/>
        <w:spacing w:after="0" w:line="240" w:lineRule="auto"/>
        <w:ind w:left="927"/>
        <w:jc w:val="both"/>
        <w:rPr>
          <w:rStyle w:val="a4"/>
          <w:rFonts w:ascii="Arial Narrow" w:hAnsi="Arial Narrow"/>
          <w:b w:val="0"/>
          <w:bCs w:val="0"/>
          <w:color w:val="000000" w:themeColor="text1"/>
          <w:sz w:val="24"/>
          <w:szCs w:val="24"/>
        </w:rPr>
      </w:pPr>
    </w:p>
    <w:p w:rsidR="00165678" w:rsidRPr="00165678" w:rsidRDefault="00165678" w:rsidP="00165678">
      <w:pPr>
        <w:pStyle w:val="a6"/>
        <w:spacing w:after="0" w:line="240" w:lineRule="auto"/>
        <w:ind w:left="927"/>
        <w:jc w:val="both"/>
        <w:rPr>
          <w:rFonts w:ascii="Arial Narrow" w:hAnsi="Arial Narrow"/>
          <w:color w:val="000000" w:themeColor="text1"/>
          <w:sz w:val="24"/>
          <w:szCs w:val="24"/>
        </w:rPr>
      </w:pPr>
      <w:r>
        <w:rPr>
          <w:noProof/>
        </w:rPr>
        <w:drawing>
          <wp:inline distT="0" distB="0" distL="0" distR="0">
            <wp:extent cx="5804820" cy="3387777"/>
            <wp:effectExtent l="0" t="0" r="5715" b="3175"/>
            <wp:docPr id="12" name="Рисунок 12" descr="Image depicting step5c-enable-am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depicting step5c-enable-amd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3676" cy="3410454"/>
                    </a:xfrm>
                    <a:prstGeom prst="rect">
                      <a:avLst/>
                    </a:prstGeom>
                    <a:noFill/>
                    <a:ln>
                      <a:noFill/>
                    </a:ln>
                  </pic:spPr>
                </pic:pic>
              </a:graphicData>
            </a:graphic>
          </wp:inline>
        </w:drawing>
      </w:r>
    </w:p>
    <w:p w:rsidR="00165678" w:rsidRDefault="00165678" w:rsidP="00165678">
      <w:pPr>
        <w:pStyle w:val="a6"/>
        <w:spacing w:after="0" w:line="240" w:lineRule="auto"/>
        <w:ind w:left="927"/>
        <w:jc w:val="both"/>
        <w:rPr>
          <w:rFonts w:ascii="Arial Narrow" w:hAnsi="Arial Narrow"/>
          <w:color w:val="000000" w:themeColor="text1"/>
          <w:sz w:val="24"/>
          <w:szCs w:val="24"/>
        </w:rPr>
      </w:pPr>
    </w:p>
    <w:p w:rsidR="00165678" w:rsidRDefault="00165678" w:rsidP="00165678">
      <w:pPr>
        <w:pStyle w:val="a6"/>
        <w:spacing w:after="0" w:line="240" w:lineRule="auto"/>
        <w:ind w:left="927"/>
        <w:jc w:val="both"/>
        <w:rPr>
          <w:rFonts w:ascii="Arial Narrow" w:hAnsi="Arial Narrow"/>
          <w:sz w:val="24"/>
          <w:szCs w:val="24"/>
        </w:rPr>
      </w:pPr>
      <w:r w:rsidRPr="00165678">
        <w:rPr>
          <w:rFonts w:ascii="Arial Narrow" w:hAnsi="Arial Narrow"/>
          <w:sz w:val="24"/>
          <w:szCs w:val="24"/>
        </w:rPr>
        <w:t>The class will run again, outputting the same data to the Console and also creating an ABAP Trace</w:t>
      </w:r>
      <w:r>
        <w:rPr>
          <w:rFonts w:ascii="Arial Narrow" w:hAnsi="Arial Narrow"/>
          <w:sz w:val="24"/>
          <w:szCs w:val="24"/>
        </w:rPr>
        <w:t>.</w:t>
      </w:r>
    </w:p>
    <w:p w:rsidR="00165678" w:rsidRDefault="00165678" w:rsidP="00165678">
      <w:pPr>
        <w:pStyle w:val="a6"/>
        <w:spacing w:after="0" w:line="240" w:lineRule="auto"/>
        <w:ind w:left="927"/>
        <w:jc w:val="both"/>
        <w:rPr>
          <w:rFonts w:ascii="Arial Narrow" w:hAnsi="Arial Narrow"/>
          <w:sz w:val="24"/>
          <w:szCs w:val="24"/>
        </w:rPr>
      </w:pPr>
    </w:p>
    <w:p w:rsidR="00165678" w:rsidRPr="00165678" w:rsidRDefault="00165678" w:rsidP="00165678">
      <w:pPr>
        <w:pStyle w:val="a6"/>
        <w:spacing w:after="0" w:line="240" w:lineRule="auto"/>
        <w:ind w:left="0" w:firstLine="567"/>
        <w:jc w:val="both"/>
        <w:rPr>
          <w:rFonts w:ascii="Arial Narrow" w:hAnsi="Arial Narrow"/>
          <w:b/>
          <w:i/>
          <w:sz w:val="24"/>
          <w:szCs w:val="24"/>
        </w:rPr>
      </w:pPr>
      <w:r w:rsidRPr="00165678">
        <w:rPr>
          <w:rFonts w:ascii="Arial Narrow" w:hAnsi="Arial Narrow"/>
          <w:i/>
          <w:color w:val="002060"/>
          <w:sz w:val="24"/>
          <w:szCs w:val="24"/>
        </w:rPr>
        <w:t>Step 10</w:t>
      </w:r>
      <w:r w:rsidRPr="00165678">
        <w:rPr>
          <w:rFonts w:ascii="Arial Narrow" w:hAnsi="Arial Narrow"/>
          <w:color w:val="002060"/>
          <w:sz w:val="24"/>
          <w:szCs w:val="24"/>
        </w:rPr>
        <w:t xml:space="preserve"> </w:t>
      </w:r>
      <w:r w:rsidRPr="00165678">
        <w:rPr>
          <w:rFonts w:ascii="Arial Narrow" w:hAnsi="Arial Narrow"/>
          <w:sz w:val="24"/>
          <w:szCs w:val="24"/>
        </w:rPr>
        <w:tab/>
      </w:r>
      <w:r w:rsidRPr="00165678">
        <w:rPr>
          <w:rFonts w:ascii="Arial Narrow" w:hAnsi="Arial Narrow"/>
          <w:b/>
          <w:i/>
          <w:sz w:val="24"/>
          <w:szCs w:val="24"/>
        </w:rPr>
        <w:t>Open the AMDP tab</w:t>
      </w:r>
    </w:p>
    <w:p w:rsidR="00165678" w:rsidRPr="00165678" w:rsidRDefault="00165678" w:rsidP="00165678">
      <w:pPr>
        <w:pStyle w:val="a6"/>
        <w:spacing w:after="0" w:line="240" w:lineRule="auto"/>
        <w:ind w:left="0" w:firstLine="567"/>
        <w:jc w:val="both"/>
        <w:rPr>
          <w:rFonts w:ascii="Arial Narrow" w:hAnsi="Arial Narrow"/>
          <w:sz w:val="24"/>
          <w:szCs w:val="24"/>
        </w:rPr>
      </w:pPr>
    </w:p>
    <w:p w:rsidR="00165678" w:rsidRPr="00165678" w:rsidRDefault="00165678" w:rsidP="00165678">
      <w:pPr>
        <w:spacing w:after="0" w:line="240" w:lineRule="auto"/>
        <w:ind w:firstLine="567"/>
        <w:rPr>
          <w:rFonts w:ascii="Arial Narrow" w:eastAsia="Times New Roman" w:hAnsi="Arial Narrow" w:cs="Times New Roman"/>
          <w:sz w:val="24"/>
          <w:szCs w:val="24"/>
        </w:rPr>
      </w:pPr>
      <w:r w:rsidRPr="00165678">
        <w:rPr>
          <w:rFonts w:ascii="Arial Narrow" w:eastAsia="Times New Roman" w:hAnsi="Arial Narrow" w:cs="Times New Roman"/>
          <w:sz w:val="24"/>
          <w:szCs w:val="24"/>
        </w:rPr>
        <w:t>Now, you will examine the ABAP Trace you have created.</w:t>
      </w:r>
    </w:p>
    <w:p w:rsidR="00165678" w:rsidRPr="00165678" w:rsidRDefault="00165678" w:rsidP="005D6E43">
      <w:pPr>
        <w:pStyle w:val="a6"/>
        <w:numPr>
          <w:ilvl w:val="0"/>
          <w:numId w:val="31"/>
        </w:numPr>
        <w:spacing w:after="0" w:line="240" w:lineRule="auto"/>
        <w:rPr>
          <w:rFonts w:ascii="Arial Narrow" w:eastAsia="Times New Roman" w:hAnsi="Arial Narrow" w:cs="Times New Roman"/>
          <w:sz w:val="24"/>
          <w:szCs w:val="24"/>
        </w:rPr>
      </w:pPr>
      <w:r w:rsidRPr="00165678">
        <w:rPr>
          <w:rFonts w:ascii="Arial Narrow" w:eastAsia="Times New Roman" w:hAnsi="Arial Narrow" w:cs="Times New Roman"/>
          <w:sz w:val="24"/>
          <w:szCs w:val="24"/>
        </w:rPr>
        <w:t xml:space="preserve">Open the </w:t>
      </w:r>
      <w:r w:rsidRPr="00165678">
        <w:rPr>
          <w:rFonts w:ascii="Arial Narrow" w:eastAsia="Times New Roman" w:hAnsi="Arial Narrow" w:cs="Times New Roman"/>
          <w:b/>
          <w:bCs/>
          <w:sz w:val="24"/>
          <w:szCs w:val="24"/>
        </w:rPr>
        <w:t>ABAP Traces</w:t>
      </w:r>
      <w:r w:rsidRPr="00165678">
        <w:rPr>
          <w:rFonts w:ascii="Arial Narrow" w:eastAsia="Times New Roman" w:hAnsi="Arial Narrow" w:cs="Times New Roman"/>
          <w:sz w:val="24"/>
          <w:szCs w:val="24"/>
        </w:rPr>
        <w:t xml:space="preserve"> view, by choosing it from </w:t>
      </w:r>
      <w:r w:rsidRPr="00165678">
        <w:rPr>
          <w:rFonts w:ascii="Arial Narrow" w:eastAsia="Times New Roman" w:hAnsi="Arial Narrow" w:cs="Times New Roman"/>
          <w:b/>
          <w:bCs/>
          <w:sz w:val="24"/>
          <w:szCs w:val="24"/>
        </w:rPr>
        <w:t>Quick Access</w:t>
      </w:r>
    </w:p>
    <w:p w:rsidR="00165678" w:rsidRDefault="00165678" w:rsidP="00165678">
      <w:pPr>
        <w:pStyle w:val="a6"/>
        <w:spacing w:after="0" w:line="240" w:lineRule="auto"/>
        <w:ind w:left="927"/>
        <w:rPr>
          <w:rFonts w:ascii="Arial Narrow" w:eastAsia="Times New Roman" w:hAnsi="Arial Narrow" w:cs="Times New Roman"/>
          <w:sz w:val="24"/>
          <w:szCs w:val="24"/>
        </w:rPr>
      </w:pPr>
      <w:r>
        <w:rPr>
          <w:noProof/>
        </w:rPr>
        <w:drawing>
          <wp:inline distT="0" distB="0" distL="0" distR="0">
            <wp:extent cx="6332220" cy="1174885"/>
            <wp:effectExtent l="0" t="0" r="0" b="6350"/>
            <wp:docPr id="19" name="Рисунок 19" descr="Image depicting step12a-quick-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depicting step12a-quick-acces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2220" cy="1174885"/>
                    </a:xfrm>
                    <a:prstGeom prst="rect">
                      <a:avLst/>
                    </a:prstGeom>
                    <a:noFill/>
                    <a:ln>
                      <a:noFill/>
                    </a:ln>
                  </pic:spPr>
                </pic:pic>
              </a:graphicData>
            </a:graphic>
          </wp:inline>
        </w:drawing>
      </w:r>
    </w:p>
    <w:p w:rsidR="00165678" w:rsidRDefault="00165678" w:rsidP="00165678">
      <w:pPr>
        <w:pStyle w:val="a6"/>
        <w:spacing w:after="0" w:line="240" w:lineRule="auto"/>
        <w:ind w:left="927"/>
        <w:rPr>
          <w:rFonts w:ascii="Arial Narrow" w:eastAsia="Times New Roman" w:hAnsi="Arial Narrow" w:cs="Times New Roman"/>
          <w:sz w:val="24"/>
          <w:szCs w:val="24"/>
        </w:rPr>
      </w:pPr>
    </w:p>
    <w:p w:rsidR="00165678" w:rsidRDefault="00165678" w:rsidP="00A50FED">
      <w:pPr>
        <w:pStyle w:val="a6"/>
        <w:spacing w:after="0" w:line="240" w:lineRule="auto"/>
        <w:ind w:left="927"/>
        <w:rPr>
          <w:rFonts w:ascii="Arial Narrow" w:eastAsia="Times New Roman" w:hAnsi="Arial Narrow" w:cs="Times New Roman"/>
          <w:sz w:val="24"/>
          <w:szCs w:val="24"/>
        </w:rPr>
      </w:pPr>
      <w:r>
        <w:rPr>
          <w:noProof/>
        </w:rPr>
        <w:drawing>
          <wp:inline distT="0" distB="0" distL="0" distR="0">
            <wp:extent cx="5981065" cy="1371600"/>
            <wp:effectExtent l="0" t="0" r="635" b="0"/>
            <wp:docPr id="20" name="Рисунок 20" descr="Image depicting step12b-abap-tr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depicting step12b-abap-trace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81065" cy="1371600"/>
                    </a:xfrm>
                    <a:prstGeom prst="rect">
                      <a:avLst/>
                    </a:prstGeom>
                    <a:noFill/>
                    <a:ln>
                      <a:noFill/>
                    </a:ln>
                  </pic:spPr>
                </pic:pic>
              </a:graphicData>
            </a:graphic>
          </wp:inline>
        </w:drawing>
      </w:r>
    </w:p>
    <w:p w:rsidR="00165678" w:rsidRDefault="00165678" w:rsidP="00A50FED">
      <w:pPr>
        <w:pStyle w:val="a6"/>
        <w:spacing w:after="0" w:line="240" w:lineRule="auto"/>
        <w:ind w:left="927"/>
        <w:rPr>
          <w:rFonts w:ascii="Arial Narrow" w:eastAsia="Times New Roman" w:hAnsi="Arial Narrow" w:cs="Times New Roman"/>
          <w:sz w:val="24"/>
          <w:szCs w:val="24"/>
        </w:rPr>
      </w:pPr>
    </w:p>
    <w:p w:rsidR="00165678" w:rsidRPr="00165678" w:rsidRDefault="00165678" w:rsidP="005D6E43">
      <w:pPr>
        <w:pStyle w:val="a6"/>
        <w:numPr>
          <w:ilvl w:val="0"/>
          <w:numId w:val="31"/>
        </w:numPr>
        <w:spacing w:after="0" w:line="240" w:lineRule="auto"/>
        <w:jc w:val="both"/>
        <w:rPr>
          <w:rFonts w:ascii="Arial Narrow" w:eastAsia="Times New Roman" w:hAnsi="Arial Narrow" w:cs="Times New Roman"/>
          <w:sz w:val="24"/>
          <w:szCs w:val="24"/>
        </w:rPr>
      </w:pPr>
      <w:r w:rsidRPr="00165678">
        <w:rPr>
          <w:rFonts w:ascii="Arial Narrow" w:hAnsi="Arial Narrow"/>
          <w:sz w:val="24"/>
          <w:szCs w:val="24"/>
        </w:rPr>
        <w:t xml:space="preserve">The view opens below the Class Editor, beside the Console. If necessary, refresh the view </w:t>
      </w:r>
      <w:r>
        <w:rPr>
          <w:rFonts w:ascii="Arial Narrow" w:hAnsi="Arial Narrow"/>
          <w:sz w:val="24"/>
          <w:szCs w:val="24"/>
        </w:rPr>
        <w:t>/</w:t>
      </w:r>
      <w:r w:rsidRPr="00165678">
        <w:rPr>
          <w:rStyle w:val="HTML1"/>
          <w:rFonts w:ascii="Arial Narrow" w:eastAsiaTheme="minorHAnsi" w:hAnsi="Arial Narrow"/>
          <w:b/>
          <w:bCs/>
          <w:sz w:val="24"/>
          <w:szCs w:val="24"/>
        </w:rPr>
        <w:t>F5</w:t>
      </w:r>
      <w:r>
        <w:rPr>
          <w:rFonts w:ascii="Arial Narrow" w:hAnsi="Arial Narrow"/>
          <w:sz w:val="24"/>
          <w:szCs w:val="24"/>
        </w:rPr>
        <w:t>/</w:t>
      </w:r>
      <w:r w:rsidRPr="00165678">
        <w:rPr>
          <w:rFonts w:ascii="Arial Narrow" w:hAnsi="Arial Narrow"/>
          <w:sz w:val="24"/>
          <w:szCs w:val="24"/>
        </w:rPr>
        <w:t>. Double-click on your class</w:t>
      </w:r>
    </w:p>
    <w:p w:rsidR="00165678" w:rsidRPr="00165678" w:rsidRDefault="00A50FED" w:rsidP="00A50FED">
      <w:pPr>
        <w:pStyle w:val="a6"/>
        <w:spacing w:after="0" w:line="240" w:lineRule="auto"/>
        <w:ind w:left="-567"/>
        <w:jc w:val="both"/>
        <w:rPr>
          <w:rFonts w:ascii="Arial Narrow" w:eastAsia="Times New Roman" w:hAnsi="Arial Narrow" w:cs="Times New Roman"/>
          <w:sz w:val="24"/>
          <w:szCs w:val="24"/>
        </w:rPr>
      </w:pPr>
      <w:r>
        <w:rPr>
          <w:noProof/>
        </w:rPr>
        <w:lastRenderedPageBreak/>
        <w:drawing>
          <wp:inline distT="0" distB="0" distL="0" distR="0">
            <wp:extent cx="7295075" cy="1963712"/>
            <wp:effectExtent l="0" t="0" r="1270" b="0"/>
            <wp:docPr id="21" name="Рисунок 21" descr="Image depicting step12c-abap-traces-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depicting step12c-abap-traces-clas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23848" cy="1971457"/>
                    </a:xfrm>
                    <a:prstGeom prst="rect">
                      <a:avLst/>
                    </a:prstGeom>
                    <a:noFill/>
                    <a:ln>
                      <a:noFill/>
                    </a:ln>
                  </pic:spPr>
                </pic:pic>
              </a:graphicData>
            </a:graphic>
          </wp:inline>
        </w:drawing>
      </w:r>
    </w:p>
    <w:p w:rsidR="00165678" w:rsidRPr="00A50FED" w:rsidRDefault="00165678" w:rsidP="00A50FED">
      <w:pPr>
        <w:pStyle w:val="a6"/>
        <w:spacing w:after="0" w:line="240" w:lineRule="auto"/>
        <w:ind w:left="927"/>
        <w:jc w:val="both"/>
        <w:rPr>
          <w:rFonts w:ascii="Arial Narrow" w:eastAsia="Times New Roman" w:hAnsi="Arial Narrow" w:cs="Times New Roman"/>
          <w:sz w:val="24"/>
          <w:szCs w:val="24"/>
        </w:rPr>
      </w:pPr>
    </w:p>
    <w:p w:rsidR="00A50FED" w:rsidRPr="00A50FED" w:rsidRDefault="00A50FED" w:rsidP="005D6E43">
      <w:pPr>
        <w:pStyle w:val="a6"/>
        <w:numPr>
          <w:ilvl w:val="0"/>
          <w:numId w:val="31"/>
        </w:numPr>
        <w:spacing w:after="0" w:line="240" w:lineRule="auto"/>
        <w:jc w:val="both"/>
        <w:rPr>
          <w:rFonts w:ascii="Arial Narrow" w:eastAsia="Times New Roman" w:hAnsi="Arial Narrow" w:cs="Times New Roman"/>
          <w:sz w:val="24"/>
          <w:szCs w:val="24"/>
        </w:rPr>
      </w:pPr>
      <w:r w:rsidRPr="00A50FED">
        <w:rPr>
          <w:rFonts w:ascii="Arial Narrow" w:hAnsi="Arial Narrow"/>
          <w:sz w:val="24"/>
          <w:szCs w:val="24"/>
        </w:rPr>
        <w:t xml:space="preserve">The </w:t>
      </w:r>
      <w:r w:rsidRPr="00A50FED">
        <w:rPr>
          <w:rStyle w:val="a4"/>
          <w:rFonts w:ascii="Arial Narrow" w:hAnsi="Arial Narrow"/>
          <w:sz w:val="24"/>
          <w:szCs w:val="24"/>
        </w:rPr>
        <w:t>Trace Results</w:t>
      </w:r>
      <w:r w:rsidRPr="00A50FED">
        <w:rPr>
          <w:rFonts w:ascii="Arial Narrow" w:hAnsi="Arial Narrow"/>
          <w:sz w:val="24"/>
          <w:szCs w:val="24"/>
        </w:rPr>
        <w:t xml:space="preserve"> view appears. The </w:t>
      </w:r>
      <w:r w:rsidRPr="00A50FED">
        <w:rPr>
          <w:rStyle w:val="a4"/>
          <w:rFonts w:ascii="Arial Narrow" w:hAnsi="Arial Narrow"/>
          <w:sz w:val="24"/>
          <w:szCs w:val="24"/>
        </w:rPr>
        <w:t>ABAP Managed Database Procedures</w:t>
      </w:r>
      <w:r w:rsidRPr="00A50FED">
        <w:rPr>
          <w:rFonts w:ascii="Arial Narrow" w:hAnsi="Arial Narrow"/>
          <w:sz w:val="24"/>
          <w:szCs w:val="24"/>
        </w:rPr>
        <w:t xml:space="preserve"> tab appears to the right</w:t>
      </w:r>
    </w:p>
    <w:p w:rsidR="00A50FED" w:rsidRPr="00A50FED" w:rsidRDefault="00A50FED" w:rsidP="00A50FED">
      <w:pPr>
        <w:pStyle w:val="a6"/>
        <w:spacing w:after="0" w:line="240" w:lineRule="auto"/>
        <w:ind w:left="927"/>
        <w:jc w:val="both"/>
        <w:rPr>
          <w:rFonts w:ascii="Arial Narrow" w:eastAsia="Times New Roman" w:hAnsi="Arial Narrow" w:cs="Times New Roman"/>
          <w:sz w:val="24"/>
          <w:szCs w:val="24"/>
        </w:rPr>
      </w:pPr>
    </w:p>
    <w:p w:rsidR="00A50FED" w:rsidRPr="00165678" w:rsidRDefault="00A50FED" w:rsidP="00A50FED">
      <w:pPr>
        <w:pStyle w:val="a6"/>
        <w:spacing w:after="0" w:line="240" w:lineRule="auto"/>
        <w:ind w:left="-567" w:right="-518"/>
        <w:jc w:val="both"/>
        <w:rPr>
          <w:rFonts w:ascii="Arial Narrow" w:eastAsia="Times New Roman" w:hAnsi="Arial Narrow" w:cs="Times New Roman"/>
          <w:sz w:val="24"/>
          <w:szCs w:val="24"/>
        </w:rPr>
      </w:pPr>
      <w:r>
        <w:rPr>
          <w:noProof/>
        </w:rPr>
        <w:drawing>
          <wp:inline distT="0" distB="0" distL="0" distR="0">
            <wp:extent cx="7127823" cy="4252943"/>
            <wp:effectExtent l="0" t="0" r="0" b="0"/>
            <wp:docPr id="22" name="Рисунок 22" descr="Image depicting step12d-amdp-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depicting step12d-amdp-tab"/>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146417" cy="4264037"/>
                    </a:xfrm>
                    <a:prstGeom prst="rect">
                      <a:avLst/>
                    </a:prstGeom>
                    <a:noFill/>
                    <a:ln>
                      <a:noFill/>
                    </a:ln>
                  </pic:spPr>
                </pic:pic>
              </a:graphicData>
            </a:graphic>
          </wp:inline>
        </w:drawing>
      </w:r>
    </w:p>
    <w:p w:rsidR="00A2791F" w:rsidRDefault="00A2791F" w:rsidP="002A55E9">
      <w:pPr>
        <w:pStyle w:val="1"/>
        <w:spacing w:before="0" w:beforeAutospacing="0" w:after="0" w:afterAutospacing="0"/>
        <w:ind w:firstLine="567"/>
        <w:jc w:val="center"/>
        <w:rPr>
          <w:rFonts w:ascii="Arial Narrow" w:hAnsi="Arial Narrow"/>
          <w:sz w:val="24"/>
          <w:szCs w:val="24"/>
        </w:rPr>
      </w:pPr>
    </w:p>
    <w:p w:rsidR="00E55AD3" w:rsidRDefault="00E55AD3" w:rsidP="00E55AD3">
      <w:pPr>
        <w:pStyle w:val="1"/>
        <w:spacing w:before="0" w:beforeAutospacing="0" w:after="0" w:afterAutospacing="0"/>
        <w:rPr>
          <w:rFonts w:ascii="Arial Narrow" w:hAnsi="Arial Narrow"/>
          <w:sz w:val="24"/>
          <w:szCs w:val="24"/>
        </w:rPr>
      </w:pPr>
    </w:p>
    <w:p w:rsidR="00E55AD3" w:rsidRPr="00D201E8" w:rsidRDefault="00D201E8" w:rsidP="00E55AD3">
      <w:pPr>
        <w:pStyle w:val="1"/>
        <w:spacing w:before="0" w:beforeAutospacing="0" w:after="0" w:afterAutospacing="0"/>
        <w:jc w:val="center"/>
        <w:rPr>
          <w:rFonts w:ascii="Arial Narrow" w:hAnsi="Arial Narrow"/>
          <w:sz w:val="24"/>
          <w:szCs w:val="24"/>
          <w:lang w:val="ru-RU"/>
        </w:rPr>
      </w:pPr>
      <w:bookmarkStart w:id="33" w:name="Чтение_данных_из_CV_в_ABAP"/>
      <w:r w:rsidRPr="0011497A">
        <w:rPr>
          <w:rStyle w:val="a4"/>
          <w:rFonts w:ascii="Arial Narrow" w:hAnsi="Arial Narrow"/>
          <w:b/>
          <w:sz w:val="24"/>
          <w:szCs w:val="24"/>
          <w:lang w:val="ru-RU"/>
        </w:rPr>
        <w:t xml:space="preserve">Чтение данных из </w:t>
      </w:r>
      <w:r>
        <w:rPr>
          <w:rStyle w:val="a4"/>
          <w:rFonts w:ascii="Arial Narrow" w:hAnsi="Arial Narrow"/>
          <w:b/>
          <w:sz w:val="24"/>
          <w:szCs w:val="24"/>
        </w:rPr>
        <w:t>C</w:t>
      </w:r>
      <w:r w:rsidR="00E55AD3" w:rsidRPr="00E55AD3">
        <w:rPr>
          <w:rFonts w:ascii="Arial Narrow" w:hAnsi="Arial Narrow"/>
          <w:sz w:val="24"/>
          <w:szCs w:val="24"/>
        </w:rPr>
        <w:t>V</w:t>
      </w:r>
      <w:r w:rsidRPr="00D201E8">
        <w:rPr>
          <w:rFonts w:ascii="Arial Narrow" w:hAnsi="Arial Narrow"/>
          <w:sz w:val="24"/>
          <w:szCs w:val="24"/>
          <w:lang w:val="ru-RU"/>
        </w:rPr>
        <w:t xml:space="preserve"> </w:t>
      </w:r>
      <w:r>
        <w:rPr>
          <w:rFonts w:ascii="Arial Narrow" w:hAnsi="Arial Narrow"/>
          <w:sz w:val="24"/>
          <w:szCs w:val="24"/>
          <w:lang w:val="ru-RU"/>
        </w:rPr>
        <w:t>в</w:t>
      </w:r>
      <w:r w:rsidR="00E55AD3" w:rsidRPr="00D201E8">
        <w:rPr>
          <w:rFonts w:ascii="Arial Narrow" w:hAnsi="Arial Narrow"/>
          <w:sz w:val="24"/>
          <w:szCs w:val="24"/>
          <w:lang w:val="ru-RU"/>
        </w:rPr>
        <w:t xml:space="preserve"> </w:t>
      </w:r>
      <w:r w:rsidR="00E55AD3" w:rsidRPr="00E55AD3">
        <w:rPr>
          <w:rFonts w:ascii="Arial Narrow" w:hAnsi="Arial Narrow"/>
          <w:sz w:val="24"/>
          <w:szCs w:val="24"/>
        </w:rPr>
        <w:t>ABAP</w:t>
      </w:r>
    </w:p>
    <w:bookmarkEnd w:id="33"/>
    <w:p w:rsidR="00E55AD3" w:rsidRPr="00D03195" w:rsidRDefault="00E55AD3" w:rsidP="00E55AD3">
      <w:pPr>
        <w:spacing w:after="0" w:line="240" w:lineRule="auto"/>
        <w:jc w:val="center"/>
        <w:rPr>
          <w:rStyle w:val="a3"/>
          <w:rFonts w:ascii="Arial Narrow" w:hAnsi="Arial Narrow"/>
          <w:sz w:val="24"/>
          <w:szCs w:val="24"/>
          <w:u w:val="none"/>
          <w:lang w:val="ru-RU"/>
        </w:rPr>
      </w:pPr>
      <w:r w:rsidRPr="00E55AD3">
        <w:fldChar w:fldCharType="begin"/>
      </w:r>
      <w:r w:rsidRPr="00687A38">
        <w:rPr>
          <w:rFonts w:ascii="Arial Narrow" w:hAnsi="Arial Narrow"/>
          <w:sz w:val="24"/>
          <w:szCs w:val="24"/>
          <w:lang w:val="ru-RU"/>
        </w:rPr>
        <w:instrText xml:space="preserve"> </w:instrText>
      </w:r>
      <w:r w:rsidRPr="00E55AD3">
        <w:rPr>
          <w:rFonts w:ascii="Arial Narrow" w:hAnsi="Arial Narrow"/>
          <w:sz w:val="24"/>
          <w:szCs w:val="24"/>
        </w:rPr>
        <w:instrText>HYPERLINK</w:instrText>
      </w:r>
      <w:r w:rsidRPr="00687A38">
        <w:rPr>
          <w:rFonts w:ascii="Arial Narrow" w:hAnsi="Arial Narrow"/>
          <w:sz w:val="24"/>
          <w:szCs w:val="24"/>
          <w:lang w:val="ru-RU"/>
        </w:rPr>
        <w:instrText xml:space="preserve"> "</w:instrText>
      </w:r>
      <w:r w:rsidRPr="00E55AD3">
        <w:rPr>
          <w:rFonts w:ascii="Arial Narrow" w:hAnsi="Arial Narrow"/>
          <w:sz w:val="24"/>
          <w:szCs w:val="24"/>
        </w:rPr>
        <w:instrText>https</w:instrText>
      </w:r>
      <w:r w:rsidRPr="00687A38">
        <w:rPr>
          <w:rFonts w:ascii="Arial Narrow" w:hAnsi="Arial Narrow"/>
          <w:sz w:val="24"/>
          <w:szCs w:val="24"/>
          <w:lang w:val="ru-RU"/>
        </w:rPr>
        <w:instrText>://</w:instrText>
      </w:r>
      <w:r w:rsidRPr="00E55AD3">
        <w:rPr>
          <w:rFonts w:ascii="Arial Narrow" w:hAnsi="Arial Narrow"/>
          <w:sz w:val="24"/>
          <w:szCs w:val="24"/>
        </w:rPr>
        <w:instrText>helpbw</w:instrText>
      </w:r>
      <w:r w:rsidRPr="00687A38">
        <w:rPr>
          <w:rFonts w:ascii="Arial Narrow" w:hAnsi="Arial Narrow"/>
          <w:sz w:val="24"/>
          <w:szCs w:val="24"/>
          <w:lang w:val="ru-RU"/>
        </w:rPr>
        <w:instrText>.</w:instrText>
      </w:r>
      <w:r w:rsidRPr="00E55AD3">
        <w:rPr>
          <w:rFonts w:ascii="Arial Narrow" w:hAnsi="Arial Narrow"/>
          <w:sz w:val="24"/>
          <w:szCs w:val="24"/>
        </w:rPr>
        <w:instrText>wordpress</w:instrText>
      </w:r>
      <w:r w:rsidRPr="00687A38">
        <w:rPr>
          <w:rFonts w:ascii="Arial Narrow" w:hAnsi="Arial Narrow"/>
          <w:sz w:val="24"/>
          <w:szCs w:val="24"/>
          <w:lang w:val="ru-RU"/>
        </w:rPr>
        <w:instrText>.</w:instrText>
      </w:r>
      <w:r w:rsidRPr="00E55AD3">
        <w:rPr>
          <w:rFonts w:ascii="Arial Narrow" w:hAnsi="Arial Narrow"/>
          <w:sz w:val="24"/>
          <w:szCs w:val="24"/>
        </w:rPr>
        <w:instrText>com</w:instrText>
      </w:r>
      <w:r w:rsidRPr="00687A38">
        <w:rPr>
          <w:rFonts w:ascii="Arial Narrow" w:hAnsi="Arial Narrow"/>
          <w:sz w:val="24"/>
          <w:szCs w:val="24"/>
          <w:lang w:val="ru-RU"/>
        </w:rPr>
        <w:instrText>/2022/01/21/%</w:instrText>
      </w:r>
      <w:r w:rsidRPr="00E55AD3">
        <w:rPr>
          <w:rFonts w:ascii="Arial Narrow" w:hAnsi="Arial Narrow"/>
          <w:sz w:val="24"/>
          <w:szCs w:val="24"/>
        </w:rPr>
        <w:instrText>D</w:instrText>
      </w:r>
      <w:r w:rsidRPr="00687A38">
        <w:rPr>
          <w:rFonts w:ascii="Arial Narrow" w:hAnsi="Arial Narrow"/>
          <w:sz w:val="24"/>
          <w:szCs w:val="24"/>
          <w:lang w:val="ru-RU"/>
        </w:rPr>
        <w:instrText>1%87%</w:instrText>
      </w:r>
      <w:r w:rsidRPr="00E55AD3">
        <w:rPr>
          <w:rFonts w:ascii="Arial Narrow" w:hAnsi="Arial Narrow"/>
          <w:sz w:val="24"/>
          <w:szCs w:val="24"/>
        </w:rPr>
        <w:instrText>D</w:instrText>
      </w:r>
      <w:r w:rsidRPr="00687A38">
        <w:rPr>
          <w:rFonts w:ascii="Arial Narrow" w:hAnsi="Arial Narrow"/>
          <w:sz w:val="24"/>
          <w:szCs w:val="24"/>
          <w:lang w:val="ru-RU"/>
        </w:rPr>
        <w:instrText>0%</w:instrText>
      </w:r>
      <w:r w:rsidRPr="00E55AD3">
        <w:rPr>
          <w:rFonts w:ascii="Arial Narrow" w:hAnsi="Arial Narrow"/>
          <w:sz w:val="24"/>
          <w:szCs w:val="24"/>
        </w:rPr>
        <w:instrText>B</w:instrText>
      </w:r>
      <w:r w:rsidRPr="00687A38">
        <w:rPr>
          <w:rFonts w:ascii="Arial Narrow" w:hAnsi="Arial Narrow"/>
          <w:sz w:val="24"/>
          <w:szCs w:val="24"/>
          <w:lang w:val="ru-RU"/>
        </w:rPr>
        <w:instrText>8%</w:instrText>
      </w:r>
      <w:r w:rsidRPr="00E55AD3">
        <w:rPr>
          <w:rFonts w:ascii="Arial Narrow" w:hAnsi="Arial Narrow"/>
          <w:sz w:val="24"/>
          <w:szCs w:val="24"/>
        </w:rPr>
        <w:instrText>D</w:instrText>
      </w:r>
      <w:r w:rsidRPr="00687A38">
        <w:rPr>
          <w:rFonts w:ascii="Arial Narrow" w:hAnsi="Arial Narrow"/>
          <w:sz w:val="24"/>
          <w:szCs w:val="24"/>
          <w:lang w:val="ru-RU"/>
        </w:rPr>
        <w:instrText>1%82%</w:instrText>
      </w:r>
      <w:r w:rsidRPr="00E55AD3">
        <w:rPr>
          <w:rFonts w:ascii="Arial Narrow" w:hAnsi="Arial Narrow"/>
          <w:sz w:val="24"/>
          <w:szCs w:val="24"/>
        </w:rPr>
        <w:instrText>D</w:instrText>
      </w:r>
      <w:r w:rsidRPr="00687A38">
        <w:rPr>
          <w:rFonts w:ascii="Arial Narrow" w:hAnsi="Arial Narrow"/>
          <w:sz w:val="24"/>
          <w:szCs w:val="24"/>
          <w:lang w:val="ru-RU"/>
        </w:rPr>
        <w:instrText>0%</w:instrText>
      </w:r>
      <w:r w:rsidRPr="00E55AD3">
        <w:rPr>
          <w:rFonts w:ascii="Arial Narrow" w:hAnsi="Arial Narrow"/>
          <w:sz w:val="24"/>
          <w:szCs w:val="24"/>
        </w:rPr>
        <w:instrText>B</w:instrText>
      </w:r>
      <w:r w:rsidRPr="00687A38">
        <w:rPr>
          <w:rFonts w:ascii="Arial Narrow" w:hAnsi="Arial Narrow"/>
          <w:sz w:val="24"/>
          <w:szCs w:val="24"/>
          <w:lang w:val="ru-RU"/>
        </w:rPr>
        <w:instrText>0%</w:instrText>
      </w:r>
      <w:r w:rsidRPr="00E55AD3">
        <w:rPr>
          <w:rFonts w:ascii="Arial Narrow" w:hAnsi="Arial Narrow"/>
          <w:sz w:val="24"/>
          <w:szCs w:val="24"/>
        </w:rPr>
        <w:instrText>D</w:instrText>
      </w:r>
      <w:r w:rsidRPr="00687A38">
        <w:rPr>
          <w:rFonts w:ascii="Arial Narrow" w:hAnsi="Arial Narrow"/>
          <w:sz w:val="24"/>
          <w:szCs w:val="24"/>
          <w:lang w:val="ru-RU"/>
        </w:rPr>
        <w:instrText>0%</w:instrText>
      </w:r>
      <w:r w:rsidRPr="00E55AD3">
        <w:rPr>
          <w:rFonts w:ascii="Arial Narrow" w:hAnsi="Arial Narrow"/>
          <w:sz w:val="24"/>
          <w:szCs w:val="24"/>
        </w:rPr>
        <w:instrText>BC</w:instrText>
      </w:r>
      <w:r w:rsidRPr="00687A38">
        <w:rPr>
          <w:rFonts w:ascii="Arial Narrow" w:hAnsi="Arial Narrow"/>
          <w:sz w:val="24"/>
          <w:szCs w:val="24"/>
          <w:lang w:val="ru-RU"/>
        </w:rPr>
        <w:instrText>-</w:instrText>
      </w:r>
      <w:r w:rsidRPr="00E55AD3">
        <w:rPr>
          <w:rFonts w:ascii="Arial Narrow" w:hAnsi="Arial Narrow"/>
          <w:sz w:val="24"/>
          <w:szCs w:val="24"/>
        </w:rPr>
        <w:instrText>calculation</w:instrText>
      </w:r>
      <w:r w:rsidRPr="00687A38">
        <w:rPr>
          <w:rFonts w:ascii="Arial Narrow" w:hAnsi="Arial Narrow"/>
          <w:sz w:val="24"/>
          <w:szCs w:val="24"/>
          <w:lang w:val="ru-RU"/>
        </w:rPr>
        <w:instrText>-</w:instrText>
      </w:r>
      <w:r w:rsidRPr="00E55AD3">
        <w:rPr>
          <w:rFonts w:ascii="Arial Narrow" w:hAnsi="Arial Narrow"/>
          <w:sz w:val="24"/>
          <w:szCs w:val="24"/>
        </w:rPr>
        <w:instrText>view</w:instrText>
      </w:r>
      <w:r w:rsidRPr="00687A38">
        <w:rPr>
          <w:rFonts w:ascii="Arial Narrow" w:hAnsi="Arial Narrow"/>
          <w:sz w:val="24"/>
          <w:szCs w:val="24"/>
          <w:lang w:val="ru-RU"/>
        </w:rPr>
        <w:instrText>-%</w:instrText>
      </w:r>
      <w:r w:rsidRPr="00E55AD3">
        <w:rPr>
          <w:rFonts w:ascii="Arial Narrow" w:hAnsi="Arial Narrow"/>
          <w:sz w:val="24"/>
          <w:szCs w:val="24"/>
        </w:rPr>
        <w:instrText>D</w:instrText>
      </w:r>
      <w:r w:rsidRPr="00687A38">
        <w:rPr>
          <w:rFonts w:ascii="Arial Narrow" w:hAnsi="Arial Narrow"/>
          <w:sz w:val="24"/>
          <w:szCs w:val="24"/>
          <w:lang w:val="ru-RU"/>
        </w:rPr>
        <w:instrText>0%</w:instrText>
      </w:r>
      <w:r w:rsidRPr="00E55AD3">
        <w:rPr>
          <w:rFonts w:ascii="Arial Narrow" w:hAnsi="Arial Narrow"/>
          <w:sz w:val="24"/>
          <w:szCs w:val="24"/>
        </w:rPr>
        <w:instrText>B</w:instrText>
      </w:r>
      <w:r w:rsidRPr="00687A38">
        <w:rPr>
          <w:rFonts w:ascii="Arial Narrow" w:hAnsi="Arial Narrow"/>
          <w:sz w:val="24"/>
          <w:szCs w:val="24"/>
          <w:lang w:val="ru-RU"/>
        </w:rPr>
        <w:instrText>8%</w:instrText>
      </w:r>
      <w:r w:rsidRPr="00E55AD3">
        <w:rPr>
          <w:rFonts w:ascii="Arial Narrow" w:hAnsi="Arial Narrow"/>
          <w:sz w:val="24"/>
          <w:szCs w:val="24"/>
        </w:rPr>
        <w:instrText>D</w:instrText>
      </w:r>
      <w:r w:rsidRPr="00687A38">
        <w:rPr>
          <w:rFonts w:ascii="Arial Narrow" w:hAnsi="Arial Narrow"/>
          <w:sz w:val="24"/>
          <w:szCs w:val="24"/>
          <w:lang w:val="ru-RU"/>
        </w:rPr>
        <w:instrText>0%</w:instrText>
      </w:r>
      <w:r w:rsidRPr="00E55AD3">
        <w:rPr>
          <w:rFonts w:ascii="Arial Narrow" w:hAnsi="Arial Narrow"/>
          <w:sz w:val="24"/>
          <w:szCs w:val="24"/>
        </w:rPr>
        <w:instrText>B</w:instrText>
      </w:r>
      <w:r w:rsidRPr="00687A38">
        <w:rPr>
          <w:rFonts w:ascii="Arial Narrow" w:hAnsi="Arial Narrow"/>
          <w:sz w:val="24"/>
          <w:szCs w:val="24"/>
          <w:lang w:val="ru-RU"/>
        </w:rPr>
        <w:instrText>7-</w:instrText>
      </w:r>
      <w:r w:rsidRPr="00E55AD3">
        <w:rPr>
          <w:rFonts w:ascii="Arial Narrow" w:hAnsi="Arial Narrow"/>
          <w:sz w:val="24"/>
          <w:szCs w:val="24"/>
        </w:rPr>
        <w:instrText>abap</w:instrText>
      </w:r>
      <w:r w:rsidRPr="00687A38">
        <w:rPr>
          <w:rFonts w:ascii="Arial Narrow" w:hAnsi="Arial Narrow"/>
          <w:sz w:val="24"/>
          <w:szCs w:val="24"/>
          <w:lang w:val="ru-RU"/>
        </w:rPr>
        <w:instrText>-%</w:instrText>
      </w:r>
      <w:r w:rsidRPr="00E55AD3">
        <w:rPr>
          <w:rFonts w:ascii="Arial Narrow" w:hAnsi="Arial Narrow"/>
          <w:sz w:val="24"/>
          <w:szCs w:val="24"/>
        </w:rPr>
        <w:instrText>D</w:instrText>
      </w:r>
      <w:r w:rsidRPr="00687A38">
        <w:rPr>
          <w:rFonts w:ascii="Arial Narrow" w:hAnsi="Arial Narrow"/>
          <w:sz w:val="24"/>
          <w:szCs w:val="24"/>
          <w:lang w:val="ru-RU"/>
        </w:rPr>
        <w:instrText>1%87%</w:instrText>
      </w:r>
      <w:r w:rsidRPr="00E55AD3">
        <w:rPr>
          <w:rFonts w:ascii="Arial Narrow" w:hAnsi="Arial Narrow"/>
          <w:sz w:val="24"/>
          <w:szCs w:val="24"/>
        </w:rPr>
        <w:instrText>D</w:instrText>
      </w:r>
      <w:r w:rsidRPr="00687A38">
        <w:rPr>
          <w:rFonts w:ascii="Arial Narrow" w:hAnsi="Arial Narrow"/>
          <w:sz w:val="24"/>
          <w:szCs w:val="24"/>
          <w:lang w:val="ru-RU"/>
        </w:rPr>
        <w:instrText>0%</w:instrText>
      </w:r>
      <w:r w:rsidRPr="00E55AD3">
        <w:rPr>
          <w:rFonts w:ascii="Arial Narrow" w:hAnsi="Arial Narrow"/>
          <w:sz w:val="24"/>
          <w:szCs w:val="24"/>
        </w:rPr>
        <w:instrText>B</w:instrText>
      </w:r>
      <w:r w:rsidRPr="00687A38">
        <w:rPr>
          <w:rFonts w:ascii="Arial Narrow" w:hAnsi="Arial Narrow"/>
          <w:sz w:val="24"/>
          <w:szCs w:val="24"/>
          <w:lang w:val="ru-RU"/>
        </w:rPr>
        <w:instrText>5%</w:instrText>
      </w:r>
      <w:r w:rsidRPr="00E55AD3">
        <w:rPr>
          <w:rFonts w:ascii="Arial Narrow" w:hAnsi="Arial Narrow"/>
          <w:sz w:val="24"/>
          <w:szCs w:val="24"/>
        </w:rPr>
        <w:instrText>D</w:instrText>
      </w:r>
      <w:r w:rsidRPr="00687A38">
        <w:rPr>
          <w:rFonts w:ascii="Arial Narrow" w:hAnsi="Arial Narrow"/>
          <w:sz w:val="24"/>
          <w:szCs w:val="24"/>
          <w:lang w:val="ru-RU"/>
        </w:rPr>
        <w:instrText>1%80%</w:instrText>
      </w:r>
      <w:r w:rsidRPr="00E55AD3">
        <w:rPr>
          <w:rFonts w:ascii="Arial Narrow" w:hAnsi="Arial Narrow"/>
          <w:sz w:val="24"/>
          <w:szCs w:val="24"/>
        </w:rPr>
        <w:instrText>D</w:instrText>
      </w:r>
      <w:r w:rsidRPr="00687A38">
        <w:rPr>
          <w:rFonts w:ascii="Arial Narrow" w:hAnsi="Arial Narrow"/>
          <w:sz w:val="24"/>
          <w:szCs w:val="24"/>
          <w:lang w:val="ru-RU"/>
        </w:rPr>
        <w:instrText>0%</w:instrText>
      </w:r>
      <w:r w:rsidRPr="00E55AD3">
        <w:rPr>
          <w:rFonts w:ascii="Arial Narrow" w:hAnsi="Arial Narrow"/>
          <w:sz w:val="24"/>
          <w:szCs w:val="24"/>
        </w:rPr>
        <w:instrText>B</w:instrText>
      </w:r>
      <w:r w:rsidRPr="00687A38">
        <w:rPr>
          <w:rFonts w:ascii="Arial Narrow" w:hAnsi="Arial Narrow"/>
          <w:sz w:val="24"/>
          <w:szCs w:val="24"/>
          <w:lang w:val="ru-RU"/>
        </w:rPr>
        <w:instrText>5%</w:instrText>
      </w:r>
      <w:r w:rsidRPr="00E55AD3">
        <w:rPr>
          <w:rFonts w:ascii="Arial Narrow" w:hAnsi="Arial Narrow"/>
          <w:sz w:val="24"/>
          <w:szCs w:val="24"/>
        </w:rPr>
        <w:instrText>D</w:instrText>
      </w:r>
      <w:r w:rsidRPr="00687A38">
        <w:rPr>
          <w:rFonts w:ascii="Arial Narrow" w:hAnsi="Arial Narrow"/>
          <w:sz w:val="24"/>
          <w:szCs w:val="24"/>
          <w:lang w:val="ru-RU"/>
        </w:rPr>
        <w:instrText>0%</w:instrText>
      </w:r>
      <w:r w:rsidRPr="00E55AD3">
        <w:rPr>
          <w:rFonts w:ascii="Arial Narrow" w:hAnsi="Arial Narrow"/>
          <w:sz w:val="24"/>
          <w:szCs w:val="24"/>
        </w:rPr>
        <w:instrText>B</w:instrText>
      </w:r>
      <w:r w:rsidRPr="00687A38">
        <w:rPr>
          <w:rFonts w:ascii="Arial Narrow" w:hAnsi="Arial Narrow"/>
          <w:sz w:val="24"/>
          <w:szCs w:val="24"/>
          <w:lang w:val="ru-RU"/>
        </w:rPr>
        <w:instrText>7-</w:instrText>
      </w:r>
      <w:r w:rsidRPr="00E55AD3">
        <w:rPr>
          <w:rFonts w:ascii="Arial Narrow" w:hAnsi="Arial Narrow"/>
          <w:sz w:val="24"/>
          <w:szCs w:val="24"/>
        </w:rPr>
        <w:instrText>cds</w:instrText>
      </w:r>
      <w:r w:rsidRPr="00687A38">
        <w:rPr>
          <w:rFonts w:ascii="Arial Narrow" w:hAnsi="Arial Narrow"/>
          <w:sz w:val="24"/>
          <w:szCs w:val="24"/>
          <w:lang w:val="ru-RU"/>
        </w:rPr>
        <w:instrText xml:space="preserve">/" </w:instrText>
      </w:r>
      <w:r w:rsidRPr="00E55AD3">
        <w:fldChar w:fldCharType="separate"/>
      </w:r>
      <w:r w:rsidRPr="00E55AD3">
        <w:rPr>
          <w:rStyle w:val="a3"/>
          <w:rFonts w:ascii="Arial Narrow" w:hAnsi="Arial Narrow"/>
          <w:sz w:val="24"/>
          <w:szCs w:val="24"/>
          <w:u w:val="none"/>
        </w:rPr>
        <w:t>https</w:t>
      </w:r>
      <w:r w:rsidRPr="00687A38">
        <w:rPr>
          <w:rStyle w:val="a3"/>
          <w:rFonts w:ascii="Arial Narrow" w:hAnsi="Arial Narrow"/>
          <w:sz w:val="24"/>
          <w:szCs w:val="24"/>
          <w:u w:val="none"/>
          <w:lang w:val="ru-RU"/>
        </w:rPr>
        <w:t>://</w:t>
      </w:r>
      <w:r w:rsidRPr="00E55AD3">
        <w:rPr>
          <w:rStyle w:val="a3"/>
          <w:rFonts w:ascii="Arial Narrow" w:hAnsi="Arial Narrow"/>
          <w:sz w:val="24"/>
          <w:szCs w:val="24"/>
          <w:u w:val="none"/>
        </w:rPr>
        <w:t>helpbw</w:t>
      </w:r>
      <w:r w:rsidRPr="00687A38">
        <w:rPr>
          <w:rStyle w:val="a3"/>
          <w:rFonts w:ascii="Arial Narrow" w:hAnsi="Arial Narrow"/>
          <w:sz w:val="24"/>
          <w:szCs w:val="24"/>
          <w:u w:val="none"/>
          <w:lang w:val="ru-RU"/>
        </w:rPr>
        <w:t>.</w:t>
      </w:r>
      <w:r w:rsidRPr="00E55AD3">
        <w:rPr>
          <w:rStyle w:val="a3"/>
          <w:rFonts w:ascii="Arial Narrow" w:hAnsi="Arial Narrow"/>
          <w:sz w:val="24"/>
          <w:szCs w:val="24"/>
          <w:u w:val="none"/>
        </w:rPr>
        <w:t>wordpress</w:t>
      </w:r>
      <w:r w:rsidRPr="00687A38">
        <w:rPr>
          <w:rStyle w:val="a3"/>
          <w:rFonts w:ascii="Arial Narrow" w:hAnsi="Arial Narrow"/>
          <w:sz w:val="24"/>
          <w:szCs w:val="24"/>
          <w:u w:val="none"/>
          <w:lang w:val="ru-RU"/>
        </w:rPr>
        <w:t>.</w:t>
      </w:r>
      <w:r w:rsidRPr="00E55AD3">
        <w:rPr>
          <w:rStyle w:val="a3"/>
          <w:rFonts w:ascii="Arial Narrow" w:hAnsi="Arial Narrow"/>
          <w:sz w:val="24"/>
          <w:szCs w:val="24"/>
          <w:u w:val="none"/>
        </w:rPr>
        <w:t>com</w:t>
      </w:r>
      <w:r w:rsidRPr="00687A38">
        <w:rPr>
          <w:rStyle w:val="a3"/>
          <w:rFonts w:ascii="Arial Narrow" w:hAnsi="Arial Narrow"/>
          <w:sz w:val="24"/>
          <w:szCs w:val="24"/>
          <w:u w:val="none"/>
          <w:lang w:val="ru-RU"/>
        </w:rPr>
        <w:t>/2022/01/21/%</w:t>
      </w:r>
      <w:r w:rsidRPr="00E55AD3">
        <w:rPr>
          <w:rStyle w:val="a3"/>
          <w:rFonts w:ascii="Arial Narrow" w:hAnsi="Arial Narrow"/>
          <w:sz w:val="24"/>
          <w:szCs w:val="24"/>
          <w:u w:val="none"/>
        </w:rPr>
        <w:t>D</w:t>
      </w:r>
      <w:r w:rsidRPr="00687A38">
        <w:rPr>
          <w:rStyle w:val="a3"/>
          <w:rFonts w:ascii="Arial Narrow" w:hAnsi="Arial Narrow"/>
          <w:sz w:val="24"/>
          <w:szCs w:val="24"/>
          <w:u w:val="none"/>
          <w:lang w:val="ru-RU"/>
        </w:rPr>
        <w:t>1%87%</w:t>
      </w:r>
      <w:r w:rsidRPr="00E55AD3">
        <w:rPr>
          <w:rStyle w:val="a3"/>
          <w:rFonts w:ascii="Arial Narrow" w:hAnsi="Arial Narrow"/>
          <w:sz w:val="24"/>
          <w:szCs w:val="24"/>
          <w:u w:val="none"/>
        </w:rPr>
        <w:t>D</w:t>
      </w:r>
      <w:r w:rsidRPr="00687A38">
        <w:rPr>
          <w:rStyle w:val="a3"/>
          <w:rFonts w:ascii="Arial Narrow" w:hAnsi="Arial Narrow"/>
          <w:sz w:val="24"/>
          <w:szCs w:val="24"/>
          <w:u w:val="none"/>
          <w:lang w:val="ru-RU"/>
        </w:rPr>
        <w:t>0%</w:t>
      </w:r>
      <w:r w:rsidRPr="00E55AD3">
        <w:rPr>
          <w:rStyle w:val="a3"/>
          <w:rFonts w:ascii="Arial Narrow" w:hAnsi="Arial Narrow"/>
          <w:sz w:val="24"/>
          <w:szCs w:val="24"/>
          <w:u w:val="none"/>
        </w:rPr>
        <w:t>B</w:t>
      </w:r>
      <w:r w:rsidRPr="00687A38">
        <w:rPr>
          <w:rStyle w:val="a3"/>
          <w:rFonts w:ascii="Arial Narrow" w:hAnsi="Arial Narrow"/>
          <w:sz w:val="24"/>
          <w:szCs w:val="24"/>
          <w:u w:val="none"/>
          <w:lang w:val="ru-RU"/>
        </w:rPr>
        <w:t>8%</w:t>
      </w:r>
      <w:r w:rsidRPr="00E55AD3">
        <w:rPr>
          <w:rStyle w:val="a3"/>
          <w:rFonts w:ascii="Arial Narrow" w:hAnsi="Arial Narrow"/>
          <w:sz w:val="24"/>
          <w:szCs w:val="24"/>
          <w:u w:val="none"/>
        </w:rPr>
        <w:t>D</w:t>
      </w:r>
      <w:r w:rsidRPr="00687A38">
        <w:rPr>
          <w:rStyle w:val="a3"/>
          <w:rFonts w:ascii="Arial Narrow" w:hAnsi="Arial Narrow"/>
          <w:sz w:val="24"/>
          <w:szCs w:val="24"/>
          <w:u w:val="none"/>
          <w:lang w:val="ru-RU"/>
        </w:rPr>
        <w:t>1%82%</w:t>
      </w:r>
      <w:r w:rsidRPr="00E55AD3">
        <w:rPr>
          <w:rStyle w:val="a3"/>
          <w:rFonts w:ascii="Arial Narrow" w:hAnsi="Arial Narrow"/>
          <w:sz w:val="24"/>
          <w:szCs w:val="24"/>
          <w:u w:val="none"/>
        </w:rPr>
        <w:t>D</w:t>
      </w:r>
      <w:r w:rsidRPr="00687A38">
        <w:rPr>
          <w:rStyle w:val="a3"/>
          <w:rFonts w:ascii="Arial Narrow" w:hAnsi="Arial Narrow"/>
          <w:sz w:val="24"/>
          <w:szCs w:val="24"/>
          <w:u w:val="none"/>
          <w:lang w:val="ru-RU"/>
        </w:rPr>
        <w:t>0%</w:t>
      </w:r>
      <w:r w:rsidRPr="00E55AD3">
        <w:rPr>
          <w:rStyle w:val="a3"/>
          <w:rFonts w:ascii="Arial Narrow" w:hAnsi="Arial Narrow"/>
          <w:sz w:val="24"/>
          <w:szCs w:val="24"/>
          <w:u w:val="none"/>
        </w:rPr>
        <w:t>B</w:t>
      </w:r>
      <w:r w:rsidRPr="00687A38">
        <w:rPr>
          <w:rStyle w:val="a3"/>
          <w:rFonts w:ascii="Arial Narrow" w:hAnsi="Arial Narrow"/>
          <w:sz w:val="24"/>
          <w:szCs w:val="24"/>
          <w:u w:val="none"/>
          <w:lang w:val="ru-RU"/>
        </w:rPr>
        <w:t>0%</w:t>
      </w:r>
      <w:r w:rsidRPr="00E55AD3">
        <w:rPr>
          <w:rStyle w:val="a3"/>
          <w:rFonts w:ascii="Arial Narrow" w:hAnsi="Arial Narrow"/>
          <w:sz w:val="24"/>
          <w:szCs w:val="24"/>
          <w:u w:val="none"/>
        </w:rPr>
        <w:t>D</w:t>
      </w:r>
      <w:r w:rsidRPr="00687A38">
        <w:rPr>
          <w:rStyle w:val="a3"/>
          <w:rFonts w:ascii="Arial Narrow" w:hAnsi="Arial Narrow"/>
          <w:sz w:val="24"/>
          <w:szCs w:val="24"/>
          <w:u w:val="none"/>
          <w:lang w:val="ru-RU"/>
        </w:rPr>
        <w:t>0%</w:t>
      </w:r>
      <w:r w:rsidRPr="00E55AD3">
        <w:rPr>
          <w:rStyle w:val="a3"/>
          <w:rFonts w:ascii="Arial Narrow" w:hAnsi="Arial Narrow"/>
          <w:sz w:val="24"/>
          <w:szCs w:val="24"/>
          <w:u w:val="none"/>
        </w:rPr>
        <w:t>BC</w:t>
      </w:r>
      <w:r w:rsidRPr="00687A38">
        <w:rPr>
          <w:rStyle w:val="a3"/>
          <w:rFonts w:ascii="Arial Narrow" w:hAnsi="Arial Narrow"/>
          <w:sz w:val="24"/>
          <w:szCs w:val="24"/>
          <w:u w:val="none"/>
          <w:lang w:val="ru-RU"/>
        </w:rPr>
        <w:t>-</w:t>
      </w:r>
      <w:r w:rsidRPr="00E55AD3">
        <w:rPr>
          <w:rStyle w:val="a3"/>
          <w:rFonts w:ascii="Arial Narrow" w:hAnsi="Arial Narrow"/>
          <w:sz w:val="24"/>
          <w:szCs w:val="24"/>
          <w:u w:val="none"/>
        </w:rPr>
        <w:t>calculation</w:t>
      </w:r>
      <w:r w:rsidRPr="00687A38">
        <w:rPr>
          <w:rStyle w:val="a3"/>
          <w:rFonts w:ascii="Arial Narrow" w:hAnsi="Arial Narrow"/>
          <w:sz w:val="24"/>
          <w:szCs w:val="24"/>
          <w:u w:val="none"/>
          <w:lang w:val="ru-RU"/>
        </w:rPr>
        <w:t>-</w:t>
      </w:r>
      <w:r w:rsidRPr="00E55AD3">
        <w:rPr>
          <w:rStyle w:val="a3"/>
          <w:rFonts w:ascii="Arial Narrow" w:hAnsi="Arial Narrow"/>
          <w:sz w:val="24"/>
          <w:szCs w:val="24"/>
          <w:u w:val="none"/>
        </w:rPr>
        <w:t>view</w:t>
      </w:r>
      <w:r w:rsidRPr="00687A38">
        <w:rPr>
          <w:rStyle w:val="a3"/>
          <w:rFonts w:ascii="Arial Narrow" w:hAnsi="Arial Narrow"/>
          <w:sz w:val="24"/>
          <w:szCs w:val="24"/>
          <w:u w:val="none"/>
          <w:lang w:val="ru-RU"/>
        </w:rPr>
        <w:t>-%</w:t>
      </w:r>
      <w:r w:rsidRPr="00E55AD3">
        <w:rPr>
          <w:rStyle w:val="a3"/>
          <w:rFonts w:ascii="Arial Narrow" w:hAnsi="Arial Narrow"/>
          <w:sz w:val="24"/>
          <w:szCs w:val="24"/>
          <w:u w:val="none"/>
        </w:rPr>
        <w:t>D</w:t>
      </w:r>
      <w:r w:rsidRPr="00687A38">
        <w:rPr>
          <w:rStyle w:val="a3"/>
          <w:rFonts w:ascii="Arial Narrow" w:hAnsi="Arial Narrow"/>
          <w:sz w:val="24"/>
          <w:szCs w:val="24"/>
          <w:u w:val="none"/>
          <w:lang w:val="ru-RU"/>
        </w:rPr>
        <w:t>0%</w:t>
      </w:r>
      <w:r w:rsidRPr="00E55AD3">
        <w:rPr>
          <w:rStyle w:val="a3"/>
          <w:rFonts w:ascii="Arial Narrow" w:hAnsi="Arial Narrow"/>
          <w:sz w:val="24"/>
          <w:szCs w:val="24"/>
          <w:u w:val="none"/>
        </w:rPr>
        <w:t>B</w:t>
      </w:r>
      <w:r w:rsidRPr="00687A38">
        <w:rPr>
          <w:rStyle w:val="a3"/>
          <w:rFonts w:ascii="Arial Narrow" w:hAnsi="Arial Narrow"/>
          <w:sz w:val="24"/>
          <w:szCs w:val="24"/>
          <w:u w:val="none"/>
          <w:lang w:val="ru-RU"/>
        </w:rPr>
        <w:t>8%</w:t>
      </w:r>
      <w:r w:rsidRPr="00E55AD3">
        <w:rPr>
          <w:rStyle w:val="a3"/>
          <w:rFonts w:ascii="Arial Narrow" w:hAnsi="Arial Narrow"/>
          <w:sz w:val="24"/>
          <w:szCs w:val="24"/>
          <w:u w:val="none"/>
        </w:rPr>
        <w:t>D</w:t>
      </w:r>
      <w:r w:rsidRPr="00687A38">
        <w:rPr>
          <w:rStyle w:val="a3"/>
          <w:rFonts w:ascii="Arial Narrow" w:hAnsi="Arial Narrow"/>
          <w:sz w:val="24"/>
          <w:szCs w:val="24"/>
          <w:u w:val="none"/>
          <w:lang w:val="ru-RU"/>
        </w:rPr>
        <w:t>0%</w:t>
      </w:r>
      <w:r w:rsidRPr="00E55AD3">
        <w:rPr>
          <w:rStyle w:val="a3"/>
          <w:rFonts w:ascii="Arial Narrow" w:hAnsi="Arial Narrow"/>
          <w:sz w:val="24"/>
          <w:szCs w:val="24"/>
          <w:u w:val="none"/>
        </w:rPr>
        <w:t>B</w:t>
      </w:r>
      <w:r w:rsidRPr="00687A38">
        <w:rPr>
          <w:rStyle w:val="a3"/>
          <w:rFonts w:ascii="Arial Narrow" w:hAnsi="Arial Narrow"/>
          <w:sz w:val="24"/>
          <w:szCs w:val="24"/>
          <w:u w:val="none"/>
          <w:lang w:val="ru-RU"/>
        </w:rPr>
        <w:t>7-</w:t>
      </w:r>
      <w:r w:rsidRPr="00E55AD3">
        <w:rPr>
          <w:rStyle w:val="a3"/>
          <w:rFonts w:ascii="Arial Narrow" w:hAnsi="Arial Narrow"/>
          <w:sz w:val="24"/>
          <w:szCs w:val="24"/>
          <w:u w:val="none"/>
        </w:rPr>
        <w:t>abap</w:t>
      </w:r>
      <w:r w:rsidRPr="00687A38">
        <w:rPr>
          <w:rStyle w:val="a3"/>
          <w:rFonts w:ascii="Arial Narrow" w:hAnsi="Arial Narrow"/>
          <w:sz w:val="24"/>
          <w:szCs w:val="24"/>
          <w:u w:val="none"/>
          <w:lang w:val="ru-RU"/>
        </w:rPr>
        <w:t>-%</w:t>
      </w:r>
      <w:r w:rsidRPr="00E55AD3">
        <w:rPr>
          <w:rStyle w:val="a3"/>
          <w:rFonts w:ascii="Arial Narrow" w:hAnsi="Arial Narrow"/>
          <w:sz w:val="24"/>
          <w:szCs w:val="24"/>
          <w:u w:val="none"/>
        </w:rPr>
        <w:t>D</w:t>
      </w:r>
      <w:r w:rsidRPr="00687A38">
        <w:rPr>
          <w:rStyle w:val="a3"/>
          <w:rFonts w:ascii="Arial Narrow" w:hAnsi="Arial Narrow"/>
          <w:sz w:val="24"/>
          <w:szCs w:val="24"/>
          <w:u w:val="none"/>
          <w:lang w:val="ru-RU"/>
        </w:rPr>
        <w:t>1%87%</w:t>
      </w:r>
      <w:r w:rsidRPr="00E55AD3">
        <w:rPr>
          <w:rStyle w:val="a3"/>
          <w:rFonts w:ascii="Arial Narrow" w:hAnsi="Arial Narrow"/>
          <w:sz w:val="24"/>
          <w:szCs w:val="24"/>
          <w:u w:val="none"/>
        </w:rPr>
        <w:t>D</w:t>
      </w:r>
      <w:r w:rsidRPr="00687A38">
        <w:rPr>
          <w:rStyle w:val="a3"/>
          <w:rFonts w:ascii="Arial Narrow" w:hAnsi="Arial Narrow"/>
          <w:sz w:val="24"/>
          <w:szCs w:val="24"/>
          <w:u w:val="none"/>
          <w:lang w:val="ru-RU"/>
        </w:rPr>
        <w:t>0%</w:t>
      </w:r>
      <w:r w:rsidRPr="00E55AD3">
        <w:rPr>
          <w:rStyle w:val="a3"/>
          <w:rFonts w:ascii="Arial Narrow" w:hAnsi="Arial Narrow"/>
          <w:sz w:val="24"/>
          <w:szCs w:val="24"/>
          <w:u w:val="none"/>
        </w:rPr>
        <w:t>B</w:t>
      </w:r>
      <w:r w:rsidRPr="00687A38">
        <w:rPr>
          <w:rStyle w:val="a3"/>
          <w:rFonts w:ascii="Arial Narrow" w:hAnsi="Arial Narrow"/>
          <w:sz w:val="24"/>
          <w:szCs w:val="24"/>
          <w:u w:val="none"/>
          <w:lang w:val="ru-RU"/>
        </w:rPr>
        <w:t>5%</w:t>
      </w:r>
      <w:r w:rsidRPr="00E55AD3">
        <w:rPr>
          <w:rStyle w:val="a3"/>
          <w:rFonts w:ascii="Arial Narrow" w:hAnsi="Arial Narrow"/>
          <w:sz w:val="24"/>
          <w:szCs w:val="24"/>
          <w:u w:val="none"/>
        </w:rPr>
        <w:t>D</w:t>
      </w:r>
      <w:r w:rsidRPr="00687A38">
        <w:rPr>
          <w:rStyle w:val="a3"/>
          <w:rFonts w:ascii="Arial Narrow" w:hAnsi="Arial Narrow"/>
          <w:sz w:val="24"/>
          <w:szCs w:val="24"/>
          <w:u w:val="none"/>
          <w:lang w:val="ru-RU"/>
        </w:rPr>
        <w:t>1%80%</w:t>
      </w:r>
      <w:r w:rsidRPr="00E55AD3">
        <w:rPr>
          <w:rStyle w:val="a3"/>
          <w:rFonts w:ascii="Arial Narrow" w:hAnsi="Arial Narrow"/>
          <w:sz w:val="24"/>
          <w:szCs w:val="24"/>
          <w:u w:val="none"/>
        </w:rPr>
        <w:t>D</w:t>
      </w:r>
      <w:r w:rsidRPr="00687A38">
        <w:rPr>
          <w:rStyle w:val="a3"/>
          <w:rFonts w:ascii="Arial Narrow" w:hAnsi="Arial Narrow"/>
          <w:sz w:val="24"/>
          <w:szCs w:val="24"/>
          <w:u w:val="none"/>
          <w:lang w:val="ru-RU"/>
        </w:rPr>
        <w:t>0%</w:t>
      </w:r>
      <w:r w:rsidRPr="00E55AD3">
        <w:rPr>
          <w:rStyle w:val="a3"/>
          <w:rFonts w:ascii="Arial Narrow" w:hAnsi="Arial Narrow"/>
          <w:sz w:val="24"/>
          <w:szCs w:val="24"/>
          <w:u w:val="none"/>
        </w:rPr>
        <w:t>B</w:t>
      </w:r>
      <w:r w:rsidRPr="00687A38">
        <w:rPr>
          <w:rStyle w:val="a3"/>
          <w:rFonts w:ascii="Arial Narrow" w:hAnsi="Arial Narrow"/>
          <w:sz w:val="24"/>
          <w:szCs w:val="24"/>
          <w:u w:val="none"/>
          <w:lang w:val="ru-RU"/>
        </w:rPr>
        <w:t>5%</w:t>
      </w:r>
      <w:r w:rsidRPr="00E55AD3">
        <w:rPr>
          <w:rStyle w:val="a3"/>
          <w:rFonts w:ascii="Arial Narrow" w:hAnsi="Arial Narrow"/>
          <w:sz w:val="24"/>
          <w:szCs w:val="24"/>
          <w:u w:val="none"/>
        </w:rPr>
        <w:t>D</w:t>
      </w:r>
      <w:r w:rsidRPr="00687A38">
        <w:rPr>
          <w:rStyle w:val="a3"/>
          <w:rFonts w:ascii="Arial Narrow" w:hAnsi="Arial Narrow"/>
          <w:sz w:val="24"/>
          <w:szCs w:val="24"/>
          <w:u w:val="none"/>
          <w:lang w:val="ru-RU"/>
        </w:rPr>
        <w:t>0%</w:t>
      </w:r>
      <w:r w:rsidRPr="00E55AD3">
        <w:rPr>
          <w:rStyle w:val="a3"/>
          <w:rFonts w:ascii="Arial Narrow" w:hAnsi="Arial Narrow"/>
          <w:sz w:val="24"/>
          <w:szCs w:val="24"/>
          <w:u w:val="none"/>
        </w:rPr>
        <w:t>B</w:t>
      </w:r>
      <w:r w:rsidRPr="00687A38">
        <w:rPr>
          <w:rStyle w:val="a3"/>
          <w:rFonts w:ascii="Arial Narrow" w:hAnsi="Arial Narrow"/>
          <w:sz w:val="24"/>
          <w:szCs w:val="24"/>
          <w:u w:val="none"/>
          <w:lang w:val="ru-RU"/>
        </w:rPr>
        <w:t>7-</w:t>
      </w:r>
      <w:r w:rsidRPr="00E55AD3">
        <w:rPr>
          <w:rStyle w:val="a3"/>
          <w:rFonts w:ascii="Arial Narrow" w:hAnsi="Arial Narrow"/>
          <w:sz w:val="24"/>
          <w:szCs w:val="24"/>
          <w:u w:val="none"/>
        </w:rPr>
        <w:t>cds</w:t>
      </w:r>
      <w:r w:rsidRPr="00687A38">
        <w:rPr>
          <w:rStyle w:val="a3"/>
          <w:rFonts w:ascii="Arial Narrow" w:hAnsi="Arial Narrow"/>
          <w:sz w:val="24"/>
          <w:szCs w:val="24"/>
          <w:u w:val="none"/>
          <w:lang w:val="ru-RU"/>
        </w:rPr>
        <w:t>/</w:t>
      </w:r>
      <w:r w:rsidRPr="00E55AD3">
        <w:rPr>
          <w:rStyle w:val="a3"/>
          <w:rFonts w:ascii="Arial Narrow" w:hAnsi="Arial Narrow"/>
          <w:sz w:val="24"/>
          <w:szCs w:val="24"/>
          <w:u w:val="none"/>
        </w:rPr>
        <w:fldChar w:fldCharType="end"/>
      </w:r>
    </w:p>
    <w:p w:rsidR="00D03195" w:rsidRDefault="00D03195" w:rsidP="00E55AD3">
      <w:pPr>
        <w:spacing w:after="0" w:line="240" w:lineRule="auto"/>
        <w:jc w:val="center"/>
        <w:rPr>
          <w:rFonts w:ascii="Arial Narrow" w:hAnsi="Arial Narrow"/>
          <w:b/>
          <w:sz w:val="24"/>
          <w:szCs w:val="24"/>
          <w:lang w:val="ru-RU"/>
        </w:rPr>
      </w:pPr>
    </w:p>
    <w:p w:rsidR="00D03195" w:rsidRPr="00285149" w:rsidRDefault="00D03195" w:rsidP="00E55AD3">
      <w:pPr>
        <w:spacing w:after="0" w:line="240" w:lineRule="auto"/>
        <w:jc w:val="center"/>
        <w:rPr>
          <w:rStyle w:val="a3"/>
          <w:rFonts w:ascii="Arial Narrow" w:hAnsi="Arial Narrow"/>
          <w:b/>
          <w:sz w:val="24"/>
          <w:szCs w:val="24"/>
          <w:u w:val="none"/>
          <w:lang w:val="ru-RU"/>
        </w:rPr>
      </w:pPr>
      <w:bookmarkStart w:id="34" w:name="Через_CDS_Table_function"/>
      <w:r>
        <w:rPr>
          <w:rFonts w:ascii="Arial Narrow" w:hAnsi="Arial Narrow"/>
          <w:b/>
          <w:sz w:val="24"/>
          <w:szCs w:val="24"/>
          <w:lang w:val="ru-RU"/>
        </w:rPr>
        <w:t>Ч</w:t>
      </w:r>
      <w:r w:rsidRPr="00D03195">
        <w:rPr>
          <w:rFonts w:ascii="Arial Narrow" w:hAnsi="Arial Narrow"/>
          <w:b/>
          <w:sz w:val="24"/>
          <w:szCs w:val="24"/>
          <w:lang w:val="ru-RU"/>
        </w:rPr>
        <w:t>ерез</w:t>
      </w:r>
      <w:r w:rsidRPr="00D03195">
        <w:rPr>
          <w:rFonts w:ascii="Arial Narrow" w:hAnsi="Arial Narrow"/>
          <w:b/>
          <w:sz w:val="24"/>
          <w:szCs w:val="24"/>
        </w:rPr>
        <w:t> CDS</w:t>
      </w:r>
      <w:r w:rsidRPr="00D03195">
        <w:rPr>
          <w:rFonts w:ascii="Arial Narrow" w:hAnsi="Arial Narrow"/>
          <w:b/>
          <w:sz w:val="24"/>
          <w:szCs w:val="24"/>
          <w:lang w:val="ru-RU"/>
        </w:rPr>
        <w:t xml:space="preserve"> </w:t>
      </w:r>
      <w:r w:rsidRPr="00D03195">
        <w:rPr>
          <w:rFonts w:ascii="Arial Narrow" w:hAnsi="Arial Narrow"/>
          <w:b/>
          <w:sz w:val="24"/>
          <w:szCs w:val="24"/>
        </w:rPr>
        <w:t>Table</w:t>
      </w:r>
      <w:r w:rsidRPr="00D03195">
        <w:rPr>
          <w:rFonts w:ascii="Arial Narrow" w:hAnsi="Arial Narrow"/>
          <w:b/>
          <w:sz w:val="24"/>
          <w:szCs w:val="24"/>
          <w:lang w:val="ru-RU"/>
        </w:rPr>
        <w:t xml:space="preserve"> </w:t>
      </w:r>
      <w:r w:rsidRPr="00D03195">
        <w:rPr>
          <w:rFonts w:ascii="Arial Narrow" w:hAnsi="Arial Narrow"/>
          <w:b/>
          <w:sz w:val="24"/>
          <w:szCs w:val="24"/>
        </w:rPr>
        <w:t>function</w:t>
      </w:r>
    </w:p>
    <w:bookmarkEnd w:id="34"/>
    <w:p w:rsidR="00D03195" w:rsidRPr="00687A38" w:rsidRDefault="00D03195" w:rsidP="00E55AD3">
      <w:pPr>
        <w:spacing w:after="0" w:line="240" w:lineRule="auto"/>
        <w:jc w:val="center"/>
        <w:rPr>
          <w:rFonts w:ascii="Arial Narrow" w:hAnsi="Arial Narrow"/>
          <w:sz w:val="24"/>
          <w:szCs w:val="24"/>
          <w:lang w:val="ru-RU"/>
        </w:rPr>
      </w:pPr>
    </w:p>
    <w:p w:rsidR="00E55AD3" w:rsidRPr="00694DC1" w:rsidRDefault="00912F9E" w:rsidP="00E55AD3">
      <w:pPr>
        <w:spacing w:after="0" w:line="240" w:lineRule="auto"/>
        <w:ind w:firstLine="567"/>
        <w:jc w:val="both"/>
        <w:outlineLvl w:val="0"/>
        <w:rPr>
          <w:rFonts w:ascii="Arial Narrow" w:eastAsia="Times New Roman" w:hAnsi="Arial Narrow" w:cs="Times New Roman"/>
          <w:bCs/>
          <w:kern w:val="36"/>
          <w:sz w:val="24"/>
          <w:szCs w:val="24"/>
          <w:lang w:val="ru-RU"/>
        </w:rPr>
      </w:pPr>
      <w:hyperlink w:anchor="Содержание" w:history="1">
        <w:r w:rsidR="00E55AD3" w:rsidRPr="002E64CF">
          <w:rPr>
            <w:rStyle w:val="a3"/>
            <w:rFonts w:ascii="Arial Narrow" w:eastAsia="Times New Roman" w:hAnsi="Arial Narrow" w:cs="Times New Roman"/>
            <w:bCs/>
            <w:kern w:val="36"/>
            <w:sz w:val="24"/>
            <w:szCs w:val="24"/>
            <w:u w:val="none"/>
            <w:lang w:val="ru-RU"/>
          </w:rPr>
          <w:t>Содержание</w:t>
        </w:r>
      </w:hyperlink>
    </w:p>
    <w:p w:rsidR="00E55AD3" w:rsidRDefault="00E55AD3" w:rsidP="0082154B">
      <w:pPr>
        <w:pStyle w:val="1"/>
        <w:spacing w:before="0" w:beforeAutospacing="0" w:after="0" w:afterAutospacing="0"/>
        <w:ind w:firstLine="567"/>
        <w:jc w:val="both"/>
        <w:rPr>
          <w:rFonts w:ascii="Arial Narrow" w:hAnsi="Arial Narrow"/>
          <w:sz w:val="24"/>
          <w:szCs w:val="24"/>
          <w:lang w:val="ru-RU"/>
        </w:rPr>
      </w:pPr>
    </w:p>
    <w:p w:rsidR="0082154B" w:rsidRPr="0082154B" w:rsidRDefault="0082154B" w:rsidP="0082154B">
      <w:pPr>
        <w:pStyle w:val="1"/>
        <w:shd w:val="clear" w:color="auto" w:fill="F2F2F2" w:themeFill="background1" w:themeFillShade="F2"/>
        <w:spacing w:before="0" w:beforeAutospacing="0" w:after="0" w:afterAutospacing="0"/>
        <w:ind w:firstLine="567"/>
        <w:jc w:val="both"/>
        <w:rPr>
          <w:rFonts w:ascii="Arial Narrow" w:hAnsi="Arial Narrow"/>
          <w:b w:val="0"/>
          <w:color w:val="002060"/>
          <w:spacing w:val="20"/>
          <w:sz w:val="24"/>
          <w:szCs w:val="24"/>
          <w:shd w:val="clear" w:color="auto" w:fill="FFFFFF" w:themeFill="background1"/>
          <w:lang w:val="ru-RU"/>
        </w:rPr>
      </w:pPr>
      <w:r w:rsidRPr="0082154B">
        <w:rPr>
          <w:rFonts w:ascii="Arial Narrow" w:hAnsi="Arial Narrow"/>
          <w:b w:val="0"/>
          <w:color w:val="002060"/>
          <w:spacing w:val="20"/>
          <w:sz w:val="24"/>
          <w:szCs w:val="24"/>
          <w:shd w:val="clear" w:color="auto" w:fill="F2F2F2" w:themeFill="background1" w:themeFillShade="F2"/>
          <w:lang w:val="ru-RU"/>
        </w:rPr>
        <w:lastRenderedPageBreak/>
        <w:t>Предпосылки</w:t>
      </w:r>
    </w:p>
    <w:p w:rsidR="0082154B" w:rsidRDefault="0082154B" w:rsidP="0082154B">
      <w:pPr>
        <w:pStyle w:val="1"/>
        <w:shd w:val="clear" w:color="auto" w:fill="FFFFFF" w:themeFill="background1"/>
        <w:spacing w:before="0" w:beforeAutospacing="0" w:after="0" w:afterAutospacing="0"/>
        <w:ind w:firstLine="567"/>
        <w:jc w:val="both"/>
        <w:rPr>
          <w:rFonts w:ascii="Arial Narrow" w:hAnsi="Arial Narrow"/>
          <w:b w:val="0"/>
          <w:sz w:val="24"/>
          <w:szCs w:val="24"/>
          <w:shd w:val="clear" w:color="auto" w:fill="FFFFFF" w:themeFill="background1"/>
          <w:lang w:val="ru-RU"/>
        </w:rPr>
      </w:pPr>
      <w:r>
        <w:rPr>
          <w:rFonts w:ascii="Arial Narrow" w:hAnsi="Arial Narrow"/>
          <w:b w:val="0"/>
          <w:sz w:val="24"/>
          <w:szCs w:val="24"/>
          <w:shd w:val="clear" w:color="auto" w:fill="FFFFFF" w:themeFill="background1"/>
          <w:lang w:val="ru-RU"/>
        </w:rPr>
        <w:t>У</w:t>
      </w:r>
      <w:r w:rsidRPr="0082154B">
        <w:rPr>
          <w:rFonts w:ascii="Arial Narrow" w:hAnsi="Arial Narrow"/>
          <w:b w:val="0"/>
          <w:sz w:val="24"/>
          <w:szCs w:val="24"/>
          <w:shd w:val="clear" w:color="auto" w:fill="FFFFFF" w:themeFill="background1"/>
          <w:lang w:val="ru-RU"/>
        </w:rPr>
        <w:t xml:space="preserve">словие </w:t>
      </w:r>
      <w:r w:rsidRPr="0082154B">
        <w:rPr>
          <w:rFonts w:ascii="Arial Narrow" w:hAnsi="Arial Narrow"/>
          <w:b w:val="0"/>
          <w:i/>
          <w:color w:val="002060"/>
          <w:sz w:val="24"/>
          <w:szCs w:val="24"/>
          <w:shd w:val="clear" w:color="auto" w:fill="FFFFFF" w:themeFill="background1"/>
        </w:rPr>
        <w:t>where</w:t>
      </w:r>
      <w:r w:rsidRPr="0082154B">
        <w:rPr>
          <w:rFonts w:ascii="Arial Narrow" w:hAnsi="Arial Narrow"/>
          <w:b w:val="0"/>
          <w:sz w:val="24"/>
          <w:szCs w:val="24"/>
          <w:shd w:val="clear" w:color="auto" w:fill="FFFFFF" w:themeFill="background1"/>
          <w:lang w:val="ru-RU"/>
        </w:rPr>
        <w:t xml:space="preserve"> в </w:t>
      </w:r>
      <w:r w:rsidRPr="0082154B">
        <w:rPr>
          <w:rFonts w:ascii="Arial Narrow" w:hAnsi="Arial Narrow"/>
          <w:b w:val="0"/>
          <w:sz w:val="24"/>
          <w:szCs w:val="24"/>
          <w:shd w:val="clear" w:color="auto" w:fill="FFFFFF" w:themeFill="background1"/>
        </w:rPr>
        <w:t>ABAP</w:t>
      </w:r>
      <w:r w:rsidRPr="0082154B">
        <w:rPr>
          <w:rFonts w:ascii="Arial Narrow" w:hAnsi="Arial Narrow"/>
          <w:b w:val="0"/>
          <w:sz w:val="24"/>
          <w:szCs w:val="24"/>
          <w:shd w:val="clear" w:color="auto" w:fill="FFFFFF" w:themeFill="background1"/>
          <w:lang w:val="ru-RU"/>
        </w:rPr>
        <w:t xml:space="preserve"> при чтении данных из </w:t>
      </w:r>
      <w:r w:rsidRPr="0082154B">
        <w:rPr>
          <w:rFonts w:ascii="Arial Narrow" w:hAnsi="Arial Narrow"/>
          <w:b w:val="0"/>
          <w:sz w:val="24"/>
          <w:szCs w:val="24"/>
          <w:shd w:val="clear" w:color="auto" w:fill="FFFFFF" w:themeFill="background1"/>
        </w:rPr>
        <w:t>CV</w:t>
      </w:r>
      <w:r w:rsidRPr="0082154B">
        <w:rPr>
          <w:rFonts w:ascii="Arial Narrow" w:hAnsi="Arial Narrow"/>
          <w:b w:val="0"/>
          <w:sz w:val="24"/>
          <w:szCs w:val="24"/>
          <w:shd w:val="clear" w:color="auto" w:fill="FFFFFF" w:themeFill="background1"/>
          <w:lang w:val="ru-RU"/>
        </w:rPr>
        <w:t xml:space="preserve"> через </w:t>
      </w:r>
      <w:r w:rsidRPr="0082154B">
        <w:rPr>
          <w:rFonts w:ascii="Arial Narrow" w:hAnsi="Arial Narrow"/>
          <w:i/>
          <w:sz w:val="24"/>
          <w:szCs w:val="24"/>
          <w:shd w:val="clear" w:color="auto" w:fill="FFFFFF" w:themeFill="background1"/>
          <w:lang w:val="ru-RU"/>
        </w:rPr>
        <w:t>ракурс</w:t>
      </w:r>
      <w:r w:rsidRPr="0082154B">
        <w:rPr>
          <w:rFonts w:ascii="Arial Narrow" w:hAnsi="Arial Narrow"/>
          <w:b w:val="0"/>
          <w:sz w:val="24"/>
          <w:szCs w:val="24"/>
          <w:shd w:val="clear" w:color="auto" w:fill="FFFFFF" w:themeFill="background1"/>
          <w:lang w:val="ru-RU"/>
        </w:rPr>
        <w:t xml:space="preserve"> /синоним/ </w:t>
      </w:r>
      <w:r>
        <w:rPr>
          <w:rFonts w:ascii="Arial Narrow" w:hAnsi="Arial Narrow"/>
          <w:b w:val="0"/>
          <w:sz w:val="24"/>
          <w:szCs w:val="24"/>
          <w:shd w:val="clear" w:color="auto" w:fill="FFFFFF" w:themeFill="background1"/>
          <w:lang w:val="ru-RU"/>
        </w:rPr>
        <w:t xml:space="preserve">может </w:t>
      </w:r>
      <w:r w:rsidRPr="0082154B">
        <w:rPr>
          <w:rFonts w:ascii="Arial Narrow" w:hAnsi="Arial Narrow"/>
          <w:b w:val="0"/>
          <w:sz w:val="24"/>
          <w:szCs w:val="24"/>
          <w:shd w:val="clear" w:color="auto" w:fill="FFFFFF" w:themeFill="background1"/>
          <w:lang w:val="ru-RU"/>
        </w:rPr>
        <w:t>не срабатыват</w:t>
      </w:r>
      <w:r>
        <w:rPr>
          <w:rFonts w:ascii="Arial Narrow" w:hAnsi="Arial Narrow"/>
          <w:b w:val="0"/>
          <w:sz w:val="24"/>
          <w:szCs w:val="24"/>
          <w:shd w:val="clear" w:color="auto" w:fill="FFFFFF" w:themeFill="background1"/>
          <w:lang w:val="ru-RU"/>
        </w:rPr>
        <w:t>ь.</w:t>
      </w:r>
    </w:p>
    <w:p w:rsidR="0082154B" w:rsidRPr="00694DC1" w:rsidRDefault="0082154B" w:rsidP="0082154B">
      <w:pPr>
        <w:pStyle w:val="1"/>
        <w:shd w:val="clear" w:color="auto" w:fill="FFFFFF" w:themeFill="background1"/>
        <w:spacing w:before="0" w:beforeAutospacing="0" w:after="0" w:afterAutospacing="0"/>
        <w:ind w:firstLine="567"/>
        <w:jc w:val="both"/>
        <w:rPr>
          <w:rFonts w:ascii="Arial Narrow" w:hAnsi="Arial Narrow"/>
          <w:sz w:val="24"/>
          <w:szCs w:val="24"/>
          <w:lang w:val="ru-RU"/>
        </w:rPr>
      </w:pPr>
    </w:p>
    <w:p w:rsidR="0082154B" w:rsidRPr="0082154B" w:rsidRDefault="0082154B" w:rsidP="0082154B">
      <w:pPr>
        <w:pStyle w:val="1"/>
        <w:shd w:val="clear" w:color="auto" w:fill="F2F2F2" w:themeFill="background1" w:themeFillShade="F2"/>
        <w:spacing w:before="0" w:beforeAutospacing="0" w:after="0" w:afterAutospacing="0"/>
        <w:ind w:firstLine="567"/>
        <w:jc w:val="both"/>
        <w:rPr>
          <w:rFonts w:ascii="Arial Narrow" w:hAnsi="Arial Narrow"/>
          <w:b w:val="0"/>
          <w:color w:val="002060"/>
          <w:spacing w:val="20"/>
          <w:sz w:val="24"/>
          <w:szCs w:val="24"/>
          <w:shd w:val="clear" w:color="auto" w:fill="F2F2F2" w:themeFill="background1" w:themeFillShade="F2"/>
          <w:lang w:val="ru-RU"/>
        </w:rPr>
      </w:pPr>
      <w:r w:rsidRPr="0082154B">
        <w:rPr>
          <w:rFonts w:ascii="Arial Narrow" w:hAnsi="Arial Narrow"/>
          <w:b w:val="0"/>
          <w:color w:val="002060"/>
          <w:spacing w:val="20"/>
          <w:sz w:val="24"/>
          <w:szCs w:val="24"/>
          <w:lang w:val="ru-RU"/>
        </w:rPr>
        <w:t>В</w:t>
      </w:r>
      <w:r w:rsidR="00E55AD3" w:rsidRPr="0082154B">
        <w:rPr>
          <w:rFonts w:ascii="Arial Narrow" w:hAnsi="Arial Narrow"/>
          <w:b w:val="0"/>
          <w:color w:val="002060"/>
          <w:spacing w:val="20"/>
          <w:sz w:val="24"/>
          <w:szCs w:val="24"/>
          <w:lang w:val="ru-RU"/>
        </w:rPr>
        <w:t xml:space="preserve">ариант </w:t>
      </w:r>
      <w:r w:rsidRPr="0082154B">
        <w:rPr>
          <w:rFonts w:ascii="Arial Narrow" w:hAnsi="Arial Narrow"/>
          <w:b w:val="0"/>
          <w:color w:val="002060"/>
          <w:spacing w:val="20"/>
          <w:sz w:val="24"/>
          <w:szCs w:val="24"/>
          <w:lang w:val="ru-RU"/>
        </w:rPr>
        <w:t>чтения через</w:t>
      </w:r>
      <w:r w:rsidRPr="0082154B">
        <w:rPr>
          <w:rFonts w:ascii="Arial Narrow" w:hAnsi="Arial Narrow"/>
          <w:color w:val="002060"/>
          <w:spacing w:val="20"/>
          <w:sz w:val="24"/>
          <w:szCs w:val="24"/>
          <w:lang w:val="ru-RU"/>
        </w:rPr>
        <w:t xml:space="preserve"> </w:t>
      </w:r>
      <w:r w:rsidRPr="0082154B">
        <w:rPr>
          <w:rFonts w:ascii="Arial Narrow" w:hAnsi="Arial Narrow"/>
          <w:b w:val="0"/>
          <w:i/>
          <w:color w:val="002060"/>
          <w:spacing w:val="20"/>
          <w:sz w:val="24"/>
          <w:szCs w:val="24"/>
          <w:shd w:val="clear" w:color="auto" w:fill="F2F2F2" w:themeFill="background1" w:themeFillShade="F2"/>
        </w:rPr>
        <w:t>CDS</w:t>
      </w:r>
      <w:r w:rsidRPr="0082154B">
        <w:rPr>
          <w:rFonts w:ascii="Arial Narrow" w:hAnsi="Arial Narrow"/>
          <w:b w:val="0"/>
          <w:i/>
          <w:color w:val="002060"/>
          <w:spacing w:val="20"/>
          <w:sz w:val="24"/>
          <w:szCs w:val="24"/>
          <w:shd w:val="clear" w:color="auto" w:fill="F2F2F2" w:themeFill="background1" w:themeFillShade="F2"/>
          <w:lang w:val="ru-RU"/>
        </w:rPr>
        <w:t xml:space="preserve"> </w:t>
      </w:r>
      <w:r w:rsidRPr="0082154B">
        <w:rPr>
          <w:rFonts w:ascii="Arial Narrow" w:hAnsi="Arial Narrow"/>
          <w:b w:val="0"/>
          <w:i/>
          <w:color w:val="002060"/>
          <w:spacing w:val="20"/>
          <w:sz w:val="24"/>
          <w:szCs w:val="24"/>
          <w:shd w:val="clear" w:color="auto" w:fill="F2F2F2" w:themeFill="background1" w:themeFillShade="F2"/>
        </w:rPr>
        <w:t>Table</w:t>
      </w:r>
      <w:r w:rsidRPr="0082154B">
        <w:rPr>
          <w:rFonts w:ascii="Arial Narrow" w:hAnsi="Arial Narrow"/>
          <w:b w:val="0"/>
          <w:i/>
          <w:color w:val="002060"/>
          <w:spacing w:val="20"/>
          <w:sz w:val="24"/>
          <w:szCs w:val="24"/>
          <w:shd w:val="clear" w:color="auto" w:fill="F2F2F2" w:themeFill="background1" w:themeFillShade="F2"/>
          <w:lang w:val="ru-RU"/>
        </w:rPr>
        <w:t xml:space="preserve"> </w:t>
      </w:r>
      <w:r w:rsidRPr="0082154B">
        <w:rPr>
          <w:rFonts w:ascii="Arial Narrow" w:hAnsi="Arial Narrow"/>
          <w:b w:val="0"/>
          <w:i/>
          <w:color w:val="002060"/>
          <w:spacing w:val="20"/>
          <w:sz w:val="24"/>
          <w:szCs w:val="24"/>
          <w:shd w:val="clear" w:color="auto" w:fill="F2F2F2" w:themeFill="background1" w:themeFillShade="F2"/>
        </w:rPr>
        <w:t>function</w:t>
      </w:r>
      <w:r w:rsidRPr="0082154B">
        <w:rPr>
          <w:rFonts w:ascii="Arial Narrow" w:hAnsi="Arial Narrow"/>
          <w:b w:val="0"/>
          <w:color w:val="002060"/>
          <w:spacing w:val="20"/>
          <w:sz w:val="24"/>
          <w:szCs w:val="24"/>
          <w:lang w:val="ru-RU"/>
        </w:rPr>
        <w:t xml:space="preserve"> </w:t>
      </w:r>
      <w:r w:rsidR="00E55AD3" w:rsidRPr="0082154B">
        <w:rPr>
          <w:rFonts w:ascii="Arial Narrow" w:hAnsi="Arial Narrow"/>
          <w:b w:val="0"/>
          <w:color w:val="002060"/>
          <w:spacing w:val="20"/>
          <w:sz w:val="24"/>
          <w:szCs w:val="24"/>
          <w:shd w:val="clear" w:color="auto" w:fill="F2F2F2" w:themeFill="background1" w:themeFillShade="F2"/>
          <w:lang w:val="ru-RU"/>
        </w:rPr>
        <w:t xml:space="preserve">позволяет </w:t>
      </w:r>
    </w:p>
    <w:p w:rsidR="0082154B" w:rsidRPr="0082154B" w:rsidRDefault="00E55AD3" w:rsidP="00145A83">
      <w:pPr>
        <w:pStyle w:val="1"/>
        <w:numPr>
          <w:ilvl w:val="0"/>
          <w:numId w:val="51"/>
        </w:numPr>
        <w:spacing w:before="0" w:beforeAutospacing="0" w:after="0" w:afterAutospacing="0"/>
        <w:ind w:left="1134"/>
        <w:jc w:val="both"/>
        <w:rPr>
          <w:rFonts w:ascii="Arial Narrow" w:hAnsi="Arial Narrow"/>
          <w:b w:val="0"/>
          <w:sz w:val="24"/>
          <w:szCs w:val="24"/>
          <w:lang w:val="ru-RU"/>
        </w:rPr>
      </w:pPr>
      <w:r w:rsidRPr="0082154B">
        <w:rPr>
          <w:rFonts w:ascii="Arial Narrow" w:hAnsi="Arial Narrow"/>
          <w:b w:val="0"/>
          <w:sz w:val="24"/>
          <w:szCs w:val="24"/>
          <w:shd w:val="clear" w:color="auto" w:fill="FFFFFF" w:themeFill="background1"/>
          <w:lang w:val="ru-RU"/>
        </w:rPr>
        <w:t xml:space="preserve">использовать </w:t>
      </w:r>
      <w:r w:rsidRPr="0082154B">
        <w:rPr>
          <w:rFonts w:ascii="Arial Narrow" w:hAnsi="Arial Narrow"/>
          <w:b w:val="0"/>
          <w:i/>
          <w:color w:val="385623" w:themeColor="accent6" w:themeShade="80"/>
          <w:sz w:val="24"/>
          <w:szCs w:val="24"/>
          <w:shd w:val="clear" w:color="auto" w:fill="F2F2F2" w:themeFill="background1" w:themeFillShade="F2"/>
        </w:rPr>
        <w:t>Input</w:t>
      </w:r>
      <w:r w:rsidRPr="0082154B">
        <w:rPr>
          <w:rFonts w:ascii="Arial Narrow" w:hAnsi="Arial Narrow"/>
          <w:b w:val="0"/>
          <w:sz w:val="24"/>
          <w:szCs w:val="24"/>
          <w:shd w:val="clear" w:color="auto" w:fill="FFFFFF" w:themeFill="background1"/>
          <w:lang w:val="ru-RU"/>
        </w:rPr>
        <w:t xml:space="preserve"> параметры</w:t>
      </w:r>
      <w:r w:rsidR="0082154B">
        <w:rPr>
          <w:rFonts w:ascii="Arial Narrow" w:hAnsi="Arial Narrow"/>
          <w:b w:val="0"/>
          <w:sz w:val="24"/>
          <w:szCs w:val="24"/>
          <w:shd w:val="clear" w:color="auto" w:fill="FFFFFF" w:themeFill="background1"/>
          <w:lang w:val="ru-RU"/>
        </w:rPr>
        <w:t>;</w:t>
      </w:r>
      <w:r w:rsidRPr="0082154B">
        <w:rPr>
          <w:rFonts w:ascii="Arial Narrow" w:hAnsi="Arial Narrow"/>
          <w:b w:val="0"/>
          <w:sz w:val="24"/>
          <w:szCs w:val="24"/>
          <w:shd w:val="clear" w:color="auto" w:fill="FFFFFF" w:themeFill="background1"/>
          <w:lang w:val="ru-RU"/>
        </w:rPr>
        <w:t xml:space="preserve"> </w:t>
      </w:r>
    </w:p>
    <w:p w:rsidR="0082154B" w:rsidRPr="0082154B" w:rsidRDefault="00E55AD3" w:rsidP="00145A83">
      <w:pPr>
        <w:pStyle w:val="1"/>
        <w:numPr>
          <w:ilvl w:val="0"/>
          <w:numId w:val="51"/>
        </w:numPr>
        <w:spacing w:before="0" w:beforeAutospacing="0" w:after="0" w:afterAutospacing="0"/>
        <w:ind w:left="1134"/>
        <w:jc w:val="both"/>
        <w:rPr>
          <w:rFonts w:ascii="Arial Narrow" w:hAnsi="Arial Narrow"/>
          <w:b w:val="0"/>
          <w:sz w:val="24"/>
          <w:szCs w:val="24"/>
          <w:lang w:val="ru-RU"/>
        </w:rPr>
      </w:pPr>
      <w:r w:rsidRPr="0082154B">
        <w:rPr>
          <w:rFonts w:ascii="Arial Narrow" w:hAnsi="Arial Narrow"/>
          <w:b w:val="0"/>
          <w:sz w:val="24"/>
          <w:szCs w:val="24"/>
          <w:shd w:val="clear" w:color="auto" w:fill="FFFFFF" w:themeFill="background1"/>
          <w:lang w:val="ru-RU"/>
        </w:rPr>
        <w:t xml:space="preserve">опускать </w:t>
      </w:r>
      <w:r w:rsidRPr="0082154B">
        <w:rPr>
          <w:rFonts w:ascii="Arial Narrow" w:hAnsi="Arial Narrow"/>
          <w:b w:val="0"/>
          <w:i/>
          <w:color w:val="385623" w:themeColor="accent6" w:themeShade="80"/>
          <w:sz w:val="24"/>
          <w:szCs w:val="24"/>
          <w:shd w:val="clear" w:color="auto" w:fill="F2F2F2" w:themeFill="background1" w:themeFillShade="F2"/>
          <w:lang w:val="ru-RU"/>
        </w:rPr>
        <w:t>фильтры</w:t>
      </w:r>
      <w:r w:rsidRPr="0082154B">
        <w:rPr>
          <w:rFonts w:ascii="Arial Narrow" w:hAnsi="Arial Narrow"/>
          <w:b w:val="0"/>
          <w:sz w:val="24"/>
          <w:szCs w:val="24"/>
          <w:shd w:val="clear" w:color="auto" w:fill="FFFFFF" w:themeFill="background1"/>
          <w:lang w:val="ru-RU"/>
        </w:rPr>
        <w:t xml:space="preserve"> в самый низ </w:t>
      </w:r>
      <w:r w:rsidRPr="0082154B">
        <w:rPr>
          <w:rFonts w:ascii="Arial Narrow" w:hAnsi="Arial Narrow"/>
          <w:b w:val="0"/>
          <w:sz w:val="24"/>
          <w:szCs w:val="24"/>
          <w:shd w:val="clear" w:color="auto" w:fill="FFFFFF" w:themeFill="background1"/>
        </w:rPr>
        <w:t>CV</w:t>
      </w:r>
      <w:r w:rsidR="00D201E8" w:rsidRPr="00D201E8">
        <w:rPr>
          <w:rFonts w:ascii="Arial Narrow" w:hAnsi="Arial Narrow"/>
          <w:b w:val="0"/>
          <w:sz w:val="24"/>
          <w:szCs w:val="24"/>
          <w:shd w:val="clear" w:color="auto" w:fill="FFFFFF" w:themeFill="background1"/>
          <w:lang w:val="ru-RU"/>
        </w:rPr>
        <w:t xml:space="preserve"> [</w:t>
      </w:r>
      <w:r w:rsidR="00D201E8">
        <w:rPr>
          <w:rFonts w:ascii="Arial Narrow" w:hAnsi="Arial Narrow"/>
          <w:b w:val="0"/>
          <w:sz w:val="24"/>
          <w:szCs w:val="24"/>
          <w:shd w:val="clear" w:color="auto" w:fill="FFFFFF" w:themeFill="background1"/>
          <w:lang w:val="ru-RU"/>
        </w:rPr>
        <w:t xml:space="preserve">на уровень </w:t>
      </w:r>
      <w:r w:rsidR="00D201E8">
        <w:rPr>
          <w:rFonts w:ascii="Arial Narrow" w:hAnsi="Arial Narrow"/>
          <w:b w:val="0"/>
          <w:sz w:val="24"/>
          <w:szCs w:val="24"/>
          <w:shd w:val="clear" w:color="auto" w:fill="FFFFFF" w:themeFill="background1"/>
        </w:rPr>
        <w:t>Projection</w:t>
      </w:r>
      <w:r w:rsidR="00D201E8" w:rsidRPr="00D201E8">
        <w:rPr>
          <w:rFonts w:ascii="Arial Narrow" w:hAnsi="Arial Narrow"/>
          <w:b w:val="0"/>
          <w:sz w:val="24"/>
          <w:szCs w:val="24"/>
          <w:shd w:val="clear" w:color="auto" w:fill="FFFFFF" w:themeFill="background1"/>
          <w:lang w:val="ru-RU"/>
        </w:rPr>
        <w:t>]</w:t>
      </w:r>
      <w:r w:rsidR="0082154B">
        <w:rPr>
          <w:rFonts w:ascii="Arial Narrow" w:hAnsi="Arial Narrow"/>
          <w:b w:val="0"/>
          <w:sz w:val="24"/>
          <w:szCs w:val="24"/>
          <w:shd w:val="clear" w:color="auto" w:fill="FFFFFF" w:themeFill="background1"/>
          <w:lang w:val="ru-RU"/>
        </w:rPr>
        <w:t>;</w:t>
      </w:r>
    </w:p>
    <w:p w:rsidR="00E55AD3" w:rsidRPr="00D201E8" w:rsidRDefault="00E55AD3" w:rsidP="00145A83">
      <w:pPr>
        <w:pStyle w:val="1"/>
        <w:numPr>
          <w:ilvl w:val="0"/>
          <w:numId w:val="51"/>
        </w:numPr>
        <w:spacing w:before="0" w:beforeAutospacing="0" w:after="0" w:afterAutospacing="0"/>
        <w:ind w:left="1134"/>
        <w:jc w:val="both"/>
        <w:rPr>
          <w:rFonts w:ascii="Arial Narrow" w:hAnsi="Arial Narrow"/>
          <w:b w:val="0"/>
          <w:sz w:val="24"/>
          <w:szCs w:val="24"/>
          <w:lang w:val="ru-RU"/>
        </w:rPr>
      </w:pPr>
      <w:r w:rsidRPr="00D201E8">
        <w:rPr>
          <w:rFonts w:ascii="Arial Narrow" w:hAnsi="Arial Narrow"/>
          <w:b w:val="0"/>
          <w:sz w:val="24"/>
          <w:szCs w:val="24"/>
          <w:lang w:val="ru-RU"/>
        </w:rPr>
        <w:t xml:space="preserve">использовать </w:t>
      </w:r>
      <w:r w:rsidRPr="0082154B">
        <w:rPr>
          <w:rFonts w:ascii="Arial Narrow" w:hAnsi="Arial Narrow"/>
          <w:b w:val="0"/>
          <w:i/>
          <w:color w:val="385623" w:themeColor="accent6" w:themeShade="80"/>
          <w:sz w:val="24"/>
          <w:szCs w:val="24"/>
          <w:shd w:val="clear" w:color="auto" w:fill="F2F2F2" w:themeFill="background1" w:themeFillShade="F2"/>
        </w:rPr>
        <w:t>where</w:t>
      </w:r>
      <w:r w:rsidRPr="00D201E8">
        <w:rPr>
          <w:rFonts w:ascii="Arial Narrow" w:hAnsi="Arial Narrow"/>
          <w:b w:val="0"/>
          <w:sz w:val="24"/>
          <w:szCs w:val="24"/>
          <w:lang w:val="ru-RU"/>
        </w:rPr>
        <w:t xml:space="preserve"> условие корректно.</w:t>
      </w:r>
      <w:r w:rsidRPr="00E55AD3">
        <w:rPr>
          <w:rFonts w:ascii="Arial Narrow" w:hAnsi="Arial Narrow"/>
          <w:b w:val="0"/>
          <w:sz w:val="24"/>
          <w:szCs w:val="24"/>
        </w:rPr>
        <w:t> </w:t>
      </w:r>
    </w:p>
    <w:p w:rsidR="00E55AD3" w:rsidRPr="00D201E8" w:rsidRDefault="00E55AD3" w:rsidP="00E55AD3">
      <w:pPr>
        <w:pStyle w:val="1"/>
        <w:spacing w:before="0" w:beforeAutospacing="0" w:after="0" w:afterAutospacing="0"/>
        <w:ind w:firstLine="567"/>
        <w:jc w:val="both"/>
        <w:rPr>
          <w:rFonts w:ascii="Arial Narrow" w:hAnsi="Arial Narrow"/>
          <w:b w:val="0"/>
          <w:color w:val="002060"/>
          <w:spacing w:val="20"/>
          <w:sz w:val="24"/>
          <w:szCs w:val="24"/>
          <w:lang w:val="ru-RU"/>
        </w:rPr>
      </w:pPr>
    </w:p>
    <w:p w:rsidR="00E55AD3" w:rsidRPr="00E55AD3" w:rsidRDefault="00E55AD3" w:rsidP="00E55AD3">
      <w:pPr>
        <w:pStyle w:val="1"/>
        <w:spacing w:before="0" w:beforeAutospacing="0" w:after="0" w:afterAutospacing="0"/>
        <w:ind w:firstLine="567"/>
        <w:jc w:val="both"/>
        <w:rPr>
          <w:rFonts w:ascii="Arial Narrow" w:hAnsi="Arial Narrow"/>
          <w:b w:val="0"/>
          <w:sz w:val="24"/>
          <w:szCs w:val="24"/>
          <w:lang w:val="ru-RU"/>
        </w:rPr>
      </w:pPr>
    </w:p>
    <w:p w:rsidR="00E55AD3" w:rsidRPr="00E55AD3" w:rsidRDefault="00E55AD3" w:rsidP="0011497A">
      <w:pPr>
        <w:shd w:val="clear" w:color="auto" w:fill="F2F2F2" w:themeFill="background1" w:themeFillShade="F2"/>
        <w:spacing w:after="0" w:line="240" w:lineRule="auto"/>
        <w:ind w:firstLine="567"/>
        <w:rPr>
          <w:rFonts w:ascii="Arial Narrow" w:eastAsia="Times New Roman" w:hAnsi="Arial Narrow" w:cs="Times New Roman"/>
          <w:sz w:val="24"/>
          <w:szCs w:val="24"/>
          <w:lang w:val="ru-RU"/>
        </w:rPr>
      </w:pPr>
      <w:r w:rsidRPr="00E55AD3">
        <w:rPr>
          <w:rFonts w:ascii="Arial Narrow" w:eastAsia="Times New Roman" w:hAnsi="Arial Narrow" w:cs="Times New Roman"/>
          <w:sz w:val="24"/>
          <w:szCs w:val="24"/>
          <w:lang w:val="ru-RU"/>
        </w:rPr>
        <w:t xml:space="preserve">Пример будет на служебной таблице </w:t>
      </w:r>
      <w:r w:rsidRPr="0011497A">
        <w:rPr>
          <w:rFonts w:ascii="Arial Narrow" w:eastAsia="Times New Roman" w:hAnsi="Arial Narrow" w:cs="Times New Roman"/>
          <w:i/>
          <w:color w:val="002060"/>
          <w:sz w:val="24"/>
          <w:szCs w:val="24"/>
        </w:rPr>
        <w:t>RSAFORMMAP</w:t>
      </w:r>
      <w:r w:rsidRPr="00E55AD3">
        <w:rPr>
          <w:rFonts w:ascii="Arial Narrow" w:eastAsia="Times New Roman" w:hAnsi="Arial Narrow" w:cs="Times New Roman"/>
          <w:sz w:val="24"/>
          <w:szCs w:val="24"/>
          <w:lang w:val="ru-RU"/>
        </w:rPr>
        <w:t>, которая содержит поля</w:t>
      </w:r>
    </w:p>
    <w:p w:rsidR="0011497A" w:rsidRPr="0011497A" w:rsidRDefault="00E55AD3" w:rsidP="0011497A">
      <w:pPr>
        <w:pStyle w:val="a6"/>
        <w:numPr>
          <w:ilvl w:val="0"/>
          <w:numId w:val="46"/>
        </w:numPr>
        <w:spacing w:after="0" w:line="240" w:lineRule="auto"/>
        <w:ind w:left="1134"/>
        <w:rPr>
          <w:rFonts w:ascii="Arial Narrow" w:eastAsia="Times New Roman" w:hAnsi="Arial Narrow" w:cs="Times New Roman"/>
          <w:sz w:val="24"/>
          <w:szCs w:val="24"/>
          <w:lang w:val="ru-RU"/>
        </w:rPr>
      </w:pPr>
      <w:r w:rsidRPr="0011497A">
        <w:rPr>
          <w:rFonts w:ascii="Arial Narrow" w:eastAsia="Times New Roman" w:hAnsi="Arial Narrow" w:cs="Times New Roman"/>
          <w:sz w:val="24"/>
          <w:szCs w:val="24"/>
        </w:rPr>
        <w:t>FORMEX</w:t>
      </w:r>
      <w:r w:rsidRPr="0011497A">
        <w:rPr>
          <w:rFonts w:ascii="Arial Narrow" w:eastAsia="Times New Roman" w:hAnsi="Arial Narrow" w:cs="Times New Roman"/>
          <w:sz w:val="24"/>
          <w:szCs w:val="24"/>
          <w:lang w:val="ru-RU"/>
        </w:rPr>
        <w:t xml:space="preserve"> </w:t>
      </w:r>
      <w:r w:rsidR="0011497A" w:rsidRPr="0011497A">
        <w:rPr>
          <w:rFonts w:ascii="Arial Narrow" w:eastAsia="Times New Roman" w:hAnsi="Arial Narrow" w:cs="Times New Roman"/>
          <w:sz w:val="24"/>
          <w:szCs w:val="24"/>
          <w:lang w:val="ru-RU"/>
        </w:rPr>
        <w:t xml:space="preserve"> -</w:t>
      </w:r>
      <w:r w:rsidRPr="0011497A">
        <w:rPr>
          <w:rFonts w:ascii="Arial Narrow" w:eastAsia="Times New Roman" w:hAnsi="Arial Narrow" w:cs="Times New Roman"/>
          <w:sz w:val="24"/>
          <w:szCs w:val="24"/>
          <w:lang w:val="ru-RU"/>
        </w:rPr>
        <w:t xml:space="preserve"> его и будем фильтровать</w:t>
      </w:r>
      <w:r w:rsidR="0011497A" w:rsidRPr="0011497A">
        <w:rPr>
          <w:rFonts w:ascii="Arial Narrow" w:eastAsia="Times New Roman" w:hAnsi="Arial Narrow" w:cs="Times New Roman"/>
          <w:sz w:val="24"/>
          <w:szCs w:val="24"/>
          <w:lang w:val="ru-RU"/>
        </w:rPr>
        <w:t>;</w:t>
      </w:r>
    </w:p>
    <w:p w:rsidR="0011497A" w:rsidRPr="0011497A" w:rsidRDefault="00E55AD3" w:rsidP="0011497A">
      <w:pPr>
        <w:pStyle w:val="a6"/>
        <w:numPr>
          <w:ilvl w:val="0"/>
          <w:numId w:val="46"/>
        </w:numPr>
        <w:spacing w:after="0" w:line="240" w:lineRule="auto"/>
        <w:ind w:left="1134"/>
        <w:rPr>
          <w:rFonts w:ascii="Arial Narrow" w:eastAsia="Times New Roman" w:hAnsi="Arial Narrow" w:cs="Times New Roman"/>
          <w:sz w:val="24"/>
          <w:szCs w:val="24"/>
          <w:lang w:val="ru-RU"/>
        </w:rPr>
      </w:pPr>
      <w:r w:rsidRPr="0011497A">
        <w:rPr>
          <w:rFonts w:ascii="Arial Narrow" w:eastAsia="Times New Roman" w:hAnsi="Arial Narrow" w:cs="Times New Roman"/>
          <w:sz w:val="24"/>
          <w:szCs w:val="24"/>
        </w:rPr>
        <w:t>OBJVERS</w:t>
      </w:r>
      <w:r w:rsidRPr="0011497A">
        <w:rPr>
          <w:rFonts w:ascii="Arial Narrow" w:eastAsia="Times New Roman" w:hAnsi="Arial Narrow" w:cs="Times New Roman"/>
          <w:sz w:val="24"/>
          <w:szCs w:val="24"/>
          <w:lang w:val="ru-RU"/>
        </w:rPr>
        <w:t>;</w:t>
      </w:r>
    </w:p>
    <w:p w:rsidR="0011497A" w:rsidRPr="0011497A" w:rsidRDefault="00E55AD3" w:rsidP="0011497A">
      <w:pPr>
        <w:pStyle w:val="a6"/>
        <w:numPr>
          <w:ilvl w:val="0"/>
          <w:numId w:val="46"/>
        </w:numPr>
        <w:spacing w:after="0" w:line="240" w:lineRule="auto"/>
        <w:ind w:left="1134"/>
        <w:rPr>
          <w:rFonts w:ascii="Arial Narrow" w:eastAsia="Times New Roman" w:hAnsi="Arial Narrow" w:cs="Times New Roman"/>
          <w:sz w:val="24"/>
          <w:szCs w:val="24"/>
          <w:lang w:val="ru-RU"/>
        </w:rPr>
      </w:pPr>
      <w:r w:rsidRPr="0011497A">
        <w:rPr>
          <w:rFonts w:ascii="Arial Narrow" w:eastAsia="Times New Roman" w:hAnsi="Arial Narrow" w:cs="Times New Roman"/>
          <w:sz w:val="24"/>
          <w:szCs w:val="24"/>
        </w:rPr>
        <w:t>FORMIN</w:t>
      </w:r>
      <w:r w:rsidRPr="0011497A">
        <w:rPr>
          <w:rFonts w:ascii="Arial Narrow" w:eastAsia="Times New Roman" w:hAnsi="Arial Narrow" w:cs="Times New Roman"/>
          <w:sz w:val="24"/>
          <w:szCs w:val="24"/>
          <w:lang w:val="ru-RU"/>
        </w:rPr>
        <w:t>;</w:t>
      </w:r>
    </w:p>
    <w:p w:rsidR="00E55AD3" w:rsidRDefault="00E55AD3" w:rsidP="0011497A">
      <w:pPr>
        <w:pStyle w:val="a6"/>
        <w:numPr>
          <w:ilvl w:val="0"/>
          <w:numId w:val="46"/>
        </w:numPr>
        <w:spacing w:after="0" w:line="240" w:lineRule="auto"/>
        <w:ind w:left="1134"/>
        <w:rPr>
          <w:rFonts w:ascii="Arial Narrow" w:eastAsia="Times New Roman" w:hAnsi="Arial Narrow" w:cs="Times New Roman"/>
          <w:sz w:val="24"/>
          <w:szCs w:val="24"/>
          <w:lang w:val="ru-RU"/>
        </w:rPr>
      </w:pPr>
      <w:r w:rsidRPr="0011497A">
        <w:rPr>
          <w:rFonts w:ascii="Arial Narrow" w:eastAsia="Times New Roman" w:hAnsi="Arial Narrow" w:cs="Times New Roman"/>
          <w:sz w:val="24"/>
          <w:szCs w:val="24"/>
        </w:rPr>
        <w:t>DELFLAG</w:t>
      </w:r>
      <w:r w:rsidR="0011497A">
        <w:rPr>
          <w:rFonts w:ascii="Arial Narrow" w:eastAsia="Times New Roman" w:hAnsi="Arial Narrow" w:cs="Times New Roman"/>
          <w:sz w:val="24"/>
          <w:szCs w:val="24"/>
          <w:lang w:val="ru-RU"/>
        </w:rPr>
        <w:t>.</w:t>
      </w:r>
    </w:p>
    <w:p w:rsidR="0011497A" w:rsidRDefault="0011497A" w:rsidP="0055518C">
      <w:pPr>
        <w:spacing w:after="0" w:line="240" w:lineRule="auto"/>
        <w:ind w:firstLine="567"/>
        <w:rPr>
          <w:rFonts w:ascii="Arial Narrow" w:eastAsia="Times New Roman" w:hAnsi="Arial Narrow" w:cs="Times New Roman"/>
          <w:sz w:val="24"/>
          <w:szCs w:val="24"/>
          <w:lang w:val="ru-RU"/>
        </w:rPr>
      </w:pPr>
    </w:p>
    <w:p w:rsidR="0055518C" w:rsidRPr="004E2CF2" w:rsidRDefault="0055518C" w:rsidP="00D03195">
      <w:pPr>
        <w:shd w:val="clear" w:color="auto" w:fill="F2F2F2" w:themeFill="background1" w:themeFillShade="F2"/>
        <w:spacing w:after="0" w:line="240" w:lineRule="auto"/>
        <w:ind w:firstLine="567"/>
        <w:jc w:val="center"/>
        <w:rPr>
          <w:rFonts w:ascii="Arial Narrow" w:eastAsia="Times New Roman" w:hAnsi="Arial Narrow" w:cs="Times New Roman"/>
          <w:color w:val="002060"/>
          <w:spacing w:val="20"/>
          <w:sz w:val="24"/>
          <w:szCs w:val="24"/>
          <w:lang w:val="ru-RU"/>
        </w:rPr>
      </w:pPr>
      <w:r w:rsidRPr="004E2CF2">
        <w:rPr>
          <w:rFonts w:ascii="Arial Narrow" w:eastAsia="Times New Roman" w:hAnsi="Arial Narrow" w:cs="Times New Roman"/>
          <w:color w:val="002060"/>
          <w:spacing w:val="20"/>
          <w:sz w:val="24"/>
          <w:szCs w:val="24"/>
          <w:lang w:val="ru-RU"/>
        </w:rPr>
        <w:t xml:space="preserve">Создаем </w:t>
      </w:r>
      <w:r w:rsidRPr="004E2CF2">
        <w:rPr>
          <w:rFonts w:ascii="Arial Narrow" w:eastAsia="Times New Roman" w:hAnsi="Arial Narrow" w:cs="Times New Roman"/>
          <w:color w:val="002060"/>
          <w:spacing w:val="20"/>
          <w:sz w:val="24"/>
          <w:szCs w:val="24"/>
        </w:rPr>
        <w:t>CV</w:t>
      </w:r>
    </w:p>
    <w:p w:rsidR="0055518C" w:rsidRPr="004E2CF2" w:rsidRDefault="0055518C" w:rsidP="0011497A">
      <w:pPr>
        <w:spacing w:after="0" w:line="240" w:lineRule="auto"/>
        <w:ind w:firstLine="567"/>
        <w:rPr>
          <w:rFonts w:ascii="Arial Narrow" w:eastAsia="Times New Roman" w:hAnsi="Arial Narrow" w:cs="Times New Roman"/>
          <w:sz w:val="24"/>
          <w:szCs w:val="24"/>
          <w:lang w:val="ru-RU"/>
        </w:rPr>
      </w:pPr>
    </w:p>
    <w:p w:rsidR="0011497A" w:rsidRPr="00EE7201" w:rsidRDefault="0011497A" w:rsidP="0011497A">
      <w:pPr>
        <w:spacing w:after="0" w:line="240" w:lineRule="auto"/>
        <w:ind w:firstLine="567"/>
        <w:rPr>
          <w:rFonts w:ascii="Arial Narrow" w:eastAsia="Times New Roman" w:hAnsi="Arial Narrow" w:cs="Times New Roman"/>
          <w:sz w:val="24"/>
          <w:szCs w:val="24"/>
        </w:rPr>
      </w:pPr>
      <w:r w:rsidRPr="00EE7201">
        <w:rPr>
          <w:rFonts w:ascii="Arial Narrow" w:eastAsia="Times New Roman" w:hAnsi="Arial Narrow" w:cs="Times New Roman"/>
          <w:sz w:val="24"/>
          <w:szCs w:val="24"/>
        </w:rPr>
        <w:t>"_</w:t>
      </w:r>
      <w:r w:rsidRPr="0011497A">
        <w:rPr>
          <w:rFonts w:ascii="Arial Narrow" w:eastAsia="Times New Roman" w:hAnsi="Arial Narrow" w:cs="Times New Roman"/>
          <w:sz w:val="24"/>
          <w:szCs w:val="24"/>
        </w:rPr>
        <w:t>SYS</w:t>
      </w:r>
      <w:r w:rsidRPr="00EE7201">
        <w:rPr>
          <w:rFonts w:ascii="Arial Narrow" w:eastAsia="Times New Roman" w:hAnsi="Arial Narrow" w:cs="Times New Roman"/>
          <w:sz w:val="24"/>
          <w:szCs w:val="24"/>
        </w:rPr>
        <w:t>_</w:t>
      </w:r>
      <w:r w:rsidRPr="0011497A">
        <w:rPr>
          <w:rFonts w:ascii="Arial Narrow" w:eastAsia="Times New Roman" w:hAnsi="Arial Narrow" w:cs="Times New Roman"/>
          <w:sz w:val="24"/>
          <w:szCs w:val="24"/>
        </w:rPr>
        <w:t>BIC</w:t>
      </w:r>
      <w:r w:rsidRPr="00EE7201">
        <w:rPr>
          <w:rFonts w:ascii="Arial Narrow" w:eastAsia="Times New Roman" w:hAnsi="Arial Narrow" w:cs="Times New Roman"/>
          <w:sz w:val="24"/>
          <w:szCs w:val="24"/>
        </w:rPr>
        <w:t>"."</w:t>
      </w:r>
      <w:r w:rsidRPr="0011497A">
        <w:rPr>
          <w:rFonts w:ascii="Arial Narrow" w:eastAsia="Times New Roman" w:hAnsi="Arial Narrow" w:cs="Times New Roman"/>
          <w:sz w:val="24"/>
          <w:szCs w:val="24"/>
        </w:rPr>
        <w:t>package</w:t>
      </w:r>
      <w:r w:rsidRPr="00EE7201">
        <w:rPr>
          <w:rFonts w:ascii="Arial Narrow" w:eastAsia="Times New Roman" w:hAnsi="Arial Narrow" w:cs="Times New Roman"/>
          <w:sz w:val="24"/>
          <w:szCs w:val="24"/>
        </w:rPr>
        <w:t>_01/</w:t>
      </w:r>
      <w:r w:rsidRPr="0011497A">
        <w:rPr>
          <w:rFonts w:ascii="Arial Narrow" w:eastAsia="Times New Roman" w:hAnsi="Arial Narrow" w:cs="Times New Roman"/>
          <w:b/>
          <w:i/>
          <w:sz w:val="24"/>
          <w:szCs w:val="24"/>
        </w:rPr>
        <w:t>CV</w:t>
      </w:r>
      <w:r w:rsidRPr="00EE7201">
        <w:rPr>
          <w:rFonts w:ascii="Arial Narrow" w:eastAsia="Times New Roman" w:hAnsi="Arial Narrow" w:cs="Times New Roman"/>
          <w:b/>
          <w:i/>
          <w:sz w:val="24"/>
          <w:szCs w:val="24"/>
        </w:rPr>
        <w:t>_</w:t>
      </w:r>
      <w:r w:rsidRPr="0011497A">
        <w:rPr>
          <w:rFonts w:ascii="Arial Narrow" w:eastAsia="Times New Roman" w:hAnsi="Arial Narrow" w:cs="Times New Roman"/>
          <w:b/>
          <w:i/>
          <w:sz w:val="24"/>
          <w:szCs w:val="24"/>
        </w:rPr>
        <w:t>RSA</w:t>
      </w:r>
      <w:r w:rsidRPr="00EE7201">
        <w:rPr>
          <w:rFonts w:ascii="Arial Narrow" w:eastAsia="Times New Roman" w:hAnsi="Arial Narrow" w:cs="Times New Roman"/>
          <w:b/>
          <w:i/>
          <w:sz w:val="24"/>
          <w:szCs w:val="24"/>
        </w:rPr>
        <w:t>_</w:t>
      </w:r>
      <w:r w:rsidRPr="0011497A">
        <w:rPr>
          <w:rFonts w:ascii="Arial Narrow" w:eastAsia="Times New Roman" w:hAnsi="Arial Narrow" w:cs="Times New Roman"/>
          <w:b/>
          <w:i/>
          <w:sz w:val="24"/>
          <w:szCs w:val="24"/>
        </w:rPr>
        <w:t>FOR</w:t>
      </w:r>
      <w:r w:rsidRPr="00EE7201">
        <w:rPr>
          <w:rFonts w:ascii="Arial Narrow" w:eastAsia="Times New Roman" w:hAnsi="Arial Narrow" w:cs="Times New Roman"/>
          <w:b/>
          <w:i/>
          <w:sz w:val="24"/>
          <w:szCs w:val="24"/>
        </w:rPr>
        <w:t>_</w:t>
      </w:r>
      <w:r w:rsidRPr="0011497A">
        <w:rPr>
          <w:rFonts w:ascii="Arial Narrow" w:eastAsia="Times New Roman" w:hAnsi="Arial Narrow" w:cs="Times New Roman"/>
          <w:b/>
          <w:i/>
          <w:sz w:val="24"/>
          <w:szCs w:val="24"/>
        </w:rPr>
        <w:t>MMAP</w:t>
      </w:r>
      <w:r w:rsidRPr="00EE7201">
        <w:rPr>
          <w:rFonts w:ascii="Arial Narrow" w:eastAsia="Times New Roman" w:hAnsi="Arial Narrow" w:cs="Times New Roman"/>
          <w:sz w:val="24"/>
          <w:szCs w:val="24"/>
        </w:rPr>
        <w:t>"</w:t>
      </w:r>
    </w:p>
    <w:p w:rsidR="00E55AD3" w:rsidRPr="00EE7201" w:rsidRDefault="00E55AD3" w:rsidP="00E55AD3">
      <w:pPr>
        <w:pStyle w:val="1"/>
        <w:spacing w:before="0" w:beforeAutospacing="0" w:after="0" w:afterAutospacing="0"/>
        <w:ind w:firstLine="567"/>
        <w:jc w:val="center"/>
        <w:rPr>
          <w:rFonts w:ascii="Arial Narrow" w:hAnsi="Arial Narrow"/>
          <w:sz w:val="24"/>
          <w:szCs w:val="24"/>
        </w:rPr>
      </w:pPr>
    </w:p>
    <w:p w:rsidR="00E55AD3" w:rsidRPr="00E55AD3" w:rsidRDefault="0011497A" w:rsidP="00E55AD3">
      <w:pPr>
        <w:pStyle w:val="1"/>
        <w:spacing w:before="0" w:beforeAutospacing="0" w:after="0" w:afterAutospacing="0"/>
        <w:ind w:firstLine="567"/>
        <w:jc w:val="both"/>
        <w:rPr>
          <w:rFonts w:ascii="Arial Narrow" w:hAnsi="Arial Narrow"/>
          <w:sz w:val="24"/>
          <w:szCs w:val="24"/>
          <w:lang w:val="ru-RU"/>
        </w:rPr>
      </w:pPr>
      <w:r>
        <w:rPr>
          <w:noProof/>
        </w:rPr>
        <w:drawing>
          <wp:inline distT="0" distB="0" distL="0" distR="0" wp14:anchorId="6CADF800" wp14:editId="232AF87C">
            <wp:extent cx="1379679" cy="1844920"/>
            <wp:effectExtent l="0" t="0" r="0" b="317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79679" cy="1844920"/>
                    </a:xfrm>
                    <a:prstGeom prst="rect">
                      <a:avLst/>
                    </a:prstGeom>
                  </pic:spPr>
                </pic:pic>
              </a:graphicData>
            </a:graphic>
          </wp:inline>
        </w:drawing>
      </w:r>
      <w:r w:rsidRPr="002141B1">
        <w:rPr>
          <w:rFonts w:ascii="Arial Narrow" w:hAnsi="Arial Narrow"/>
          <w:noProof/>
          <w:sz w:val="24"/>
          <w:szCs w:val="24"/>
          <w:lang w:val="ru-RU"/>
        </w:rPr>
        <w:t xml:space="preserve"> </w:t>
      </w:r>
    </w:p>
    <w:p w:rsidR="00E55AD3" w:rsidRPr="00E55AD3" w:rsidRDefault="00E55AD3" w:rsidP="00E55AD3">
      <w:pPr>
        <w:pStyle w:val="1"/>
        <w:spacing w:before="0" w:beforeAutospacing="0" w:after="0" w:afterAutospacing="0"/>
        <w:ind w:firstLine="567"/>
        <w:jc w:val="both"/>
        <w:rPr>
          <w:rFonts w:ascii="Arial Narrow" w:hAnsi="Arial Narrow"/>
          <w:sz w:val="24"/>
          <w:szCs w:val="24"/>
          <w:lang w:val="ru-RU"/>
        </w:rPr>
      </w:pPr>
    </w:p>
    <w:p w:rsidR="00452365" w:rsidRDefault="00E55AD3" w:rsidP="00D201E8">
      <w:pPr>
        <w:pStyle w:val="1"/>
        <w:spacing w:before="0" w:beforeAutospacing="0" w:after="0" w:afterAutospacing="0"/>
        <w:ind w:firstLine="567"/>
        <w:jc w:val="both"/>
        <w:rPr>
          <w:rFonts w:ascii="Arial Narrow" w:hAnsi="Arial Narrow"/>
          <w:b w:val="0"/>
          <w:sz w:val="24"/>
          <w:szCs w:val="24"/>
          <w:lang w:val="ru-RU"/>
        </w:rPr>
      </w:pPr>
      <w:r w:rsidRPr="00E55AD3">
        <w:rPr>
          <w:rFonts w:ascii="Arial Narrow" w:hAnsi="Arial Narrow"/>
          <w:b w:val="0"/>
          <w:sz w:val="24"/>
          <w:szCs w:val="24"/>
          <w:lang w:val="ru-RU"/>
        </w:rPr>
        <w:t xml:space="preserve">Создадим </w:t>
      </w:r>
      <w:r w:rsidR="00D201E8">
        <w:rPr>
          <w:rFonts w:ascii="Arial Narrow" w:hAnsi="Arial Narrow"/>
          <w:b w:val="0"/>
          <w:sz w:val="24"/>
          <w:szCs w:val="24"/>
        </w:rPr>
        <w:t>input</w:t>
      </w:r>
      <w:r w:rsidR="00D201E8" w:rsidRPr="00D201E8">
        <w:rPr>
          <w:rFonts w:ascii="Arial Narrow" w:hAnsi="Arial Narrow"/>
          <w:b w:val="0"/>
          <w:sz w:val="24"/>
          <w:szCs w:val="24"/>
          <w:lang w:val="ru-RU"/>
        </w:rPr>
        <w:t xml:space="preserve"> </w:t>
      </w:r>
      <w:r w:rsidR="00D201E8">
        <w:rPr>
          <w:rFonts w:ascii="Arial Narrow" w:hAnsi="Arial Narrow"/>
          <w:b w:val="0"/>
          <w:sz w:val="24"/>
          <w:szCs w:val="24"/>
        </w:rPr>
        <w:t>parameter</w:t>
      </w:r>
      <w:r w:rsidR="00D201E8" w:rsidRPr="00D201E8">
        <w:rPr>
          <w:rFonts w:ascii="Arial Narrow" w:hAnsi="Arial Narrow"/>
          <w:b w:val="0"/>
          <w:sz w:val="24"/>
          <w:szCs w:val="24"/>
          <w:lang w:val="ru-RU"/>
        </w:rPr>
        <w:t xml:space="preserve"> /</w:t>
      </w:r>
      <w:r w:rsidR="00D201E8" w:rsidRPr="00D201E8">
        <w:rPr>
          <w:rFonts w:asciiTheme="minorHAnsi" w:hAnsiTheme="minorHAnsi" w:cstheme="minorHAnsi"/>
          <w:b w:val="0"/>
          <w:i/>
          <w:sz w:val="22"/>
          <w:szCs w:val="22"/>
        </w:rPr>
        <w:t>p</w:t>
      </w:r>
      <w:r w:rsidR="00D201E8" w:rsidRPr="00D201E8">
        <w:rPr>
          <w:rFonts w:asciiTheme="minorHAnsi" w:hAnsiTheme="minorHAnsi" w:cstheme="minorHAnsi"/>
          <w:b w:val="0"/>
          <w:i/>
          <w:sz w:val="22"/>
          <w:szCs w:val="22"/>
          <w:lang w:val="ru-RU"/>
        </w:rPr>
        <w:t>əˈ</w:t>
      </w:r>
      <w:r w:rsidR="00D201E8" w:rsidRPr="00D201E8">
        <w:rPr>
          <w:rFonts w:asciiTheme="minorHAnsi" w:hAnsiTheme="minorHAnsi" w:cstheme="minorHAnsi"/>
          <w:b w:val="0"/>
          <w:i/>
          <w:sz w:val="22"/>
          <w:szCs w:val="22"/>
        </w:rPr>
        <w:t>r</w:t>
      </w:r>
      <w:r w:rsidR="00D201E8" w:rsidRPr="00D201E8">
        <w:rPr>
          <w:rFonts w:asciiTheme="minorHAnsi" w:hAnsiTheme="minorHAnsi" w:cstheme="minorHAnsi"/>
          <w:b w:val="0"/>
          <w:i/>
          <w:sz w:val="22"/>
          <w:szCs w:val="22"/>
          <w:lang w:val="ru-RU"/>
        </w:rPr>
        <w:t>æ</w:t>
      </w:r>
      <w:r w:rsidR="00D201E8" w:rsidRPr="00D201E8">
        <w:rPr>
          <w:rFonts w:asciiTheme="minorHAnsi" w:hAnsiTheme="minorHAnsi" w:cstheme="minorHAnsi"/>
          <w:b w:val="0"/>
          <w:i/>
          <w:sz w:val="22"/>
          <w:szCs w:val="22"/>
        </w:rPr>
        <w:t>m</w:t>
      </w:r>
      <w:r w:rsidR="00D201E8" w:rsidRPr="00D201E8">
        <w:rPr>
          <w:rFonts w:asciiTheme="minorHAnsi" w:hAnsiTheme="minorHAnsi" w:cstheme="minorHAnsi"/>
          <w:b w:val="0"/>
          <w:i/>
          <w:sz w:val="22"/>
          <w:szCs w:val="22"/>
          <w:lang w:val="ru-RU"/>
        </w:rPr>
        <w:t>ɪ</w:t>
      </w:r>
      <w:r w:rsidR="00D201E8" w:rsidRPr="00D201E8">
        <w:rPr>
          <w:rFonts w:asciiTheme="minorHAnsi" w:hAnsiTheme="minorHAnsi" w:cstheme="minorHAnsi"/>
          <w:b w:val="0"/>
          <w:i/>
          <w:sz w:val="22"/>
          <w:szCs w:val="22"/>
        </w:rPr>
        <w:t>t</w:t>
      </w:r>
      <w:r w:rsidR="00D201E8" w:rsidRPr="00D201E8">
        <w:rPr>
          <w:rFonts w:asciiTheme="minorHAnsi" w:hAnsiTheme="minorHAnsi" w:cstheme="minorHAnsi"/>
          <w:b w:val="0"/>
          <w:i/>
          <w:sz w:val="22"/>
          <w:szCs w:val="22"/>
          <w:lang w:val="ru-RU"/>
        </w:rPr>
        <w:t>ə</w:t>
      </w:r>
      <w:r w:rsidR="00D201E8" w:rsidRPr="00D201E8">
        <w:rPr>
          <w:rFonts w:ascii="Arial Narrow" w:hAnsi="Arial Narrow"/>
          <w:b w:val="0"/>
          <w:sz w:val="24"/>
          <w:szCs w:val="24"/>
          <w:lang w:val="ru-RU"/>
        </w:rPr>
        <w:t>/</w:t>
      </w:r>
      <w:r w:rsidRPr="00E55AD3">
        <w:rPr>
          <w:rFonts w:ascii="Arial Narrow" w:hAnsi="Arial Narrow"/>
          <w:b w:val="0"/>
          <w:sz w:val="24"/>
          <w:szCs w:val="24"/>
          <w:lang w:val="ru-RU"/>
        </w:rPr>
        <w:t xml:space="preserve"> </w:t>
      </w:r>
      <w:r w:rsidR="002141B1" w:rsidRPr="002141B1">
        <w:rPr>
          <w:rStyle w:val="a4"/>
          <w:rFonts w:ascii="Arial Narrow" w:hAnsi="Arial Narrow"/>
          <w:b/>
          <w:i/>
          <w:sz w:val="24"/>
          <w:szCs w:val="24"/>
        </w:rPr>
        <w:t>ip</w:t>
      </w:r>
      <w:r w:rsidRPr="002141B1">
        <w:rPr>
          <w:rStyle w:val="a4"/>
          <w:rFonts w:ascii="Arial Narrow" w:hAnsi="Arial Narrow"/>
          <w:b/>
          <w:i/>
          <w:sz w:val="24"/>
          <w:szCs w:val="24"/>
          <w:lang w:val="ru-RU"/>
        </w:rPr>
        <w:t>_</w:t>
      </w:r>
      <w:r w:rsidR="002141B1" w:rsidRPr="002141B1">
        <w:rPr>
          <w:rStyle w:val="a4"/>
          <w:rFonts w:ascii="Arial Narrow" w:hAnsi="Arial Narrow"/>
          <w:b/>
          <w:i/>
          <w:sz w:val="24"/>
          <w:szCs w:val="24"/>
        </w:rPr>
        <w:t>tst</w:t>
      </w:r>
      <w:r w:rsidRPr="00E55AD3">
        <w:rPr>
          <w:rFonts w:ascii="Arial Narrow" w:hAnsi="Arial Narrow"/>
          <w:b w:val="0"/>
          <w:sz w:val="24"/>
          <w:szCs w:val="24"/>
          <w:lang w:val="ru-RU"/>
        </w:rPr>
        <w:t xml:space="preserve"> в </w:t>
      </w:r>
      <w:r w:rsidRPr="00E55AD3">
        <w:rPr>
          <w:rFonts w:ascii="Arial Narrow" w:hAnsi="Arial Narrow"/>
          <w:b w:val="0"/>
          <w:sz w:val="24"/>
          <w:szCs w:val="24"/>
        </w:rPr>
        <w:t>CV</w:t>
      </w:r>
      <w:r w:rsidRPr="00E55AD3">
        <w:rPr>
          <w:rFonts w:ascii="Arial Narrow" w:hAnsi="Arial Narrow"/>
          <w:b w:val="0"/>
          <w:sz w:val="24"/>
          <w:szCs w:val="24"/>
          <w:lang w:val="ru-RU"/>
        </w:rPr>
        <w:t xml:space="preserve"> и укажем его в фильтре. </w:t>
      </w:r>
    </w:p>
    <w:p w:rsidR="00452365" w:rsidRDefault="00452365" w:rsidP="00E55AD3">
      <w:pPr>
        <w:pStyle w:val="1"/>
        <w:spacing w:before="0" w:beforeAutospacing="0" w:after="0" w:afterAutospacing="0"/>
        <w:ind w:firstLine="567"/>
        <w:jc w:val="both"/>
        <w:rPr>
          <w:rFonts w:ascii="Arial Narrow" w:hAnsi="Arial Narrow"/>
          <w:b w:val="0"/>
          <w:sz w:val="24"/>
          <w:szCs w:val="24"/>
          <w:lang w:val="ru-RU"/>
        </w:rPr>
      </w:pPr>
      <w:r>
        <w:rPr>
          <w:noProof/>
        </w:rPr>
        <w:lastRenderedPageBreak/>
        <w:drawing>
          <wp:inline distT="0" distB="0" distL="0" distR="0" wp14:anchorId="70215C61" wp14:editId="5866CF3F">
            <wp:extent cx="1933155" cy="1740642"/>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33155" cy="1740642"/>
                    </a:xfrm>
                    <a:prstGeom prst="rect">
                      <a:avLst/>
                    </a:prstGeom>
                  </pic:spPr>
                </pic:pic>
              </a:graphicData>
            </a:graphic>
          </wp:inline>
        </w:drawing>
      </w:r>
      <w:r>
        <w:rPr>
          <w:rFonts w:ascii="Arial Narrow" w:hAnsi="Arial Narrow"/>
          <w:b w:val="0"/>
          <w:sz w:val="24"/>
          <w:szCs w:val="24"/>
          <w:lang w:val="ru-RU"/>
        </w:rPr>
        <w:t xml:space="preserve"> </w:t>
      </w:r>
      <w:r w:rsidRPr="00E55AD3">
        <w:rPr>
          <w:rFonts w:ascii="Arial Narrow" w:hAnsi="Arial Narrow"/>
          <w:b w:val="0"/>
          <w:sz w:val="24"/>
          <w:szCs w:val="24"/>
          <w:lang w:val="ru-RU"/>
        </w:rPr>
        <w:t xml:space="preserve"> </w:t>
      </w:r>
      <w:r w:rsidR="002141B1">
        <w:rPr>
          <w:noProof/>
        </w:rPr>
        <w:drawing>
          <wp:inline distT="0" distB="0" distL="0" distR="0" wp14:anchorId="22DFD467" wp14:editId="7FE4349A">
            <wp:extent cx="3368984" cy="3240642"/>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68984" cy="3240642"/>
                    </a:xfrm>
                    <a:prstGeom prst="rect">
                      <a:avLst/>
                    </a:prstGeom>
                  </pic:spPr>
                </pic:pic>
              </a:graphicData>
            </a:graphic>
          </wp:inline>
        </w:drawing>
      </w:r>
    </w:p>
    <w:p w:rsidR="00452365" w:rsidRDefault="00452365" w:rsidP="00E55AD3">
      <w:pPr>
        <w:pStyle w:val="1"/>
        <w:spacing w:before="0" w:beforeAutospacing="0" w:after="0" w:afterAutospacing="0"/>
        <w:ind w:firstLine="567"/>
        <w:jc w:val="both"/>
        <w:rPr>
          <w:rFonts w:ascii="Arial Narrow" w:hAnsi="Arial Narrow"/>
          <w:b w:val="0"/>
          <w:sz w:val="24"/>
          <w:szCs w:val="24"/>
          <w:lang w:val="ru-RU"/>
        </w:rPr>
      </w:pPr>
    </w:p>
    <w:p w:rsidR="00E55AD3" w:rsidRPr="00687A38" w:rsidRDefault="00E55AD3" w:rsidP="00E55AD3">
      <w:pPr>
        <w:pStyle w:val="1"/>
        <w:spacing w:before="0" w:beforeAutospacing="0" w:after="0" w:afterAutospacing="0"/>
        <w:ind w:firstLine="567"/>
        <w:jc w:val="both"/>
        <w:rPr>
          <w:rFonts w:ascii="Arial Narrow" w:hAnsi="Arial Narrow"/>
          <w:b w:val="0"/>
          <w:sz w:val="24"/>
          <w:szCs w:val="24"/>
        </w:rPr>
      </w:pPr>
      <w:r w:rsidRPr="00E55AD3">
        <w:rPr>
          <w:rFonts w:ascii="Arial Narrow" w:hAnsi="Arial Narrow"/>
          <w:b w:val="0"/>
          <w:sz w:val="24"/>
          <w:szCs w:val="24"/>
          <w:lang w:val="ru-RU"/>
        </w:rPr>
        <w:t>На примере ниже он введён таким образом, что бы в случае фильтрации через</w:t>
      </w:r>
      <w:r w:rsidRPr="00E55AD3">
        <w:rPr>
          <w:rFonts w:ascii="Arial Narrow" w:hAnsi="Arial Narrow"/>
          <w:b w:val="0"/>
          <w:sz w:val="24"/>
          <w:szCs w:val="24"/>
        </w:rPr>
        <w:t> </w:t>
      </w:r>
      <w:r w:rsidRPr="00E55AD3">
        <w:rPr>
          <w:rFonts w:ascii="Arial Narrow" w:hAnsi="Arial Narrow"/>
          <w:b w:val="0"/>
          <w:sz w:val="24"/>
          <w:szCs w:val="24"/>
          <w:lang w:val="ru-RU"/>
        </w:rPr>
        <w:t xml:space="preserve"> </w:t>
      </w:r>
      <w:r w:rsidRPr="0082154B">
        <w:rPr>
          <w:rFonts w:ascii="Arial Narrow" w:hAnsi="Arial Narrow"/>
          <w:b w:val="0"/>
          <w:sz w:val="24"/>
          <w:szCs w:val="24"/>
          <w:shd w:val="clear" w:color="auto" w:fill="F2F2F2" w:themeFill="background1" w:themeFillShade="F2"/>
          <w:lang w:val="ru-RU"/>
        </w:rPr>
        <w:t>*</w:t>
      </w:r>
      <w:r w:rsidRPr="00E55AD3">
        <w:rPr>
          <w:rFonts w:ascii="Arial Narrow" w:hAnsi="Arial Narrow"/>
          <w:b w:val="0"/>
          <w:sz w:val="24"/>
          <w:szCs w:val="24"/>
          <w:lang w:val="ru-RU"/>
        </w:rPr>
        <w:t xml:space="preserve"> показывались все значения, в противном случае – только введённые. В самом </w:t>
      </w:r>
      <w:r w:rsidR="0082154B">
        <w:rPr>
          <w:rFonts w:ascii="Arial Narrow" w:hAnsi="Arial Narrow"/>
          <w:b w:val="0"/>
          <w:sz w:val="24"/>
          <w:szCs w:val="24"/>
        </w:rPr>
        <w:t>input</w:t>
      </w:r>
      <w:r w:rsidR="0082154B" w:rsidRPr="0082154B">
        <w:rPr>
          <w:rFonts w:ascii="Arial Narrow" w:hAnsi="Arial Narrow"/>
          <w:b w:val="0"/>
          <w:sz w:val="24"/>
          <w:szCs w:val="24"/>
          <w:lang w:val="ru-RU"/>
        </w:rPr>
        <w:t xml:space="preserve"> </w:t>
      </w:r>
      <w:r w:rsidRPr="00E55AD3">
        <w:rPr>
          <w:rFonts w:ascii="Arial Narrow" w:hAnsi="Arial Narrow"/>
          <w:b w:val="0"/>
          <w:sz w:val="24"/>
          <w:szCs w:val="24"/>
          <w:lang w:val="ru-RU"/>
        </w:rPr>
        <w:t xml:space="preserve">параметре при его создании указываем значение по умолчанию </w:t>
      </w:r>
      <w:r w:rsidR="00C231DD">
        <w:rPr>
          <w:rFonts w:ascii="Arial Narrow" w:hAnsi="Arial Narrow"/>
          <w:b w:val="0"/>
          <w:i/>
          <w:color w:val="002060"/>
          <w:sz w:val="24"/>
          <w:szCs w:val="24"/>
        </w:rPr>
        <w:t>C</w:t>
      </w:r>
      <w:r w:rsidRPr="00C231DD">
        <w:rPr>
          <w:rFonts w:ascii="Arial Narrow" w:hAnsi="Arial Narrow"/>
          <w:b w:val="0"/>
          <w:i/>
          <w:color w:val="002060"/>
          <w:sz w:val="24"/>
          <w:szCs w:val="24"/>
        </w:rPr>
        <w:t>onstant</w:t>
      </w:r>
      <w:r w:rsidRPr="00EE7201">
        <w:rPr>
          <w:rFonts w:ascii="Arial Narrow" w:hAnsi="Arial Narrow"/>
          <w:b w:val="0"/>
          <w:sz w:val="24"/>
          <w:szCs w:val="24"/>
        </w:rPr>
        <w:t xml:space="preserve"> </w:t>
      </w:r>
      <w:r w:rsidRPr="00E55AD3">
        <w:rPr>
          <w:rFonts w:ascii="Arial Narrow" w:hAnsi="Arial Narrow"/>
          <w:b w:val="0"/>
          <w:sz w:val="24"/>
          <w:szCs w:val="24"/>
          <w:lang w:val="ru-RU"/>
        </w:rPr>
        <w:t>и</w:t>
      </w:r>
      <w:r w:rsidRPr="00EE7201">
        <w:rPr>
          <w:rFonts w:ascii="Arial Narrow" w:hAnsi="Arial Narrow"/>
          <w:b w:val="0"/>
          <w:sz w:val="24"/>
          <w:szCs w:val="24"/>
        </w:rPr>
        <w:t xml:space="preserve"> </w:t>
      </w:r>
      <w:r w:rsidRPr="00E55AD3">
        <w:rPr>
          <w:rFonts w:ascii="Arial Narrow" w:hAnsi="Arial Narrow"/>
          <w:b w:val="0"/>
          <w:sz w:val="24"/>
          <w:szCs w:val="24"/>
          <w:lang w:val="ru-RU"/>
        </w:rPr>
        <w:t>значение</w:t>
      </w:r>
      <w:r w:rsidRPr="00EE7201">
        <w:rPr>
          <w:rFonts w:ascii="Arial Narrow" w:hAnsi="Arial Narrow"/>
          <w:b w:val="0"/>
          <w:sz w:val="24"/>
          <w:szCs w:val="24"/>
        </w:rPr>
        <w:t xml:space="preserve"> </w:t>
      </w:r>
      <w:r w:rsidRPr="00EE7201">
        <w:rPr>
          <w:rStyle w:val="a4"/>
          <w:rFonts w:ascii="Arial Narrow" w:hAnsi="Arial Narrow"/>
          <w:b/>
          <w:i/>
          <w:color w:val="002060"/>
          <w:sz w:val="24"/>
          <w:szCs w:val="24"/>
        </w:rPr>
        <w:t>*</w:t>
      </w:r>
      <w:r w:rsidRPr="00EE7201">
        <w:rPr>
          <w:rFonts w:ascii="Arial Narrow" w:hAnsi="Arial Narrow"/>
          <w:b w:val="0"/>
          <w:sz w:val="24"/>
          <w:szCs w:val="24"/>
        </w:rPr>
        <w:t>.</w:t>
      </w:r>
    </w:p>
    <w:p w:rsidR="002141B1" w:rsidRPr="00EE7201" w:rsidRDefault="002141B1" w:rsidP="00E55AD3">
      <w:pPr>
        <w:pStyle w:val="1"/>
        <w:spacing w:before="0" w:beforeAutospacing="0" w:after="0" w:afterAutospacing="0"/>
        <w:ind w:firstLine="567"/>
        <w:jc w:val="both"/>
        <w:rPr>
          <w:rFonts w:ascii="Arial Narrow" w:hAnsi="Arial Narrow"/>
          <w:b w:val="0"/>
          <w:sz w:val="24"/>
          <w:szCs w:val="24"/>
        </w:rPr>
      </w:pPr>
    </w:p>
    <w:p w:rsidR="00C231DD" w:rsidRPr="00C231DD" w:rsidRDefault="0055518C" w:rsidP="0055518C">
      <w:pPr>
        <w:pStyle w:val="1"/>
        <w:shd w:val="clear" w:color="auto" w:fill="F2F2F2" w:themeFill="background1" w:themeFillShade="F2"/>
        <w:spacing w:before="0" w:beforeAutospacing="0" w:after="0" w:afterAutospacing="0"/>
        <w:ind w:firstLine="567"/>
        <w:jc w:val="both"/>
        <w:rPr>
          <w:rFonts w:ascii="Arial Narrow" w:hAnsi="Arial Narrow"/>
          <w:b w:val="0"/>
          <w:color w:val="002060"/>
          <w:spacing w:val="20"/>
          <w:sz w:val="24"/>
          <w:szCs w:val="24"/>
        </w:rPr>
      </w:pPr>
      <w:r>
        <w:rPr>
          <w:rFonts w:ascii="Arial Narrow" w:hAnsi="Arial Narrow"/>
          <w:b w:val="0"/>
          <w:color w:val="002060"/>
          <w:spacing w:val="20"/>
          <w:sz w:val="24"/>
          <w:szCs w:val="24"/>
        </w:rPr>
        <w:t xml:space="preserve">Filter </w:t>
      </w:r>
      <w:r w:rsidR="00C231DD" w:rsidRPr="00C231DD">
        <w:rPr>
          <w:rFonts w:ascii="Arial Narrow" w:hAnsi="Arial Narrow"/>
          <w:b w:val="0"/>
          <w:color w:val="002060"/>
          <w:spacing w:val="20"/>
          <w:sz w:val="24"/>
          <w:szCs w:val="24"/>
        </w:rPr>
        <w:t>Expression</w:t>
      </w:r>
    </w:p>
    <w:p w:rsidR="0055518C" w:rsidRDefault="0055518C" w:rsidP="00E55AD3">
      <w:pPr>
        <w:pStyle w:val="1"/>
        <w:spacing w:before="0" w:beforeAutospacing="0" w:after="0" w:afterAutospacing="0"/>
        <w:ind w:firstLine="567"/>
        <w:jc w:val="both"/>
        <w:rPr>
          <w:rFonts w:ascii="Arial Narrow" w:hAnsi="Arial Narrow" w:cs="Tahoma"/>
          <w:b w:val="0"/>
          <w:bCs w:val="0"/>
          <w:color w:val="000000" w:themeColor="text1"/>
          <w:sz w:val="24"/>
          <w:szCs w:val="24"/>
        </w:rPr>
      </w:pPr>
    </w:p>
    <w:p w:rsidR="0062341B" w:rsidRDefault="005347A0" w:rsidP="00E55AD3">
      <w:pPr>
        <w:pStyle w:val="1"/>
        <w:spacing w:before="0" w:beforeAutospacing="0" w:after="0" w:afterAutospacing="0"/>
        <w:ind w:firstLine="567"/>
        <w:jc w:val="both"/>
        <w:rPr>
          <w:rFonts w:ascii="Arial Narrow" w:hAnsi="Arial Narrow" w:cs="Tahoma"/>
          <w:b w:val="0"/>
          <w:bCs w:val="0"/>
          <w:color w:val="000000" w:themeColor="text1"/>
          <w:sz w:val="24"/>
          <w:szCs w:val="24"/>
        </w:rPr>
      </w:pPr>
      <w:r w:rsidRPr="009B0A40">
        <w:rPr>
          <w:rFonts w:ascii="Arial Narrow" w:hAnsi="Arial Narrow" w:cs="Tahoma"/>
          <w:b w:val="0"/>
          <w:bCs w:val="0"/>
          <w:i/>
          <w:color w:val="002060"/>
          <w:sz w:val="24"/>
          <w:szCs w:val="24"/>
          <w:shd w:val="clear" w:color="auto" w:fill="F2F2F2" w:themeFill="background1" w:themeFillShade="F2"/>
        </w:rPr>
        <w:t>case</w:t>
      </w:r>
      <w:r w:rsidRPr="005347A0">
        <w:rPr>
          <w:rFonts w:ascii="Arial Narrow" w:hAnsi="Arial Narrow" w:cs="Tahoma"/>
          <w:b w:val="0"/>
          <w:bCs w:val="0"/>
          <w:color w:val="000000" w:themeColor="text1"/>
          <w:sz w:val="24"/>
          <w:szCs w:val="24"/>
        </w:rPr>
        <w:t>(</w:t>
      </w:r>
      <w:r w:rsidRPr="005347A0">
        <w:rPr>
          <w:rFonts w:ascii="Arial Narrow" w:hAnsi="Arial Narrow" w:cs="Courier New"/>
          <w:b w:val="0"/>
          <w:color w:val="000000" w:themeColor="text1"/>
          <w:sz w:val="24"/>
          <w:szCs w:val="24"/>
        </w:rPr>
        <w:t>'$$</w:t>
      </w:r>
      <w:r w:rsidRPr="0062341B">
        <w:rPr>
          <w:rFonts w:ascii="Arial Narrow" w:hAnsi="Arial Narrow" w:cs="Courier New"/>
          <w:b w:val="0"/>
          <w:color w:val="000000" w:themeColor="text1"/>
          <w:sz w:val="24"/>
          <w:szCs w:val="24"/>
        </w:rPr>
        <w:t>ip_</w:t>
      </w:r>
      <w:r w:rsidR="0062341B" w:rsidRPr="0062341B">
        <w:rPr>
          <w:rFonts w:ascii="Arial Narrow" w:hAnsi="Arial Narrow" w:cs="Courier New"/>
          <w:b w:val="0"/>
          <w:color w:val="000000" w:themeColor="text1"/>
          <w:sz w:val="24"/>
          <w:szCs w:val="24"/>
        </w:rPr>
        <w:t>formex</w:t>
      </w:r>
      <w:r w:rsidRPr="005347A0">
        <w:rPr>
          <w:rFonts w:ascii="Arial Narrow" w:hAnsi="Arial Narrow" w:cs="Courier New"/>
          <w:b w:val="0"/>
          <w:color w:val="000000" w:themeColor="text1"/>
          <w:sz w:val="24"/>
          <w:szCs w:val="24"/>
        </w:rPr>
        <w:t>$$'</w:t>
      </w:r>
      <w:r w:rsidRPr="005347A0">
        <w:rPr>
          <w:rFonts w:ascii="Arial Narrow" w:hAnsi="Arial Narrow" w:cs="Tahoma"/>
          <w:b w:val="0"/>
          <w:bCs w:val="0"/>
          <w:color w:val="000000" w:themeColor="text1"/>
          <w:sz w:val="24"/>
          <w:szCs w:val="24"/>
        </w:rPr>
        <w:t xml:space="preserve">!= </w:t>
      </w:r>
      <w:r w:rsidRPr="005347A0">
        <w:rPr>
          <w:rFonts w:ascii="Arial Narrow" w:hAnsi="Arial Narrow" w:cs="Courier New"/>
          <w:b w:val="0"/>
          <w:color w:val="000000" w:themeColor="text1"/>
          <w:sz w:val="24"/>
          <w:szCs w:val="24"/>
        </w:rPr>
        <w:t>'*'</w:t>
      </w:r>
      <w:r w:rsidRPr="005347A0">
        <w:rPr>
          <w:rFonts w:ascii="Arial Narrow" w:hAnsi="Arial Narrow" w:cs="Tahoma"/>
          <w:b w:val="0"/>
          <w:bCs w:val="0"/>
          <w:color w:val="000000" w:themeColor="text1"/>
          <w:sz w:val="24"/>
          <w:szCs w:val="24"/>
        </w:rPr>
        <w:t>)*(</w:t>
      </w:r>
      <w:r w:rsidRPr="007C6221">
        <w:rPr>
          <w:rFonts w:ascii="Arial Narrow" w:hAnsi="Arial Narrow" w:cs="Tahoma"/>
          <w:b w:val="0"/>
          <w:bCs w:val="0"/>
          <w:i/>
          <w:color w:val="002060"/>
          <w:sz w:val="24"/>
          <w:szCs w:val="24"/>
          <w:shd w:val="clear" w:color="auto" w:fill="F2F2F2" w:themeFill="background1" w:themeFillShade="F2"/>
        </w:rPr>
        <w:t>in</w:t>
      </w:r>
      <w:r w:rsidRPr="005347A0">
        <w:rPr>
          <w:rFonts w:ascii="Arial Narrow" w:hAnsi="Arial Narrow" w:cs="Tahoma"/>
          <w:b w:val="0"/>
          <w:bCs w:val="0"/>
          <w:color w:val="000000" w:themeColor="text1"/>
          <w:sz w:val="24"/>
          <w:szCs w:val="24"/>
        </w:rPr>
        <w:t>(</w:t>
      </w:r>
      <w:r w:rsidRPr="005347A0">
        <w:rPr>
          <w:rFonts w:ascii="Arial Narrow" w:hAnsi="Arial Narrow" w:cs="Courier New"/>
          <w:b w:val="0"/>
          <w:color w:val="000000" w:themeColor="text1"/>
          <w:sz w:val="24"/>
          <w:szCs w:val="24"/>
        </w:rPr>
        <w:t>"FORMEX"</w:t>
      </w:r>
      <w:r w:rsidRPr="005347A0">
        <w:rPr>
          <w:rFonts w:ascii="Arial Narrow" w:hAnsi="Arial Narrow" w:cs="Tahoma"/>
          <w:b w:val="0"/>
          <w:bCs w:val="0"/>
          <w:color w:val="000000" w:themeColor="text1"/>
          <w:sz w:val="24"/>
          <w:szCs w:val="24"/>
        </w:rPr>
        <w:t>,</w:t>
      </w:r>
      <w:r w:rsidRPr="005347A0">
        <w:rPr>
          <w:rFonts w:ascii="Arial Narrow" w:hAnsi="Arial Narrow" w:cs="Courier New"/>
          <w:b w:val="0"/>
          <w:color w:val="000000" w:themeColor="text1"/>
          <w:sz w:val="24"/>
          <w:szCs w:val="24"/>
        </w:rPr>
        <w:t>'$$</w:t>
      </w:r>
      <w:r w:rsidR="0062341B" w:rsidRPr="0062341B">
        <w:rPr>
          <w:rFonts w:ascii="Arial Narrow" w:hAnsi="Arial Narrow" w:cs="Courier New"/>
          <w:b w:val="0"/>
          <w:color w:val="000000" w:themeColor="text1"/>
          <w:sz w:val="24"/>
          <w:szCs w:val="24"/>
        </w:rPr>
        <w:t>ip_formex</w:t>
      </w:r>
      <w:r w:rsidRPr="005347A0">
        <w:rPr>
          <w:rFonts w:ascii="Arial Narrow" w:hAnsi="Arial Narrow" w:cs="Courier New"/>
          <w:b w:val="0"/>
          <w:color w:val="000000" w:themeColor="text1"/>
          <w:sz w:val="24"/>
          <w:szCs w:val="24"/>
        </w:rPr>
        <w:t>$$'</w:t>
      </w:r>
      <w:r w:rsidRPr="005347A0">
        <w:rPr>
          <w:rFonts w:ascii="Arial Narrow" w:hAnsi="Arial Narrow" w:cs="Tahoma"/>
          <w:b w:val="0"/>
          <w:bCs w:val="0"/>
          <w:color w:val="000000" w:themeColor="text1"/>
          <w:sz w:val="24"/>
          <w:szCs w:val="24"/>
        </w:rPr>
        <w:t xml:space="preserve">)) </w:t>
      </w:r>
    </w:p>
    <w:p w:rsidR="0062341B" w:rsidRDefault="005347A0" w:rsidP="00E55AD3">
      <w:pPr>
        <w:pStyle w:val="1"/>
        <w:spacing w:before="0" w:beforeAutospacing="0" w:after="0" w:afterAutospacing="0"/>
        <w:ind w:firstLine="567"/>
        <w:jc w:val="both"/>
        <w:rPr>
          <w:rFonts w:ascii="Arial Narrow" w:hAnsi="Arial Narrow" w:cs="Tahoma"/>
          <w:b w:val="0"/>
          <w:bCs w:val="0"/>
          <w:color w:val="000000" w:themeColor="text1"/>
          <w:sz w:val="24"/>
          <w:szCs w:val="24"/>
        </w:rPr>
      </w:pPr>
      <w:r w:rsidRPr="005347A0">
        <w:rPr>
          <w:rFonts w:ascii="Arial Narrow" w:hAnsi="Arial Narrow" w:cs="Tahoma"/>
          <w:b w:val="0"/>
          <w:bCs w:val="0"/>
          <w:color w:val="000000" w:themeColor="text1"/>
          <w:sz w:val="24"/>
          <w:szCs w:val="24"/>
        </w:rPr>
        <w:t xml:space="preserve">+ </w:t>
      </w:r>
    </w:p>
    <w:p w:rsidR="005347A0" w:rsidRPr="005347A0" w:rsidRDefault="007C6221" w:rsidP="00E55AD3">
      <w:pPr>
        <w:pStyle w:val="1"/>
        <w:spacing w:before="0" w:beforeAutospacing="0" w:after="0" w:afterAutospacing="0"/>
        <w:ind w:firstLine="567"/>
        <w:jc w:val="both"/>
        <w:rPr>
          <w:rFonts w:ascii="Arial Narrow" w:hAnsi="Arial Narrow"/>
          <w:b w:val="0"/>
          <w:color w:val="000000" w:themeColor="text1"/>
          <w:sz w:val="24"/>
          <w:szCs w:val="24"/>
        </w:rPr>
      </w:pPr>
      <w:r w:rsidRPr="007C6221">
        <w:rPr>
          <w:rFonts w:ascii="Arial Narrow" w:hAnsi="Arial Narrow" w:cs="Tahoma"/>
          <w:b w:val="0"/>
          <w:bCs w:val="0"/>
          <w:i/>
          <w:color w:val="002060"/>
          <w:sz w:val="24"/>
          <w:szCs w:val="24"/>
          <w:shd w:val="clear" w:color="auto" w:fill="F2F2F2" w:themeFill="background1" w:themeFillShade="F2"/>
        </w:rPr>
        <w:t>case</w:t>
      </w:r>
      <w:r w:rsidR="005347A0" w:rsidRPr="005347A0">
        <w:rPr>
          <w:rFonts w:ascii="Arial Narrow" w:hAnsi="Arial Narrow" w:cs="Tahoma"/>
          <w:b w:val="0"/>
          <w:bCs w:val="0"/>
          <w:color w:val="000000" w:themeColor="text1"/>
          <w:sz w:val="24"/>
          <w:szCs w:val="24"/>
        </w:rPr>
        <w:t>(</w:t>
      </w:r>
      <w:r w:rsidR="005347A0" w:rsidRPr="005347A0">
        <w:rPr>
          <w:rFonts w:ascii="Arial Narrow" w:hAnsi="Arial Narrow" w:cs="Courier New"/>
          <w:b w:val="0"/>
          <w:color w:val="000000" w:themeColor="text1"/>
          <w:sz w:val="24"/>
          <w:szCs w:val="24"/>
        </w:rPr>
        <w:t>'$$</w:t>
      </w:r>
      <w:r w:rsidR="0062341B" w:rsidRPr="0062341B">
        <w:rPr>
          <w:rFonts w:ascii="Arial Narrow" w:hAnsi="Arial Narrow" w:cs="Courier New"/>
          <w:b w:val="0"/>
          <w:color w:val="000000" w:themeColor="text1"/>
          <w:sz w:val="24"/>
          <w:szCs w:val="24"/>
        </w:rPr>
        <w:t>ip_formex</w:t>
      </w:r>
      <w:r w:rsidR="005347A0" w:rsidRPr="005347A0">
        <w:rPr>
          <w:rFonts w:ascii="Arial Narrow" w:hAnsi="Arial Narrow" w:cs="Courier New"/>
          <w:b w:val="0"/>
          <w:color w:val="000000" w:themeColor="text1"/>
          <w:sz w:val="24"/>
          <w:szCs w:val="24"/>
        </w:rPr>
        <w:t>$$'</w:t>
      </w:r>
      <w:r w:rsidR="005347A0" w:rsidRPr="005347A0">
        <w:rPr>
          <w:rFonts w:ascii="Arial Narrow" w:hAnsi="Arial Narrow" w:cs="Tahoma"/>
          <w:b w:val="0"/>
          <w:bCs w:val="0"/>
          <w:color w:val="000000" w:themeColor="text1"/>
          <w:sz w:val="24"/>
          <w:szCs w:val="24"/>
        </w:rPr>
        <w:t>=</w:t>
      </w:r>
      <w:r w:rsidR="005347A0" w:rsidRPr="005347A0">
        <w:rPr>
          <w:rFonts w:ascii="Arial Narrow" w:hAnsi="Arial Narrow" w:cs="Courier New"/>
          <w:b w:val="0"/>
          <w:color w:val="000000" w:themeColor="text1"/>
          <w:sz w:val="24"/>
          <w:szCs w:val="24"/>
        </w:rPr>
        <w:t>'*'</w:t>
      </w:r>
      <w:r w:rsidR="005347A0" w:rsidRPr="005347A0">
        <w:rPr>
          <w:rFonts w:ascii="Arial Narrow" w:hAnsi="Arial Narrow" w:cs="Tahoma"/>
          <w:b w:val="0"/>
          <w:bCs w:val="0"/>
          <w:color w:val="000000" w:themeColor="text1"/>
          <w:sz w:val="24"/>
          <w:szCs w:val="24"/>
        </w:rPr>
        <w:t>)*</w:t>
      </w:r>
      <w:r w:rsidR="005347A0" w:rsidRPr="007C6221">
        <w:rPr>
          <w:rFonts w:ascii="Arial Narrow" w:hAnsi="Arial Narrow" w:cs="Tahoma"/>
          <w:b w:val="0"/>
          <w:bCs w:val="0"/>
          <w:i/>
          <w:color w:val="002060"/>
          <w:sz w:val="24"/>
          <w:szCs w:val="24"/>
          <w:shd w:val="clear" w:color="auto" w:fill="F2F2F2" w:themeFill="background1" w:themeFillShade="F2"/>
        </w:rPr>
        <w:t>in</w:t>
      </w:r>
      <w:r w:rsidR="005347A0" w:rsidRPr="005347A0">
        <w:rPr>
          <w:rFonts w:ascii="Arial Narrow" w:hAnsi="Arial Narrow" w:cs="Tahoma"/>
          <w:b w:val="0"/>
          <w:bCs w:val="0"/>
          <w:color w:val="000000" w:themeColor="text1"/>
          <w:sz w:val="24"/>
          <w:szCs w:val="24"/>
        </w:rPr>
        <w:t>(</w:t>
      </w:r>
      <w:r w:rsidR="005347A0" w:rsidRPr="005347A0">
        <w:rPr>
          <w:rFonts w:ascii="Arial Narrow" w:hAnsi="Arial Narrow" w:cs="Courier New"/>
          <w:b w:val="0"/>
          <w:color w:val="000000" w:themeColor="text1"/>
          <w:sz w:val="24"/>
          <w:szCs w:val="24"/>
        </w:rPr>
        <w:t>'*'</w:t>
      </w:r>
      <w:r w:rsidR="005347A0" w:rsidRPr="005347A0">
        <w:rPr>
          <w:rFonts w:ascii="Arial Narrow" w:hAnsi="Arial Narrow" w:cs="Tahoma"/>
          <w:b w:val="0"/>
          <w:bCs w:val="0"/>
          <w:color w:val="000000" w:themeColor="text1"/>
          <w:sz w:val="24"/>
          <w:szCs w:val="24"/>
        </w:rPr>
        <w:t>,</w:t>
      </w:r>
      <w:r w:rsidR="005347A0" w:rsidRPr="005347A0">
        <w:rPr>
          <w:rFonts w:ascii="Arial Narrow" w:hAnsi="Arial Narrow" w:cs="Courier New"/>
          <w:b w:val="0"/>
          <w:color w:val="000000" w:themeColor="text1"/>
          <w:sz w:val="24"/>
          <w:szCs w:val="24"/>
        </w:rPr>
        <w:t>'$$</w:t>
      </w:r>
      <w:r w:rsidR="0062341B" w:rsidRPr="0062341B">
        <w:rPr>
          <w:rFonts w:ascii="Arial Narrow" w:hAnsi="Arial Narrow" w:cs="Courier New"/>
          <w:b w:val="0"/>
          <w:color w:val="000000" w:themeColor="text1"/>
          <w:sz w:val="24"/>
          <w:szCs w:val="24"/>
        </w:rPr>
        <w:t>ip_formex</w:t>
      </w:r>
      <w:r w:rsidR="005347A0" w:rsidRPr="005347A0">
        <w:rPr>
          <w:rFonts w:ascii="Arial Narrow" w:hAnsi="Arial Narrow" w:cs="Courier New"/>
          <w:b w:val="0"/>
          <w:color w:val="000000" w:themeColor="text1"/>
          <w:sz w:val="24"/>
          <w:szCs w:val="24"/>
        </w:rPr>
        <w:t>$$'</w:t>
      </w:r>
      <w:r w:rsidR="005347A0" w:rsidRPr="005347A0">
        <w:rPr>
          <w:rFonts w:ascii="Arial Narrow" w:hAnsi="Arial Narrow" w:cs="Tahoma"/>
          <w:b w:val="0"/>
          <w:bCs w:val="0"/>
          <w:color w:val="000000" w:themeColor="text1"/>
          <w:sz w:val="24"/>
          <w:szCs w:val="24"/>
        </w:rPr>
        <w:t>)</w:t>
      </w:r>
    </w:p>
    <w:p w:rsidR="00E55AD3" w:rsidRPr="007C6221" w:rsidRDefault="00E55AD3" w:rsidP="00E55AD3">
      <w:pPr>
        <w:pStyle w:val="1"/>
        <w:spacing w:before="0" w:beforeAutospacing="0" w:after="0" w:afterAutospacing="0"/>
        <w:ind w:firstLine="567"/>
        <w:jc w:val="both"/>
        <w:rPr>
          <w:rFonts w:ascii="Arial Narrow" w:hAnsi="Arial Narrow"/>
          <w:b w:val="0"/>
          <w:sz w:val="24"/>
          <w:szCs w:val="24"/>
        </w:rPr>
      </w:pPr>
    </w:p>
    <w:p w:rsidR="009C5B46" w:rsidRPr="0055518C" w:rsidRDefault="00E55AD3" w:rsidP="0055518C">
      <w:pPr>
        <w:pStyle w:val="a7"/>
        <w:spacing w:before="0" w:beforeAutospacing="0" w:after="0" w:afterAutospacing="0"/>
        <w:ind w:firstLine="567"/>
        <w:rPr>
          <w:rFonts w:ascii="Arial Narrow" w:hAnsi="Arial Narrow"/>
          <w:lang w:val="ru-RU"/>
        </w:rPr>
      </w:pPr>
      <w:r w:rsidRPr="00E55AD3">
        <w:rPr>
          <w:rFonts w:ascii="Arial Narrow" w:hAnsi="Arial Narrow"/>
          <w:lang w:val="ru-RU"/>
        </w:rPr>
        <w:t>На созданно</w:t>
      </w:r>
      <w:r w:rsidR="0055518C">
        <w:rPr>
          <w:rFonts w:ascii="Arial Narrow" w:hAnsi="Arial Narrow"/>
          <w:lang w:val="ru-RU"/>
        </w:rPr>
        <w:t>м</w:t>
      </w:r>
      <w:r w:rsidRPr="00E55AD3">
        <w:rPr>
          <w:rFonts w:ascii="Arial Narrow" w:hAnsi="Arial Narrow"/>
          <w:lang w:val="ru-RU"/>
        </w:rPr>
        <w:t xml:space="preserve"> </w:t>
      </w:r>
      <w:r w:rsidRPr="00E55AD3">
        <w:rPr>
          <w:rFonts w:ascii="Arial Narrow" w:hAnsi="Arial Narrow"/>
        </w:rPr>
        <w:t>CV</w:t>
      </w:r>
      <w:r w:rsidRPr="00E55AD3">
        <w:rPr>
          <w:rFonts w:ascii="Arial Narrow" w:hAnsi="Arial Narrow"/>
          <w:lang w:val="ru-RU"/>
        </w:rPr>
        <w:t xml:space="preserve"> </w:t>
      </w:r>
      <w:r w:rsidR="0055518C">
        <w:rPr>
          <w:rFonts w:ascii="Arial Narrow" w:hAnsi="Arial Narrow"/>
          <w:lang w:val="ru-RU"/>
        </w:rPr>
        <w:t xml:space="preserve">щелкаем </w:t>
      </w:r>
      <w:r w:rsidRPr="00E55AD3">
        <w:rPr>
          <w:rFonts w:ascii="Arial Narrow" w:hAnsi="Arial Narrow"/>
          <w:lang w:val="ru-RU"/>
        </w:rPr>
        <w:t>пр</w:t>
      </w:r>
      <w:r w:rsidR="0055518C">
        <w:rPr>
          <w:rFonts w:ascii="Arial Narrow" w:hAnsi="Arial Narrow"/>
          <w:lang w:val="ru-RU"/>
        </w:rPr>
        <w:t>.</w:t>
      </w:r>
      <w:r w:rsidRPr="00E55AD3">
        <w:rPr>
          <w:rFonts w:ascii="Arial Narrow" w:hAnsi="Arial Narrow"/>
          <w:lang w:val="ru-RU"/>
        </w:rPr>
        <w:t xml:space="preserve"> кнопкой мыши и выбираем пункт меню, чтобы сгенерировать </w:t>
      </w:r>
      <w:r w:rsidRPr="00E55AD3">
        <w:rPr>
          <w:rFonts w:ascii="Arial Narrow" w:hAnsi="Arial Narrow"/>
        </w:rPr>
        <w:t>SQL</w:t>
      </w:r>
      <w:r w:rsidRPr="00E55AD3">
        <w:rPr>
          <w:rFonts w:ascii="Arial Narrow" w:hAnsi="Arial Narrow"/>
          <w:lang w:val="ru-RU"/>
        </w:rPr>
        <w:t xml:space="preserve"> запрос </w:t>
      </w:r>
      <w:r w:rsidR="0055518C">
        <w:rPr>
          <w:rFonts w:ascii="Arial Narrow" w:hAnsi="Arial Narrow"/>
          <w:lang w:val="ru-RU"/>
        </w:rPr>
        <w:t xml:space="preserve"> </w:t>
      </w:r>
      <w:r w:rsidRPr="00E55AD3">
        <w:rPr>
          <w:rFonts w:ascii="Arial Narrow" w:hAnsi="Arial Narrow"/>
          <w:noProof/>
        </w:rPr>
        <w:drawing>
          <wp:inline distT="0" distB="0" distL="0" distR="0">
            <wp:extent cx="1574165" cy="2638425"/>
            <wp:effectExtent l="0" t="0" r="6985" b="9525"/>
            <wp:docPr id="56" name="Рисунок 5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74165" cy="2638425"/>
                    </a:xfrm>
                    <a:prstGeom prst="rect">
                      <a:avLst/>
                    </a:prstGeom>
                    <a:noFill/>
                    <a:ln>
                      <a:noFill/>
                    </a:ln>
                  </pic:spPr>
                </pic:pic>
              </a:graphicData>
            </a:graphic>
          </wp:inline>
        </w:drawing>
      </w:r>
      <w:r w:rsidR="0055518C">
        <w:rPr>
          <w:rFonts w:ascii="Arial Narrow" w:hAnsi="Arial Narrow"/>
          <w:lang w:val="ru-RU"/>
        </w:rPr>
        <w:t>.</w:t>
      </w:r>
    </w:p>
    <w:p w:rsidR="0062341B" w:rsidRPr="00687A38" w:rsidRDefault="0062341B" w:rsidP="0055518C">
      <w:pPr>
        <w:pStyle w:val="a7"/>
        <w:spacing w:before="0" w:beforeAutospacing="0" w:after="0" w:afterAutospacing="0"/>
        <w:ind w:firstLine="567"/>
        <w:rPr>
          <w:rFonts w:ascii="Arial Narrow" w:hAnsi="Arial Narrow" w:cs="Courier New"/>
          <w:bCs/>
          <w:color w:val="000000" w:themeColor="text1"/>
          <w:lang w:val="ru-RU"/>
        </w:rPr>
      </w:pPr>
    </w:p>
    <w:p w:rsidR="009C5B46" w:rsidRPr="009C5B46" w:rsidRDefault="009C5B46" w:rsidP="0055518C">
      <w:pPr>
        <w:pStyle w:val="a7"/>
        <w:spacing w:before="0" w:beforeAutospacing="0" w:after="0" w:afterAutospacing="0"/>
        <w:ind w:firstLine="567"/>
        <w:rPr>
          <w:rFonts w:ascii="Arial Narrow" w:hAnsi="Arial Narrow" w:cs="Courier New"/>
          <w:color w:val="000000" w:themeColor="text1"/>
        </w:rPr>
      </w:pPr>
      <w:r w:rsidRPr="009C5B46">
        <w:rPr>
          <w:rFonts w:ascii="Arial Narrow" w:hAnsi="Arial Narrow" w:cs="Courier New"/>
          <w:bCs/>
          <w:color w:val="000000" w:themeColor="text1"/>
        </w:rPr>
        <w:t>SELECT</w:t>
      </w:r>
      <w:r>
        <w:rPr>
          <w:rFonts w:ascii="Arial Narrow" w:hAnsi="Arial Narrow" w:cs="Courier New"/>
          <w:bCs/>
          <w:color w:val="000000" w:themeColor="text1"/>
        </w:rPr>
        <w:t xml:space="preserve"> </w:t>
      </w:r>
      <w:r w:rsidRPr="009C5B46">
        <w:rPr>
          <w:rFonts w:ascii="Arial Narrow" w:hAnsi="Arial Narrow" w:cs="Courier New"/>
          <w:color w:val="000000" w:themeColor="text1"/>
        </w:rPr>
        <w:t>"FORMEX",</w:t>
      </w:r>
      <w:r>
        <w:rPr>
          <w:rFonts w:ascii="Arial Narrow" w:hAnsi="Arial Narrow" w:cs="Courier New"/>
          <w:color w:val="000000" w:themeColor="text1"/>
        </w:rPr>
        <w:t xml:space="preserve"> </w:t>
      </w:r>
      <w:r w:rsidRPr="009C5B46">
        <w:rPr>
          <w:rFonts w:ascii="Arial Narrow" w:hAnsi="Arial Narrow" w:cs="Courier New"/>
          <w:color w:val="000000" w:themeColor="text1"/>
        </w:rPr>
        <w:t>"OBJVERS",</w:t>
      </w:r>
      <w:r>
        <w:rPr>
          <w:rFonts w:ascii="Arial Narrow" w:hAnsi="Arial Narrow" w:cs="Courier New"/>
          <w:color w:val="000000" w:themeColor="text1"/>
        </w:rPr>
        <w:t xml:space="preserve"> </w:t>
      </w:r>
      <w:r w:rsidRPr="009C5B46">
        <w:rPr>
          <w:rFonts w:ascii="Arial Narrow" w:hAnsi="Arial Narrow" w:cs="Courier New"/>
          <w:color w:val="000000" w:themeColor="text1"/>
        </w:rPr>
        <w:t>"FORMIN",</w:t>
      </w:r>
      <w:r>
        <w:rPr>
          <w:rFonts w:ascii="Arial Narrow" w:hAnsi="Arial Narrow" w:cs="Courier New"/>
          <w:color w:val="000000" w:themeColor="text1"/>
        </w:rPr>
        <w:t xml:space="preserve"> </w:t>
      </w:r>
      <w:r w:rsidRPr="009C5B46">
        <w:rPr>
          <w:rFonts w:ascii="Arial Narrow" w:hAnsi="Arial Narrow" w:cs="Courier New"/>
          <w:color w:val="000000" w:themeColor="text1"/>
        </w:rPr>
        <w:t>"DELFLAG",</w:t>
      </w:r>
      <w:r>
        <w:rPr>
          <w:rFonts w:ascii="Arial Narrow" w:hAnsi="Arial Narrow" w:cs="Courier New"/>
          <w:color w:val="000000" w:themeColor="text1"/>
        </w:rPr>
        <w:t xml:space="preserve">  </w:t>
      </w:r>
      <w:r w:rsidRPr="009C5B46">
        <w:rPr>
          <w:rFonts w:ascii="Arial Narrow" w:hAnsi="Arial Narrow" w:cs="Courier New"/>
          <w:bCs/>
          <w:color w:val="000000" w:themeColor="text1"/>
        </w:rPr>
        <w:t>sum</w:t>
      </w:r>
      <w:r w:rsidRPr="009C5B46">
        <w:rPr>
          <w:rFonts w:ascii="Arial Narrow" w:hAnsi="Arial Narrow" w:cs="Courier New"/>
          <w:color w:val="000000" w:themeColor="text1"/>
        </w:rPr>
        <w:t xml:space="preserve">("counter") </w:t>
      </w:r>
      <w:r w:rsidRPr="009C5B46">
        <w:rPr>
          <w:rFonts w:ascii="Arial Narrow" w:hAnsi="Arial Narrow" w:cs="Courier New"/>
          <w:bCs/>
          <w:color w:val="000000" w:themeColor="text1"/>
        </w:rPr>
        <w:t>AS</w:t>
      </w:r>
      <w:r w:rsidRPr="009C5B46">
        <w:rPr>
          <w:rFonts w:ascii="Arial Narrow" w:hAnsi="Arial Narrow" w:cs="Courier New"/>
          <w:color w:val="000000" w:themeColor="text1"/>
        </w:rPr>
        <w:t xml:space="preserve"> "counter" </w:t>
      </w:r>
    </w:p>
    <w:p w:rsidR="00340A80" w:rsidRDefault="009C5B46" w:rsidP="009C5B46">
      <w:pPr>
        <w:autoSpaceDE w:val="0"/>
        <w:autoSpaceDN w:val="0"/>
        <w:adjustRightInd w:val="0"/>
        <w:spacing w:after="0" w:line="240" w:lineRule="auto"/>
        <w:ind w:firstLine="567"/>
        <w:rPr>
          <w:rFonts w:ascii="Arial Narrow" w:hAnsi="Arial Narrow" w:cs="Courier New"/>
          <w:color w:val="000000" w:themeColor="text1"/>
          <w:sz w:val="24"/>
          <w:szCs w:val="24"/>
        </w:rPr>
      </w:pPr>
      <w:r w:rsidRPr="009C5B46">
        <w:rPr>
          <w:rFonts w:ascii="Arial Narrow" w:hAnsi="Arial Narrow" w:cs="Courier New"/>
          <w:bCs/>
          <w:color w:val="000000" w:themeColor="text1"/>
          <w:sz w:val="24"/>
          <w:szCs w:val="24"/>
        </w:rPr>
        <w:t>FROM</w:t>
      </w:r>
      <w:r w:rsidRPr="009C5B46">
        <w:rPr>
          <w:rFonts w:ascii="Arial Narrow" w:hAnsi="Arial Narrow" w:cs="Courier New"/>
          <w:color w:val="000000" w:themeColor="text1"/>
          <w:sz w:val="24"/>
          <w:szCs w:val="24"/>
        </w:rPr>
        <w:t xml:space="preserve"> "_SYS_BIC"."package_01/CV_RSA_FOR_MMAP"</w:t>
      </w:r>
    </w:p>
    <w:p w:rsidR="009C5B46" w:rsidRPr="009C5B46" w:rsidRDefault="00340A80" w:rsidP="009C5B46">
      <w:pPr>
        <w:autoSpaceDE w:val="0"/>
        <w:autoSpaceDN w:val="0"/>
        <w:adjustRightInd w:val="0"/>
        <w:spacing w:after="0" w:line="240" w:lineRule="auto"/>
        <w:ind w:firstLine="567"/>
        <w:rPr>
          <w:rFonts w:ascii="Arial Narrow" w:hAnsi="Arial Narrow" w:cs="Courier New"/>
          <w:color w:val="000000" w:themeColor="text1"/>
          <w:sz w:val="24"/>
          <w:szCs w:val="24"/>
        </w:rPr>
      </w:pPr>
      <w:r w:rsidRPr="00340A80">
        <w:rPr>
          <w:rFonts w:ascii="Arial Narrow" w:hAnsi="Arial Narrow" w:cs="Courier New"/>
          <w:color w:val="000000" w:themeColor="text1"/>
          <w:sz w:val="24"/>
          <w:szCs w:val="24"/>
        </w:rPr>
        <w:lastRenderedPageBreak/>
        <w:t xml:space="preserve">            </w:t>
      </w:r>
      <w:r w:rsidR="009C5B46" w:rsidRPr="009C5B46">
        <w:rPr>
          <w:rFonts w:ascii="Arial Narrow" w:hAnsi="Arial Narrow" w:cs="Courier New"/>
          <w:color w:val="000000" w:themeColor="text1"/>
          <w:sz w:val="24"/>
          <w:szCs w:val="24"/>
        </w:rPr>
        <w:t>(</w:t>
      </w:r>
      <w:r w:rsidR="009C5B46" w:rsidRPr="00FD6A68">
        <w:rPr>
          <w:rFonts w:ascii="Arial Narrow" w:hAnsi="Arial Narrow" w:cs="Courier New"/>
          <w:color w:val="000000" w:themeColor="text1"/>
          <w:sz w:val="24"/>
          <w:szCs w:val="24"/>
          <w:shd w:val="clear" w:color="auto" w:fill="F2F2F2" w:themeFill="background1" w:themeFillShade="F2"/>
        </w:rPr>
        <w:t>'PLACEHOLDER' = ('$$</w:t>
      </w:r>
      <w:r w:rsidR="009C5B46" w:rsidRPr="0062341B">
        <w:rPr>
          <w:rFonts w:ascii="Arial Narrow" w:hAnsi="Arial Narrow" w:cs="Courier New"/>
          <w:i/>
          <w:color w:val="002060"/>
          <w:sz w:val="24"/>
          <w:szCs w:val="24"/>
          <w:shd w:val="clear" w:color="auto" w:fill="F2F2F2" w:themeFill="background1" w:themeFillShade="F2"/>
        </w:rPr>
        <w:t>ip_</w:t>
      </w:r>
      <w:r w:rsidR="0062341B" w:rsidRPr="0062341B">
        <w:rPr>
          <w:rFonts w:ascii="Arial Narrow" w:hAnsi="Arial Narrow" w:cs="Courier New"/>
          <w:i/>
          <w:color w:val="002060"/>
          <w:sz w:val="24"/>
          <w:szCs w:val="24"/>
          <w:shd w:val="clear" w:color="auto" w:fill="F2F2F2" w:themeFill="background1" w:themeFillShade="F2"/>
        </w:rPr>
        <w:t>formex</w:t>
      </w:r>
      <w:r w:rsidR="009C5B46" w:rsidRPr="00FD6A68">
        <w:rPr>
          <w:rFonts w:ascii="Arial Narrow" w:hAnsi="Arial Narrow" w:cs="Courier New"/>
          <w:color w:val="000000" w:themeColor="text1"/>
          <w:sz w:val="24"/>
          <w:szCs w:val="24"/>
          <w:shd w:val="clear" w:color="auto" w:fill="F2F2F2" w:themeFill="background1" w:themeFillShade="F2"/>
        </w:rPr>
        <w:t>$$','&lt;Enter Value&gt;')</w:t>
      </w:r>
      <w:r w:rsidR="009C5B46" w:rsidRPr="009C5B46">
        <w:rPr>
          <w:rFonts w:ascii="Arial Narrow" w:hAnsi="Arial Narrow" w:cs="Courier New"/>
          <w:color w:val="000000" w:themeColor="text1"/>
          <w:sz w:val="24"/>
          <w:szCs w:val="24"/>
        </w:rPr>
        <w:t xml:space="preserve">) </w:t>
      </w:r>
    </w:p>
    <w:p w:rsidR="009C5B46" w:rsidRPr="009C5B46" w:rsidRDefault="009C5B46" w:rsidP="00FD6A68">
      <w:pPr>
        <w:autoSpaceDE w:val="0"/>
        <w:autoSpaceDN w:val="0"/>
        <w:adjustRightInd w:val="0"/>
        <w:spacing w:after="0" w:line="240" w:lineRule="auto"/>
        <w:ind w:firstLine="567"/>
        <w:rPr>
          <w:rFonts w:ascii="Arial Narrow" w:hAnsi="Arial Narrow"/>
          <w:color w:val="000000" w:themeColor="text1"/>
          <w:sz w:val="24"/>
          <w:szCs w:val="24"/>
        </w:rPr>
      </w:pPr>
      <w:r w:rsidRPr="009C5B46">
        <w:rPr>
          <w:rFonts w:ascii="Arial Narrow" w:hAnsi="Arial Narrow" w:cs="Courier New"/>
          <w:bCs/>
          <w:color w:val="000000" w:themeColor="text1"/>
          <w:sz w:val="24"/>
          <w:szCs w:val="24"/>
        </w:rPr>
        <w:t>GROUP</w:t>
      </w:r>
      <w:r w:rsidRPr="009C5B46">
        <w:rPr>
          <w:rFonts w:ascii="Arial Narrow" w:hAnsi="Arial Narrow" w:cs="Courier New"/>
          <w:color w:val="000000" w:themeColor="text1"/>
          <w:sz w:val="24"/>
          <w:szCs w:val="24"/>
        </w:rPr>
        <w:t xml:space="preserve"> </w:t>
      </w:r>
      <w:r w:rsidRPr="009C5B46">
        <w:rPr>
          <w:rFonts w:ascii="Arial Narrow" w:hAnsi="Arial Narrow" w:cs="Courier New"/>
          <w:bCs/>
          <w:color w:val="000000" w:themeColor="text1"/>
          <w:sz w:val="24"/>
          <w:szCs w:val="24"/>
        </w:rPr>
        <w:t>BY</w:t>
      </w:r>
      <w:r w:rsidRPr="009C5B46">
        <w:rPr>
          <w:rFonts w:ascii="Arial Narrow" w:hAnsi="Arial Narrow" w:cs="Courier New"/>
          <w:color w:val="000000" w:themeColor="text1"/>
          <w:sz w:val="24"/>
          <w:szCs w:val="24"/>
        </w:rPr>
        <w:t xml:space="preserve"> "FORMEX",</w:t>
      </w:r>
      <w:r w:rsidR="00FD6A68">
        <w:rPr>
          <w:rFonts w:ascii="Arial Narrow" w:hAnsi="Arial Narrow" w:cs="Courier New"/>
          <w:color w:val="000000" w:themeColor="text1"/>
          <w:sz w:val="24"/>
          <w:szCs w:val="24"/>
        </w:rPr>
        <w:t xml:space="preserve"> </w:t>
      </w:r>
      <w:r w:rsidRPr="009C5B46">
        <w:rPr>
          <w:rFonts w:ascii="Arial Narrow" w:hAnsi="Arial Narrow" w:cs="Courier New"/>
          <w:color w:val="000000" w:themeColor="text1"/>
          <w:sz w:val="24"/>
          <w:szCs w:val="24"/>
        </w:rPr>
        <w:t>"OBJVERS",</w:t>
      </w:r>
      <w:r w:rsidR="00FD6A68">
        <w:rPr>
          <w:rFonts w:ascii="Arial Narrow" w:hAnsi="Arial Narrow" w:cs="Courier New"/>
          <w:color w:val="000000" w:themeColor="text1"/>
          <w:sz w:val="24"/>
          <w:szCs w:val="24"/>
        </w:rPr>
        <w:t xml:space="preserve"> </w:t>
      </w:r>
      <w:r w:rsidRPr="009C5B46">
        <w:rPr>
          <w:rFonts w:ascii="Arial Narrow" w:hAnsi="Arial Narrow" w:cs="Courier New"/>
          <w:color w:val="000000" w:themeColor="text1"/>
          <w:sz w:val="24"/>
          <w:szCs w:val="24"/>
        </w:rPr>
        <w:t>"FORMIN", "DELFLAG"</w:t>
      </w:r>
    </w:p>
    <w:p w:rsidR="00FD6A68" w:rsidRDefault="00FD6A68" w:rsidP="00E55AD3">
      <w:pPr>
        <w:pStyle w:val="1"/>
        <w:spacing w:before="0" w:beforeAutospacing="0" w:after="0" w:afterAutospacing="0"/>
        <w:ind w:firstLine="567"/>
        <w:jc w:val="both"/>
        <w:rPr>
          <w:rFonts w:ascii="Arial Narrow" w:hAnsi="Arial Narrow"/>
          <w:noProof/>
          <w:sz w:val="24"/>
          <w:szCs w:val="24"/>
        </w:rPr>
      </w:pPr>
    </w:p>
    <w:p w:rsidR="004E2CF2" w:rsidRDefault="004E2CF2" w:rsidP="00D03195">
      <w:pPr>
        <w:pStyle w:val="1"/>
        <w:shd w:val="clear" w:color="auto" w:fill="F2F2F2" w:themeFill="background1" w:themeFillShade="F2"/>
        <w:spacing w:before="0" w:beforeAutospacing="0" w:after="0" w:afterAutospacing="0"/>
        <w:ind w:firstLine="567"/>
        <w:jc w:val="center"/>
        <w:rPr>
          <w:rFonts w:ascii="Arial Narrow" w:hAnsi="Arial Narrow"/>
          <w:noProof/>
          <w:sz w:val="24"/>
          <w:szCs w:val="24"/>
        </w:rPr>
      </w:pPr>
      <w:r w:rsidRPr="004E2CF2">
        <w:rPr>
          <w:rFonts w:ascii="Arial Narrow" w:hAnsi="Arial Narrow"/>
          <w:b w:val="0"/>
          <w:color w:val="002060"/>
          <w:spacing w:val="20"/>
          <w:sz w:val="24"/>
          <w:szCs w:val="24"/>
          <w:lang w:val="ru-RU"/>
        </w:rPr>
        <w:t>Создаем</w:t>
      </w:r>
      <w:r w:rsidRPr="004E2CF2">
        <w:rPr>
          <w:rFonts w:ascii="Arial Narrow" w:hAnsi="Arial Narrow"/>
          <w:b w:val="0"/>
          <w:color w:val="002060"/>
          <w:spacing w:val="20"/>
          <w:sz w:val="24"/>
          <w:szCs w:val="24"/>
        </w:rPr>
        <w:t xml:space="preserve"> CDS Table Function</w:t>
      </w:r>
    </w:p>
    <w:p w:rsidR="00FD6A68" w:rsidRPr="00687A38" w:rsidRDefault="00FD6A68" w:rsidP="00E55AD3">
      <w:pPr>
        <w:pStyle w:val="a7"/>
        <w:spacing w:before="0" w:beforeAutospacing="0" w:after="0" w:afterAutospacing="0"/>
        <w:ind w:firstLine="567"/>
        <w:rPr>
          <w:rFonts w:ascii="Arial Narrow" w:hAnsi="Arial Narrow"/>
        </w:rPr>
      </w:pPr>
    </w:p>
    <w:p w:rsidR="009D0D44" w:rsidRDefault="00E55AD3" w:rsidP="00340A80">
      <w:pPr>
        <w:pStyle w:val="a7"/>
        <w:spacing w:before="0" w:beforeAutospacing="0" w:after="0" w:afterAutospacing="0"/>
        <w:ind w:firstLine="567"/>
        <w:jc w:val="both"/>
        <w:rPr>
          <w:rFonts w:ascii="Arial Narrow" w:hAnsi="Arial Narrow"/>
          <w:lang w:val="ru-RU"/>
        </w:rPr>
      </w:pPr>
      <w:r w:rsidRPr="00E55AD3">
        <w:rPr>
          <w:rFonts w:ascii="Arial Narrow" w:hAnsi="Arial Narrow"/>
        </w:rPr>
        <w:t xml:space="preserve">Создаём CDS типа Table Function. </w:t>
      </w:r>
      <w:r w:rsidRPr="00E55AD3">
        <w:rPr>
          <w:rFonts w:ascii="Arial Narrow" w:hAnsi="Arial Narrow"/>
          <w:lang w:val="ru-RU"/>
        </w:rPr>
        <w:t xml:space="preserve">Для этого в </w:t>
      </w:r>
      <w:r w:rsidRPr="00E55AD3">
        <w:rPr>
          <w:rFonts w:ascii="Arial Narrow" w:hAnsi="Arial Narrow"/>
        </w:rPr>
        <w:t>ABAP</w:t>
      </w:r>
      <w:r w:rsidRPr="00E55AD3">
        <w:rPr>
          <w:rFonts w:ascii="Arial Narrow" w:hAnsi="Arial Narrow"/>
          <w:lang w:val="ru-RU"/>
        </w:rPr>
        <w:t xml:space="preserve"> перспективе нажимаем на пакете или на всей системе пр</w:t>
      </w:r>
      <w:r w:rsidR="00340A80" w:rsidRPr="00340A80">
        <w:rPr>
          <w:rFonts w:ascii="Arial Narrow" w:hAnsi="Arial Narrow"/>
          <w:lang w:val="ru-RU"/>
        </w:rPr>
        <w:t>.</w:t>
      </w:r>
      <w:r w:rsidRPr="00E55AD3">
        <w:rPr>
          <w:rFonts w:ascii="Arial Narrow" w:hAnsi="Arial Narrow"/>
          <w:lang w:val="ru-RU"/>
        </w:rPr>
        <w:t xml:space="preserve"> кнопкой </w:t>
      </w:r>
      <w:r w:rsidR="00340A80">
        <w:rPr>
          <w:rFonts w:ascii="Arial Narrow" w:hAnsi="Arial Narrow"/>
          <w:lang w:val="ru-RU"/>
        </w:rPr>
        <w:t xml:space="preserve">мыши </w:t>
      </w:r>
      <w:r w:rsidRPr="00E55AD3">
        <w:rPr>
          <w:rFonts w:ascii="Arial Narrow" w:hAnsi="Arial Narrow"/>
          <w:lang w:val="ru-RU"/>
        </w:rPr>
        <w:t xml:space="preserve">и выбираем </w:t>
      </w:r>
      <w:r w:rsidRPr="00340A80">
        <w:rPr>
          <w:rFonts w:ascii="Arial Narrow" w:hAnsi="Arial Narrow"/>
          <w:b/>
          <w:i/>
          <w:color w:val="000000" w:themeColor="text1"/>
        </w:rPr>
        <w:t>New</w:t>
      </w:r>
      <w:r w:rsidRPr="00340A80">
        <w:rPr>
          <w:rFonts w:ascii="Arial Narrow" w:hAnsi="Arial Narrow"/>
          <w:b/>
          <w:i/>
          <w:color w:val="000000" w:themeColor="text1"/>
          <w:lang w:val="ru-RU"/>
        </w:rPr>
        <w:t>/</w:t>
      </w:r>
      <w:r w:rsidRPr="00340A80">
        <w:rPr>
          <w:rFonts w:ascii="Arial Narrow" w:hAnsi="Arial Narrow"/>
          <w:b/>
          <w:i/>
          <w:color w:val="000000" w:themeColor="text1"/>
        </w:rPr>
        <w:t>Other</w:t>
      </w:r>
      <w:r w:rsidRPr="00340A80">
        <w:rPr>
          <w:rFonts w:ascii="Arial Narrow" w:hAnsi="Arial Narrow"/>
          <w:b/>
          <w:i/>
          <w:color w:val="000000" w:themeColor="text1"/>
          <w:lang w:val="ru-RU"/>
        </w:rPr>
        <w:t xml:space="preserve"> </w:t>
      </w:r>
      <w:r w:rsidRPr="00340A80">
        <w:rPr>
          <w:rFonts w:ascii="Arial Narrow" w:hAnsi="Arial Narrow"/>
          <w:b/>
          <w:i/>
          <w:color w:val="000000" w:themeColor="text1"/>
        </w:rPr>
        <w:t>ABAP</w:t>
      </w:r>
      <w:r w:rsidRPr="00340A80">
        <w:rPr>
          <w:rFonts w:ascii="Arial Narrow" w:hAnsi="Arial Narrow"/>
          <w:b/>
          <w:i/>
          <w:color w:val="000000" w:themeColor="text1"/>
          <w:lang w:val="ru-RU"/>
        </w:rPr>
        <w:t xml:space="preserve"> </w:t>
      </w:r>
      <w:r w:rsidRPr="00340A80">
        <w:rPr>
          <w:rFonts w:ascii="Arial Narrow" w:hAnsi="Arial Narrow"/>
          <w:b/>
          <w:i/>
          <w:color w:val="000000" w:themeColor="text1"/>
        </w:rPr>
        <w:t>Repository</w:t>
      </w:r>
      <w:r w:rsidRPr="00340A80">
        <w:rPr>
          <w:rFonts w:ascii="Arial Narrow" w:hAnsi="Arial Narrow"/>
          <w:b/>
          <w:i/>
          <w:color w:val="000000" w:themeColor="text1"/>
          <w:lang w:val="ru-RU"/>
        </w:rPr>
        <w:t xml:space="preserve"> </w:t>
      </w:r>
      <w:r w:rsidRPr="00340A80">
        <w:rPr>
          <w:rFonts w:ascii="Arial Narrow" w:hAnsi="Arial Narrow"/>
          <w:b/>
          <w:i/>
          <w:color w:val="000000" w:themeColor="text1"/>
        </w:rPr>
        <w:t>Object</w:t>
      </w:r>
      <w:r w:rsidRPr="00E55AD3">
        <w:rPr>
          <w:rFonts w:ascii="Arial Narrow" w:hAnsi="Arial Narrow"/>
          <w:lang w:val="ru-RU"/>
        </w:rPr>
        <w:t xml:space="preserve">. </w:t>
      </w:r>
    </w:p>
    <w:p w:rsidR="009D0D44" w:rsidRDefault="009D0D44" w:rsidP="00E55AD3">
      <w:pPr>
        <w:pStyle w:val="a7"/>
        <w:spacing w:before="0" w:beforeAutospacing="0" w:after="0" w:afterAutospacing="0"/>
        <w:ind w:firstLine="567"/>
        <w:rPr>
          <w:rFonts w:ascii="Arial Narrow" w:hAnsi="Arial Narrow"/>
        </w:rPr>
      </w:pPr>
      <w:r>
        <w:rPr>
          <w:noProof/>
        </w:rPr>
        <w:drawing>
          <wp:inline distT="0" distB="0" distL="0" distR="0" wp14:anchorId="5519AFA9" wp14:editId="7A2DB8E8">
            <wp:extent cx="4211230" cy="954545"/>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11230" cy="954545"/>
                    </a:xfrm>
                    <a:prstGeom prst="rect">
                      <a:avLst/>
                    </a:prstGeom>
                  </pic:spPr>
                </pic:pic>
              </a:graphicData>
            </a:graphic>
          </wp:inline>
        </w:drawing>
      </w:r>
      <w:r w:rsidRPr="00694DC1">
        <w:rPr>
          <w:rFonts w:ascii="Arial Narrow" w:hAnsi="Arial Narrow"/>
        </w:rPr>
        <w:t xml:space="preserve"> </w:t>
      </w:r>
      <w:r>
        <w:rPr>
          <w:rFonts w:ascii="Arial Narrow" w:hAnsi="Arial Narrow"/>
        </w:rPr>
        <w:t>.</w:t>
      </w:r>
    </w:p>
    <w:p w:rsidR="009D0D44" w:rsidRDefault="009D0D44" w:rsidP="00E55AD3">
      <w:pPr>
        <w:pStyle w:val="a7"/>
        <w:spacing w:before="0" w:beforeAutospacing="0" w:after="0" w:afterAutospacing="0"/>
        <w:ind w:firstLine="567"/>
        <w:rPr>
          <w:rFonts w:ascii="Arial Narrow" w:hAnsi="Arial Narrow"/>
        </w:rPr>
      </w:pPr>
    </w:p>
    <w:p w:rsidR="00E55AD3" w:rsidRPr="00E55AD3" w:rsidRDefault="009D0D44" w:rsidP="00E55AD3">
      <w:pPr>
        <w:pStyle w:val="a7"/>
        <w:spacing w:before="0" w:beforeAutospacing="0" w:after="0" w:afterAutospacing="0"/>
        <w:ind w:firstLine="567"/>
        <w:rPr>
          <w:rFonts w:ascii="Arial Narrow" w:hAnsi="Arial Narrow"/>
        </w:rPr>
      </w:pPr>
      <w:r>
        <w:rPr>
          <w:rFonts w:ascii="Arial Narrow" w:hAnsi="Arial Narrow"/>
          <w:lang w:val="ru-RU"/>
        </w:rPr>
        <w:t>Далее</w:t>
      </w:r>
      <w:r w:rsidRPr="009D0D44">
        <w:rPr>
          <w:rFonts w:ascii="Arial Narrow" w:hAnsi="Arial Narrow"/>
        </w:rPr>
        <w:t xml:space="preserve"> - </w:t>
      </w:r>
      <w:r w:rsidR="00E55AD3" w:rsidRPr="00340A80">
        <w:rPr>
          <w:rFonts w:ascii="Arial Narrow" w:hAnsi="Arial Narrow"/>
          <w:b/>
          <w:i/>
        </w:rPr>
        <w:t>Core Data Service</w:t>
      </w:r>
      <w:r w:rsidRPr="00340A80">
        <w:rPr>
          <w:rFonts w:ascii="Arial Narrow" w:hAnsi="Arial Narrow"/>
          <w:b/>
          <w:i/>
        </w:rPr>
        <w:t>\Data Definition</w:t>
      </w:r>
      <w:r>
        <w:rPr>
          <w:rFonts w:ascii="Arial Narrow" w:hAnsi="Arial Narrow"/>
        </w:rPr>
        <w:t xml:space="preserve"> </w:t>
      </w:r>
      <w:r>
        <w:rPr>
          <w:noProof/>
        </w:rPr>
        <w:drawing>
          <wp:inline distT="0" distB="0" distL="0" distR="0" wp14:anchorId="773CE861" wp14:editId="5508C2FE">
            <wp:extent cx="1877005" cy="2061497"/>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77005" cy="2061497"/>
                    </a:xfrm>
                    <a:prstGeom prst="rect">
                      <a:avLst/>
                    </a:prstGeom>
                  </pic:spPr>
                </pic:pic>
              </a:graphicData>
            </a:graphic>
          </wp:inline>
        </w:drawing>
      </w:r>
      <w:r w:rsidRPr="00E55AD3">
        <w:rPr>
          <w:rFonts w:ascii="Arial Narrow" w:hAnsi="Arial Narrow"/>
          <w:noProof/>
        </w:rPr>
        <w:t xml:space="preserve"> </w:t>
      </w:r>
      <w:r>
        <w:rPr>
          <w:rFonts w:ascii="Arial Narrow" w:hAnsi="Arial Narrow"/>
          <w:noProof/>
        </w:rPr>
        <w:t>.</w:t>
      </w:r>
    </w:p>
    <w:p w:rsidR="009D0D44" w:rsidRDefault="009D0D44" w:rsidP="00E55AD3">
      <w:pPr>
        <w:pStyle w:val="a7"/>
        <w:spacing w:before="0" w:beforeAutospacing="0" w:after="0" w:afterAutospacing="0"/>
        <w:ind w:firstLine="567"/>
        <w:rPr>
          <w:rFonts w:ascii="Arial Narrow" w:hAnsi="Arial Narrow"/>
        </w:rPr>
      </w:pPr>
    </w:p>
    <w:p w:rsidR="00E55AD3" w:rsidRPr="00E55AD3" w:rsidRDefault="00E55AD3" w:rsidP="00E55AD3">
      <w:pPr>
        <w:pStyle w:val="a7"/>
        <w:spacing w:before="0" w:beforeAutospacing="0" w:after="0" w:afterAutospacing="0"/>
        <w:ind w:firstLine="567"/>
        <w:rPr>
          <w:rFonts w:ascii="Arial Narrow" w:hAnsi="Arial Narrow"/>
        </w:rPr>
      </w:pPr>
      <w:r w:rsidRPr="00E55AD3">
        <w:rPr>
          <w:rFonts w:ascii="Arial Narrow" w:hAnsi="Arial Narrow"/>
        </w:rPr>
        <w:t xml:space="preserve">Выбираем указанный тип CDS </w:t>
      </w:r>
      <w:r w:rsidR="009D0D44">
        <w:rPr>
          <w:rFonts w:ascii="Arial Narrow" w:hAnsi="Arial Narrow"/>
        </w:rPr>
        <w:t>-</w:t>
      </w:r>
      <w:r w:rsidRPr="00E55AD3">
        <w:rPr>
          <w:rFonts w:ascii="Arial Narrow" w:hAnsi="Arial Narrow"/>
        </w:rPr>
        <w:t xml:space="preserve"> </w:t>
      </w:r>
      <w:r w:rsidRPr="00340A80">
        <w:rPr>
          <w:rFonts w:ascii="Arial Narrow" w:hAnsi="Arial Narrow"/>
          <w:b/>
          <w:i/>
        </w:rPr>
        <w:t>Define Table Function with Parameters</w:t>
      </w:r>
    </w:p>
    <w:p w:rsidR="009D0D44" w:rsidRDefault="009D0D44" w:rsidP="00E55AD3">
      <w:pPr>
        <w:spacing w:after="0" w:line="240" w:lineRule="auto"/>
        <w:ind w:firstLine="567"/>
        <w:rPr>
          <w:rFonts w:ascii="Arial Narrow" w:hAnsi="Arial Narrow"/>
          <w:sz w:val="24"/>
          <w:szCs w:val="24"/>
        </w:rPr>
      </w:pPr>
    </w:p>
    <w:p w:rsidR="00340A80" w:rsidRPr="00340A80" w:rsidRDefault="00340A80" w:rsidP="00340A80">
      <w:pPr>
        <w:autoSpaceDE w:val="0"/>
        <w:autoSpaceDN w:val="0"/>
        <w:adjustRightInd w:val="0"/>
        <w:spacing w:after="0" w:line="240" w:lineRule="auto"/>
        <w:ind w:firstLine="567"/>
        <w:rPr>
          <w:rFonts w:ascii="Arial Narrow" w:hAnsi="Arial Narrow" w:cs="Courier New"/>
          <w:color w:val="000000" w:themeColor="text1"/>
          <w:sz w:val="24"/>
          <w:szCs w:val="24"/>
        </w:rPr>
      </w:pPr>
      <w:r w:rsidRPr="00340A80">
        <w:rPr>
          <w:rFonts w:ascii="Arial Narrow" w:hAnsi="Arial Narrow" w:cs="Courier New"/>
          <w:color w:val="000000" w:themeColor="text1"/>
          <w:sz w:val="24"/>
          <w:szCs w:val="24"/>
        </w:rPr>
        <w:t>@ClientDependent: false</w:t>
      </w:r>
    </w:p>
    <w:p w:rsidR="00340A80" w:rsidRPr="00340A80" w:rsidRDefault="00340A80" w:rsidP="00340A80">
      <w:pPr>
        <w:autoSpaceDE w:val="0"/>
        <w:autoSpaceDN w:val="0"/>
        <w:adjustRightInd w:val="0"/>
        <w:spacing w:after="0" w:line="240" w:lineRule="auto"/>
        <w:ind w:firstLine="567"/>
        <w:rPr>
          <w:rFonts w:ascii="Arial Narrow" w:hAnsi="Arial Narrow" w:cs="Courier New"/>
          <w:color w:val="000000" w:themeColor="text1"/>
          <w:sz w:val="24"/>
          <w:szCs w:val="24"/>
        </w:rPr>
      </w:pPr>
      <w:r w:rsidRPr="00340A80">
        <w:rPr>
          <w:rFonts w:ascii="Arial Narrow" w:hAnsi="Arial Narrow" w:cs="Courier New"/>
          <w:color w:val="000000" w:themeColor="text1"/>
          <w:sz w:val="24"/>
          <w:szCs w:val="24"/>
        </w:rPr>
        <w:t>@EndUserText.label: 'ztf_rsa_for_mmap'</w:t>
      </w:r>
    </w:p>
    <w:p w:rsidR="00340A80" w:rsidRPr="00340A80" w:rsidRDefault="00340A80" w:rsidP="00340A80">
      <w:pPr>
        <w:autoSpaceDE w:val="0"/>
        <w:autoSpaceDN w:val="0"/>
        <w:adjustRightInd w:val="0"/>
        <w:spacing w:after="0" w:line="240" w:lineRule="auto"/>
        <w:ind w:firstLine="567"/>
        <w:rPr>
          <w:rFonts w:ascii="Arial Narrow" w:hAnsi="Arial Narrow" w:cs="Courier New"/>
          <w:color w:val="000000" w:themeColor="text1"/>
          <w:sz w:val="24"/>
          <w:szCs w:val="24"/>
        </w:rPr>
      </w:pPr>
      <w:r w:rsidRPr="00340A80">
        <w:rPr>
          <w:rFonts w:ascii="Arial Narrow" w:hAnsi="Arial Narrow" w:cs="Courier New"/>
          <w:bCs/>
          <w:color w:val="000000" w:themeColor="text1"/>
          <w:sz w:val="24"/>
          <w:szCs w:val="24"/>
        </w:rPr>
        <w:t>define</w:t>
      </w:r>
      <w:r w:rsidRPr="00340A80">
        <w:rPr>
          <w:rFonts w:ascii="Arial Narrow" w:hAnsi="Arial Narrow" w:cs="Courier New"/>
          <w:color w:val="000000" w:themeColor="text1"/>
          <w:sz w:val="24"/>
          <w:szCs w:val="24"/>
        </w:rPr>
        <w:t xml:space="preserve"> </w:t>
      </w:r>
      <w:r w:rsidRPr="00340A80">
        <w:rPr>
          <w:rFonts w:ascii="Arial Narrow" w:hAnsi="Arial Narrow" w:cs="Courier New"/>
          <w:bCs/>
          <w:color w:val="000000" w:themeColor="text1"/>
          <w:sz w:val="24"/>
          <w:szCs w:val="24"/>
        </w:rPr>
        <w:t>table</w:t>
      </w:r>
      <w:r w:rsidRPr="00340A80">
        <w:rPr>
          <w:rFonts w:ascii="Arial Narrow" w:hAnsi="Arial Narrow" w:cs="Courier New"/>
          <w:color w:val="000000" w:themeColor="text1"/>
          <w:sz w:val="24"/>
          <w:szCs w:val="24"/>
        </w:rPr>
        <w:t xml:space="preserve"> </w:t>
      </w:r>
      <w:r w:rsidRPr="00340A80">
        <w:rPr>
          <w:rFonts w:ascii="Arial Narrow" w:hAnsi="Arial Narrow" w:cs="Courier New"/>
          <w:bCs/>
          <w:color w:val="000000" w:themeColor="text1"/>
          <w:sz w:val="24"/>
          <w:szCs w:val="24"/>
        </w:rPr>
        <w:t>function</w:t>
      </w:r>
      <w:r w:rsidRPr="00340A80">
        <w:rPr>
          <w:rFonts w:ascii="Arial Narrow" w:hAnsi="Arial Narrow" w:cs="Courier New"/>
          <w:color w:val="000000" w:themeColor="text1"/>
          <w:sz w:val="24"/>
          <w:szCs w:val="24"/>
        </w:rPr>
        <w:t xml:space="preserve"> </w:t>
      </w:r>
      <w:r w:rsidRPr="00340A80">
        <w:rPr>
          <w:rFonts w:ascii="Arial Narrow" w:hAnsi="Arial Narrow" w:cs="Courier New"/>
          <w:b/>
          <w:i/>
          <w:color w:val="000000" w:themeColor="text1"/>
          <w:sz w:val="24"/>
          <w:szCs w:val="24"/>
        </w:rPr>
        <w:t>ztf_rsa_for_mmap</w:t>
      </w:r>
    </w:p>
    <w:p w:rsidR="00340A80" w:rsidRPr="00340A80" w:rsidRDefault="00340A80" w:rsidP="00340A80">
      <w:pPr>
        <w:autoSpaceDE w:val="0"/>
        <w:autoSpaceDN w:val="0"/>
        <w:adjustRightInd w:val="0"/>
        <w:spacing w:after="0" w:line="240" w:lineRule="auto"/>
        <w:ind w:firstLine="567"/>
        <w:rPr>
          <w:rFonts w:ascii="Arial Narrow" w:hAnsi="Arial Narrow" w:cs="Courier New"/>
          <w:color w:val="000000" w:themeColor="text1"/>
          <w:sz w:val="24"/>
          <w:szCs w:val="24"/>
        </w:rPr>
      </w:pPr>
      <w:r w:rsidRPr="00340A80">
        <w:rPr>
          <w:rFonts w:ascii="Arial Narrow" w:hAnsi="Arial Narrow" w:cs="Courier New"/>
          <w:bCs/>
          <w:color w:val="000000" w:themeColor="text1"/>
          <w:sz w:val="24"/>
          <w:szCs w:val="24"/>
        </w:rPr>
        <w:t>with</w:t>
      </w:r>
      <w:r w:rsidRPr="00340A80">
        <w:rPr>
          <w:rFonts w:ascii="Arial Narrow" w:hAnsi="Arial Narrow" w:cs="Courier New"/>
          <w:color w:val="000000" w:themeColor="text1"/>
          <w:sz w:val="24"/>
          <w:szCs w:val="24"/>
        </w:rPr>
        <w:t xml:space="preserve"> </w:t>
      </w:r>
      <w:r w:rsidRPr="00340A80">
        <w:rPr>
          <w:rFonts w:ascii="Arial Narrow" w:hAnsi="Arial Narrow" w:cs="Courier New"/>
          <w:bCs/>
          <w:color w:val="000000" w:themeColor="text1"/>
          <w:sz w:val="24"/>
          <w:szCs w:val="24"/>
        </w:rPr>
        <w:t>parameters</w:t>
      </w:r>
      <w:r w:rsidRPr="00340A80">
        <w:rPr>
          <w:rFonts w:ascii="Arial Narrow" w:hAnsi="Arial Narrow" w:cs="Courier New"/>
          <w:color w:val="000000" w:themeColor="text1"/>
          <w:sz w:val="24"/>
          <w:szCs w:val="24"/>
        </w:rPr>
        <w:t xml:space="preserve"> </w:t>
      </w:r>
      <w:r w:rsidR="0062341B" w:rsidRPr="0062341B">
        <w:rPr>
          <w:rFonts w:ascii="Arial Narrow" w:hAnsi="Arial Narrow" w:cs="Courier New"/>
          <w:i/>
          <w:color w:val="002060"/>
          <w:sz w:val="24"/>
          <w:szCs w:val="24"/>
          <w:shd w:val="clear" w:color="auto" w:fill="F2F2F2" w:themeFill="background1" w:themeFillShade="F2"/>
        </w:rPr>
        <w:t>ip_formex</w:t>
      </w:r>
      <w:r w:rsidRPr="00340A80">
        <w:rPr>
          <w:rFonts w:ascii="Arial Narrow" w:hAnsi="Arial Narrow" w:cs="Courier New"/>
          <w:color w:val="002060"/>
          <w:sz w:val="24"/>
          <w:szCs w:val="24"/>
        </w:rPr>
        <w:t xml:space="preserve"> </w:t>
      </w:r>
      <w:r w:rsidRPr="00340A80">
        <w:rPr>
          <w:rFonts w:ascii="Arial Narrow" w:hAnsi="Arial Narrow" w:cs="Courier New"/>
          <w:bCs/>
          <w:color w:val="000000" w:themeColor="text1"/>
          <w:sz w:val="24"/>
          <w:szCs w:val="24"/>
        </w:rPr>
        <w:t>:</w:t>
      </w:r>
      <w:r w:rsidRPr="00340A80">
        <w:rPr>
          <w:rFonts w:ascii="Arial Narrow" w:hAnsi="Arial Narrow" w:cs="Courier New"/>
          <w:color w:val="000000" w:themeColor="text1"/>
          <w:sz w:val="24"/>
          <w:szCs w:val="24"/>
        </w:rPr>
        <w:t xml:space="preserve"> </w:t>
      </w:r>
      <w:r w:rsidRPr="00340A80">
        <w:rPr>
          <w:rFonts w:ascii="Arial Narrow" w:hAnsi="Arial Narrow" w:cs="Courier New"/>
          <w:i/>
          <w:iCs/>
          <w:color w:val="000000" w:themeColor="text1"/>
          <w:sz w:val="24"/>
          <w:szCs w:val="24"/>
        </w:rPr>
        <w:t>abap</w:t>
      </w:r>
      <w:r w:rsidRPr="00340A80">
        <w:rPr>
          <w:rFonts w:ascii="Arial Narrow" w:hAnsi="Arial Narrow" w:cs="Courier New"/>
          <w:bCs/>
          <w:color w:val="000000" w:themeColor="text1"/>
          <w:sz w:val="24"/>
          <w:szCs w:val="24"/>
        </w:rPr>
        <w:t>.</w:t>
      </w:r>
      <w:r w:rsidRPr="00340A80">
        <w:rPr>
          <w:rFonts w:ascii="Arial Narrow" w:hAnsi="Arial Narrow" w:cs="Courier New"/>
          <w:i/>
          <w:iCs/>
          <w:color w:val="000000" w:themeColor="text1"/>
          <w:sz w:val="24"/>
          <w:szCs w:val="24"/>
        </w:rPr>
        <w:t>char</w:t>
      </w:r>
      <w:r w:rsidRPr="00340A80">
        <w:rPr>
          <w:rFonts w:ascii="Arial Narrow" w:hAnsi="Arial Narrow" w:cs="Courier New"/>
          <w:bCs/>
          <w:color w:val="000000" w:themeColor="text1"/>
          <w:sz w:val="24"/>
          <w:szCs w:val="24"/>
        </w:rPr>
        <w:t>(</w:t>
      </w:r>
      <w:r w:rsidRPr="00340A80">
        <w:rPr>
          <w:rFonts w:ascii="Arial Narrow" w:hAnsi="Arial Narrow" w:cs="Courier New"/>
          <w:color w:val="000000" w:themeColor="text1"/>
          <w:sz w:val="24"/>
          <w:szCs w:val="24"/>
        </w:rPr>
        <w:t>25</w:t>
      </w:r>
      <w:r w:rsidRPr="00340A80">
        <w:rPr>
          <w:rFonts w:ascii="Arial Narrow" w:hAnsi="Arial Narrow" w:cs="Courier New"/>
          <w:bCs/>
          <w:color w:val="000000" w:themeColor="text1"/>
          <w:sz w:val="24"/>
          <w:szCs w:val="24"/>
        </w:rPr>
        <w:t>)</w:t>
      </w:r>
    </w:p>
    <w:p w:rsidR="00340A80" w:rsidRPr="00340A80" w:rsidRDefault="00340A80" w:rsidP="00340A80">
      <w:pPr>
        <w:autoSpaceDE w:val="0"/>
        <w:autoSpaceDN w:val="0"/>
        <w:adjustRightInd w:val="0"/>
        <w:spacing w:after="0" w:line="240" w:lineRule="auto"/>
        <w:ind w:firstLine="567"/>
        <w:rPr>
          <w:rFonts w:ascii="Arial Narrow" w:hAnsi="Arial Narrow" w:cs="Courier New"/>
          <w:color w:val="000000" w:themeColor="text1"/>
          <w:sz w:val="24"/>
          <w:szCs w:val="24"/>
        </w:rPr>
      </w:pPr>
      <w:r w:rsidRPr="00340A80">
        <w:rPr>
          <w:rFonts w:ascii="Arial Narrow" w:hAnsi="Arial Narrow" w:cs="Courier New"/>
          <w:bCs/>
          <w:color w:val="000000" w:themeColor="text1"/>
          <w:sz w:val="24"/>
          <w:szCs w:val="24"/>
        </w:rPr>
        <w:t>returns</w:t>
      </w:r>
      <w:r w:rsidRPr="00340A80">
        <w:rPr>
          <w:rFonts w:ascii="Arial Narrow" w:hAnsi="Arial Narrow" w:cs="Courier New"/>
          <w:color w:val="000000" w:themeColor="text1"/>
          <w:sz w:val="24"/>
          <w:szCs w:val="24"/>
        </w:rPr>
        <w:t xml:space="preserve"> </w:t>
      </w:r>
      <w:r w:rsidRPr="00340A80">
        <w:rPr>
          <w:rFonts w:ascii="Arial Narrow" w:hAnsi="Arial Narrow" w:cs="Courier New"/>
          <w:bCs/>
          <w:color w:val="000000" w:themeColor="text1"/>
          <w:sz w:val="24"/>
          <w:szCs w:val="24"/>
        </w:rPr>
        <w:t>{</w:t>
      </w:r>
    </w:p>
    <w:p w:rsidR="00340A80" w:rsidRPr="00340A80" w:rsidRDefault="00340A80" w:rsidP="00340A80">
      <w:pPr>
        <w:autoSpaceDE w:val="0"/>
        <w:autoSpaceDN w:val="0"/>
        <w:adjustRightInd w:val="0"/>
        <w:spacing w:after="0" w:line="240" w:lineRule="auto"/>
        <w:ind w:firstLine="567"/>
        <w:rPr>
          <w:rFonts w:ascii="Arial Narrow" w:hAnsi="Arial Narrow" w:cs="Courier New"/>
          <w:color w:val="000000" w:themeColor="text1"/>
          <w:sz w:val="24"/>
          <w:szCs w:val="24"/>
        </w:rPr>
      </w:pPr>
      <w:r w:rsidRPr="00340A80">
        <w:rPr>
          <w:rFonts w:ascii="Arial Narrow" w:hAnsi="Arial Narrow" w:cs="Courier New"/>
          <w:color w:val="000000" w:themeColor="text1"/>
          <w:sz w:val="24"/>
          <w:szCs w:val="24"/>
        </w:rPr>
        <w:t xml:space="preserve">  FORMEX </w:t>
      </w:r>
      <w:r w:rsidRPr="00340A80">
        <w:rPr>
          <w:rFonts w:ascii="Arial Narrow" w:hAnsi="Arial Narrow" w:cs="Courier New"/>
          <w:bCs/>
          <w:color w:val="000000" w:themeColor="text1"/>
          <w:sz w:val="24"/>
          <w:szCs w:val="24"/>
        </w:rPr>
        <w:t>:</w:t>
      </w:r>
      <w:r w:rsidRPr="00340A80">
        <w:rPr>
          <w:rFonts w:ascii="Arial Narrow" w:hAnsi="Arial Narrow" w:cs="Courier New"/>
          <w:color w:val="000000" w:themeColor="text1"/>
          <w:sz w:val="24"/>
          <w:szCs w:val="24"/>
        </w:rPr>
        <w:t xml:space="preserve"> </w:t>
      </w:r>
      <w:r w:rsidRPr="00340A80">
        <w:rPr>
          <w:rFonts w:ascii="Arial Narrow" w:hAnsi="Arial Narrow" w:cs="Courier New"/>
          <w:i/>
          <w:iCs/>
          <w:color w:val="000000" w:themeColor="text1"/>
          <w:sz w:val="24"/>
          <w:szCs w:val="24"/>
        </w:rPr>
        <w:t>abap</w:t>
      </w:r>
      <w:r w:rsidRPr="00340A80">
        <w:rPr>
          <w:rFonts w:ascii="Arial Narrow" w:hAnsi="Arial Narrow" w:cs="Courier New"/>
          <w:bCs/>
          <w:color w:val="000000" w:themeColor="text1"/>
          <w:sz w:val="24"/>
          <w:szCs w:val="24"/>
        </w:rPr>
        <w:t>.</w:t>
      </w:r>
      <w:r w:rsidRPr="00340A80">
        <w:rPr>
          <w:rFonts w:ascii="Arial Narrow" w:hAnsi="Arial Narrow" w:cs="Courier New"/>
          <w:i/>
          <w:iCs/>
          <w:color w:val="000000" w:themeColor="text1"/>
          <w:sz w:val="24"/>
          <w:szCs w:val="24"/>
        </w:rPr>
        <w:t>char</w:t>
      </w:r>
      <w:r w:rsidRPr="00340A80">
        <w:rPr>
          <w:rFonts w:ascii="Arial Narrow" w:hAnsi="Arial Narrow" w:cs="Courier New"/>
          <w:bCs/>
          <w:color w:val="000000" w:themeColor="text1"/>
          <w:sz w:val="24"/>
          <w:szCs w:val="24"/>
        </w:rPr>
        <w:t>(</w:t>
      </w:r>
      <w:r w:rsidRPr="00340A80">
        <w:rPr>
          <w:rFonts w:ascii="Arial Narrow" w:hAnsi="Arial Narrow" w:cs="Courier New"/>
          <w:color w:val="000000" w:themeColor="text1"/>
          <w:sz w:val="24"/>
          <w:szCs w:val="24"/>
        </w:rPr>
        <w:t>25</w:t>
      </w:r>
      <w:r w:rsidRPr="00340A80">
        <w:rPr>
          <w:rFonts w:ascii="Arial Narrow" w:hAnsi="Arial Narrow" w:cs="Courier New"/>
          <w:bCs/>
          <w:color w:val="000000" w:themeColor="text1"/>
          <w:sz w:val="24"/>
          <w:szCs w:val="24"/>
        </w:rPr>
        <w:t>);</w:t>
      </w:r>
    </w:p>
    <w:p w:rsidR="00340A80" w:rsidRPr="00340A80" w:rsidRDefault="00340A80" w:rsidP="00340A80">
      <w:pPr>
        <w:autoSpaceDE w:val="0"/>
        <w:autoSpaceDN w:val="0"/>
        <w:adjustRightInd w:val="0"/>
        <w:spacing w:after="0" w:line="240" w:lineRule="auto"/>
        <w:ind w:firstLine="567"/>
        <w:rPr>
          <w:rFonts w:ascii="Arial Narrow" w:hAnsi="Arial Narrow" w:cs="Courier New"/>
          <w:color w:val="000000" w:themeColor="text1"/>
          <w:sz w:val="24"/>
          <w:szCs w:val="24"/>
        </w:rPr>
      </w:pPr>
      <w:r w:rsidRPr="00340A80">
        <w:rPr>
          <w:rFonts w:ascii="Arial Narrow" w:hAnsi="Arial Narrow" w:cs="Courier New"/>
          <w:color w:val="000000" w:themeColor="text1"/>
          <w:sz w:val="24"/>
          <w:szCs w:val="24"/>
        </w:rPr>
        <w:t xml:space="preserve">  OBJVERS </w:t>
      </w:r>
      <w:r w:rsidRPr="00340A80">
        <w:rPr>
          <w:rFonts w:ascii="Arial Narrow" w:hAnsi="Arial Narrow" w:cs="Courier New"/>
          <w:bCs/>
          <w:color w:val="000000" w:themeColor="text1"/>
          <w:sz w:val="24"/>
          <w:szCs w:val="24"/>
        </w:rPr>
        <w:t>:</w:t>
      </w:r>
      <w:r w:rsidRPr="00340A80">
        <w:rPr>
          <w:rFonts w:ascii="Arial Narrow" w:hAnsi="Arial Narrow" w:cs="Courier New"/>
          <w:color w:val="000000" w:themeColor="text1"/>
          <w:sz w:val="24"/>
          <w:szCs w:val="24"/>
        </w:rPr>
        <w:t xml:space="preserve"> </w:t>
      </w:r>
      <w:r w:rsidRPr="00340A80">
        <w:rPr>
          <w:rFonts w:ascii="Arial Narrow" w:hAnsi="Arial Narrow" w:cs="Courier New"/>
          <w:i/>
          <w:iCs/>
          <w:color w:val="000000" w:themeColor="text1"/>
          <w:sz w:val="24"/>
          <w:szCs w:val="24"/>
        </w:rPr>
        <w:t>abap</w:t>
      </w:r>
      <w:r w:rsidRPr="00340A80">
        <w:rPr>
          <w:rFonts w:ascii="Arial Narrow" w:hAnsi="Arial Narrow" w:cs="Courier New"/>
          <w:bCs/>
          <w:color w:val="000000" w:themeColor="text1"/>
          <w:sz w:val="24"/>
          <w:szCs w:val="24"/>
        </w:rPr>
        <w:t>.</w:t>
      </w:r>
      <w:r w:rsidRPr="00340A80">
        <w:rPr>
          <w:rFonts w:ascii="Arial Narrow" w:hAnsi="Arial Narrow" w:cs="Courier New"/>
          <w:i/>
          <w:iCs/>
          <w:color w:val="000000" w:themeColor="text1"/>
          <w:sz w:val="24"/>
          <w:szCs w:val="24"/>
        </w:rPr>
        <w:t>char</w:t>
      </w:r>
      <w:r w:rsidRPr="00340A80">
        <w:rPr>
          <w:rFonts w:ascii="Arial Narrow" w:hAnsi="Arial Narrow" w:cs="Courier New"/>
          <w:bCs/>
          <w:color w:val="000000" w:themeColor="text1"/>
          <w:sz w:val="24"/>
          <w:szCs w:val="24"/>
        </w:rPr>
        <w:t>(</w:t>
      </w:r>
      <w:r w:rsidRPr="00340A80">
        <w:rPr>
          <w:rFonts w:ascii="Arial Narrow" w:hAnsi="Arial Narrow" w:cs="Courier New"/>
          <w:color w:val="000000" w:themeColor="text1"/>
          <w:sz w:val="24"/>
          <w:szCs w:val="24"/>
        </w:rPr>
        <w:t>1</w:t>
      </w:r>
      <w:r w:rsidRPr="00340A80">
        <w:rPr>
          <w:rFonts w:ascii="Arial Narrow" w:hAnsi="Arial Narrow" w:cs="Courier New"/>
          <w:bCs/>
          <w:color w:val="000000" w:themeColor="text1"/>
          <w:sz w:val="24"/>
          <w:szCs w:val="24"/>
        </w:rPr>
        <w:t>);</w:t>
      </w:r>
    </w:p>
    <w:p w:rsidR="00340A80" w:rsidRPr="00340A80" w:rsidRDefault="00340A80" w:rsidP="00340A80">
      <w:pPr>
        <w:autoSpaceDE w:val="0"/>
        <w:autoSpaceDN w:val="0"/>
        <w:adjustRightInd w:val="0"/>
        <w:spacing w:after="0" w:line="240" w:lineRule="auto"/>
        <w:ind w:firstLine="567"/>
        <w:rPr>
          <w:rFonts w:ascii="Arial Narrow" w:hAnsi="Arial Narrow" w:cs="Courier New"/>
          <w:color w:val="000000" w:themeColor="text1"/>
          <w:sz w:val="24"/>
          <w:szCs w:val="24"/>
        </w:rPr>
      </w:pPr>
      <w:r w:rsidRPr="00340A80">
        <w:rPr>
          <w:rFonts w:ascii="Arial Narrow" w:hAnsi="Arial Narrow" w:cs="Courier New"/>
          <w:color w:val="000000" w:themeColor="text1"/>
          <w:sz w:val="24"/>
          <w:szCs w:val="24"/>
        </w:rPr>
        <w:t xml:space="preserve">  FORMIN </w:t>
      </w:r>
      <w:r w:rsidRPr="00340A80">
        <w:rPr>
          <w:rFonts w:ascii="Arial Narrow" w:hAnsi="Arial Narrow" w:cs="Courier New"/>
          <w:bCs/>
          <w:color w:val="000000" w:themeColor="text1"/>
          <w:sz w:val="24"/>
          <w:szCs w:val="24"/>
        </w:rPr>
        <w:t>:</w:t>
      </w:r>
      <w:r w:rsidRPr="00340A80">
        <w:rPr>
          <w:rFonts w:ascii="Arial Narrow" w:hAnsi="Arial Narrow" w:cs="Courier New"/>
          <w:color w:val="000000" w:themeColor="text1"/>
          <w:sz w:val="24"/>
          <w:szCs w:val="24"/>
        </w:rPr>
        <w:t xml:space="preserve"> </w:t>
      </w:r>
      <w:r w:rsidRPr="00340A80">
        <w:rPr>
          <w:rFonts w:ascii="Arial Narrow" w:hAnsi="Arial Narrow" w:cs="Courier New"/>
          <w:i/>
          <w:iCs/>
          <w:color w:val="000000" w:themeColor="text1"/>
          <w:sz w:val="24"/>
          <w:szCs w:val="24"/>
        </w:rPr>
        <w:t>abap</w:t>
      </w:r>
      <w:r w:rsidRPr="00340A80">
        <w:rPr>
          <w:rFonts w:ascii="Arial Narrow" w:hAnsi="Arial Narrow" w:cs="Courier New"/>
          <w:bCs/>
          <w:color w:val="000000" w:themeColor="text1"/>
          <w:sz w:val="24"/>
          <w:szCs w:val="24"/>
        </w:rPr>
        <w:t>.</w:t>
      </w:r>
      <w:r w:rsidRPr="00340A80">
        <w:rPr>
          <w:rFonts w:ascii="Arial Narrow" w:hAnsi="Arial Narrow" w:cs="Courier New"/>
          <w:i/>
          <w:iCs/>
          <w:color w:val="000000" w:themeColor="text1"/>
          <w:sz w:val="24"/>
          <w:szCs w:val="24"/>
        </w:rPr>
        <w:t>char</w:t>
      </w:r>
      <w:r w:rsidRPr="00340A80">
        <w:rPr>
          <w:rFonts w:ascii="Arial Narrow" w:hAnsi="Arial Narrow" w:cs="Courier New"/>
          <w:bCs/>
          <w:color w:val="000000" w:themeColor="text1"/>
          <w:sz w:val="24"/>
          <w:szCs w:val="24"/>
        </w:rPr>
        <w:t>(</w:t>
      </w:r>
      <w:r w:rsidRPr="00340A80">
        <w:rPr>
          <w:rFonts w:ascii="Arial Narrow" w:hAnsi="Arial Narrow" w:cs="Courier New"/>
          <w:color w:val="000000" w:themeColor="text1"/>
          <w:sz w:val="24"/>
          <w:szCs w:val="24"/>
        </w:rPr>
        <w:t>25</w:t>
      </w:r>
      <w:r w:rsidRPr="00340A80">
        <w:rPr>
          <w:rFonts w:ascii="Arial Narrow" w:hAnsi="Arial Narrow" w:cs="Courier New"/>
          <w:bCs/>
          <w:color w:val="000000" w:themeColor="text1"/>
          <w:sz w:val="24"/>
          <w:szCs w:val="24"/>
        </w:rPr>
        <w:t>);</w:t>
      </w:r>
    </w:p>
    <w:p w:rsidR="00340A80" w:rsidRPr="00340A80" w:rsidRDefault="00340A80" w:rsidP="00340A80">
      <w:pPr>
        <w:autoSpaceDE w:val="0"/>
        <w:autoSpaceDN w:val="0"/>
        <w:adjustRightInd w:val="0"/>
        <w:spacing w:after="0" w:line="240" w:lineRule="auto"/>
        <w:ind w:firstLine="567"/>
        <w:rPr>
          <w:rFonts w:ascii="Arial Narrow" w:hAnsi="Arial Narrow" w:cs="Courier New"/>
          <w:color w:val="000000" w:themeColor="text1"/>
          <w:sz w:val="24"/>
          <w:szCs w:val="24"/>
        </w:rPr>
      </w:pPr>
      <w:r w:rsidRPr="00340A80">
        <w:rPr>
          <w:rFonts w:ascii="Arial Narrow" w:hAnsi="Arial Narrow" w:cs="Courier New"/>
          <w:color w:val="000000" w:themeColor="text1"/>
          <w:sz w:val="24"/>
          <w:szCs w:val="24"/>
        </w:rPr>
        <w:t xml:space="preserve">  DELFLAG </w:t>
      </w:r>
      <w:r w:rsidRPr="00340A80">
        <w:rPr>
          <w:rFonts w:ascii="Arial Narrow" w:hAnsi="Arial Narrow" w:cs="Courier New"/>
          <w:bCs/>
          <w:color w:val="000000" w:themeColor="text1"/>
          <w:sz w:val="24"/>
          <w:szCs w:val="24"/>
        </w:rPr>
        <w:t>:</w:t>
      </w:r>
      <w:r w:rsidRPr="00340A80">
        <w:rPr>
          <w:rFonts w:ascii="Arial Narrow" w:hAnsi="Arial Narrow" w:cs="Courier New"/>
          <w:color w:val="000000" w:themeColor="text1"/>
          <w:sz w:val="24"/>
          <w:szCs w:val="24"/>
        </w:rPr>
        <w:t xml:space="preserve"> </w:t>
      </w:r>
      <w:r w:rsidRPr="00340A80">
        <w:rPr>
          <w:rFonts w:ascii="Arial Narrow" w:hAnsi="Arial Narrow" w:cs="Courier New"/>
          <w:i/>
          <w:iCs/>
          <w:color w:val="000000" w:themeColor="text1"/>
          <w:sz w:val="24"/>
          <w:szCs w:val="24"/>
        </w:rPr>
        <w:t>abap</w:t>
      </w:r>
      <w:r w:rsidRPr="00340A80">
        <w:rPr>
          <w:rFonts w:ascii="Arial Narrow" w:hAnsi="Arial Narrow" w:cs="Courier New"/>
          <w:bCs/>
          <w:color w:val="000000" w:themeColor="text1"/>
          <w:sz w:val="24"/>
          <w:szCs w:val="24"/>
        </w:rPr>
        <w:t>.</w:t>
      </w:r>
      <w:r w:rsidRPr="00340A80">
        <w:rPr>
          <w:rFonts w:ascii="Arial Narrow" w:hAnsi="Arial Narrow" w:cs="Courier New"/>
          <w:i/>
          <w:iCs/>
          <w:color w:val="000000" w:themeColor="text1"/>
          <w:sz w:val="24"/>
          <w:szCs w:val="24"/>
        </w:rPr>
        <w:t>char</w:t>
      </w:r>
      <w:r w:rsidRPr="00340A80">
        <w:rPr>
          <w:rFonts w:ascii="Arial Narrow" w:hAnsi="Arial Narrow" w:cs="Courier New"/>
          <w:bCs/>
          <w:color w:val="000000" w:themeColor="text1"/>
          <w:sz w:val="24"/>
          <w:szCs w:val="24"/>
        </w:rPr>
        <w:t>(</w:t>
      </w:r>
      <w:r w:rsidRPr="00340A80">
        <w:rPr>
          <w:rFonts w:ascii="Arial Narrow" w:hAnsi="Arial Narrow" w:cs="Courier New"/>
          <w:color w:val="000000" w:themeColor="text1"/>
          <w:sz w:val="24"/>
          <w:szCs w:val="24"/>
        </w:rPr>
        <w:t>1</w:t>
      </w:r>
      <w:r w:rsidRPr="00340A80">
        <w:rPr>
          <w:rFonts w:ascii="Arial Narrow" w:hAnsi="Arial Narrow" w:cs="Courier New"/>
          <w:bCs/>
          <w:color w:val="000000" w:themeColor="text1"/>
          <w:sz w:val="24"/>
          <w:szCs w:val="24"/>
        </w:rPr>
        <w:t>);</w:t>
      </w:r>
    </w:p>
    <w:p w:rsidR="00340A80" w:rsidRPr="00340A80" w:rsidRDefault="00340A80" w:rsidP="00340A80">
      <w:pPr>
        <w:autoSpaceDE w:val="0"/>
        <w:autoSpaceDN w:val="0"/>
        <w:adjustRightInd w:val="0"/>
        <w:spacing w:after="0" w:line="240" w:lineRule="auto"/>
        <w:ind w:firstLine="567"/>
        <w:rPr>
          <w:rFonts w:ascii="Arial Narrow" w:hAnsi="Arial Narrow" w:cs="Courier New"/>
          <w:color w:val="000000" w:themeColor="text1"/>
          <w:sz w:val="24"/>
          <w:szCs w:val="24"/>
        </w:rPr>
      </w:pPr>
      <w:r w:rsidRPr="00340A80">
        <w:rPr>
          <w:rFonts w:ascii="Arial Narrow" w:hAnsi="Arial Narrow" w:cs="Courier New"/>
          <w:bCs/>
          <w:color w:val="000000" w:themeColor="text1"/>
          <w:sz w:val="24"/>
          <w:szCs w:val="24"/>
        </w:rPr>
        <w:t>}</w:t>
      </w:r>
    </w:p>
    <w:p w:rsidR="00340A80" w:rsidRDefault="00340A80" w:rsidP="00340A80">
      <w:pPr>
        <w:spacing w:after="0" w:line="240" w:lineRule="auto"/>
        <w:ind w:firstLine="567"/>
        <w:rPr>
          <w:rFonts w:ascii="Arial Narrow" w:hAnsi="Arial Narrow"/>
          <w:noProof/>
          <w:color w:val="000000" w:themeColor="text1"/>
          <w:sz w:val="24"/>
          <w:szCs w:val="24"/>
        </w:rPr>
      </w:pPr>
      <w:r w:rsidRPr="004E2CF2">
        <w:rPr>
          <w:rFonts w:ascii="Arial Narrow" w:hAnsi="Arial Narrow" w:cs="Courier New"/>
          <w:bCs/>
          <w:i/>
          <w:color w:val="002060"/>
          <w:sz w:val="24"/>
          <w:szCs w:val="24"/>
          <w:shd w:val="clear" w:color="auto" w:fill="F2F2F2" w:themeFill="background1" w:themeFillShade="F2"/>
        </w:rPr>
        <w:t>implemented</w:t>
      </w:r>
      <w:r w:rsidRPr="004E2CF2">
        <w:rPr>
          <w:rFonts w:ascii="Arial Narrow" w:hAnsi="Arial Narrow" w:cs="Courier New"/>
          <w:i/>
          <w:color w:val="002060"/>
          <w:sz w:val="24"/>
          <w:szCs w:val="24"/>
          <w:shd w:val="clear" w:color="auto" w:fill="F2F2F2" w:themeFill="background1" w:themeFillShade="F2"/>
        </w:rPr>
        <w:t xml:space="preserve"> </w:t>
      </w:r>
      <w:r w:rsidRPr="004E2CF2">
        <w:rPr>
          <w:rFonts w:ascii="Arial Narrow" w:hAnsi="Arial Narrow" w:cs="Courier New"/>
          <w:bCs/>
          <w:i/>
          <w:color w:val="002060"/>
          <w:sz w:val="24"/>
          <w:szCs w:val="24"/>
          <w:shd w:val="clear" w:color="auto" w:fill="F2F2F2" w:themeFill="background1" w:themeFillShade="F2"/>
        </w:rPr>
        <w:t>by</w:t>
      </w:r>
      <w:r w:rsidRPr="00340A80">
        <w:rPr>
          <w:rFonts w:ascii="Arial Narrow" w:hAnsi="Arial Narrow" w:cs="Courier New"/>
          <w:color w:val="000000" w:themeColor="text1"/>
          <w:sz w:val="24"/>
          <w:szCs w:val="24"/>
        </w:rPr>
        <w:t xml:space="preserve"> </w:t>
      </w:r>
      <w:r w:rsidRPr="00340A80">
        <w:rPr>
          <w:rFonts w:ascii="Arial Narrow" w:hAnsi="Arial Narrow" w:cs="Courier New"/>
          <w:bCs/>
          <w:color w:val="000000" w:themeColor="text1"/>
          <w:sz w:val="24"/>
          <w:szCs w:val="24"/>
        </w:rPr>
        <w:t>method</w:t>
      </w:r>
      <w:r w:rsidRPr="00340A80">
        <w:rPr>
          <w:rFonts w:ascii="Arial Narrow" w:hAnsi="Arial Narrow" w:cs="Courier New"/>
          <w:color w:val="000000" w:themeColor="text1"/>
          <w:sz w:val="24"/>
          <w:szCs w:val="24"/>
        </w:rPr>
        <w:t xml:space="preserve"> </w:t>
      </w:r>
      <w:r w:rsidRPr="00340A80">
        <w:rPr>
          <w:rFonts w:ascii="Arial Narrow" w:hAnsi="Arial Narrow" w:cs="Courier New"/>
          <w:i/>
          <w:color w:val="002060"/>
          <w:sz w:val="24"/>
          <w:szCs w:val="24"/>
        </w:rPr>
        <w:t>ZCL_RSA</w:t>
      </w:r>
      <w:r w:rsidRPr="00340A80">
        <w:rPr>
          <w:rFonts w:ascii="Arial Narrow" w:hAnsi="Arial Narrow" w:cs="Courier New"/>
          <w:bCs/>
          <w:i/>
          <w:color w:val="002060"/>
          <w:sz w:val="24"/>
          <w:szCs w:val="24"/>
        </w:rPr>
        <w:t>=&gt;</w:t>
      </w:r>
      <w:r w:rsidRPr="00340A80">
        <w:rPr>
          <w:rFonts w:ascii="Arial Narrow" w:hAnsi="Arial Narrow" w:cs="Courier New"/>
          <w:i/>
          <w:color w:val="002060"/>
          <w:sz w:val="24"/>
          <w:szCs w:val="24"/>
        </w:rPr>
        <w:t>ZM_MMAP</w:t>
      </w:r>
      <w:r w:rsidRPr="00340A80">
        <w:rPr>
          <w:rFonts w:ascii="Arial Narrow" w:hAnsi="Arial Narrow" w:cs="Courier New"/>
          <w:bCs/>
          <w:color w:val="000000" w:themeColor="text1"/>
          <w:sz w:val="24"/>
          <w:szCs w:val="24"/>
        </w:rPr>
        <w:t>;</w:t>
      </w:r>
    </w:p>
    <w:p w:rsidR="00340A80" w:rsidRDefault="00340A80" w:rsidP="00340A80">
      <w:pPr>
        <w:spacing w:after="0" w:line="240" w:lineRule="auto"/>
        <w:ind w:firstLine="567"/>
        <w:rPr>
          <w:rFonts w:ascii="Arial Narrow" w:hAnsi="Arial Narrow"/>
          <w:noProof/>
          <w:color w:val="000000" w:themeColor="text1"/>
          <w:sz w:val="24"/>
          <w:szCs w:val="24"/>
        </w:rPr>
      </w:pPr>
    </w:p>
    <w:p w:rsidR="00E55AD3" w:rsidRPr="00E55AD3" w:rsidRDefault="00E55AD3" w:rsidP="00340A80">
      <w:pPr>
        <w:pStyle w:val="a7"/>
        <w:spacing w:before="0" w:beforeAutospacing="0" w:after="0" w:afterAutospacing="0"/>
        <w:ind w:firstLine="567"/>
        <w:jc w:val="both"/>
        <w:rPr>
          <w:rFonts w:ascii="Arial Narrow" w:hAnsi="Arial Narrow"/>
          <w:lang w:val="ru-RU"/>
        </w:rPr>
      </w:pPr>
      <w:r w:rsidRPr="00340A80">
        <w:rPr>
          <w:rFonts w:ascii="Arial Narrow" w:hAnsi="Arial Narrow"/>
          <w:shd w:val="clear" w:color="auto" w:fill="F2F2F2" w:themeFill="background1" w:themeFillShade="F2"/>
          <w:lang w:val="ru-RU"/>
        </w:rPr>
        <w:t>@</w:t>
      </w:r>
      <w:r w:rsidRPr="00340A80">
        <w:rPr>
          <w:rFonts w:ascii="Arial Narrow" w:hAnsi="Arial Narrow"/>
          <w:shd w:val="clear" w:color="auto" w:fill="F2F2F2" w:themeFill="background1" w:themeFillShade="F2"/>
        </w:rPr>
        <w:t>ClientDependent</w:t>
      </w:r>
      <w:r w:rsidRPr="00340A80">
        <w:rPr>
          <w:rFonts w:ascii="Arial Narrow" w:hAnsi="Arial Narrow"/>
          <w:shd w:val="clear" w:color="auto" w:fill="F2F2F2" w:themeFill="background1" w:themeFillShade="F2"/>
          <w:lang w:val="ru-RU"/>
        </w:rPr>
        <w:t xml:space="preserve">: </w:t>
      </w:r>
      <w:r w:rsidRPr="00340A80">
        <w:rPr>
          <w:rFonts w:ascii="Arial Narrow" w:hAnsi="Arial Narrow"/>
          <w:i/>
          <w:color w:val="002060"/>
          <w:shd w:val="clear" w:color="auto" w:fill="F2F2F2" w:themeFill="background1" w:themeFillShade="F2"/>
        </w:rPr>
        <w:t>false</w:t>
      </w:r>
      <w:r w:rsidRPr="00E55AD3">
        <w:rPr>
          <w:rFonts w:ascii="Arial Narrow" w:hAnsi="Arial Narrow"/>
          <w:lang w:val="ru-RU"/>
        </w:rPr>
        <w:t xml:space="preserve"> </w:t>
      </w:r>
      <w:r w:rsidR="00340A80">
        <w:rPr>
          <w:rFonts w:ascii="Arial Narrow" w:hAnsi="Arial Narrow"/>
          <w:lang w:val="ru-RU"/>
        </w:rPr>
        <w:t xml:space="preserve">- </w:t>
      </w:r>
      <w:r w:rsidRPr="00E55AD3">
        <w:rPr>
          <w:rFonts w:ascii="Arial Narrow" w:hAnsi="Arial Narrow"/>
          <w:lang w:val="ru-RU"/>
        </w:rPr>
        <w:t>без автообработки клиента</w:t>
      </w:r>
      <w:r w:rsidR="00340A80">
        <w:rPr>
          <w:rFonts w:ascii="Arial Narrow" w:hAnsi="Arial Narrow"/>
          <w:lang w:val="ru-RU"/>
        </w:rPr>
        <w:t xml:space="preserve">, </w:t>
      </w:r>
      <w:r w:rsidRPr="00E55AD3">
        <w:rPr>
          <w:rFonts w:ascii="Arial Narrow" w:hAnsi="Arial Narrow"/>
          <w:lang w:val="ru-RU"/>
        </w:rPr>
        <w:t xml:space="preserve">чтобы не использовать системный параметр </w:t>
      </w:r>
      <w:r w:rsidRPr="00E55AD3">
        <w:rPr>
          <w:rFonts w:ascii="Arial Narrow" w:hAnsi="Arial Narrow"/>
        </w:rPr>
        <w:t>CLNT</w:t>
      </w:r>
      <w:r w:rsidRPr="00E55AD3">
        <w:rPr>
          <w:rFonts w:ascii="Arial Narrow" w:hAnsi="Arial Narrow"/>
          <w:lang w:val="ru-RU"/>
        </w:rPr>
        <w:t xml:space="preserve"> дополнительно, который будет обязателен, если включить эту аннотацию. </w:t>
      </w:r>
      <w:r w:rsidRPr="00E55AD3">
        <w:rPr>
          <w:rFonts w:ascii="Arial Narrow" w:hAnsi="Arial Narrow"/>
        </w:rPr>
        <w:t> </w:t>
      </w:r>
    </w:p>
    <w:p w:rsidR="00340A80" w:rsidRDefault="00340A80" w:rsidP="00E55AD3">
      <w:pPr>
        <w:pStyle w:val="a7"/>
        <w:spacing w:before="0" w:beforeAutospacing="0" w:after="0" w:afterAutospacing="0"/>
        <w:ind w:firstLine="567"/>
        <w:rPr>
          <w:rFonts w:ascii="Arial Narrow" w:hAnsi="Arial Narrow"/>
          <w:lang w:val="ru-RU"/>
        </w:rPr>
      </w:pPr>
    </w:p>
    <w:p w:rsidR="004E2CF2" w:rsidRPr="004E2CF2" w:rsidRDefault="004E2CF2" w:rsidP="00D03195">
      <w:pPr>
        <w:shd w:val="clear" w:color="auto" w:fill="F2F2F2" w:themeFill="background1" w:themeFillShade="F2"/>
        <w:spacing w:after="0" w:line="240" w:lineRule="auto"/>
        <w:ind w:firstLine="567"/>
        <w:jc w:val="center"/>
        <w:rPr>
          <w:rFonts w:ascii="Arial Narrow" w:hAnsi="Arial Narrow"/>
          <w:color w:val="002060"/>
          <w:spacing w:val="20"/>
          <w:sz w:val="24"/>
          <w:szCs w:val="24"/>
          <w:lang w:val="ru-RU"/>
        </w:rPr>
      </w:pPr>
      <w:r w:rsidRPr="004E2CF2">
        <w:rPr>
          <w:rFonts w:ascii="Arial Narrow" w:eastAsia="Times New Roman" w:hAnsi="Arial Narrow" w:cs="Times New Roman"/>
          <w:color w:val="002060"/>
          <w:spacing w:val="20"/>
          <w:sz w:val="24"/>
          <w:szCs w:val="24"/>
          <w:lang w:val="ru-RU"/>
        </w:rPr>
        <w:t xml:space="preserve">Создаем </w:t>
      </w:r>
      <w:r w:rsidRPr="004E2CF2">
        <w:rPr>
          <w:rFonts w:ascii="Arial Narrow" w:hAnsi="Arial Narrow"/>
          <w:color w:val="002060"/>
          <w:spacing w:val="20"/>
          <w:sz w:val="24"/>
          <w:szCs w:val="24"/>
        </w:rPr>
        <w:t>AMDP</w:t>
      </w:r>
      <w:r w:rsidRPr="004E2CF2">
        <w:rPr>
          <w:rFonts w:ascii="Arial Narrow" w:hAnsi="Arial Narrow"/>
          <w:color w:val="002060"/>
          <w:spacing w:val="20"/>
          <w:sz w:val="24"/>
          <w:szCs w:val="24"/>
          <w:lang w:val="ru-RU"/>
        </w:rPr>
        <w:t xml:space="preserve"> класс с методом чтением данных из </w:t>
      </w:r>
      <w:r w:rsidRPr="004E2CF2">
        <w:rPr>
          <w:rFonts w:ascii="Arial Narrow" w:hAnsi="Arial Narrow"/>
          <w:color w:val="002060"/>
          <w:spacing w:val="20"/>
          <w:sz w:val="24"/>
          <w:szCs w:val="24"/>
        </w:rPr>
        <w:t>CV</w:t>
      </w:r>
    </w:p>
    <w:p w:rsidR="004E2CF2" w:rsidRDefault="004E2CF2" w:rsidP="00E55AD3">
      <w:pPr>
        <w:pStyle w:val="a7"/>
        <w:spacing w:before="0" w:beforeAutospacing="0" w:after="0" w:afterAutospacing="0"/>
        <w:ind w:firstLine="567"/>
        <w:rPr>
          <w:rFonts w:ascii="Arial Narrow" w:hAnsi="Arial Narrow"/>
          <w:lang w:val="ru-RU"/>
        </w:rPr>
      </w:pPr>
    </w:p>
    <w:p w:rsidR="00064A68" w:rsidRPr="00064A68" w:rsidRDefault="00064A68" w:rsidP="00064A68">
      <w:pPr>
        <w:autoSpaceDE w:val="0"/>
        <w:autoSpaceDN w:val="0"/>
        <w:adjustRightInd w:val="0"/>
        <w:spacing w:after="0" w:line="240" w:lineRule="auto"/>
        <w:ind w:firstLine="567"/>
        <w:rPr>
          <w:rFonts w:ascii="Arial Narrow" w:hAnsi="Arial Narrow" w:cs="Courier New"/>
          <w:color w:val="000000" w:themeColor="text1"/>
          <w:sz w:val="24"/>
          <w:szCs w:val="24"/>
        </w:rPr>
      </w:pPr>
      <w:r w:rsidRPr="00064A68">
        <w:rPr>
          <w:rFonts w:ascii="Arial Narrow" w:hAnsi="Arial Narrow" w:cs="Courier New"/>
          <w:color w:val="000000" w:themeColor="text1"/>
          <w:sz w:val="24"/>
          <w:szCs w:val="24"/>
        </w:rPr>
        <w:t xml:space="preserve">class </w:t>
      </w:r>
      <w:r w:rsidRPr="00064A68">
        <w:rPr>
          <w:rFonts w:ascii="Arial Narrow" w:hAnsi="Arial Narrow" w:cs="Courier New"/>
          <w:b/>
          <w:color w:val="000000" w:themeColor="text1"/>
          <w:sz w:val="24"/>
          <w:szCs w:val="24"/>
        </w:rPr>
        <w:t>ZCL_RSA</w:t>
      </w:r>
      <w:r w:rsidRPr="00064A68">
        <w:rPr>
          <w:rFonts w:ascii="Arial Narrow" w:hAnsi="Arial Narrow" w:cs="Courier New"/>
          <w:color w:val="000000" w:themeColor="text1"/>
          <w:sz w:val="24"/>
          <w:szCs w:val="24"/>
        </w:rPr>
        <w:t xml:space="preserve"> </w:t>
      </w:r>
      <w:r w:rsidRPr="00064A68">
        <w:rPr>
          <w:rFonts w:ascii="Arial Narrow" w:hAnsi="Arial Narrow" w:cs="Courier New"/>
          <w:i/>
          <w:color w:val="002060"/>
          <w:sz w:val="24"/>
          <w:szCs w:val="24"/>
        </w:rPr>
        <w:t>definition</w:t>
      </w:r>
    </w:p>
    <w:p w:rsidR="00064A68" w:rsidRPr="00064A68" w:rsidRDefault="00064A68" w:rsidP="00064A68">
      <w:pPr>
        <w:autoSpaceDE w:val="0"/>
        <w:autoSpaceDN w:val="0"/>
        <w:adjustRightInd w:val="0"/>
        <w:spacing w:after="0" w:line="240" w:lineRule="auto"/>
        <w:ind w:firstLine="567"/>
        <w:rPr>
          <w:rFonts w:ascii="Arial Narrow" w:hAnsi="Arial Narrow" w:cs="Courier New"/>
          <w:color w:val="000000" w:themeColor="text1"/>
          <w:sz w:val="24"/>
          <w:szCs w:val="24"/>
        </w:rPr>
      </w:pPr>
      <w:r w:rsidRPr="00064A68">
        <w:rPr>
          <w:rFonts w:ascii="Arial Narrow" w:hAnsi="Arial Narrow" w:cs="Courier New"/>
          <w:color w:val="000000" w:themeColor="text1"/>
          <w:sz w:val="24"/>
          <w:szCs w:val="24"/>
        </w:rPr>
        <w:t xml:space="preserve">  public</w:t>
      </w:r>
    </w:p>
    <w:p w:rsidR="00064A68" w:rsidRPr="00064A68" w:rsidRDefault="00064A68" w:rsidP="00064A68">
      <w:pPr>
        <w:autoSpaceDE w:val="0"/>
        <w:autoSpaceDN w:val="0"/>
        <w:adjustRightInd w:val="0"/>
        <w:spacing w:after="0" w:line="240" w:lineRule="auto"/>
        <w:ind w:firstLine="567"/>
        <w:rPr>
          <w:rFonts w:ascii="Arial Narrow" w:hAnsi="Arial Narrow" w:cs="Courier New"/>
          <w:color w:val="000000" w:themeColor="text1"/>
          <w:sz w:val="24"/>
          <w:szCs w:val="24"/>
        </w:rPr>
      </w:pPr>
      <w:r w:rsidRPr="00064A68">
        <w:rPr>
          <w:rFonts w:ascii="Arial Narrow" w:hAnsi="Arial Narrow" w:cs="Courier New"/>
          <w:color w:val="000000" w:themeColor="text1"/>
          <w:sz w:val="24"/>
          <w:szCs w:val="24"/>
        </w:rPr>
        <w:t xml:space="preserve">  final</w:t>
      </w:r>
    </w:p>
    <w:p w:rsidR="00064A68" w:rsidRPr="00064A68" w:rsidRDefault="00064A68" w:rsidP="00064A68">
      <w:pPr>
        <w:autoSpaceDE w:val="0"/>
        <w:autoSpaceDN w:val="0"/>
        <w:adjustRightInd w:val="0"/>
        <w:spacing w:after="0" w:line="240" w:lineRule="auto"/>
        <w:ind w:firstLine="567"/>
        <w:rPr>
          <w:rFonts w:ascii="Arial Narrow" w:hAnsi="Arial Narrow" w:cs="Courier New"/>
          <w:color w:val="000000" w:themeColor="text1"/>
          <w:sz w:val="24"/>
          <w:szCs w:val="24"/>
        </w:rPr>
      </w:pPr>
      <w:r w:rsidRPr="00064A68">
        <w:rPr>
          <w:rFonts w:ascii="Arial Narrow" w:hAnsi="Arial Narrow" w:cs="Courier New"/>
          <w:color w:val="000000" w:themeColor="text1"/>
          <w:sz w:val="24"/>
          <w:szCs w:val="24"/>
        </w:rPr>
        <w:lastRenderedPageBreak/>
        <w:t xml:space="preserve">  create public .</w:t>
      </w:r>
    </w:p>
    <w:p w:rsidR="00064A68" w:rsidRPr="00064A68" w:rsidRDefault="00064A68" w:rsidP="00064A68">
      <w:pPr>
        <w:autoSpaceDE w:val="0"/>
        <w:autoSpaceDN w:val="0"/>
        <w:adjustRightInd w:val="0"/>
        <w:spacing w:after="0" w:line="240" w:lineRule="auto"/>
        <w:ind w:firstLine="567"/>
        <w:rPr>
          <w:rFonts w:ascii="Arial Narrow" w:hAnsi="Arial Narrow" w:cs="Courier New"/>
          <w:color w:val="000000" w:themeColor="text1"/>
          <w:sz w:val="24"/>
          <w:szCs w:val="24"/>
        </w:rPr>
      </w:pPr>
    </w:p>
    <w:p w:rsidR="00064A68" w:rsidRPr="00064A68" w:rsidRDefault="00064A68" w:rsidP="00064A68">
      <w:pPr>
        <w:autoSpaceDE w:val="0"/>
        <w:autoSpaceDN w:val="0"/>
        <w:adjustRightInd w:val="0"/>
        <w:spacing w:after="0" w:line="240" w:lineRule="auto"/>
        <w:ind w:firstLine="567"/>
        <w:rPr>
          <w:rFonts w:ascii="Arial Narrow" w:hAnsi="Arial Narrow" w:cs="Courier New"/>
          <w:color w:val="000000" w:themeColor="text1"/>
          <w:sz w:val="24"/>
          <w:szCs w:val="24"/>
        </w:rPr>
      </w:pPr>
      <w:r w:rsidRPr="00687A38">
        <w:rPr>
          <w:rFonts w:ascii="Arial Narrow" w:hAnsi="Arial Narrow" w:cs="Courier New"/>
          <w:color w:val="000000" w:themeColor="text1"/>
          <w:sz w:val="24"/>
          <w:szCs w:val="24"/>
        </w:rPr>
        <w:t xml:space="preserve">  </w:t>
      </w:r>
      <w:r w:rsidRPr="00064A68">
        <w:rPr>
          <w:rFonts w:ascii="Arial Narrow" w:hAnsi="Arial Narrow" w:cs="Courier New"/>
          <w:color w:val="000000" w:themeColor="text1"/>
          <w:sz w:val="24"/>
          <w:szCs w:val="24"/>
        </w:rPr>
        <w:t>public section.</w:t>
      </w:r>
    </w:p>
    <w:p w:rsidR="00064A68" w:rsidRPr="00064A68" w:rsidRDefault="00064A68" w:rsidP="00064A68">
      <w:pPr>
        <w:autoSpaceDE w:val="0"/>
        <w:autoSpaceDN w:val="0"/>
        <w:adjustRightInd w:val="0"/>
        <w:spacing w:after="0" w:line="240" w:lineRule="auto"/>
        <w:ind w:firstLine="567"/>
        <w:rPr>
          <w:rFonts w:ascii="Arial Narrow" w:hAnsi="Arial Narrow" w:cs="Courier New"/>
          <w:color w:val="000000" w:themeColor="text1"/>
          <w:sz w:val="24"/>
          <w:szCs w:val="24"/>
        </w:rPr>
      </w:pPr>
      <w:r w:rsidRPr="00064A68">
        <w:rPr>
          <w:rFonts w:ascii="Arial Narrow" w:hAnsi="Arial Narrow" w:cs="Courier New"/>
          <w:color w:val="000000" w:themeColor="text1"/>
          <w:sz w:val="24"/>
          <w:szCs w:val="24"/>
        </w:rPr>
        <w:t xml:space="preserve">    interfaces </w:t>
      </w:r>
      <w:r w:rsidRPr="00064A68">
        <w:rPr>
          <w:rFonts w:ascii="Arial Narrow" w:hAnsi="Arial Narrow" w:cs="Courier New"/>
          <w:i/>
          <w:color w:val="002060"/>
          <w:sz w:val="24"/>
          <w:szCs w:val="24"/>
        </w:rPr>
        <w:t>if_amdp_marker_hdb</w:t>
      </w:r>
      <w:r w:rsidRPr="00064A68">
        <w:rPr>
          <w:rFonts w:ascii="Arial Narrow" w:hAnsi="Arial Narrow" w:cs="Courier New"/>
          <w:color w:val="000000" w:themeColor="text1"/>
          <w:sz w:val="24"/>
          <w:szCs w:val="24"/>
        </w:rPr>
        <w:t>.</w:t>
      </w:r>
    </w:p>
    <w:p w:rsidR="00064A68" w:rsidRPr="00064A68" w:rsidRDefault="00064A68" w:rsidP="00064A68">
      <w:pPr>
        <w:autoSpaceDE w:val="0"/>
        <w:autoSpaceDN w:val="0"/>
        <w:adjustRightInd w:val="0"/>
        <w:spacing w:after="0" w:line="240" w:lineRule="auto"/>
        <w:ind w:firstLine="567"/>
        <w:rPr>
          <w:rFonts w:ascii="Arial Narrow" w:hAnsi="Arial Narrow" w:cs="Courier New"/>
          <w:color w:val="000000" w:themeColor="text1"/>
          <w:sz w:val="24"/>
          <w:szCs w:val="24"/>
        </w:rPr>
      </w:pPr>
      <w:r w:rsidRPr="00064A68">
        <w:rPr>
          <w:rFonts w:ascii="Arial Narrow" w:hAnsi="Arial Narrow" w:cs="Courier New"/>
          <w:color w:val="000000" w:themeColor="text1"/>
          <w:sz w:val="24"/>
          <w:szCs w:val="24"/>
        </w:rPr>
        <w:t xml:space="preserve">    class-methods:</w:t>
      </w:r>
    </w:p>
    <w:p w:rsidR="00064A68" w:rsidRPr="00064A68" w:rsidRDefault="00064A68" w:rsidP="00064A68">
      <w:pPr>
        <w:autoSpaceDE w:val="0"/>
        <w:autoSpaceDN w:val="0"/>
        <w:adjustRightInd w:val="0"/>
        <w:spacing w:after="0" w:line="240" w:lineRule="auto"/>
        <w:ind w:firstLine="567"/>
        <w:rPr>
          <w:rFonts w:ascii="Arial Narrow" w:hAnsi="Arial Narrow" w:cs="Courier New"/>
          <w:color w:val="000000" w:themeColor="text1"/>
          <w:sz w:val="24"/>
          <w:szCs w:val="24"/>
        </w:rPr>
      </w:pPr>
      <w:r w:rsidRPr="00064A68">
        <w:rPr>
          <w:rFonts w:ascii="Arial Narrow" w:hAnsi="Arial Narrow" w:cs="Courier New"/>
          <w:color w:val="000000" w:themeColor="text1"/>
          <w:sz w:val="24"/>
          <w:szCs w:val="24"/>
        </w:rPr>
        <w:t xml:space="preserve">        </w:t>
      </w:r>
      <w:r w:rsidRPr="00064A68">
        <w:rPr>
          <w:rFonts w:ascii="Arial Narrow" w:hAnsi="Arial Narrow" w:cs="Courier New"/>
          <w:b/>
          <w:i/>
          <w:color w:val="000000" w:themeColor="text1"/>
          <w:sz w:val="24"/>
          <w:szCs w:val="24"/>
        </w:rPr>
        <w:t>ZM_MMAP</w:t>
      </w:r>
      <w:r w:rsidRPr="00064A68">
        <w:rPr>
          <w:rFonts w:ascii="Arial Narrow" w:hAnsi="Arial Narrow" w:cs="Courier New"/>
          <w:color w:val="000000" w:themeColor="text1"/>
          <w:sz w:val="24"/>
          <w:szCs w:val="24"/>
        </w:rPr>
        <w:t xml:space="preserve"> </w:t>
      </w:r>
      <w:r w:rsidRPr="00981711">
        <w:rPr>
          <w:rFonts w:ascii="Arial Narrow" w:hAnsi="Arial Narrow" w:cs="Courier New"/>
          <w:color w:val="000000" w:themeColor="text1"/>
          <w:sz w:val="24"/>
          <w:szCs w:val="24"/>
          <w:shd w:val="clear" w:color="auto" w:fill="F2F2F2" w:themeFill="background1" w:themeFillShade="F2"/>
        </w:rPr>
        <w:t xml:space="preserve">for table function </w:t>
      </w:r>
      <w:r w:rsidRPr="00981711">
        <w:rPr>
          <w:rFonts w:ascii="Arial Narrow" w:hAnsi="Arial Narrow" w:cs="Courier New"/>
          <w:i/>
          <w:color w:val="002060"/>
          <w:sz w:val="24"/>
          <w:szCs w:val="24"/>
          <w:shd w:val="clear" w:color="auto" w:fill="F2F2F2" w:themeFill="background1" w:themeFillShade="F2"/>
        </w:rPr>
        <w:t>ztf_rsa_for_mmap</w:t>
      </w:r>
      <w:r w:rsidRPr="00064A68">
        <w:rPr>
          <w:rFonts w:ascii="Arial Narrow" w:hAnsi="Arial Narrow" w:cs="Courier New"/>
          <w:color w:val="000000" w:themeColor="text1"/>
          <w:sz w:val="24"/>
          <w:szCs w:val="24"/>
        </w:rPr>
        <w:t>.</w:t>
      </w:r>
    </w:p>
    <w:p w:rsidR="00064A68" w:rsidRPr="00064A68" w:rsidRDefault="00064A68" w:rsidP="00064A68">
      <w:pPr>
        <w:autoSpaceDE w:val="0"/>
        <w:autoSpaceDN w:val="0"/>
        <w:adjustRightInd w:val="0"/>
        <w:spacing w:after="0" w:line="240" w:lineRule="auto"/>
        <w:ind w:firstLine="567"/>
        <w:rPr>
          <w:rFonts w:ascii="Arial Narrow" w:hAnsi="Arial Narrow" w:cs="Courier New"/>
          <w:color w:val="000000" w:themeColor="text1"/>
          <w:sz w:val="24"/>
          <w:szCs w:val="24"/>
        </w:rPr>
      </w:pPr>
      <w:r w:rsidRPr="00064A68">
        <w:rPr>
          <w:rFonts w:ascii="Arial Narrow" w:hAnsi="Arial Narrow" w:cs="Courier New"/>
          <w:color w:val="000000" w:themeColor="text1"/>
          <w:sz w:val="24"/>
          <w:szCs w:val="24"/>
        </w:rPr>
        <w:t>protected section.</w:t>
      </w:r>
    </w:p>
    <w:p w:rsidR="00064A68" w:rsidRPr="00064A68" w:rsidRDefault="00064A68" w:rsidP="00064A68">
      <w:pPr>
        <w:autoSpaceDE w:val="0"/>
        <w:autoSpaceDN w:val="0"/>
        <w:adjustRightInd w:val="0"/>
        <w:spacing w:after="0" w:line="240" w:lineRule="auto"/>
        <w:ind w:firstLine="567"/>
        <w:rPr>
          <w:rFonts w:ascii="Arial Narrow" w:hAnsi="Arial Narrow" w:cs="Courier New"/>
          <w:color w:val="000000" w:themeColor="text1"/>
          <w:sz w:val="24"/>
          <w:szCs w:val="24"/>
        </w:rPr>
      </w:pPr>
      <w:r w:rsidRPr="00064A68">
        <w:rPr>
          <w:rFonts w:ascii="Arial Narrow" w:hAnsi="Arial Narrow" w:cs="Courier New"/>
          <w:color w:val="000000" w:themeColor="text1"/>
          <w:sz w:val="24"/>
          <w:szCs w:val="24"/>
        </w:rPr>
        <w:t>private section.</w:t>
      </w:r>
    </w:p>
    <w:p w:rsidR="00064A68" w:rsidRPr="00064A68" w:rsidRDefault="00064A68" w:rsidP="00064A68">
      <w:pPr>
        <w:autoSpaceDE w:val="0"/>
        <w:autoSpaceDN w:val="0"/>
        <w:adjustRightInd w:val="0"/>
        <w:spacing w:after="0" w:line="240" w:lineRule="auto"/>
        <w:ind w:firstLine="567"/>
        <w:rPr>
          <w:rFonts w:ascii="Arial Narrow" w:hAnsi="Arial Narrow" w:cs="Courier New"/>
          <w:color w:val="000000" w:themeColor="text1"/>
          <w:sz w:val="24"/>
          <w:szCs w:val="24"/>
        </w:rPr>
      </w:pPr>
      <w:r w:rsidRPr="00064A68">
        <w:rPr>
          <w:rFonts w:ascii="Arial Narrow" w:hAnsi="Arial Narrow" w:cs="Courier New"/>
          <w:color w:val="000000" w:themeColor="text1"/>
          <w:sz w:val="24"/>
          <w:szCs w:val="24"/>
        </w:rPr>
        <w:t>ENDCLASS.</w:t>
      </w:r>
    </w:p>
    <w:p w:rsidR="00064A68" w:rsidRDefault="00064A68" w:rsidP="00064A68">
      <w:pPr>
        <w:autoSpaceDE w:val="0"/>
        <w:autoSpaceDN w:val="0"/>
        <w:adjustRightInd w:val="0"/>
        <w:spacing w:after="0" w:line="240" w:lineRule="auto"/>
        <w:ind w:firstLine="567"/>
        <w:rPr>
          <w:rFonts w:ascii="Arial Narrow" w:hAnsi="Arial Narrow" w:cs="Courier New"/>
          <w:color w:val="000000" w:themeColor="text1"/>
          <w:sz w:val="24"/>
          <w:szCs w:val="24"/>
        </w:rPr>
      </w:pPr>
    </w:p>
    <w:p w:rsidR="00064A68" w:rsidRPr="00064A68" w:rsidRDefault="00064A68" w:rsidP="00064A68">
      <w:pPr>
        <w:autoSpaceDE w:val="0"/>
        <w:autoSpaceDN w:val="0"/>
        <w:adjustRightInd w:val="0"/>
        <w:spacing w:after="0" w:line="240" w:lineRule="auto"/>
        <w:ind w:firstLine="567"/>
        <w:rPr>
          <w:rFonts w:ascii="Arial Narrow" w:hAnsi="Arial Narrow" w:cs="Courier New"/>
          <w:color w:val="000000" w:themeColor="text1"/>
          <w:sz w:val="24"/>
          <w:szCs w:val="24"/>
        </w:rPr>
      </w:pPr>
      <w:r w:rsidRPr="00064A68">
        <w:rPr>
          <w:rFonts w:ascii="Arial Narrow" w:hAnsi="Arial Narrow" w:cs="Courier New"/>
          <w:color w:val="000000" w:themeColor="text1"/>
          <w:sz w:val="24"/>
          <w:szCs w:val="24"/>
        </w:rPr>
        <w:t xml:space="preserve">CLASS </w:t>
      </w:r>
      <w:r w:rsidRPr="00064A68">
        <w:rPr>
          <w:rFonts w:ascii="Arial Narrow" w:hAnsi="Arial Narrow" w:cs="Courier New"/>
          <w:b/>
          <w:color w:val="000000" w:themeColor="text1"/>
          <w:sz w:val="24"/>
          <w:szCs w:val="24"/>
        </w:rPr>
        <w:t xml:space="preserve">ZCL_RSA </w:t>
      </w:r>
      <w:r w:rsidRPr="00064A68">
        <w:rPr>
          <w:rFonts w:ascii="Arial Narrow" w:hAnsi="Arial Narrow" w:cs="Courier New"/>
          <w:i/>
          <w:color w:val="002060"/>
          <w:sz w:val="24"/>
          <w:szCs w:val="24"/>
        </w:rPr>
        <w:t>IMPLEMENTATION</w:t>
      </w:r>
      <w:r w:rsidRPr="00064A68">
        <w:rPr>
          <w:rFonts w:ascii="Arial Narrow" w:hAnsi="Arial Narrow" w:cs="Courier New"/>
          <w:color w:val="000000" w:themeColor="text1"/>
          <w:sz w:val="24"/>
          <w:szCs w:val="24"/>
        </w:rPr>
        <w:t>.</w:t>
      </w:r>
    </w:p>
    <w:p w:rsidR="00064A68" w:rsidRDefault="00064A68" w:rsidP="00064A68">
      <w:pPr>
        <w:autoSpaceDE w:val="0"/>
        <w:autoSpaceDN w:val="0"/>
        <w:adjustRightInd w:val="0"/>
        <w:spacing w:after="0" w:line="240" w:lineRule="auto"/>
        <w:ind w:firstLine="567"/>
        <w:rPr>
          <w:rFonts w:ascii="Arial Narrow" w:hAnsi="Arial Narrow" w:cs="Courier New"/>
          <w:b/>
          <w:i/>
          <w:color w:val="000000" w:themeColor="text1"/>
          <w:sz w:val="24"/>
          <w:szCs w:val="24"/>
        </w:rPr>
      </w:pPr>
      <w:r w:rsidRPr="00064A68">
        <w:rPr>
          <w:rFonts w:ascii="Arial Narrow" w:hAnsi="Arial Narrow" w:cs="Courier New"/>
          <w:color w:val="000000" w:themeColor="text1"/>
          <w:sz w:val="24"/>
          <w:szCs w:val="24"/>
        </w:rPr>
        <w:t xml:space="preserve">method </w:t>
      </w:r>
      <w:r w:rsidRPr="00064A68">
        <w:rPr>
          <w:rFonts w:ascii="Arial Narrow" w:hAnsi="Arial Narrow" w:cs="Courier New"/>
          <w:b/>
          <w:i/>
          <w:color w:val="000000" w:themeColor="text1"/>
          <w:sz w:val="24"/>
          <w:szCs w:val="24"/>
        </w:rPr>
        <w:t xml:space="preserve">ZM_MMAP </w:t>
      </w:r>
    </w:p>
    <w:p w:rsidR="00064A68" w:rsidRDefault="00064A68" w:rsidP="00064A68">
      <w:pPr>
        <w:autoSpaceDE w:val="0"/>
        <w:autoSpaceDN w:val="0"/>
        <w:adjustRightInd w:val="0"/>
        <w:spacing w:after="0" w:line="240" w:lineRule="auto"/>
        <w:ind w:left="720" w:firstLine="720"/>
        <w:rPr>
          <w:rFonts w:ascii="Arial Narrow" w:hAnsi="Arial Narrow" w:cs="Courier New"/>
          <w:i/>
          <w:color w:val="002060"/>
          <w:sz w:val="24"/>
          <w:szCs w:val="24"/>
        </w:rPr>
      </w:pPr>
      <w:r w:rsidRPr="00064A68">
        <w:rPr>
          <w:rFonts w:ascii="Arial Narrow" w:hAnsi="Arial Narrow" w:cs="Courier New"/>
          <w:i/>
          <w:color w:val="002060"/>
          <w:sz w:val="24"/>
          <w:szCs w:val="24"/>
        </w:rPr>
        <w:t xml:space="preserve">by database function for hdb </w:t>
      </w:r>
    </w:p>
    <w:p w:rsidR="00064A68" w:rsidRPr="00064A68" w:rsidRDefault="00064A68" w:rsidP="00064A68">
      <w:pPr>
        <w:autoSpaceDE w:val="0"/>
        <w:autoSpaceDN w:val="0"/>
        <w:adjustRightInd w:val="0"/>
        <w:spacing w:after="0" w:line="240" w:lineRule="auto"/>
        <w:ind w:left="720" w:firstLine="720"/>
        <w:rPr>
          <w:rFonts w:ascii="Arial Narrow" w:hAnsi="Arial Narrow" w:cs="Courier New"/>
          <w:color w:val="000000" w:themeColor="text1"/>
          <w:sz w:val="24"/>
          <w:szCs w:val="24"/>
        </w:rPr>
      </w:pPr>
      <w:r w:rsidRPr="00064A68">
        <w:rPr>
          <w:rFonts w:ascii="Arial Narrow" w:hAnsi="Arial Narrow" w:cs="Courier New"/>
          <w:i/>
          <w:color w:val="002060"/>
          <w:sz w:val="24"/>
          <w:szCs w:val="24"/>
        </w:rPr>
        <w:t>language sqlscript</w:t>
      </w:r>
    </w:p>
    <w:p w:rsidR="00064A68" w:rsidRPr="00064A68" w:rsidRDefault="00064A68" w:rsidP="00064A68">
      <w:pPr>
        <w:autoSpaceDE w:val="0"/>
        <w:autoSpaceDN w:val="0"/>
        <w:adjustRightInd w:val="0"/>
        <w:spacing w:after="0" w:line="240" w:lineRule="auto"/>
        <w:ind w:firstLine="567"/>
        <w:rPr>
          <w:rFonts w:ascii="Arial Narrow" w:hAnsi="Arial Narrow" w:cs="Courier New"/>
          <w:color w:val="000000" w:themeColor="text1"/>
          <w:sz w:val="24"/>
          <w:szCs w:val="24"/>
        </w:rPr>
      </w:pPr>
      <w:r w:rsidRPr="00064A68">
        <w:rPr>
          <w:rFonts w:ascii="Arial Narrow" w:hAnsi="Arial Narrow" w:cs="Courier New"/>
          <w:color w:val="000000" w:themeColor="text1"/>
          <w:sz w:val="24"/>
          <w:szCs w:val="24"/>
        </w:rPr>
        <w:t xml:space="preserve">    </w:t>
      </w:r>
      <w:r>
        <w:rPr>
          <w:rFonts w:ascii="Arial Narrow" w:hAnsi="Arial Narrow" w:cs="Courier New"/>
          <w:color w:val="000000" w:themeColor="text1"/>
          <w:sz w:val="24"/>
          <w:szCs w:val="24"/>
        </w:rPr>
        <w:tab/>
      </w:r>
      <w:r w:rsidRPr="00064A68">
        <w:rPr>
          <w:rFonts w:ascii="Arial Narrow" w:hAnsi="Arial Narrow" w:cs="Courier New"/>
          <w:color w:val="000000" w:themeColor="text1"/>
          <w:sz w:val="24"/>
          <w:szCs w:val="24"/>
        </w:rPr>
        <w:t xml:space="preserve">options </w:t>
      </w:r>
      <w:r w:rsidRPr="00064A68">
        <w:rPr>
          <w:rFonts w:ascii="Arial Narrow" w:hAnsi="Arial Narrow" w:cs="Courier New"/>
          <w:i/>
          <w:color w:val="002060"/>
          <w:sz w:val="24"/>
          <w:szCs w:val="24"/>
        </w:rPr>
        <w:t>READ-ONLY</w:t>
      </w:r>
      <w:r w:rsidRPr="00064A68">
        <w:rPr>
          <w:rFonts w:ascii="Arial Narrow" w:hAnsi="Arial Narrow" w:cs="Courier New"/>
          <w:color w:val="000000" w:themeColor="text1"/>
          <w:sz w:val="24"/>
          <w:szCs w:val="24"/>
        </w:rPr>
        <w:t>.</w:t>
      </w:r>
    </w:p>
    <w:p w:rsidR="00064A68" w:rsidRPr="00064A68" w:rsidRDefault="00064A68" w:rsidP="00064A68">
      <w:pPr>
        <w:autoSpaceDE w:val="0"/>
        <w:autoSpaceDN w:val="0"/>
        <w:adjustRightInd w:val="0"/>
        <w:spacing w:after="0" w:line="240" w:lineRule="auto"/>
        <w:ind w:firstLine="567"/>
        <w:rPr>
          <w:rFonts w:ascii="Arial Narrow" w:hAnsi="Arial Narrow" w:cs="Courier New"/>
          <w:color w:val="000000" w:themeColor="text1"/>
          <w:sz w:val="24"/>
          <w:szCs w:val="24"/>
        </w:rPr>
      </w:pPr>
      <w:r w:rsidRPr="00064A68">
        <w:rPr>
          <w:rFonts w:ascii="Arial Narrow" w:hAnsi="Arial Narrow" w:cs="Courier New"/>
          <w:color w:val="000000" w:themeColor="text1"/>
          <w:sz w:val="24"/>
          <w:szCs w:val="24"/>
        </w:rPr>
        <w:t xml:space="preserve">    return</w:t>
      </w:r>
    </w:p>
    <w:p w:rsidR="00064A68" w:rsidRPr="00064A68" w:rsidRDefault="00064A68" w:rsidP="00064A68">
      <w:pPr>
        <w:autoSpaceDE w:val="0"/>
        <w:autoSpaceDN w:val="0"/>
        <w:adjustRightInd w:val="0"/>
        <w:spacing w:after="0" w:line="240" w:lineRule="auto"/>
        <w:ind w:firstLine="567"/>
        <w:rPr>
          <w:rFonts w:ascii="Arial Narrow" w:hAnsi="Arial Narrow" w:cs="Courier New"/>
          <w:color w:val="000000" w:themeColor="text1"/>
          <w:sz w:val="24"/>
          <w:szCs w:val="24"/>
        </w:rPr>
      </w:pPr>
      <w:r w:rsidRPr="00064A68">
        <w:rPr>
          <w:rFonts w:ascii="Arial Narrow" w:hAnsi="Arial Narrow" w:cs="Courier New"/>
          <w:color w:val="000000" w:themeColor="text1"/>
          <w:sz w:val="24"/>
          <w:szCs w:val="24"/>
        </w:rPr>
        <w:t xml:space="preserve">     SELECT "FORMEX", "OBJVERS", "FORMIN", "DELFLAG"</w:t>
      </w:r>
    </w:p>
    <w:p w:rsidR="00064A68" w:rsidRPr="00064A68" w:rsidRDefault="00064A68" w:rsidP="00064A68">
      <w:pPr>
        <w:autoSpaceDE w:val="0"/>
        <w:autoSpaceDN w:val="0"/>
        <w:adjustRightInd w:val="0"/>
        <w:spacing w:after="0" w:line="240" w:lineRule="auto"/>
        <w:ind w:firstLine="567"/>
        <w:rPr>
          <w:rFonts w:ascii="Arial Narrow" w:hAnsi="Arial Narrow" w:cs="Courier New"/>
          <w:color w:val="000000" w:themeColor="text1"/>
          <w:sz w:val="24"/>
          <w:szCs w:val="24"/>
        </w:rPr>
      </w:pPr>
      <w:r w:rsidRPr="00064A68">
        <w:rPr>
          <w:rFonts w:ascii="Arial Narrow" w:hAnsi="Arial Narrow" w:cs="Courier New"/>
          <w:color w:val="000000" w:themeColor="text1"/>
          <w:sz w:val="24"/>
          <w:szCs w:val="24"/>
        </w:rPr>
        <w:t xml:space="preserve">     FROM "_SYS_BIC"."package_01/</w:t>
      </w:r>
      <w:r w:rsidRPr="00064A68">
        <w:rPr>
          <w:rFonts w:ascii="Arial Narrow" w:hAnsi="Arial Narrow" w:cs="Courier New"/>
          <w:i/>
          <w:color w:val="002060"/>
          <w:sz w:val="24"/>
          <w:szCs w:val="24"/>
          <w:shd w:val="clear" w:color="auto" w:fill="F2F2F2" w:themeFill="background1" w:themeFillShade="F2"/>
        </w:rPr>
        <w:t>CV_RSA_FOR_MMAP</w:t>
      </w:r>
      <w:r w:rsidRPr="00064A68">
        <w:rPr>
          <w:rFonts w:ascii="Arial Narrow" w:hAnsi="Arial Narrow" w:cs="Courier New"/>
          <w:color w:val="000000" w:themeColor="text1"/>
          <w:sz w:val="24"/>
          <w:szCs w:val="24"/>
        </w:rPr>
        <w:t>"</w:t>
      </w:r>
    </w:p>
    <w:p w:rsidR="00064A68" w:rsidRPr="00064A68" w:rsidRDefault="00064A68" w:rsidP="00064A68">
      <w:pPr>
        <w:autoSpaceDE w:val="0"/>
        <w:autoSpaceDN w:val="0"/>
        <w:adjustRightInd w:val="0"/>
        <w:spacing w:after="0" w:line="240" w:lineRule="auto"/>
        <w:ind w:firstLine="567"/>
        <w:rPr>
          <w:rFonts w:ascii="Arial Narrow" w:hAnsi="Arial Narrow" w:cs="Courier New"/>
          <w:color w:val="000000" w:themeColor="text1"/>
          <w:sz w:val="24"/>
          <w:szCs w:val="24"/>
        </w:rPr>
      </w:pPr>
      <w:r w:rsidRPr="00064A68">
        <w:rPr>
          <w:rFonts w:ascii="Arial Narrow" w:hAnsi="Arial Narrow" w:cs="Courier New"/>
          <w:color w:val="000000" w:themeColor="text1"/>
          <w:sz w:val="24"/>
          <w:szCs w:val="24"/>
        </w:rPr>
        <w:t xml:space="preserve">     where FORMEX = </w:t>
      </w:r>
      <w:r w:rsidRPr="00064A68">
        <w:rPr>
          <w:rFonts w:ascii="Arial Narrow" w:hAnsi="Arial Narrow" w:cs="Courier New"/>
          <w:i/>
          <w:color w:val="002060"/>
          <w:sz w:val="24"/>
          <w:szCs w:val="24"/>
          <w:shd w:val="clear" w:color="auto" w:fill="F2F2F2" w:themeFill="background1" w:themeFillShade="F2"/>
        </w:rPr>
        <w:t>:</w:t>
      </w:r>
      <w:r w:rsidR="0062341B" w:rsidRPr="0062341B">
        <w:rPr>
          <w:rFonts w:ascii="Arial Narrow" w:hAnsi="Arial Narrow" w:cs="Courier New"/>
          <w:i/>
          <w:color w:val="002060"/>
          <w:sz w:val="24"/>
          <w:szCs w:val="24"/>
          <w:shd w:val="clear" w:color="auto" w:fill="F2F2F2" w:themeFill="background1" w:themeFillShade="F2"/>
        </w:rPr>
        <w:t>ip_formex</w:t>
      </w:r>
    </w:p>
    <w:p w:rsidR="00064A68" w:rsidRPr="00064A68" w:rsidRDefault="00064A68" w:rsidP="00064A68">
      <w:pPr>
        <w:autoSpaceDE w:val="0"/>
        <w:autoSpaceDN w:val="0"/>
        <w:adjustRightInd w:val="0"/>
        <w:spacing w:after="0" w:line="240" w:lineRule="auto"/>
        <w:ind w:firstLine="567"/>
        <w:rPr>
          <w:rFonts w:ascii="Arial Narrow" w:hAnsi="Arial Narrow" w:cs="Courier New"/>
          <w:color w:val="000000" w:themeColor="text1"/>
          <w:sz w:val="24"/>
          <w:szCs w:val="24"/>
        </w:rPr>
      </w:pPr>
      <w:r w:rsidRPr="00064A68">
        <w:rPr>
          <w:rFonts w:ascii="Arial Narrow" w:hAnsi="Arial Narrow" w:cs="Courier New"/>
          <w:color w:val="000000" w:themeColor="text1"/>
          <w:sz w:val="24"/>
          <w:szCs w:val="24"/>
        </w:rPr>
        <w:t>GROUP BY "FORMEX", "OBJVERS", "FORMIN", "DELFLAG";</w:t>
      </w:r>
    </w:p>
    <w:p w:rsidR="00064A68" w:rsidRPr="00687A38" w:rsidRDefault="00064A68" w:rsidP="00064A68">
      <w:pPr>
        <w:autoSpaceDE w:val="0"/>
        <w:autoSpaceDN w:val="0"/>
        <w:adjustRightInd w:val="0"/>
        <w:spacing w:after="0" w:line="240" w:lineRule="auto"/>
        <w:ind w:firstLine="567"/>
        <w:rPr>
          <w:rFonts w:ascii="Arial Narrow" w:hAnsi="Arial Narrow" w:cs="Courier New"/>
          <w:color w:val="000000" w:themeColor="text1"/>
          <w:sz w:val="24"/>
          <w:szCs w:val="24"/>
          <w:lang w:val="ru-RU"/>
        </w:rPr>
      </w:pPr>
      <w:r w:rsidRPr="00064A68">
        <w:rPr>
          <w:rFonts w:ascii="Arial Narrow" w:hAnsi="Arial Narrow" w:cs="Courier New"/>
          <w:color w:val="000000" w:themeColor="text1"/>
          <w:sz w:val="24"/>
          <w:szCs w:val="24"/>
        </w:rPr>
        <w:t>endmethod</w:t>
      </w:r>
      <w:r w:rsidRPr="00687A38">
        <w:rPr>
          <w:rFonts w:ascii="Arial Narrow" w:hAnsi="Arial Narrow" w:cs="Courier New"/>
          <w:color w:val="000000" w:themeColor="text1"/>
          <w:sz w:val="24"/>
          <w:szCs w:val="24"/>
          <w:lang w:val="ru-RU"/>
        </w:rPr>
        <w:t>.</w:t>
      </w:r>
    </w:p>
    <w:p w:rsidR="00064A68" w:rsidRPr="00687A38" w:rsidRDefault="00064A68" w:rsidP="00064A68">
      <w:pPr>
        <w:pStyle w:val="a7"/>
        <w:spacing w:before="0" w:beforeAutospacing="0" w:after="0" w:afterAutospacing="0"/>
        <w:ind w:firstLine="567"/>
        <w:rPr>
          <w:rFonts w:ascii="Arial Narrow" w:hAnsi="Arial Narrow"/>
          <w:color w:val="000000" w:themeColor="text1"/>
          <w:lang w:val="ru-RU"/>
        </w:rPr>
      </w:pPr>
      <w:r w:rsidRPr="00064A68">
        <w:rPr>
          <w:rFonts w:ascii="Arial Narrow" w:hAnsi="Arial Narrow" w:cs="Courier New"/>
          <w:color w:val="000000" w:themeColor="text1"/>
        </w:rPr>
        <w:t>ENDCLASS</w:t>
      </w:r>
      <w:r w:rsidRPr="00687A38">
        <w:rPr>
          <w:rFonts w:ascii="Arial Narrow" w:hAnsi="Arial Narrow" w:cs="Courier New"/>
          <w:color w:val="000000" w:themeColor="text1"/>
          <w:lang w:val="ru-RU"/>
        </w:rPr>
        <w:t>.</w:t>
      </w:r>
    </w:p>
    <w:p w:rsidR="00B729AE" w:rsidRPr="00687A38" w:rsidRDefault="00B729AE" w:rsidP="00E55AD3">
      <w:pPr>
        <w:spacing w:after="0" w:line="240" w:lineRule="auto"/>
        <w:ind w:firstLine="567"/>
        <w:rPr>
          <w:rFonts w:ascii="Arial Narrow" w:hAnsi="Arial Narrow"/>
          <w:sz w:val="24"/>
          <w:szCs w:val="24"/>
          <w:lang w:val="ru-RU"/>
        </w:rPr>
      </w:pPr>
    </w:p>
    <w:p w:rsidR="00E55AD3" w:rsidRPr="00E55AD3" w:rsidRDefault="00E55AD3" w:rsidP="00B729AE">
      <w:pPr>
        <w:pStyle w:val="a7"/>
        <w:spacing w:before="0" w:beforeAutospacing="0" w:after="0" w:afterAutospacing="0"/>
        <w:ind w:firstLine="567"/>
        <w:jc w:val="both"/>
        <w:rPr>
          <w:rFonts w:ascii="Arial Narrow" w:hAnsi="Arial Narrow"/>
          <w:lang w:val="ru-RU"/>
        </w:rPr>
      </w:pPr>
      <w:r w:rsidRPr="00E55AD3">
        <w:rPr>
          <w:rFonts w:ascii="Arial Narrow" w:hAnsi="Arial Narrow"/>
          <w:lang w:val="ru-RU"/>
        </w:rPr>
        <w:t>Обратите внимание</w:t>
      </w:r>
      <w:r w:rsidR="00B729AE">
        <w:rPr>
          <w:rFonts w:ascii="Arial Narrow" w:hAnsi="Arial Narrow"/>
          <w:lang w:val="ru-RU"/>
        </w:rPr>
        <w:t xml:space="preserve"> - </w:t>
      </w:r>
      <w:r w:rsidRPr="00E55AD3">
        <w:rPr>
          <w:rFonts w:ascii="Arial Narrow" w:hAnsi="Arial Narrow"/>
          <w:lang w:val="ru-RU"/>
        </w:rPr>
        <w:t xml:space="preserve">параметр </w:t>
      </w:r>
      <w:r w:rsidR="0062341B" w:rsidRPr="0062341B">
        <w:rPr>
          <w:rFonts w:ascii="Arial Narrow" w:hAnsi="Arial Narrow" w:cs="Courier New"/>
          <w:i/>
          <w:color w:val="002060"/>
          <w:shd w:val="clear" w:color="auto" w:fill="F2F2F2" w:themeFill="background1" w:themeFillShade="F2"/>
        </w:rPr>
        <w:t>ip</w:t>
      </w:r>
      <w:r w:rsidR="0062341B" w:rsidRPr="0062341B">
        <w:rPr>
          <w:rFonts w:ascii="Arial Narrow" w:hAnsi="Arial Narrow" w:cs="Courier New"/>
          <w:i/>
          <w:color w:val="002060"/>
          <w:shd w:val="clear" w:color="auto" w:fill="F2F2F2" w:themeFill="background1" w:themeFillShade="F2"/>
          <w:lang w:val="ru-RU"/>
        </w:rPr>
        <w:t>_</w:t>
      </w:r>
      <w:r w:rsidR="0062341B" w:rsidRPr="0062341B">
        <w:rPr>
          <w:rFonts w:ascii="Arial Narrow" w:hAnsi="Arial Narrow" w:cs="Courier New"/>
          <w:i/>
          <w:color w:val="002060"/>
          <w:shd w:val="clear" w:color="auto" w:fill="F2F2F2" w:themeFill="background1" w:themeFillShade="F2"/>
        </w:rPr>
        <w:t>formex</w:t>
      </w:r>
      <w:r w:rsidR="00B729AE" w:rsidRPr="00E55AD3">
        <w:rPr>
          <w:rFonts w:ascii="Arial Narrow" w:hAnsi="Arial Narrow"/>
          <w:lang w:val="ru-RU"/>
        </w:rPr>
        <w:t xml:space="preserve"> </w:t>
      </w:r>
      <w:r w:rsidRPr="00E55AD3">
        <w:rPr>
          <w:rFonts w:ascii="Arial Narrow" w:hAnsi="Arial Narrow"/>
          <w:lang w:val="ru-RU"/>
        </w:rPr>
        <w:t xml:space="preserve">в </w:t>
      </w:r>
      <w:r w:rsidRPr="00E55AD3">
        <w:rPr>
          <w:rFonts w:ascii="Arial Narrow" w:hAnsi="Arial Narrow"/>
        </w:rPr>
        <w:t>AMDP</w:t>
      </w:r>
      <w:r w:rsidRPr="00E55AD3">
        <w:rPr>
          <w:rFonts w:ascii="Arial Narrow" w:hAnsi="Arial Narrow"/>
          <w:lang w:val="ru-RU"/>
        </w:rPr>
        <w:t xml:space="preserve"> классе нигде не определяется. Метод о параметре знает из нашей </w:t>
      </w:r>
      <w:r w:rsidRPr="00E55AD3">
        <w:rPr>
          <w:rFonts w:ascii="Arial Narrow" w:hAnsi="Arial Narrow"/>
        </w:rPr>
        <w:t>CDS</w:t>
      </w:r>
      <w:r w:rsidR="00B729AE">
        <w:rPr>
          <w:rFonts w:ascii="Arial Narrow" w:hAnsi="Arial Narrow"/>
          <w:lang w:val="ru-RU"/>
        </w:rPr>
        <w:t xml:space="preserve"> </w:t>
      </w:r>
      <w:r w:rsidR="00B729AE">
        <w:rPr>
          <w:rFonts w:ascii="Arial Narrow" w:hAnsi="Arial Narrow"/>
        </w:rPr>
        <w:t>Table</w:t>
      </w:r>
      <w:r w:rsidR="00B729AE" w:rsidRPr="0062341B">
        <w:rPr>
          <w:rFonts w:ascii="Arial Narrow" w:hAnsi="Arial Narrow"/>
          <w:lang w:val="ru-RU"/>
        </w:rPr>
        <w:t xml:space="preserve"> </w:t>
      </w:r>
      <w:r w:rsidR="00B729AE">
        <w:rPr>
          <w:rFonts w:ascii="Arial Narrow" w:hAnsi="Arial Narrow"/>
        </w:rPr>
        <w:t>function</w:t>
      </w:r>
      <w:r w:rsidRPr="00E55AD3">
        <w:rPr>
          <w:rFonts w:ascii="Arial Narrow" w:hAnsi="Arial Narrow"/>
          <w:lang w:val="ru-RU"/>
        </w:rPr>
        <w:t>.</w:t>
      </w:r>
    </w:p>
    <w:p w:rsidR="00B729AE" w:rsidRDefault="00B729AE" w:rsidP="00E55AD3">
      <w:pPr>
        <w:pStyle w:val="a7"/>
        <w:spacing w:before="0" w:beforeAutospacing="0" w:after="0" w:afterAutospacing="0"/>
        <w:ind w:firstLine="567"/>
        <w:rPr>
          <w:rFonts w:ascii="Arial Narrow" w:hAnsi="Arial Narrow"/>
          <w:lang w:val="ru-RU"/>
        </w:rPr>
      </w:pPr>
    </w:p>
    <w:p w:rsidR="00981711" w:rsidRDefault="00981711" w:rsidP="00D03195">
      <w:pPr>
        <w:pStyle w:val="a7"/>
        <w:shd w:val="clear" w:color="auto" w:fill="F2F2F2" w:themeFill="background1" w:themeFillShade="F2"/>
        <w:spacing w:before="0" w:beforeAutospacing="0" w:after="0" w:afterAutospacing="0"/>
        <w:ind w:firstLine="567"/>
        <w:jc w:val="center"/>
        <w:rPr>
          <w:rFonts w:ascii="Arial Narrow" w:hAnsi="Arial Narrow"/>
          <w:lang w:val="ru-RU"/>
        </w:rPr>
      </w:pPr>
      <w:r w:rsidRPr="00981711">
        <w:rPr>
          <w:rFonts w:ascii="Arial Narrow" w:hAnsi="Arial Narrow"/>
          <w:color w:val="002060"/>
          <w:spacing w:val="20"/>
          <w:lang w:val="ru-RU"/>
        </w:rPr>
        <w:t xml:space="preserve">Создаем </w:t>
      </w:r>
      <w:r w:rsidRPr="00981711">
        <w:rPr>
          <w:rFonts w:ascii="Arial Narrow" w:hAnsi="Arial Narrow"/>
          <w:color w:val="002060"/>
          <w:spacing w:val="20"/>
        </w:rPr>
        <w:t>AMDP</w:t>
      </w:r>
      <w:r w:rsidRPr="00981711">
        <w:rPr>
          <w:rFonts w:ascii="Arial Narrow" w:hAnsi="Arial Narrow"/>
          <w:color w:val="002060"/>
          <w:spacing w:val="20"/>
          <w:lang w:val="ru-RU"/>
        </w:rPr>
        <w:t xml:space="preserve"> класс - потребителя </w:t>
      </w:r>
      <w:r w:rsidRPr="00981711">
        <w:rPr>
          <w:rFonts w:ascii="Arial Narrow" w:hAnsi="Arial Narrow"/>
          <w:color w:val="002060"/>
          <w:spacing w:val="20"/>
        </w:rPr>
        <w:t>CV</w:t>
      </w:r>
    </w:p>
    <w:p w:rsidR="00523F49" w:rsidRDefault="00523F49" w:rsidP="00E55AD3">
      <w:pPr>
        <w:pStyle w:val="a7"/>
        <w:spacing w:before="0" w:beforeAutospacing="0" w:after="0" w:afterAutospacing="0"/>
        <w:ind w:firstLine="567"/>
        <w:rPr>
          <w:rFonts w:ascii="Arial Narrow" w:hAnsi="Arial Narrow"/>
          <w:lang w:val="ru-RU"/>
        </w:rPr>
      </w:pPr>
    </w:p>
    <w:p w:rsidR="00DA7278" w:rsidRPr="00DA7278" w:rsidRDefault="00DA7278" w:rsidP="00DA7278">
      <w:pPr>
        <w:shd w:val="clear" w:color="auto" w:fill="F2F2F2" w:themeFill="background1" w:themeFillShade="F2"/>
        <w:spacing w:after="0" w:line="240" w:lineRule="auto"/>
        <w:ind w:firstLine="567"/>
        <w:jc w:val="both"/>
        <w:rPr>
          <w:rFonts w:ascii="Arial Narrow" w:hAnsi="Arial Narrow"/>
          <w:sz w:val="24"/>
          <w:szCs w:val="24"/>
          <w:lang w:val="ru-RU"/>
        </w:rPr>
      </w:pPr>
      <w:r w:rsidRPr="00DA7278">
        <w:rPr>
          <w:rFonts w:ascii="Arial Narrow" w:hAnsi="Arial Narrow"/>
          <w:color w:val="002060"/>
          <w:spacing w:val="20"/>
          <w:sz w:val="24"/>
          <w:szCs w:val="24"/>
          <w:lang w:val="ru-RU"/>
        </w:rPr>
        <w:t>Вариант 1</w:t>
      </w:r>
      <w:r>
        <w:rPr>
          <w:rFonts w:ascii="Arial Narrow" w:hAnsi="Arial Narrow"/>
          <w:sz w:val="24"/>
          <w:szCs w:val="24"/>
          <w:lang w:val="ru-RU"/>
        </w:rPr>
        <w:t xml:space="preserve"> - Д</w:t>
      </w:r>
      <w:r w:rsidRPr="00DA7278">
        <w:rPr>
          <w:rFonts w:ascii="Arial Narrow" w:hAnsi="Arial Narrow"/>
          <w:sz w:val="24"/>
          <w:szCs w:val="24"/>
          <w:lang w:val="ru-RU"/>
        </w:rPr>
        <w:t xml:space="preserve">анные из </w:t>
      </w:r>
      <w:r>
        <w:rPr>
          <w:rFonts w:ascii="Arial Narrow" w:hAnsi="Arial Narrow"/>
          <w:sz w:val="24"/>
          <w:szCs w:val="24"/>
        </w:rPr>
        <w:t>CV</w:t>
      </w:r>
      <w:r w:rsidRPr="00DA7278">
        <w:rPr>
          <w:rFonts w:ascii="Arial Narrow" w:hAnsi="Arial Narrow"/>
          <w:sz w:val="24"/>
          <w:szCs w:val="24"/>
          <w:lang w:val="ru-RU"/>
        </w:rPr>
        <w:t xml:space="preserve"> будем читать через </w:t>
      </w:r>
      <w:r w:rsidRPr="00DA7278">
        <w:rPr>
          <w:rFonts w:ascii="Arial Narrow" w:hAnsi="Arial Narrow"/>
          <w:sz w:val="24"/>
          <w:szCs w:val="24"/>
        </w:rPr>
        <w:t>CDS</w:t>
      </w:r>
      <w:r w:rsidRPr="00DA7278">
        <w:rPr>
          <w:rFonts w:ascii="Arial Narrow" w:hAnsi="Arial Narrow"/>
          <w:sz w:val="24"/>
          <w:szCs w:val="24"/>
          <w:lang w:val="ru-RU"/>
        </w:rPr>
        <w:t xml:space="preserve"> </w:t>
      </w:r>
      <w:r>
        <w:rPr>
          <w:rFonts w:ascii="Arial Narrow" w:hAnsi="Arial Narrow"/>
          <w:sz w:val="24"/>
          <w:szCs w:val="24"/>
        </w:rPr>
        <w:t>Table</w:t>
      </w:r>
      <w:r w:rsidRPr="00DA7278">
        <w:rPr>
          <w:rFonts w:ascii="Arial Narrow" w:hAnsi="Arial Narrow"/>
          <w:sz w:val="24"/>
          <w:szCs w:val="24"/>
          <w:lang w:val="ru-RU"/>
        </w:rPr>
        <w:t xml:space="preserve"> </w:t>
      </w:r>
      <w:r>
        <w:rPr>
          <w:rFonts w:ascii="Arial Narrow" w:hAnsi="Arial Narrow"/>
          <w:sz w:val="24"/>
          <w:szCs w:val="24"/>
        </w:rPr>
        <w:t>Function</w:t>
      </w:r>
    </w:p>
    <w:p w:rsidR="00DA7278" w:rsidRDefault="00DA7278" w:rsidP="00E55AD3">
      <w:pPr>
        <w:pStyle w:val="a7"/>
        <w:spacing w:before="0" w:beforeAutospacing="0" w:after="0" w:afterAutospacing="0"/>
        <w:ind w:firstLine="567"/>
        <w:rPr>
          <w:rFonts w:ascii="Arial Narrow" w:hAnsi="Arial Narrow"/>
          <w:lang w:val="ru-RU"/>
        </w:rPr>
      </w:pPr>
    </w:p>
    <w:p w:rsidR="0062341B" w:rsidRPr="0062341B" w:rsidRDefault="0062341B" w:rsidP="0062341B">
      <w:pPr>
        <w:autoSpaceDE w:val="0"/>
        <w:autoSpaceDN w:val="0"/>
        <w:adjustRightInd w:val="0"/>
        <w:spacing w:after="0" w:line="240" w:lineRule="auto"/>
        <w:ind w:firstLine="567"/>
        <w:rPr>
          <w:rFonts w:ascii="Arial Narrow" w:hAnsi="Arial Narrow" w:cs="Courier New"/>
          <w:i/>
          <w:color w:val="002060"/>
          <w:sz w:val="24"/>
          <w:szCs w:val="24"/>
        </w:rPr>
      </w:pPr>
      <w:r w:rsidRPr="0062341B">
        <w:rPr>
          <w:rFonts w:ascii="Arial Narrow" w:hAnsi="Arial Narrow" w:cs="Courier New"/>
          <w:color w:val="000000" w:themeColor="text1"/>
          <w:sz w:val="24"/>
          <w:szCs w:val="24"/>
        </w:rPr>
        <w:t xml:space="preserve">class </w:t>
      </w:r>
      <w:r w:rsidRPr="0062341B">
        <w:rPr>
          <w:rFonts w:ascii="Arial Narrow" w:hAnsi="Arial Narrow" w:cs="Courier New"/>
          <w:b/>
          <w:color w:val="000000" w:themeColor="text1"/>
          <w:sz w:val="24"/>
          <w:szCs w:val="24"/>
        </w:rPr>
        <w:t>ZCL_RSA_CONS</w:t>
      </w:r>
      <w:r w:rsidRPr="0062341B">
        <w:rPr>
          <w:rFonts w:ascii="Arial Narrow" w:hAnsi="Arial Narrow" w:cs="Courier New"/>
          <w:color w:val="000000" w:themeColor="text1"/>
          <w:sz w:val="24"/>
          <w:szCs w:val="24"/>
        </w:rPr>
        <w:t xml:space="preserve"> </w:t>
      </w:r>
      <w:r w:rsidRPr="0062341B">
        <w:rPr>
          <w:rFonts w:ascii="Arial Narrow" w:hAnsi="Arial Narrow" w:cs="Courier New"/>
          <w:i/>
          <w:color w:val="002060"/>
          <w:sz w:val="24"/>
          <w:szCs w:val="24"/>
        </w:rPr>
        <w:t>definition</w:t>
      </w:r>
    </w:p>
    <w:p w:rsidR="0062341B" w:rsidRPr="0062341B" w:rsidRDefault="0062341B" w:rsidP="0062341B">
      <w:pPr>
        <w:autoSpaceDE w:val="0"/>
        <w:autoSpaceDN w:val="0"/>
        <w:adjustRightInd w:val="0"/>
        <w:spacing w:after="0" w:line="240" w:lineRule="auto"/>
        <w:ind w:firstLine="567"/>
        <w:rPr>
          <w:rFonts w:ascii="Arial Narrow" w:hAnsi="Arial Narrow" w:cs="Courier New"/>
          <w:color w:val="000000" w:themeColor="text1"/>
          <w:sz w:val="24"/>
          <w:szCs w:val="24"/>
        </w:rPr>
      </w:pPr>
      <w:r w:rsidRPr="0062341B">
        <w:rPr>
          <w:rFonts w:ascii="Arial Narrow" w:hAnsi="Arial Narrow" w:cs="Courier New"/>
          <w:color w:val="000000" w:themeColor="text1"/>
          <w:sz w:val="24"/>
          <w:szCs w:val="24"/>
        </w:rPr>
        <w:t xml:space="preserve">  public</w:t>
      </w:r>
    </w:p>
    <w:p w:rsidR="0062341B" w:rsidRPr="0062341B" w:rsidRDefault="0062341B" w:rsidP="0062341B">
      <w:pPr>
        <w:autoSpaceDE w:val="0"/>
        <w:autoSpaceDN w:val="0"/>
        <w:adjustRightInd w:val="0"/>
        <w:spacing w:after="0" w:line="240" w:lineRule="auto"/>
        <w:ind w:firstLine="567"/>
        <w:rPr>
          <w:rFonts w:ascii="Arial Narrow" w:hAnsi="Arial Narrow" w:cs="Courier New"/>
          <w:color w:val="000000" w:themeColor="text1"/>
          <w:sz w:val="24"/>
          <w:szCs w:val="24"/>
        </w:rPr>
      </w:pPr>
      <w:r w:rsidRPr="0062341B">
        <w:rPr>
          <w:rFonts w:ascii="Arial Narrow" w:hAnsi="Arial Narrow" w:cs="Courier New"/>
          <w:color w:val="000000" w:themeColor="text1"/>
          <w:sz w:val="24"/>
          <w:szCs w:val="24"/>
        </w:rPr>
        <w:t xml:space="preserve">  final</w:t>
      </w:r>
    </w:p>
    <w:p w:rsidR="0062341B" w:rsidRPr="0062341B" w:rsidRDefault="0062341B" w:rsidP="0062341B">
      <w:pPr>
        <w:autoSpaceDE w:val="0"/>
        <w:autoSpaceDN w:val="0"/>
        <w:adjustRightInd w:val="0"/>
        <w:spacing w:after="0" w:line="240" w:lineRule="auto"/>
        <w:ind w:firstLine="567"/>
        <w:rPr>
          <w:rFonts w:ascii="Arial Narrow" w:hAnsi="Arial Narrow" w:cs="Courier New"/>
          <w:color w:val="000000" w:themeColor="text1"/>
          <w:sz w:val="24"/>
          <w:szCs w:val="24"/>
        </w:rPr>
      </w:pPr>
      <w:r w:rsidRPr="0062341B">
        <w:rPr>
          <w:rFonts w:ascii="Arial Narrow" w:hAnsi="Arial Narrow" w:cs="Courier New"/>
          <w:color w:val="000000" w:themeColor="text1"/>
          <w:sz w:val="24"/>
          <w:szCs w:val="24"/>
        </w:rPr>
        <w:t xml:space="preserve">  create public .</w:t>
      </w:r>
    </w:p>
    <w:p w:rsidR="0062341B" w:rsidRPr="0062341B" w:rsidRDefault="0062341B" w:rsidP="0062341B">
      <w:pPr>
        <w:autoSpaceDE w:val="0"/>
        <w:autoSpaceDN w:val="0"/>
        <w:adjustRightInd w:val="0"/>
        <w:spacing w:after="0" w:line="240" w:lineRule="auto"/>
        <w:ind w:firstLine="567"/>
        <w:rPr>
          <w:rFonts w:ascii="Arial Narrow" w:hAnsi="Arial Narrow" w:cs="Courier New"/>
          <w:color w:val="000000" w:themeColor="text1"/>
          <w:sz w:val="24"/>
          <w:szCs w:val="24"/>
        </w:rPr>
      </w:pPr>
    </w:p>
    <w:p w:rsidR="0062341B" w:rsidRPr="0062341B" w:rsidRDefault="0062341B" w:rsidP="0062341B">
      <w:pPr>
        <w:autoSpaceDE w:val="0"/>
        <w:autoSpaceDN w:val="0"/>
        <w:adjustRightInd w:val="0"/>
        <w:spacing w:after="0" w:line="240" w:lineRule="auto"/>
        <w:ind w:firstLine="567"/>
        <w:rPr>
          <w:rFonts w:ascii="Arial Narrow" w:hAnsi="Arial Narrow" w:cs="Courier New"/>
          <w:color w:val="000000" w:themeColor="text1"/>
          <w:sz w:val="24"/>
          <w:szCs w:val="24"/>
        </w:rPr>
      </w:pPr>
      <w:r w:rsidRPr="0062341B">
        <w:rPr>
          <w:rFonts w:ascii="Arial Narrow" w:hAnsi="Arial Narrow" w:cs="Courier New"/>
          <w:color w:val="000000" w:themeColor="text1"/>
          <w:sz w:val="24"/>
          <w:szCs w:val="24"/>
        </w:rPr>
        <w:t>public section.</w:t>
      </w:r>
    </w:p>
    <w:p w:rsidR="0062341B" w:rsidRPr="0062341B" w:rsidRDefault="0062341B" w:rsidP="0062341B">
      <w:pPr>
        <w:autoSpaceDE w:val="0"/>
        <w:autoSpaceDN w:val="0"/>
        <w:adjustRightInd w:val="0"/>
        <w:spacing w:after="0" w:line="240" w:lineRule="auto"/>
        <w:ind w:firstLine="567"/>
        <w:rPr>
          <w:rFonts w:ascii="Arial Narrow" w:hAnsi="Arial Narrow" w:cs="Courier New"/>
          <w:color w:val="000000" w:themeColor="text1"/>
          <w:sz w:val="24"/>
          <w:szCs w:val="24"/>
        </w:rPr>
      </w:pPr>
      <w:r w:rsidRPr="0062341B">
        <w:rPr>
          <w:rFonts w:ascii="Arial Narrow" w:hAnsi="Arial Narrow" w:cs="Courier New"/>
          <w:color w:val="000000" w:themeColor="text1"/>
          <w:sz w:val="24"/>
          <w:szCs w:val="24"/>
        </w:rPr>
        <w:t xml:space="preserve">    class-methods </w:t>
      </w:r>
      <w:r w:rsidRPr="0062341B">
        <w:rPr>
          <w:rFonts w:ascii="Arial Narrow" w:hAnsi="Arial Narrow" w:cs="Courier New"/>
          <w:b/>
          <w:i/>
          <w:color w:val="000000" w:themeColor="text1"/>
          <w:sz w:val="24"/>
          <w:szCs w:val="24"/>
        </w:rPr>
        <w:t>get_mmap</w:t>
      </w:r>
      <w:r w:rsidRPr="0062341B">
        <w:rPr>
          <w:rFonts w:ascii="Arial Narrow" w:hAnsi="Arial Narrow" w:cs="Courier New"/>
          <w:color w:val="000000" w:themeColor="text1"/>
          <w:sz w:val="24"/>
          <w:szCs w:val="24"/>
        </w:rPr>
        <w:t>.</w:t>
      </w:r>
    </w:p>
    <w:p w:rsidR="0062341B" w:rsidRPr="0062341B" w:rsidRDefault="0062341B" w:rsidP="0062341B">
      <w:pPr>
        <w:autoSpaceDE w:val="0"/>
        <w:autoSpaceDN w:val="0"/>
        <w:adjustRightInd w:val="0"/>
        <w:spacing w:after="0" w:line="240" w:lineRule="auto"/>
        <w:ind w:firstLine="567"/>
        <w:rPr>
          <w:rFonts w:ascii="Arial Narrow" w:hAnsi="Arial Narrow" w:cs="Courier New"/>
          <w:color w:val="000000" w:themeColor="text1"/>
          <w:sz w:val="24"/>
          <w:szCs w:val="24"/>
        </w:rPr>
      </w:pPr>
      <w:r w:rsidRPr="0062341B">
        <w:rPr>
          <w:rFonts w:ascii="Arial Narrow" w:hAnsi="Arial Narrow" w:cs="Courier New"/>
          <w:color w:val="000000" w:themeColor="text1"/>
          <w:sz w:val="24"/>
          <w:szCs w:val="24"/>
        </w:rPr>
        <w:t>protected section.</w:t>
      </w:r>
    </w:p>
    <w:p w:rsidR="0062341B" w:rsidRPr="0062341B" w:rsidRDefault="0062341B" w:rsidP="0062341B">
      <w:pPr>
        <w:autoSpaceDE w:val="0"/>
        <w:autoSpaceDN w:val="0"/>
        <w:adjustRightInd w:val="0"/>
        <w:spacing w:after="0" w:line="240" w:lineRule="auto"/>
        <w:ind w:firstLine="567"/>
        <w:rPr>
          <w:rFonts w:ascii="Arial Narrow" w:hAnsi="Arial Narrow" w:cs="Courier New"/>
          <w:color w:val="000000" w:themeColor="text1"/>
          <w:sz w:val="24"/>
          <w:szCs w:val="24"/>
        </w:rPr>
      </w:pPr>
      <w:r w:rsidRPr="0062341B">
        <w:rPr>
          <w:rFonts w:ascii="Arial Narrow" w:hAnsi="Arial Narrow" w:cs="Courier New"/>
          <w:color w:val="000000" w:themeColor="text1"/>
          <w:sz w:val="24"/>
          <w:szCs w:val="24"/>
        </w:rPr>
        <w:t>private section.</w:t>
      </w:r>
    </w:p>
    <w:p w:rsidR="0062341B" w:rsidRPr="0062341B" w:rsidRDefault="0062341B" w:rsidP="0062341B">
      <w:pPr>
        <w:autoSpaceDE w:val="0"/>
        <w:autoSpaceDN w:val="0"/>
        <w:adjustRightInd w:val="0"/>
        <w:spacing w:after="0" w:line="240" w:lineRule="auto"/>
        <w:ind w:firstLine="567"/>
        <w:rPr>
          <w:rFonts w:ascii="Arial Narrow" w:hAnsi="Arial Narrow" w:cs="Courier New"/>
          <w:color w:val="000000" w:themeColor="text1"/>
          <w:sz w:val="24"/>
          <w:szCs w:val="24"/>
        </w:rPr>
      </w:pPr>
      <w:r w:rsidRPr="0062341B">
        <w:rPr>
          <w:rFonts w:ascii="Arial Narrow" w:hAnsi="Arial Narrow" w:cs="Courier New"/>
          <w:color w:val="000000" w:themeColor="text1"/>
          <w:sz w:val="24"/>
          <w:szCs w:val="24"/>
        </w:rPr>
        <w:t>ENDCLASS.</w:t>
      </w:r>
    </w:p>
    <w:p w:rsidR="0062341B" w:rsidRPr="0062341B" w:rsidRDefault="0062341B" w:rsidP="0062341B">
      <w:pPr>
        <w:autoSpaceDE w:val="0"/>
        <w:autoSpaceDN w:val="0"/>
        <w:adjustRightInd w:val="0"/>
        <w:spacing w:after="0" w:line="240" w:lineRule="auto"/>
        <w:ind w:firstLine="567"/>
        <w:rPr>
          <w:rFonts w:ascii="Arial Narrow" w:hAnsi="Arial Narrow" w:cs="Courier New"/>
          <w:color w:val="000000" w:themeColor="text1"/>
          <w:sz w:val="24"/>
          <w:szCs w:val="24"/>
        </w:rPr>
      </w:pPr>
    </w:p>
    <w:p w:rsidR="0062341B" w:rsidRPr="0062341B" w:rsidRDefault="0062341B" w:rsidP="0062341B">
      <w:pPr>
        <w:autoSpaceDE w:val="0"/>
        <w:autoSpaceDN w:val="0"/>
        <w:adjustRightInd w:val="0"/>
        <w:spacing w:after="0" w:line="240" w:lineRule="auto"/>
        <w:ind w:firstLine="567"/>
        <w:rPr>
          <w:rFonts w:ascii="Arial Narrow" w:hAnsi="Arial Narrow" w:cs="Courier New"/>
          <w:color w:val="000000" w:themeColor="text1"/>
          <w:sz w:val="24"/>
          <w:szCs w:val="24"/>
        </w:rPr>
      </w:pPr>
      <w:r w:rsidRPr="0062341B">
        <w:rPr>
          <w:rFonts w:ascii="Arial Narrow" w:hAnsi="Arial Narrow" w:cs="Courier New"/>
          <w:color w:val="000000" w:themeColor="text1"/>
          <w:sz w:val="24"/>
          <w:szCs w:val="24"/>
        </w:rPr>
        <w:t xml:space="preserve">CLASS </w:t>
      </w:r>
      <w:r w:rsidRPr="0062341B">
        <w:rPr>
          <w:rFonts w:ascii="Arial Narrow" w:hAnsi="Arial Narrow" w:cs="Courier New"/>
          <w:b/>
          <w:color w:val="000000" w:themeColor="text1"/>
          <w:sz w:val="24"/>
          <w:szCs w:val="24"/>
        </w:rPr>
        <w:t>ZCL_RSA_CONS</w:t>
      </w:r>
      <w:r w:rsidRPr="0062341B">
        <w:rPr>
          <w:rFonts w:ascii="Arial Narrow" w:hAnsi="Arial Narrow" w:cs="Courier New"/>
          <w:color w:val="000000" w:themeColor="text1"/>
          <w:sz w:val="24"/>
          <w:szCs w:val="24"/>
        </w:rPr>
        <w:t xml:space="preserve"> </w:t>
      </w:r>
      <w:r w:rsidRPr="0062341B">
        <w:rPr>
          <w:rFonts w:ascii="Arial Narrow" w:hAnsi="Arial Narrow" w:cs="Courier New"/>
          <w:i/>
          <w:color w:val="002060"/>
          <w:sz w:val="24"/>
          <w:szCs w:val="24"/>
        </w:rPr>
        <w:t>IMPLEMENTATION</w:t>
      </w:r>
      <w:r w:rsidRPr="0062341B">
        <w:rPr>
          <w:rFonts w:ascii="Arial Narrow" w:hAnsi="Arial Narrow" w:cs="Courier New"/>
          <w:color w:val="000000" w:themeColor="text1"/>
          <w:sz w:val="24"/>
          <w:szCs w:val="24"/>
        </w:rPr>
        <w:t>.</w:t>
      </w:r>
    </w:p>
    <w:p w:rsidR="0062341B" w:rsidRPr="0062341B" w:rsidRDefault="0062341B" w:rsidP="0062341B">
      <w:pPr>
        <w:autoSpaceDE w:val="0"/>
        <w:autoSpaceDN w:val="0"/>
        <w:adjustRightInd w:val="0"/>
        <w:spacing w:after="0" w:line="240" w:lineRule="auto"/>
        <w:ind w:firstLine="567"/>
        <w:rPr>
          <w:rFonts w:ascii="Arial Narrow" w:hAnsi="Arial Narrow" w:cs="Courier New"/>
          <w:color w:val="000000" w:themeColor="text1"/>
          <w:sz w:val="24"/>
          <w:szCs w:val="24"/>
        </w:rPr>
      </w:pPr>
      <w:r w:rsidRPr="0062341B">
        <w:rPr>
          <w:rFonts w:ascii="Arial Narrow" w:hAnsi="Arial Narrow" w:cs="Courier New"/>
          <w:color w:val="000000" w:themeColor="text1"/>
          <w:sz w:val="24"/>
          <w:szCs w:val="24"/>
        </w:rPr>
        <w:t xml:space="preserve">method </w:t>
      </w:r>
      <w:r w:rsidRPr="0062341B">
        <w:rPr>
          <w:rFonts w:ascii="Arial Narrow" w:hAnsi="Arial Narrow" w:cs="Courier New"/>
          <w:b/>
          <w:i/>
          <w:color w:val="000000" w:themeColor="text1"/>
          <w:sz w:val="24"/>
          <w:szCs w:val="24"/>
        </w:rPr>
        <w:t>get_mmap</w:t>
      </w:r>
      <w:r w:rsidRPr="0062341B">
        <w:rPr>
          <w:rFonts w:ascii="Arial Narrow" w:hAnsi="Arial Narrow" w:cs="Courier New"/>
          <w:color w:val="000000" w:themeColor="text1"/>
          <w:sz w:val="24"/>
          <w:szCs w:val="24"/>
        </w:rPr>
        <w:t>.</w:t>
      </w:r>
    </w:p>
    <w:p w:rsidR="0062341B" w:rsidRPr="0062341B" w:rsidRDefault="0062341B" w:rsidP="0062341B">
      <w:pPr>
        <w:autoSpaceDE w:val="0"/>
        <w:autoSpaceDN w:val="0"/>
        <w:adjustRightInd w:val="0"/>
        <w:spacing w:after="0" w:line="240" w:lineRule="auto"/>
        <w:ind w:firstLine="567"/>
        <w:rPr>
          <w:rFonts w:ascii="Arial Narrow" w:hAnsi="Arial Narrow" w:cs="Courier New"/>
          <w:color w:val="000000" w:themeColor="text1"/>
          <w:sz w:val="24"/>
          <w:szCs w:val="24"/>
        </w:rPr>
      </w:pPr>
      <w:r w:rsidRPr="0062341B">
        <w:rPr>
          <w:rFonts w:ascii="Arial Narrow" w:hAnsi="Arial Narrow" w:cs="Courier New"/>
          <w:color w:val="000000" w:themeColor="text1"/>
          <w:sz w:val="24"/>
          <w:szCs w:val="24"/>
        </w:rPr>
        <w:t xml:space="preserve">data: </w:t>
      </w:r>
      <w:r w:rsidRPr="0062341B">
        <w:rPr>
          <w:rFonts w:ascii="Arial Narrow" w:hAnsi="Arial Narrow" w:cs="Courier New"/>
          <w:i/>
          <w:color w:val="002060"/>
          <w:sz w:val="24"/>
          <w:szCs w:val="24"/>
        </w:rPr>
        <w:t>lt_data</w:t>
      </w:r>
      <w:r w:rsidRPr="0062341B">
        <w:rPr>
          <w:rFonts w:ascii="Arial Narrow" w:hAnsi="Arial Narrow" w:cs="Courier New"/>
          <w:color w:val="002060"/>
          <w:sz w:val="24"/>
          <w:szCs w:val="24"/>
        </w:rPr>
        <w:t xml:space="preserve"> </w:t>
      </w:r>
      <w:r w:rsidRPr="0062341B">
        <w:rPr>
          <w:rFonts w:ascii="Arial Narrow" w:hAnsi="Arial Narrow" w:cs="Courier New"/>
          <w:color w:val="000000" w:themeColor="text1"/>
          <w:sz w:val="24"/>
          <w:szCs w:val="24"/>
        </w:rPr>
        <w:t xml:space="preserve">type standard table of </w:t>
      </w:r>
      <w:r w:rsidRPr="0062341B">
        <w:rPr>
          <w:rFonts w:ascii="Arial Narrow" w:hAnsi="Arial Narrow" w:cs="Courier New"/>
          <w:i/>
          <w:color w:val="002060"/>
          <w:sz w:val="24"/>
          <w:szCs w:val="24"/>
        </w:rPr>
        <w:t>rsaformmap</w:t>
      </w:r>
      <w:r w:rsidRPr="0062341B">
        <w:rPr>
          <w:rFonts w:ascii="Arial Narrow" w:hAnsi="Arial Narrow" w:cs="Courier New"/>
          <w:color w:val="000000" w:themeColor="text1"/>
          <w:sz w:val="24"/>
          <w:szCs w:val="24"/>
        </w:rPr>
        <w:t>.</w:t>
      </w:r>
    </w:p>
    <w:p w:rsidR="0062341B" w:rsidRPr="0062341B" w:rsidRDefault="0062341B" w:rsidP="0062341B">
      <w:pPr>
        <w:autoSpaceDE w:val="0"/>
        <w:autoSpaceDN w:val="0"/>
        <w:adjustRightInd w:val="0"/>
        <w:spacing w:after="0" w:line="240" w:lineRule="auto"/>
        <w:ind w:firstLine="567"/>
        <w:rPr>
          <w:rFonts w:ascii="Arial Narrow" w:hAnsi="Arial Narrow" w:cs="Courier New"/>
          <w:i/>
          <w:color w:val="002060"/>
          <w:sz w:val="24"/>
          <w:szCs w:val="24"/>
        </w:rPr>
      </w:pPr>
      <w:r w:rsidRPr="0062341B">
        <w:rPr>
          <w:rFonts w:ascii="Arial Narrow" w:hAnsi="Arial Narrow" w:cs="Courier New"/>
          <w:i/>
          <w:color w:val="002060"/>
          <w:sz w:val="24"/>
          <w:szCs w:val="24"/>
        </w:rPr>
        <w:t>##db_feature_mode[AMDP_table_function].</w:t>
      </w:r>
    </w:p>
    <w:p w:rsidR="0062341B" w:rsidRPr="0062341B" w:rsidRDefault="0062341B" w:rsidP="0062341B">
      <w:pPr>
        <w:autoSpaceDE w:val="0"/>
        <w:autoSpaceDN w:val="0"/>
        <w:adjustRightInd w:val="0"/>
        <w:spacing w:after="0" w:line="240" w:lineRule="auto"/>
        <w:ind w:firstLine="567"/>
        <w:rPr>
          <w:rFonts w:ascii="Arial Narrow" w:hAnsi="Arial Narrow" w:cs="Courier New"/>
          <w:color w:val="000000" w:themeColor="text1"/>
          <w:sz w:val="24"/>
          <w:szCs w:val="24"/>
        </w:rPr>
      </w:pPr>
    </w:p>
    <w:p w:rsidR="0062341B" w:rsidRPr="0062341B" w:rsidRDefault="0062341B" w:rsidP="0062341B">
      <w:pPr>
        <w:autoSpaceDE w:val="0"/>
        <w:autoSpaceDN w:val="0"/>
        <w:adjustRightInd w:val="0"/>
        <w:spacing w:after="0" w:line="240" w:lineRule="auto"/>
        <w:ind w:firstLine="567"/>
        <w:rPr>
          <w:rFonts w:ascii="Arial Narrow" w:hAnsi="Arial Narrow" w:cs="Courier New"/>
          <w:color w:val="000000" w:themeColor="text1"/>
          <w:sz w:val="24"/>
          <w:szCs w:val="24"/>
        </w:rPr>
      </w:pPr>
      <w:r w:rsidRPr="0062341B">
        <w:rPr>
          <w:rFonts w:ascii="Arial Narrow" w:hAnsi="Arial Narrow" w:cs="Courier New"/>
          <w:color w:val="000000" w:themeColor="text1"/>
          <w:sz w:val="24"/>
          <w:szCs w:val="24"/>
        </w:rPr>
        <w:t xml:space="preserve">    select *</w:t>
      </w:r>
    </w:p>
    <w:p w:rsidR="0062341B" w:rsidRPr="0062341B" w:rsidRDefault="0062341B" w:rsidP="0062341B">
      <w:pPr>
        <w:autoSpaceDE w:val="0"/>
        <w:autoSpaceDN w:val="0"/>
        <w:adjustRightInd w:val="0"/>
        <w:spacing w:after="0" w:line="240" w:lineRule="auto"/>
        <w:ind w:firstLine="567"/>
        <w:rPr>
          <w:rFonts w:ascii="Arial Narrow" w:hAnsi="Arial Narrow" w:cs="Courier New"/>
          <w:color w:val="000000" w:themeColor="text1"/>
          <w:sz w:val="24"/>
          <w:szCs w:val="24"/>
        </w:rPr>
      </w:pPr>
      <w:r w:rsidRPr="0062341B">
        <w:rPr>
          <w:rFonts w:ascii="Arial Narrow" w:hAnsi="Arial Narrow" w:cs="Courier New"/>
          <w:color w:val="000000" w:themeColor="text1"/>
          <w:sz w:val="24"/>
          <w:szCs w:val="24"/>
        </w:rPr>
        <w:t xml:space="preserve">    from </w:t>
      </w:r>
      <w:r w:rsidRPr="0062341B">
        <w:rPr>
          <w:rFonts w:ascii="Arial Narrow" w:hAnsi="Arial Narrow" w:cs="Courier New"/>
          <w:i/>
          <w:color w:val="002060"/>
          <w:sz w:val="24"/>
          <w:szCs w:val="24"/>
          <w:shd w:val="clear" w:color="auto" w:fill="F2F2F2" w:themeFill="background1" w:themeFillShade="F2"/>
        </w:rPr>
        <w:t>ztf_rsa_for_mmap</w:t>
      </w:r>
      <w:r w:rsidRPr="0062341B">
        <w:rPr>
          <w:rFonts w:ascii="Arial Narrow" w:hAnsi="Arial Narrow" w:cs="Courier New"/>
          <w:color w:val="000000" w:themeColor="text1"/>
          <w:sz w:val="24"/>
          <w:szCs w:val="24"/>
        </w:rPr>
        <w:t xml:space="preserve">( ip_formex = </w:t>
      </w:r>
      <w:r w:rsidRPr="0062341B">
        <w:rPr>
          <w:rFonts w:ascii="Arial Narrow" w:hAnsi="Arial Narrow" w:cs="Courier New"/>
          <w:color w:val="000000" w:themeColor="text1"/>
          <w:sz w:val="24"/>
          <w:szCs w:val="24"/>
          <w:shd w:val="clear" w:color="auto" w:fill="FFFFFF" w:themeFill="background1"/>
        </w:rPr>
        <w:t>'00O2TN6ZGQI1S5MK1S6WABI8F'</w:t>
      </w:r>
      <w:r w:rsidRPr="0062341B">
        <w:rPr>
          <w:rFonts w:ascii="Arial Narrow" w:hAnsi="Arial Narrow" w:cs="Courier New"/>
          <w:color w:val="000000" w:themeColor="text1"/>
          <w:sz w:val="24"/>
          <w:szCs w:val="24"/>
        </w:rPr>
        <w:t xml:space="preserve"> )</w:t>
      </w:r>
    </w:p>
    <w:p w:rsidR="0062341B" w:rsidRPr="0062341B" w:rsidRDefault="0062341B" w:rsidP="0062341B">
      <w:pPr>
        <w:autoSpaceDE w:val="0"/>
        <w:autoSpaceDN w:val="0"/>
        <w:adjustRightInd w:val="0"/>
        <w:spacing w:after="0" w:line="240" w:lineRule="auto"/>
        <w:ind w:firstLine="567"/>
        <w:rPr>
          <w:rFonts w:ascii="Arial Narrow" w:hAnsi="Arial Narrow" w:cs="Courier New"/>
          <w:color w:val="000000" w:themeColor="text1"/>
          <w:sz w:val="24"/>
          <w:szCs w:val="24"/>
        </w:rPr>
      </w:pPr>
      <w:r w:rsidRPr="0062341B">
        <w:rPr>
          <w:rFonts w:ascii="Arial Narrow" w:hAnsi="Arial Narrow" w:cs="Courier New"/>
          <w:color w:val="000000" w:themeColor="text1"/>
          <w:sz w:val="24"/>
          <w:szCs w:val="24"/>
        </w:rPr>
        <w:t xml:space="preserve">    into corresponding fields of table </w:t>
      </w:r>
      <w:r w:rsidRPr="0062341B">
        <w:rPr>
          <w:rFonts w:ascii="Arial Narrow" w:hAnsi="Arial Narrow" w:cs="Courier New"/>
          <w:i/>
          <w:color w:val="002060"/>
          <w:sz w:val="24"/>
          <w:szCs w:val="24"/>
        </w:rPr>
        <w:t>@lt_data</w:t>
      </w:r>
      <w:r w:rsidRPr="0062341B">
        <w:rPr>
          <w:rFonts w:ascii="Arial Narrow" w:hAnsi="Arial Narrow" w:cs="Courier New"/>
          <w:color w:val="000000" w:themeColor="text1"/>
          <w:sz w:val="24"/>
          <w:szCs w:val="24"/>
        </w:rPr>
        <w:t>.</w:t>
      </w:r>
    </w:p>
    <w:p w:rsidR="0062341B" w:rsidRPr="0062341B" w:rsidRDefault="0062341B" w:rsidP="0062341B">
      <w:pPr>
        <w:autoSpaceDE w:val="0"/>
        <w:autoSpaceDN w:val="0"/>
        <w:adjustRightInd w:val="0"/>
        <w:spacing w:after="0" w:line="240" w:lineRule="auto"/>
        <w:ind w:firstLine="567"/>
        <w:rPr>
          <w:rFonts w:ascii="Arial Narrow" w:hAnsi="Arial Narrow" w:cs="Courier New"/>
          <w:color w:val="000000" w:themeColor="text1"/>
          <w:sz w:val="24"/>
          <w:szCs w:val="24"/>
        </w:rPr>
      </w:pPr>
    </w:p>
    <w:p w:rsidR="0062341B" w:rsidRPr="0062341B" w:rsidRDefault="0062341B" w:rsidP="0062341B">
      <w:pPr>
        <w:autoSpaceDE w:val="0"/>
        <w:autoSpaceDN w:val="0"/>
        <w:adjustRightInd w:val="0"/>
        <w:spacing w:after="0" w:line="240" w:lineRule="auto"/>
        <w:ind w:firstLine="567"/>
        <w:rPr>
          <w:rFonts w:ascii="Arial Narrow" w:hAnsi="Arial Narrow" w:cs="Courier New"/>
          <w:color w:val="000000" w:themeColor="text1"/>
          <w:sz w:val="24"/>
          <w:szCs w:val="24"/>
        </w:rPr>
      </w:pPr>
      <w:r w:rsidRPr="0062341B">
        <w:rPr>
          <w:rFonts w:ascii="Arial Narrow" w:hAnsi="Arial Narrow" w:cs="Courier New"/>
          <w:color w:val="000000" w:themeColor="text1"/>
          <w:sz w:val="24"/>
          <w:szCs w:val="24"/>
        </w:rPr>
        <w:t xml:space="preserve">    cl_demo_output=&gt;display( lt_data ).</w:t>
      </w:r>
    </w:p>
    <w:p w:rsidR="0062341B" w:rsidRPr="0062341B" w:rsidRDefault="0062341B" w:rsidP="0062341B">
      <w:pPr>
        <w:autoSpaceDE w:val="0"/>
        <w:autoSpaceDN w:val="0"/>
        <w:adjustRightInd w:val="0"/>
        <w:spacing w:after="0" w:line="240" w:lineRule="auto"/>
        <w:ind w:firstLine="567"/>
        <w:rPr>
          <w:rFonts w:ascii="Arial Narrow" w:hAnsi="Arial Narrow" w:cs="Courier New"/>
          <w:color w:val="000000" w:themeColor="text1"/>
          <w:sz w:val="24"/>
          <w:szCs w:val="24"/>
        </w:rPr>
      </w:pPr>
      <w:r w:rsidRPr="0062341B">
        <w:rPr>
          <w:rFonts w:ascii="Arial Narrow" w:hAnsi="Arial Narrow" w:cs="Courier New"/>
          <w:color w:val="000000" w:themeColor="text1"/>
          <w:sz w:val="24"/>
          <w:szCs w:val="24"/>
        </w:rPr>
        <w:t>endmethod.</w:t>
      </w:r>
    </w:p>
    <w:p w:rsidR="0062341B" w:rsidRDefault="0062341B" w:rsidP="0062341B">
      <w:pPr>
        <w:spacing w:after="0" w:line="240" w:lineRule="auto"/>
        <w:ind w:firstLine="567"/>
        <w:rPr>
          <w:rFonts w:ascii="Arial Narrow" w:hAnsi="Arial Narrow" w:cs="Courier New"/>
          <w:color w:val="000000" w:themeColor="text1"/>
          <w:sz w:val="24"/>
          <w:szCs w:val="24"/>
        </w:rPr>
      </w:pPr>
      <w:r w:rsidRPr="0062341B">
        <w:rPr>
          <w:rFonts w:ascii="Arial Narrow" w:hAnsi="Arial Narrow" w:cs="Courier New"/>
          <w:color w:val="000000" w:themeColor="text1"/>
          <w:sz w:val="24"/>
          <w:szCs w:val="24"/>
        </w:rPr>
        <w:t>ENDCLASS.</w:t>
      </w:r>
    </w:p>
    <w:p w:rsidR="00664872" w:rsidRDefault="00664872" w:rsidP="0062341B">
      <w:pPr>
        <w:spacing w:after="0" w:line="240" w:lineRule="auto"/>
        <w:ind w:firstLine="567"/>
        <w:rPr>
          <w:rFonts w:ascii="Arial Narrow" w:hAnsi="Arial Narrow" w:cs="Courier New"/>
          <w:color w:val="000000" w:themeColor="text1"/>
          <w:sz w:val="24"/>
          <w:szCs w:val="24"/>
        </w:rPr>
      </w:pPr>
    </w:p>
    <w:p w:rsidR="0062341B" w:rsidRPr="0062341B" w:rsidRDefault="0062341B" w:rsidP="0062341B">
      <w:pPr>
        <w:pStyle w:val="a7"/>
        <w:spacing w:before="0" w:beforeAutospacing="0" w:after="0" w:afterAutospacing="0"/>
        <w:ind w:firstLine="567"/>
        <w:rPr>
          <w:rFonts w:ascii="Arial Narrow" w:hAnsi="Arial Narrow"/>
          <w:color w:val="002060"/>
          <w:spacing w:val="20"/>
        </w:rPr>
      </w:pPr>
      <w:r w:rsidRPr="007C6221">
        <w:rPr>
          <w:rFonts w:ascii="Arial Narrow" w:hAnsi="Arial Narrow"/>
          <w:color w:val="002060"/>
          <w:spacing w:val="20"/>
        </w:rPr>
        <w:t>Rem</w:t>
      </w:r>
    </w:p>
    <w:p w:rsidR="0062341B" w:rsidRPr="0062341B" w:rsidRDefault="0062341B" w:rsidP="0062341B">
      <w:pPr>
        <w:pStyle w:val="a7"/>
        <w:spacing w:before="0" w:beforeAutospacing="0" w:after="0" w:afterAutospacing="0"/>
        <w:ind w:firstLine="567"/>
        <w:jc w:val="both"/>
        <w:rPr>
          <w:rFonts w:ascii="Arial Narrow" w:hAnsi="Arial Narrow"/>
        </w:rPr>
      </w:pPr>
      <w:r w:rsidRPr="00E55AD3">
        <w:rPr>
          <w:rFonts w:ascii="Arial Narrow" w:hAnsi="Arial Narrow"/>
          <w:lang w:val="ru-RU"/>
        </w:rPr>
        <w:t>Обратите</w:t>
      </w:r>
      <w:r w:rsidRPr="0062341B">
        <w:rPr>
          <w:rFonts w:ascii="Arial Narrow" w:hAnsi="Arial Narrow"/>
        </w:rPr>
        <w:t xml:space="preserve"> </w:t>
      </w:r>
      <w:r w:rsidRPr="00E55AD3">
        <w:rPr>
          <w:rFonts w:ascii="Arial Narrow" w:hAnsi="Arial Narrow"/>
          <w:lang w:val="ru-RU"/>
        </w:rPr>
        <w:t>внимание</w:t>
      </w:r>
      <w:r w:rsidRPr="0062341B">
        <w:rPr>
          <w:rFonts w:ascii="Arial Narrow" w:hAnsi="Arial Narrow"/>
        </w:rPr>
        <w:t xml:space="preserve"> </w:t>
      </w:r>
      <w:r w:rsidRPr="00E55AD3">
        <w:rPr>
          <w:rFonts w:ascii="Arial Narrow" w:hAnsi="Arial Narrow"/>
          <w:lang w:val="ru-RU"/>
        </w:rPr>
        <w:t>на</w:t>
      </w:r>
      <w:r w:rsidRPr="0062341B">
        <w:rPr>
          <w:rFonts w:ascii="Arial Narrow" w:hAnsi="Arial Narrow"/>
        </w:rPr>
        <w:t xml:space="preserve"> </w:t>
      </w:r>
      <w:r w:rsidRPr="00E55AD3">
        <w:rPr>
          <w:rFonts w:ascii="Arial Narrow" w:hAnsi="Arial Narrow"/>
          <w:lang w:val="ru-RU"/>
        </w:rPr>
        <w:t>прагму</w:t>
      </w:r>
      <w:r w:rsidRPr="0062341B">
        <w:rPr>
          <w:rFonts w:ascii="Arial Narrow" w:hAnsi="Arial Narrow"/>
        </w:rPr>
        <w:t xml:space="preserve"> </w:t>
      </w:r>
      <w:r w:rsidRPr="0062341B">
        <w:rPr>
          <w:rFonts w:ascii="Arial Narrow" w:hAnsi="Arial Narrow"/>
          <w:i/>
          <w:color w:val="002060"/>
          <w:shd w:val="clear" w:color="auto" w:fill="F2F2F2" w:themeFill="background1" w:themeFillShade="F2"/>
        </w:rPr>
        <w:t>##</w:t>
      </w:r>
      <w:r w:rsidRPr="007C6221">
        <w:rPr>
          <w:rFonts w:ascii="Arial Narrow" w:hAnsi="Arial Narrow"/>
          <w:i/>
          <w:color w:val="002060"/>
          <w:shd w:val="clear" w:color="auto" w:fill="F2F2F2" w:themeFill="background1" w:themeFillShade="F2"/>
        </w:rPr>
        <w:t>db</w:t>
      </w:r>
      <w:r w:rsidRPr="0062341B">
        <w:rPr>
          <w:rFonts w:ascii="Arial Narrow" w:hAnsi="Arial Narrow"/>
          <w:i/>
          <w:color w:val="002060"/>
          <w:shd w:val="clear" w:color="auto" w:fill="F2F2F2" w:themeFill="background1" w:themeFillShade="F2"/>
        </w:rPr>
        <w:t>_</w:t>
      </w:r>
      <w:r w:rsidRPr="007C6221">
        <w:rPr>
          <w:rFonts w:ascii="Arial Narrow" w:hAnsi="Arial Narrow"/>
          <w:i/>
          <w:color w:val="002060"/>
          <w:shd w:val="clear" w:color="auto" w:fill="F2F2F2" w:themeFill="background1" w:themeFillShade="F2"/>
        </w:rPr>
        <w:t>feature</w:t>
      </w:r>
      <w:r w:rsidRPr="0062341B">
        <w:rPr>
          <w:rFonts w:ascii="Arial Narrow" w:hAnsi="Arial Narrow"/>
          <w:i/>
          <w:color w:val="002060"/>
          <w:shd w:val="clear" w:color="auto" w:fill="F2F2F2" w:themeFill="background1" w:themeFillShade="F2"/>
        </w:rPr>
        <w:t>_</w:t>
      </w:r>
      <w:r w:rsidRPr="007C6221">
        <w:rPr>
          <w:rFonts w:ascii="Arial Narrow" w:hAnsi="Arial Narrow"/>
          <w:i/>
          <w:color w:val="002060"/>
          <w:shd w:val="clear" w:color="auto" w:fill="F2F2F2" w:themeFill="background1" w:themeFillShade="F2"/>
        </w:rPr>
        <w:t>mode</w:t>
      </w:r>
      <w:r w:rsidRPr="0062341B">
        <w:rPr>
          <w:rFonts w:ascii="Arial Narrow" w:hAnsi="Arial Narrow"/>
          <w:i/>
          <w:color w:val="002060"/>
          <w:shd w:val="clear" w:color="auto" w:fill="F2F2F2" w:themeFill="background1" w:themeFillShade="F2"/>
        </w:rPr>
        <w:t>[</w:t>
      </w:r>
      <w:r w:rsidRPr="007C6221">
        <w:rPr>
          <w:rFonts w:ascii="Arial Narrow" w:hAnsi="Arial Narrow"/>
          <w:i/>
          <w:color w:val="002060"/>
          <w:shd w:val="clear" w:color="auto" w:fill="F2F2F2" w:themeFill="background1" w:themeFillShade="F2"/>
        </w:rPr>
        <w:t>AMDP</w:t>
      </w:r>
      <w:r w:rsidRPr="0062341B">
        <w:rPr>
          <w:rFonts w:ascii="Arial Narrow" w:hAnsi="Arial Narrow"/>
          <w:i/>
          <w:color w:val="002060"/>
          <w:shd w:val="clear" w:color="auto" w:fill="F2F2F2" w:themeFill="background1" w:themeFillShade="F2"/>
        </w:rPr>
        <w:t>_</w:t>
      </w:r>
      <w:r w:rsidRPr="007C6221">
        <w:rPr>
          <w:rFonts w:ascii="Arial Narrow" w:hAnsi="Arial Narrow"/>
          <w:i/>
          <w:color w:val="002060"/>
          <w:shd w:val="clear" w:color="auto" w:fill="F2F2F2" w:themeFill="background1" w:themeFillShade="F2"/>
        </w:rPr>
        <w:t>table</w:t>
      </w:r>
      <w:r w:rsidRPr="0062341B">
        <w:rPr>
          <w:rFonts w:ascii="Arial Narrow" w:hAnsi="Arial Narrow"/>
          <w:i/>
          <w:color w:val="002060"/>
          <w:shd w:val="clear" w:color="auto" w:fill="F2F2F2" w:themeFill="background1" w:themeFillShade="F2"/>
        </w:rPr>
        <w:t>_</w:t>
      </w:r>
      <w:r w:rsidRPr="007C6221">
        <w:rPr>
          <w:rFonts w:ascii="Arial Narrow" w:hAnsi="Arial Narrow"/>
          <w:i/>
          <w:color w:val="002060"/>
          <w:shd w:val="clear" w:color="auto" w:fill="F2F2F2" w:themeFill="background1" w:themeFillShade="F2"/>
        </w:rPr>
        <w:t>function</w:t>
      </w:r>
      <w:r w:rsidRPr="0062341B">
        <w:rPr>
          <w:rFonts w:ascii="Arial Narrow" w:hAnsi="Arial Narrow"/>
          <w:i/>
          <w:color w:val="002060"/>
          <w:shd w:val="clear" w:color="auto" w:fill="F2F2F2" w:themeFill="background1" w:themeFillShade="F2"/>
        </w:rPr>
        <w:t>].</w:t>
      </w:r>
      <w:r w:rsidRPr="0062341B">
        <w:rPr>
          <w:rFonts w:ascii="Arial Narrow" w:hAnsi="Arial Narrow"/>
        </w:rPr>
        <w:t xml:space="preserve"> - </w:t>
      </w:r>
      <w:r>
        <w:rPr>
          <w:rFonts w:ascii="Arial Narrow" w:hAnsi="Arial Narrow"/>
          <w:lang w:val="ru-RU"/>
        </w:rPr>
        <w:t>о</w:t>
      </w:r>
      <w:r w:rsidRPr="00E55AD3">
        <w:rPr>
          <w:rFonts w:ascii="Arial Narrow" w:hAnsi="Arial Narrow"/>
          <w:lang w:val="ru-RU"/>
        </w:rPr>
        <w:t>на</w:t>
      </w:r>
      <w:r w:rsidRPr="0062341B">
        <w:rPr>
          <w:rFonts w:ascii="Arial Narrow" w:hAnsi="Arial Narrow"/>
        </w:rPr>
        <w:t xml:space="preserve"> </w:t>
      </w:r>
      <w:r w:rsidRPr="00E55AD3">
        <w:rPr>
          <w:rFonts w:ascii="Arial Narrow" w:hAnsi="Arial Narrow"/>
          <w:lang w:val="ru-RU"/>
        </w:rPr>
        <w:t>необходим</w:t>
      </w:r>
      <w:r w:rsidR="002E3241">
        <w:rPr>
          <w:rFonts w:ascii="Arial Narrow" w:hAnsi="Arial Narrow"/>
          <w:lang w:val="ru-RU"/>
        </w:rPr>
        <w:t>а</w:t>
      </w:r>
      <w:r w:rsidRPr="0062341B">
        <w:rPr>
          <w:rFonts w:ascii="Arial Narrow" w:hAnsi="Arial Narrow"/>
        </w:rPr>
        <w:t xml:space="preserve"> </w:t>
      </w:r>
      <w:r w:rsidRPr="00E55AD3">
        <w:rPr>
          <w:rFonts w:ascii="Arial Narrow" w:hAnsi="Arial Narrow"/>
          <w:lang w:val="ru-RU"/>
        </w:rPr>
        <w:t>для</w:t>
      </w:r>
      <w:r w:rsidRPr="0062341B">
        <w:rPr>
          <w:rFonts w:ascii="Arial Narrow" w:hAnsi="Arial Narrow"/>
        </w:rPr>
        <w:t xml:space="preserve"> </w:t>
      </w:r>
      <w:r w:rsidRPr="00E55AD3">
        <w:rPr>
          <w:rFonts w:ascii="Arial Narrow" w:hAnsi="Arial Narrow"/>
          <w:lang w:val="ru-RU"/>
        </w:rPr>
        <w:t>предотвращения</w:t>
      </w:r>
      <w:r w:rsidRPr="0062341B">
        <w:rPr>
          <w:rFonts w:ascii="Arial Narrow" w:hAnsi="Arial Narrow"/>
        </w:rPr>
        <w:t xml:space="preserve"> </w:t>
      </w:r>
      <w:r w:rsidRPr="00E55AD3">
        <w:rPr>
          <w:rFonts w:ascii="Arial Narrow" w:hAnsi="Arial Narrow"/>
          <w:lang w:val="ru-RU"/>
        </w:rPr>
        <w:t>ошибок</w:t>
      </w:r>
      <w:r w:rsidRPr="0062341B">
        <w:rPr>
          <w:rFonts w:ascii="Arial Narrow" w:hAnsi="Arial Narrow"/>
        </w:rPr>
        <w:t xml:space="preserve"> </w:t>
      </w:r>
      <w:r w:rsidRPr="00E55AD3">
        <w:rPr>
          <w:rFonts w:ascii="Arial Narrow" w:hAnsi="Arial Narrow"/>
          <w:lang w:val="ru-RU"/>
        </w:rPr>
        <w:t>синтаксиса</w:t>
      </w:r>
      <w:r w:rsidRPr="0062341B">
        <w:rPr>
          <w:rFonts w:ascii="Arial Narrow" w:hAnsi="Arial Narrow"/>
        </w:rPr>
        <w:t xml:space="preserve"> </w:t>
      </w:r>
      <w:r w:rsidRPr="00E55AD3">
        <w:rPr>
          <w:rFonts w:ascii="Arial Narrow" w:hAnsi="Arial Narrow"/>
          <w:lang w:val="ru-RU"/>
        </w:rPr>
        <w:t>при</w:t>
      </w:r>
      <w:r w:rsidRPr="0062341B">
        <w:rPr>
          <w:rFonts w:ascii="Arial Narrow" w:hAnsi="Arial Narrow"/>
        </w:rPr>
        <w:t xml:space="preserve"> </w:t>
      </w:r>
      <w:r w:rsidRPr="00E55AD3">
        <w:rPr>
          <w:rFonts w:ascii="Arial Narrow" w:hAnsi="Arial Narrow"/>
          <w:lang w:val="ru-RU"/>
        </w:rPr>
        <w:t>работе</w:t>
      </w:r>
      <w:r w:rsidRPr="0062341B">
        <w:rPr>
          <w:rFonts w:ascii="Arial Narrow" w:hAnsi="Arial Narrow"/>
        </w:rPr>
        <w:t xml:space="preserve"> </w:t>
      </w:r>
      <w:r w:rsidRPr="00E55AD3">
        <w:rPr>
          <w:rFonts w:ascii="Arial Narrow" w:hAnsi="Arial Narrow"/>
          <w:lang w:val="ru-RU"/>
        </w:rPr>
        <w:t>с</w:t>
      </w:r>
      <w:r w:rsidRPr="0062341B">
        <w:rPr>
          <w:rFonts w:ascii="Arial Narrow" w:hAnsi="Arial Narrow"/>
        </w:rPr>
        <w:t xml:space="preserve"> </w:t>
      </w:r>
      <w:r w:rsidRPr="00E55AD3">
        <w:rPr>
          <w:rFonts w:ascii="Arial Narrow" w:hAnsi="Arial Narrow"/>
        </w:rPr>
        <w:t>CDS</w:t>
      </w:r>
      <w:r w:rsidRPr="0062341B">
        <w:rPr>
          <w:rFonts w:ascii="Arial Narrow" w:hAnsi="Arial Narrow"/>
        </w:rPr>
        <w:t xml:space="preserve"> </w:t>
      </w:r>
      <w:r w:rsidRPr="00E55AD3">
        <w:rPr>
          <w:rFonts w:ascii="Arial Narrow" w:hAnsi="Arial Narrow"/>
          <w:lang w:val="ru-RU"/>
        </w:rPr>
        <w:t>типа</w:t>
      </w:r>
      <w:r w:rsidRPr="0062341B">
        <w:rPr>
          <w:rFonts w:ascii="Arial Narrow" w:hAnsi="Arial Narrow"/>
        </w:rPr>
        <w:t xml:space="preserve"> </w:t>
      </w:r>
      <w:r w:rsidRPr="00E55AD3">
        <w:rPr>
          <w:rFonts w:ascii="Arial Narrow" w:hAnsi="Arial Narrow"/>
        </w:rPr>
        <w:t>Table</w:t>
      </w:r>
      <w:r w:rsidRPr="0062341B">
        <w:rPr>
          <w:rFonts w:ascii="Arial Narrow" w:hAnsi="Arial Narrow"/>
        </w:rPr>
        <w:t xml:space="preserve"> </w:t>
      </w:r>
      <w:r w:rsidRPr="00E55AD3">
        <w:rPr>
          <w:rFonts w:ascii="Arial Narrow" w:hAnsi="Arial Narrow"/>
        </w:rPr>
        <w:t>Function</w:t>
      </w:r>
      <w:r w:rsidRPr="0062341B">
        <w:rPr>
          <w:rFonts w:ascii="Arial Narrow" w:hAnsi="Arial Narrow"/>
        </w:rPr>
        <w:t xml:space="preserve"> </w:t>
      </w:r>
      <w:r w:rsidRPr="00E55AD3">
        <w:rPr>
          <w:rFonts w:ascii="Arial Narrow" w:hAnsi="Arial Narrow"/>
          <w:lang w:val="ru-RU"/>
        </w:rPr>
        <w:t>в</w:t>
      </w:r>
      <w:r w:rsidRPr="0062341B">
        <w:rPr>
          <w:rFonts w:ascii="Arial Narrow" w:hAnsi="Arial Narrow"/>
        </w:rPr>
        <w:t xml:space="preserve"> </w:t>
      </w:r>
      <w:r w:rsidRPr="00E55AD3">
        <w:rPr>
          <w:rFonts w:ascii="Arial Narrow" w:hAnsi="Arial Narrow"/>
        </w:rPr>
        <w:t>ABAP</w:t>
      </w:r>
      <w:r w:rsidRPr="0062341B">
        <w:rPr>
          <w:rFonts w:ascii="Arial Narrow" w:hAnsi="Arial Narrow"/>
        </w:rPr>
        <w:t>.</w:t>
      </w:r>
    </w:p>
    <w:p w:rsidR="0062341B" w:rsidRDefault="0062341B" w:rsidP="00AF1E31">
      <w:pPr>
        <w:spacing w:after="0" w:line="240" w:lineRule="auto"/>
        <w:ind w:firstLine="567"/>
        <w:rPr>
          <w:rFonts w:ascii="Arial Narrow" w:hAnsi="Arial Narrow" w:cs="Tahoma"/>
          <w:sz w:val="24"/>
          <w:szCs w:val="24"/>
        </w:rPr>
      </w:pPr>
    </w:p>
    <w:p w:rsidR="00687A38" w:rsidRPr="00687A38" w:rsidRDefault="00687A38" w:rsidP="00687A38">
      <w:pPr>
        <w:pStyle w:val="a7"/>
        <w:shd w:val="clear" w:color="auto" w:fill="F2F2F2" w:themeFill="background1" w:themeFillShade="F2"/>
        <w:spacing w:before="0" w:beforeAutospacing="0" w:after="0" w:afterAutospacing="0"/>
        <w:ind w:firstLine="567"/>
        <w:rPr>
          <w:rFonts w:ascii="Arial Narrow" w:hAnsi="Arial Narrow"/>
          <w:color w:val="002060"/>
          <w:spacing w:val="20"/>
          <w:lang w:val="ru-RU"/>
        </w:rPr>
      </w:pPr>
      <w:r w:rsidRPr="00687A38">
        <w:rPr>
          <w:rFonts w:ascii="Arial Narrow" w:hAnsi="Arial Narrow"/>
          <w:color w:val="002060"/>
          <w:spacing w:val="20"/>
          <w:lang w:val="ru-RU"/>
        </w:rPr>
        <w:t>Запускаем наш метод и видим результат</w:t>
      </w:r>
    </w:p>
    <w:p w:rsidR="00687A38" w:rsidRPr="00687A38" w:rsidRDefault="00687A38" w:rsidP="002E3241">
      <w:pPr>
        <w:pStyle w:val="a7"/>
        <w:spacing w:before="0" w:beforeAutospacing="0" w:after="0" w:afterAutospacing="0"/>
        <w:ind w:firstLine="567"/>
        <w:jc w:val="both"/>
        <w:rPr>
          <w:rFonts w:ascii="Arial Narrow" w:hAnsi="Arial Narrow"/>
          <w:lang w:val="ru-RU"/>
        </w:rPr>
      </w:pPr>
    </w:p>
    <w:p w:rsidR="00687A38" w:rsidRDefault="00687A38" w:rsidP="00664872">
      <w:pPr>
        <w:autoSpaceDE w:val="0"/>
        <w:autoSpaceDN w:val="0"/>
        <w:adjustRightInd w:val="0"/>
        <w:spacing w:after="0" w:line="240" w:lineRule="auto"/>
        <w:ind w:firstLine="567"/>
        <w:rPr>
          <w:rFonts w:ascii="Arial Narrow" w:hAnsi="Arial Narrow" w:cs="Courier New"/>
          <w:bCs/>
          <w:color w:val="002060"/>
          <w:spacing w:val="20"/>
          <w:sz w:val="24"/>
          <w:szCs w:val="24"/>
        </w:rPr>
      </w:pPr>
      <w:r>
        <w:rPr>
          <w:noProof/>
        </w:rPr>
        <w:drawing>
          <wp:inline distT="0" distB="0" distL="0" distR="0" wp14:anchorId="5EAB18B2" wp14:editId="66A9874A">
            <wp:extent cx="4516043" cy="177272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16043" cy="1772727"/>
                    </a:xfrm>
                    <a:prstGeom prst="rect">
                      <a:avLst/>
                    </a:prstGeom>
                  </pic:spPr>
                </pic:pic>
              </a:graphicData>
            </a:graphic>
          </wp:inline>
        </w:drawing>
      </w:r>
    </w:p>
    <w:p w:rsidR="00687A38" w:rsidRDefault="00687A38" w:rsidP="00664872">
      <w:pPr>
        <w:autoSpaceDE w:val="0"/>
        <w:autoSpaceDN w:val="0"/>
        <w:adjustRightInd w:val="0"/>
        <w:spacing w:after="0" w:line="240" w:lineRule="auto"/>
        <w:ind w:firstLine="567"/>
        <w:rPr>
          <w:rFonts w:ascii="Arial Narrow" w:hAnsi="Arial Narrow" w:cs="Courier New"/>
          <w:bCs/>
          <w:color w:val="002060"/>
          <w:spacing w:val="20"/>
          <w:sz w:val="24"/>
          <w:szCs w:val="24"/>
        </w:rPr>
      </w:pPr>
    </w:p>
    <w:p w:rsidR="004758B5" w:rsidRPr="00DA7278" w:rsidRDefault="004758B5" w:rsidP="004758B5">
      <w:pPr>
        <w:shd w:val="clear" w:color="auto" w:fill="F2F2F2" w:themeFill="background1" w:themeFillShade="F2"/>
        <w:spacing w:after="0" w:line="240" w:lineRule="auto"/>
        <w:ind w:firstLine="567"/>
        <w:jc w:val="both"/>
        <w:rPr>
          <w:rFonts w:ascii="Arial Narrow" w:hAnsi="Arial Narrow"/>
          <w:sz w:val="24"/>
          <w:szCs w:val="24"/>
          <w:lang w:val="ru-RU"/>
        </w:rPr>
      </w:pPr>
      <w:r w:rsidRPr="00DA7278">
        <w:rPr>
          <w:rFonts w:ascii="Arial Narrow" w:hAnsi="Arial Narrow"/>
          <w:color w:val="002060"/>
          <w:spacing w:val="20"/>
          <w:sz w:val="24"/>
          <w:szCs w:val="24"/>
          <w:lang w:val="ru-RU"/>
        </w:rPr>
        <w:t xml:space="preserve">Вариант </w:t>
      </w:r>
      <w:r>
        <w:rPr>
          <w:rFonts w:ascii="Arial Narrow" w:hAnsi="Arial Narrow"/>
          <w:color w:val="002060"/>
          <w:spacing w:val="20"/>
          <w:sz w:val="24"/>
          <w:szCs w:val="24"/>
          <w:lang w:val="ru-RU"/>
        </w:rPr>
        <w:t>2</w:t>
      </w:r>
      <w:r>
        <w:rPr>
          <w:rFonts w:ascii="Arial Narrow" w:hAnsi="Arial Narrow"/>
          <w:sz w:val="24"/>
          <w:szCs w:val="24"/>
          <w:lang w:val="ru-RU"/>
        </w:rPr>
        <w:t xml:space="preserve"> - Д</w:t>
      </w:r>
      <w:r w:rsidRPr="00DA7278">
        <w:rPr>
          <w:rFonts w:ascii="Arial Narrow" w:hAnsi="Arial Narrow"/>
          <w:sz w:val="24"/>
          <w:szCs w:val="24"/>
          <w:lang w:val="ru-RU"/>
        </w:rPr>
        <w:t xml:space="preserve">анные из </w:t>
      </w:r>
      <w:r>
        <w:rPr>
          <w:rFonts w:ascii="Arial Narrow" w:hAnsi="Arial Narrow"/>
          <w:sz w:val="24"/>
          <w:szCs w:val="24"/>
        </w:rPr>
        <w:t>CV</w:t>
      </w:r>
      <w:r w:rsidRPr="00DA7278">
        <w:rPr>
          <w:rFonts w:ascii="Arial Narrow" w:hAnsi="Arial Narrow"/>
          <w:sz w:val="24"/>
          <w:szCs w:val="24"/>
          <w:lang w:val="ru-RU"/>
        </w:rPr>
        <w:t xml:space="preserve"> будем читать</w:t>
      </w:r>
      <w:r>
        <w:rPr>
          <w:rFonts w:ascii="Arial Narrow" w:hAnsi="Arial Narrow"/>
          <w:sz w:val="24"/>
          <w:szCs w:val="24"/>
          <w:lang w:val="ru-RU"/>
        </w:rPr>
        <w:t xml:space="preserve"> напрямуя </w:t>
      </w:r>
      <w:r w:rsidRPr="004758B5">
        <w:rPr>
          <w:rFonts w:ascii="Arial Narrow" w:hAnsi="Arial Narrow"/>
          <w:sz w:val="24"/>
          <w:szCs w:val="24"/>
          <w:lang w:val="ru-RU"/>
        </w:rPr>
        <w:t>[</w:t>
      </w:r>
      <w:r>
        <w:rPr>
          <w:rFonts w:ascii="Arial Narrow" w:hAnsi="Arial Narrow"/>
          <w:sz w:val="24"/>
          <w:szCs w:val="24"/>
          <w:lang w:val="ru-RU"/>
        </w:rPr>
        <w:t>минуя</w:t>
      </w:r>
      <w:r w:rsidRPr="00DA7278">
        <w:rPr>
          <w:rFonts w:ascii="Arial Narrow" w:hAnsi="Arial Narrow"/>
          <w:sz w:val="24"/>
          <w:szCs w:val="24"/>
          <w:lang w:val="ru-RU"/>
        </w:rPr>
        <w:t xml:space="preserve"> </w:t>
      </w:r>
      <w:r w:rsidRPr="00DA7278">
        <w:rPr>
          <w:rFonts w:ascii="Arial Narrow" w:hAnsi="Arial Narrow"/>
          <w:sz w:val="24"/>
          <w:szCs w:val="24"/>
        </w:rPr>
        <w:t>CDS</w:t>
      </w:r>
      <w:r w:rsidRPr="00DA7278">
        <w:rPr>
          <w:rFonts w:ascii="Arial Narrow" w:hAnsi="Arial Narrow"/>
          <w:sz w:val="24"/>
          <w:szCs w:val="24"/>
          <w:lang w:val="ru-RU"/>
        </w:rPr>
        <w:t xml:space="preserve"> </w:t>
      </w:r>
      <w:r>
        <w:rPr>
          <w:rFonts w:ascii="Arial Narrow" w:hAnsi="Arial Narrow"/>
          <w:sz w:val="24"/>
          <w:szCs w:val="24"/>
        </w:rPr>
        <w:t>Table</w:t>
      </w:r>
      <w:r w:rsidRPr="00DA7278">
        <w:rPr>
          <w:rFonts w:ascii="Arial Narrow" w:hAnsi="Arial Narrow"/>
          <w:sz w:val="24"/>
          <w:szCs w:val="24"/>
          <w:lang w:val="ru-RU"/>
        </w:rPr>
        <w:t xml:space="preserve"> </w:t>
      </w:r>
      <w:r>
        <w:rPr>
          <w:rFonts w:ascii="Arial Narrow" w:hAnsi="Arial Narrow"/>
          <w:sz w:val="24"/>
          <w:szCs w:val="24"/>
        </w:rPr>
        <w:t>Function</w:t>
      </w:r>
      <w:r w:rsidRPr="004758B5">
        <w:rPr>
          <w:rFonts w:ascii="Arial Narrow" w:hAnsi="Arial Narrow"/>
          <w:sz w:val="24"/>
          <w:szCs w:val="24"/>
          <w:lang w:val="ru-RU"/>
        </w:rPr>
        <w:t>]</w:t>
      </w:r>
    </w:p>
    <w:p w:rsidR="00DA7278" w:rsidRDefault="00DA7278" w:rsidP="00664872">
      <w:pPr>
        <w:autoSpaceDE w:val="0"/>
        <w:autoSpaceDN w:val="0"/>
        <w:adjustRightInd w:val="0"/>
        <w:spacing w:after="0" w:line="240" w:lineRule="auto"/>
        <w:ind w:firstLine="567"/>
        <w:rPr>
          <w:rFonts w:ascii="Arial Narrow" w:hAnsi="Arial Narrow" w:cs="Courier New"/>
          <w:bCs/>
          <w:color w:val="002060"/>
          <w:spacing w:val="20"/>
          <w:sz w:val="24"/>
          <w:szCs w:val="24"/>
          <w:lang w:val="ru-RU"/>
        </w:rPr>
      </w:pPr>
    </w:p>
    <w:p w:rsidR="00511E1F" w:rsidRDefault="00D03195" w:rsidP="00D03195">
      <w:pPr>
        <w:spacing w:after="0" w:line="240" w:lineRule="auto"/>
        <w:ind w:firstLine="567"/>
        <w:jc w:val="both"/>
        <w:rPr>
          <w:rFonts w:ascii="Arial Narrow" w:eastAsia="Times New Roman" w:hAnsi="Arial Narrow" w:cs="Times New Roman"/>
          <w:sz w:val="24"/>
          <w:szCs w:val="24"/>
          <w:lang w:val="ru-RU"/>
        </w:rPr>
      </w:pPr>
      <w:r w:rsidRPr="00D03195">
        <w:rPr>
          <w:rFonts w:ascii="Arial Narrow" w:eastAsia="Times New Roman" w:hAnsi="Arial Narrow" w:cs="Times New Roman"/>
          <w:sz w:val="24"/>
          <w:szCs w:val="24"/>
          <w:lang w:val="ru-RU"/>
        </w:rPr>
        <w:t>В с</w:t>
      </w:r>
      <w:r w:rsidR="0086440B" w:rsidRPr="00D03195">
        <w:rPr>
          <w:rFonts w:ascii="Arial Narrow" w:eastAsia="Times New Roman" w:hAnsi="Arial Narrow" w:cs="Times New Roman"/>
          <w:sz w:val="24"/>
          <w:szCs w:val="24"/>
          <w:lang w:val="ru-RU"/>
        </w:rPr>
        <w:t>озда</w:t>
      </w:r>
      <w:r w:rsidRPr="00D03195">
        <w:rPr>
          <w:rFonts w:ascii="Arial Narrow" w:eastAsia="Times New Roman" w:hAnsi="Arial Narrow" w:cs="Times New Roman"/>
          <w:sz w:val="24"/>
          <w:szCs w:val="24"/>
          <w:lang w:val="ru-RU"/>
        </w:rPr>
        <w:t>нном</w:t>
      </w:r>
      <w:r w:rsidR="0086440B" w:rsidRPr="00D03195">
        <w:rPr>
          <w:rFonts w:ascii="Arial Narrow" w:eastAsia="Times New Roman" w:hAnsi="Arial Narrow" w:cs="Times New Roman"/>
          <w:sz w:val="24"/>
          <w:szCs w:val="24"/>
          <w:lang w:val="ru-RU"/>
        </w:rPr>
        <w:t xml:space="preserve"> </w:t>
      </w:r>
      <w:r w:rsidRPr="00D03195">
        <w:rPr>
          <w:rFonts w:ascii="Arial Narrow" w:eastAsia="Times New Roman" w:hAnsi="Arial Narrow" w:cs="Times New Roman"/>
          <w:sz w:val="24"/>
          <w:szCs w:val="24"/>
          <w:lang w:val="ru-RU"/>
        </w:rPr>
        <w:t xml:space="preserve">выше </w:t>
      </w:r>
      <w:r w:rsidR="0086440B" w:rsidRPr="00D03195">
        <w:rPr>
          <w:rFonts w:ascii="Arial Narrow" w:eastAsia="Times New Roman" w:hAnsi="Arial Narrow" w:cs="Times New Roman"/>
          <w:sz w:val="24"/>
          <w:szCs w:val="24"/>
        </w:rPr>
        <w:t>AMDP</w:t>
      </w:r>
      <w:r w:rsidR="0086440B" w:rsidRPr="00D03195">
        <w:rPr>
          <w:rFonts w:ascii="Arial Narrow" w:eastAsia="Times New Roman" w:hAnsi="Arial Narrow" w:cs="Times New Roman"/>
          <w:sz w:val="24"/>
          <w:szCs w:val="24"/>
          <w:lang w:val="ru-RU"/>
        </w:rPr>
        <w:t xml:space="preserve"> класс</w:t>
      </w:r>
      <w:r w:rsidRPr="00D03195">
        <w:rPr>
          <w:rFonts w:ascii="Arial Narrow" w:eastAsia="Times New Roman" w:hAnsi="Arial Narrow" w:cs="Times New Roman"/>
          <w:sz w:val="24"/>
          <w:szCs w:val="24"/>
          <w:lang w:val="ru-RU"/>
        </w:rPr>
        <w:t>е</w:t>
      </w:r>
      <w:r w:rsidR="0086440B" w:rsidRPr="00D03195">
        <w:rPr>
          <w:rFonts w:ascii="Arial Narrow" w:eastAsia="Times New Roman" w:hAnsi="Arial Narrow" w:cs="Times New Roman"/>
          <w:sz w:val="24"/>
          <w:szCs w:val="24"/>
          <w:lang w:val="ru-RU"/>
        </w:rPr>
        <w:t xml:space="preserve"> </w:t>
      </w:r>
      <w:r w:rsidRPr="00D03195">
        <w:rPr>
          <w:rFonts w:ascii="Arial Narrow" w:hAnsi="Arial Narrow" w:cs="Courier New"/>
          <w:i/>
          <w:color w:val="385623" w:themeColor="accent6" w:themeShade="80"/>
          <w:sz w:val="24"/>
          <w:szCs w:val="24"/>
          <w:shd w:val="clear" w:color="auto" w:fill="F2F2F2" w:themeFill="background1" w:themeFillShade="F2"/>
        </w:rPr>
        <w:t>ZCL</w:t>
      </w:r>
      <w:r w:rsidRPr="00D03195">
        <w:rPr>
          <w:rFonts w:ascii="Arial Narrow" w:hAnsi="Arial Narrow" w:cs="Courier New"/>
          <w:i/>
          <w:color w:val="385623" w:themeColor="accent6" w:themeShade="80"/>
          <w:sz w:val="24"/>
          <w:szCs w:val="24"/>
          <w:shd w:val="clear" w:color="auto" w:fill="F2F2F2" w:themeFill="background1" w:themeFillShade="F2"/>
          <w:lang w:val="ru-RU"/>
        </w:rPr>
        <w:t>_</w:t>
      </w:r>
      <w:r w:rsidRPr="00D03195">
        <w:rPr>
          <w:rFonts w:ascii="Arial Narrow" w:hAnsi="Arial Narrow" w:cs="Courier New"/>
          <w:i/>
          <w:color w:val="385623" w:themeColor="accent6" w:themeShade="80"/>
          <w:sz w:val="24"/>
          <w:szCs w:val="24"/>
          <w:shd w:val="clear" w:color="auto" w:fill="F2F2F2" w:themeFill="background1" w:themeFillShade="F2"/>
        </w:rPr>
        <w:t>RSA</w:t>
      </w:r>
      <w:r w:rsidRPr="00D03195">
        <w:rPr>
          <w:rFonts w:ascii="Arial Narrow" w:hAnsi="Arial Narrow" w:cs="Courier New"/>
          <w:b/>
          <w:color w:val="000000" w:themeColor="text1"/>
          <w:sz w:val="24"/>
          <w:szCs w:val="24"/>
          <w:lang w:val="ru-RU"/>
        </w:rPr>
        <w:t xml:space="preserve"> </w:t>
      </w:r>
      <w:r w:rsidRPr="00D03195">
        <w:rPr>
          <w:rFonts w:ascii="Arial Narrow" w:hAnsi="Arial Narrow" w:cs="Courier New"/>
          <w:color w:val="000000" w:themeColor="text1"/>
          <w:sz w:val="24"/>
          <w:szCs w:val="24"/>
          <w:lang w:val="ru-RU"/>
        </w:rPr>
        <w:t>создаем</w:t>
      </w:r>
      <w:r w:rsidRPr="00D03195">
        <w:rPr>
          <w:rFonts w:ascii="Arial Narrow" w:hAnsi="Arial Narrow" w:cs="Courier New"/>
          <w:b/>
          <w:color w:val="000000" w:themeColor="text1"/>
          <w:sz w:val="24"/>
          <w:szCs w:val="24"/>
          <w:lang w:val="ru-RU"/>
        </w:rPr>
        <w:t xml:space="preserve"> </w:t>
      </w:r>
      <w:r w:rsidR="0086440B" w:rsidRPr="00D03195">
        <w:rPr>
          <w:rFonts w:ascii="Arial Narrow" w:eastAsia="Times New Roman" w:hAnsi="Arial Narrow" w:cs="Times New Roman"/>
          <w:sz w:val="24"/>
          <w:szCs w:val="24"/>
          <w:lang w:val="ru-RU"/>
        </w:rPr>
        <w:t>метод чтени</w:t>
      </w:r>
      <w:r w:rsidRPr="00D03195">
        <w:rPr>
          <w:rFonts w:ascii="Arial Narrow" w:eastAsia="Times New Roman" w:hAnsi="Arial Narrow" w:cs="Times New Roman"/>
          <w:sz w:val="24"/>
          <w:szCs w:val="24"/>
          <w:lang w:val="ru-RU"/>
        </w:rPr>
        <w:t xml:space="preserve">я </w:t>
      </w:r>
      <w:r w:rsidR="0086440B" w:rsidRPr="00D03195">
        <w:rPr>
          <w:rFonts w:ascii="Arial Narrow" w:eastAsia="Times New Roman" w:hAnsi="Arial Narrow" w:cs="Times New Roman"/>
          <w:sz w:val="24"/>
          <w:szCs w:val="24"/>
        </w:rPr>
        <w:t>CV</w:t>
      </w:r>
      <w:r w:rsidR="0086440B" w:rsidRPr="00D03195">
        <w:rPr>
          <w:rFonts w:ascii="Arial Narrow" w:eastAsia="Times New Roman" w:hAnsi="Arial Narrow" w:cs="Times New Roman"/>
          <w:sz w:val="24"/>
          <w:szCs w:val="24"/>
          <w:lang w:val="ru-RU"/>
        </w:rPr>
        <w:t xml:space="preserve">. </w:t>
      </w:r>
    </w:p>
    <w:p w:rsidR="00D03195" w:rsidRDefault="00D03195" w:rsidP="00D03195">
      <w:pPr>
        <w:spacing w:after="0" w:line="240" w:lineRule="auto"/>
        <w:ind w:firstLine="567"/>
        <w:jc w:val="both"/>
        <w:rPr>
          <w:rFonts w:ascii="Arial Narrow" w:eastAsia="Times New Roman" w:hAnsi="Arial Narrow" w:cs="Times New Roman"/>
          <w:sz w:val="24"/>
          <w:szCs w:val="24"/>
          <w:lang w:val="ru-RU"/>
        </w:rPr>
      </w:pPr>
    </w:p>
    <w:p w:rsidR="00D03195" w:rsidRPr="00D03195" w:rsidRDefault="00D03195" w:rsidP="00D03195">
      <w:pPr>
        <w:autoSpaceDE w:val="0"/>
        <w:autoSpaceDN w:val="0"/>
        <w:adjustRightInd w:val="0"/>
        <w:spacing w:after="0" w:line="240" w:lineRule="auto"/>
        <w:ind w:firstLine="567"/>
        <w:rPr>
          <w:rFonts w:ascii="Arial Narrow" w:hAnsi="Arial Narrow" w:cs="Courier New"/>
          <w:color w:val="000000" w:themeColor="text1"/>
          <w:sz w:val="24"/>
          <w:szCs w:val="24"/>
        </w:rPr>
      </w:pPr>
      <w:r w:rsidRPr="00D03195">
        <w:rPr>
          <w:rFonts w:ascii="Arial Narrow" w:hAnsi="Arial Narrow" w:cs="Courier New"/>
          <w:color w:val="000000" w:themeColor="text1"/>
          <w:sz w:val="24"/>
          <w:szCs w:val="24"/>
        </w:rPr>
        <w:t xml:space="preserve">class </w:t>
      </w:r>
      <w:r w:rsidRPr="00D03195">
        <w:rPr>
          <w:rFonts w:ascii="Arial Narrow" w:hAnsi="Arial Narrow" w:cs="Courier New"/>
          <w:b/>
          <w:color w:val="000000" w:themeColor="text1"/>
          <w:sz w:val="24"/>
          <w:szCs w:val="24"/>
        </w:rPr>
        <w:t>ZCL_RSA</w:t>
      </w:r>
      <w:r w:rsidRPr="00D03195">
        <w:rPr>
          <w:rFonts w:ascii="Arial Narrow" w:hAnsi="Arial Narrow" w:cs="Courier New"/>
          <w:color w:val="000000" w:themeColor="text1"/>
          <w:sz w:val="24"/>
          <w:szCs w:val="24"/>
        </w:rPr>
        <w:t xml:space="preserve"> </w:t>
      </w:r>
      <w:r w:rsidRPr="00D03195">
        <w:rPr>
          <w:rFonts w:ascii="Arial Narrow" w:hAnsi="Arial Narrow" w:cs="Courier New"/>
          <w:i/>
          <w:color w:val="002060"/>
          <w:sz w:val="24"/>
          <w:szCs w:val="24"/>
        </w:rPr>
        <w:t xml:space="preserve">definition </w:t>
      </w:r>
    </w:p>
    <w:p w:rsidR="00D03195" w:rsidRPr="00D03195" w:rsidRDefault="00D03195" w:rsidP="00D03195">
      <w:pPr>
        <w:autoSpaceDE w:val="0"/>
        <w:autoSpaceDN w:val="0"/>
        <w:adjustRightInd w:val="0"/>
        <w:spacing w:after="0" w:line="240" w:lineRule="auto"/>
        <w:ind w:firstLine="567"/>
        <w:rPr>
          <w:rFonts w:ascii="Arial Narrow" w:hAnsi="Arial Narrow" w:cs="Courier New"/>
          <w:color w:val="000000" w:themeColor="text1"/>
          <w:sz w:val="24"/>
          <w:szCs w:val="24"/>
        </w:rPr>
      </w:pPr>
      <w:r w:rsidRPr="00D03195">
        <w:rPr>
          <w:rFonts w:ascii="Arial Narrow" w:hAnsi="Arial Narrow" w:cs="Courier New"/>
          <w:color w:val="000000" w:themeColor="text1"/>
          <w:sz w:val="24"/>
          <w:szCs w:val="24"/>
        </w:rPr>
        <w:t>…</w:t>
      </w:r>
    </w:p>
    <w:p w:rsidR="00D03195" w:rsidRPr="00D03195" w:rsidRDefault="00D03195" w:rsidP="00D03195">
      <w:pPr>
        <w:autoSpaceDE w:val="0"/>
        <w:autoSpaceDN w:val="0"/>
        <w:adjustRightInd w:val="0"/>
        <w:spacing w:after="0" w:line="240" w:lineRule="auto"/>
        <w:ind w:firstLine="567"/>
        <w:rPr>
          <w:rFonts w:ascii="Arial Narrow" w:hAnsi="Arial Narrow" w:cs="Courier New"/>
          <w:color w:val="000000" w:themeColor="text1"/>
          <w:sz w:val="24"/>
          <w:szCs w:val="24"/>
        </w:rPr>
      </w:pPr>
      <w:r w:rsidRPr="00D03195">
        <w:rPr>
          <w:rFonts w:ascii="Arial Narrow" w:hAnsi="Arial Narrow" w:cs="Courier New"/>
          <w:color w:val="000000" w:themeColor="text1"/>
          <w:sz w:val="24"/>
          <w:szCs w:val="24"/>
        </w:rPr>
        <w:t>public section.</w:t>
      </w:r>
    </w:p>
    <w:p w:rsidR="00D03195" w:rsidRPr="00285149" w:rsidRDefault="00D03195" w:rsidP="00D03195">
      <w:pPr>
        <w:autoSpaceDE w:val="0"/>
        <w:autoSpaceDN w:val="0"/>
        <w:adjustRightInd w:val="0"/>
        <w:spacing w:after="0" w:line="240" w:lineRule="auto"/>
        <w:ind w:firstLine="567"/>
        <w:rPr>
          <w:rFonts w:ascii="Arial Narrow" w:hAnsi="Arial Narrow" w:cs="Courier New"/>
          <w:color w:val="000000" w:themeColor="text1"/>
          <w:sz w:val="24"/>
          <w:szCs w:val="24"/>
        </w:rPr>
      </w:pPr>
      <w:r w:rsidRPr="00D03195">
        <w:rPr>
          <w:rFonts w:ascii="Arial Narrow" w:hAnsi="Arial Narrow" w:cs="Courier New"/>
          <w:color w:val="000000" w:themeColor="text1"/>
          <w:sz w:val="24"/>
          <w:szCs w:val="24"/>
        </w:rPr>
        <w:t xml:space="preserve">    </w:t>
      </w:r>
      <w:r w:rsidRPr="00285149">
        <w:rPr>
          <w:rFonts w:ascii="Arial Narrow" w:hAnsi="Arial Narrow" w:cs="Courier New"/>
          <w:color w:val="000000" w:themeColor="text1"/>
          <w:sz w:val="24"/>
          <w:szCs w:val="24"/>
        </w:rPr>
        <w:t>…</w:t>
      </w:r>
    </w:p>
    <w:p w:rsidR="00D03195" w:rsidRPr="00D03195" w:rsidRDefault="00D03195" w:rsidP="00D03195">
      <w:pPr>
        <w:autoSpaceDE w:val="0"/>
        <w:autoSpaceDN w:val="0"/>
        <w:adjustRightInd w:val="0"/>
        <w:spacing w:after="0" w:line="240" w:lineRule="auto"/>
        <w:ind w:firstLine="567"/>
        <w:rPr>
          <w:rFonts w:ascii="Arial Narrow" w:hAnsi="Arial Narrow" w:cs="Courier New"/>
          <w:color w:val="000000" w:themeColor="text1"/>
          <w:sz w:val="24"/>
          <w:szCs w:val="24"/>
        </w:rPr>
      </w:pPr>
      <w:r w:rsidRPr="00D03195">
        <w:rPr>
          <w:rFonts w:ascii="Arial Narrow" w:hAnsi="Arial Narrow" w:cs="Courier New"/>
          <w:color w:val="000000" w:themeColor="text1"/>
          <w:sz w:val="24"/>
          <w:szCs w:val="24"/>
        </w:rPr>
        <w:t xml:space="preserve">    types:  tt_rsa_mmap type standard table of rsaformmap.</w:t>
      </w:r>
    </w:p>
    <w:p w:rsidR="00D03195" w:rsidRDefault="00D03195" w:rsidP="00D03195">
      <w:pPr>
        <w:autoSpaceDE w:val="0"/>
        <w:autoSpaceDN w:val="0"/>
        <w:adjustRightInd w:val="0"/>
        <w:spacing w:after="0" w:line="240" w:lineRule="auto"/>
        <w:ind w:firstLine="567"/>
        <w:rPr>
          <w:rFonts w:ascii="Arial Narrow" w:hAnsi="Arial Narrow" w:cs="Courier New"/>
          <w:color w:val="000000" w:themeColor="text1"/>
          <w:sz w:val="24"/>
          <w:szCs w:val="24"/>
        </w:rPr>
      </w:pPr>
      <w:r w:rsidRPr="00D03195">
        <w:rPr>
          <w:rFonts w:ascii="Arial Narrow" w:hAnsi="Arial Narrow" w:cs="Courier New"/>
          <w:color w:val="000000" w:themeColor="text1"/>
          <w:sz w:val="24"/>
          <w:szCs w:val="24"/>
        </w:rPr>
        <w:t xml:space="preserve">    class-methods:  …,  </w:t>
      </w:r>
      <w:r w:rsidRPr="002201AE">
        <w:rPr>
          <w:rFonts w:ascii="Arial Narrow" w:hAnsi="Arial Narrow" w:cs="Courier New"/>
          <w:b/>
          <w:i/>
          <w:color w:val="000000" w:themeColor="text1"/>
          <w:sz w:val="24"/>
          <w:szCs w:val="24"/>
          <w:shd w:val="clear" w:color="auto" w:fill="FFFFFF" w:themeFill="background1"/>
        </w:rPr>
        <w:t>get_direct</w:t>
      </w:r>
      <w:r w:rsidRPr="00D03195">
        <w:rPr>
          <w:rFonts w:ascii="Arial Narrow" w:hAnsi="Arial Narrow" w:cs="Courier New"/>
          <w:color w:val="002060"/>
          <w:sz w:val="24"/>
          <w:szCs w:val="24"/>
        </w:rPr>
        <w:t xml:space="preserve"> </w:t>
      </w:r>
      <w:r w:rsidRPr="00D03195">
        <w:rPr>
          <w:rFonts w:ascii="Arial Narrow" w:hAnsi="Arial Narrow" w:cs="Courier New"/>
          <w:color w:val="000000" w:themeColor="text1"/>
          <w:sz w:val="24"/>
          <w:szCs w:val="24"/>
        </w:rPr>
        <w:t>EXPORTING VALUE(out_tab) TYPE tt_rsa_mmap.</w:t>
      </w:r>
    </w:p>
    <w:p w:rsidR="00D03195" w:rsidRPr="002201AE" w:rsidRDefault="00D03195" w:rsidP="00D03195">
      <w:pPr>
        <w:autoSpaceDE w:val="0"/>
        <w:autoSpaceDN w:val="0"/>
        <w:adjustRightInd w:val="0"/>
        <w:spacing w:after="0" w:line="240" w:lineRule="auto"/>
        <w:ind w:firstLine="567"/>
        <w:rPr>
          <w:rFonts w:ascii="Arial Narrow" w:hAnsi="Arial Narrow" w:cs="Courier New"/>
          <w:color w:val="000000" w:themeColor="text1"/>
          <w:sz w:val="24"/>
          <w:szCs w:val="24"/>
        </w:rPr>
      </w:pPr>
      <w:r w:rsidRPr="002201AE">
        <w:rPr>
          <w:rFonts w:ascii="Arial Narrow" w:hAnsi="Arial Narrow" w:cs="Courier New"/>
          <w:color w:val="000000" w:themeColor="text1"/>
          <w:sz w:val="24"/>
          <w:szCs w:val="24"/>
        </w:rPr>
        <w:t>…</w:t>
      </w:r>
    </w:p>
    <w:p w:rsidR="00D03195" w:rsidRPr="002201AE" w:rsidRDefault="002201AE" w:rsidP="00D03195">
      <w:pPr>
        <w:autoSpaceDE w:val="0"/>
        <w:autoSpaceDN w:val="0"/>
        <w:adjustRightInd w:val="0"/>
        <w:spacing w:after="0" w:line="240" w:lineRule="auto"/>
        <w:ind w:firstLine="567"/>
        <w:rPr>
          <w:rFonts w:ascii="Arial Narrow" w:hAnsi="Arial Narrow" w:cs="Courier New"/>
          <w:color w:val="000000" w:themeColor="text1"/>
          <w:sz w:val="24"/>
          <w:szCs w:val="24"/>
        </w:rPr>
      </w:pPr>
      <w:r>
        <w:rPr>
          <w:rFonts w:ascii="Arial Narrow" w:hAnsi="Arial Narrow" w:cs="Courier New"/>
          <w:color w:val="000000" w:themeColor="text1"/>
          <w:sz w:val="24"/>
          <w:szCs w:val="24"/>
        </w:rPr>
        <w:t>endclass</w:t>
      </w:r>
      <w:r w:rsidR="00D03195" w:rsidRPr="00D03195">
        <w:rPr>
          <w:rFonts w:ascii="Arial Narrow" w:hAnsi="Arial Narrow" w:cs="Courier New"/>
          <w:color w:val="000000" w:themeColor="text1"/>
          <w:sz w:val="24"/>
          <w:szCs w:val="24"/>
        </w:rPr>
        <w:t>.</w:t>
      </w:r>
    </w:p>
    <w:p w:rsidR="00D03195" w:rsidRPr="00D03195" w:rsidRDefault="002201AE" w:rsidP="00D03195">
      <w:pPr>
        <w:autoSpaceDE w:val="0"/>
        <w:autoSpaceDN w:val="0"/>
        <w:adjustRightInd w:val="0"/>
        <w:spacing w:after="0" w:line="240" w:lineRule="auto"/>
        <w:ind w:firstLine="567"/>
        <w:rPr>
          <w:rFonts w:ascii="Arial Narrow" w:hAnsi="Arial Narrow" w:cs="Courier New"/>
          <w:color w:val="000000" w:themeColor="text1"/>
          <w:sz w:val="24"/>
          <w:szCs w:val="24"/>
        </w:rPr>
      </w:pPr>
      <w:r>
        <w:rPr>
          <w:rFonts w:ascii="Arial Narrow" w:hAnsi="Arial Narrow" w:cs="Courier New"/>
          <w:color w:val="000000" w:themeColor="text1"/>
          <w:sz w:val="24"/>
          <w:szCs w:val="24"/>
        </w:rPr>
        <w:t>class</w:t>
      </w:r>
      <w:r w:rsidR="00D03195" w:rsidRPr="00D03195">
        <w:rPr>
          <w:rFonts w:ascii="Arial Narrow" w:hAnsi="Arial Narrow" w:cs="Courier New"/>
          <w:color w:val="000000" w:themeColor="text1"/>
          <w:sz w:val="24"/>
          <w:szCs w:val="24"/>
        </w:rPr>
        <w:t xml:space="preserve"> </w:t>
      </w:r>
      <w:r w:rsidR="00D03195" w:rsidRPr="002201AE">
        <w:rPr>
          <w:rFonts w:ascii="Arial Narrow" w:hAnsi="Arial Narrow" w:cs="Courier New"/>
          <w:b/>
          <w:color w:val="000000" w:themeColor="text1"/>
          <w:sz w:val="24"/>
          <w:szCs w:val="24"/>
        </w:rPr>
        <w:t>ZCL_RSA</w:t>
      </w:r>
      <w:r w:rsidR="00D03195" w:rsidRPr="00D03195">
        <w:rPr>
          <w:rFonts w:ascii="Arial Narrow" w:hAnsi="Arial Narrow" w:cs="Courier New"/>
          <w:color w:val="000000" w:themeColor="text1"/>
          <w:sz w:val="24"/>
          <w:szCs w:val="24"/>
        </w:rPr>
        <w:t xml:space="preserve"> </w:t>
      </w:r>
      <w:r w:rsidRPr="002201AE">
        <w:rPr>
          <w:rFonts w:ascii="Arial Narrow" w:hAnsi="Arial Narrow" w:cs="Courier New"/>
          <w:i/>
          <w:color w:val="002060"/>
          <w:sz w:val="24"/>
          <w:szCs w:val="24"/>
        </w:rPr>
        <w:t>implementation</w:t>
      </w:r>
      <w:r w:rsidR="00D03195" w:rsidRPr="00D03195">
        <w:rPr>
          <w:rFonts w:ascii="Arial Narrow" w:hAnsi="Arial Narrow" w:cs="Courier New"/>
          <w:color w:val="000000" w:themeColor="text1"/>
          <w:sz w:val="24"/>
          <w:szCs w:val="24"/>
        </w:rPr>
        <w:t>.</w:t>
      </w:r>
    </w:p>
    <w:p w:rsidR="00D03195" w:rsidRPr="00D03195" w:rsidRDefault="002201AE" w:rsidP="00D03195">
      <w:pPr>
        <w:autoSpaceDE w:val="0"/>
        <w:autoSpaceDN w:val="0"/>
        <w:adjustRightInd w:val="0"/>
        <w:spacing w:after="0" w:line="240" w:lineRule="auto"/>
        <w:ind w:firstLine="567"/>
        <w:rPr>
          <w:rFonts w:ascii="Arial Narrow" w:hAnsi="Arial Narrow" w:cs="Courier New"/>
          <w:color w:val="000000" w:themeColor="text1"/>
          <w:sz w:val="24"/>
          <w:szCs w:val="24"/>
        </w:rPr>
      </w:pPr>
      <w:r>
        <w:rPr>
          <w:rFonts w:ascii="Arial Narrow" w:hAnsi="Arial Narrow" w:cs="Courier New"/>
          <w:color w:val="000000" w:themeColor="text1"/>
          <w:sz w:val="24"/>
          <w:szCs w:val="24"/>
        </w:rPr>
        <w:t>…</w:t>
      </w:r>
    </w:p>
    <w:p w:rsidR="00D03195" w:rsidRPr="00D03195" w:rsidRDefault="00D03195" w:rsidP="00D03195">
      <w:pPr>
        <w:autoSpaceDE w:val="0"/>
        <w:autoSpaceDN w:val="0"/>
        <w:adjustRightInd w:val="0"/>
        <w:spacing w:after="0" w:line="240" w:lineRule="auto"/>
        <w:ind w:firstLine="567"/>
        <w:rPr>
          <w:rFonts w:ascii="Arial Narrow" w:hAnsi="Arial Narrow" w:cs="Courier New"/>
          <w:color w:val="000000" w:themeColor="text1"/>
          <w:sz w:val="24"/>
          <w:szCs w:val="24"/>
        </w:rPr>
      </w:pPr>
      <w:r w:rsidRPr="00D03195">
        <w:rPr>
          <w:rFonts w:ascii="Arial Narrow" w:hAnsi="Arial Narrow" w:cs="Courier New"/>
          <w:color w:val="000000" w:themeColor="text1"/>
          <w:sz w:val="24"/>
          <w:szCs w:val="24"/>
        </w:rPr>
        <w:t xml:space="preserve">method </w:t>
      </w:r>
      <w:r w:rsidRPr="002201AE">
        <w:rPr>
          <w:rFonts w:ascii="Arial Narrow" w:hAnsi="Arial Narrow" w:cs="Courier New"/>
          <w:b/>
          <w:i/>
          <w:color w:val="000000" w:themeColor="text1"/>
          <w:sz w:val="24"/>
          <w:szCs w:val="24"/>
        </w:rPr>
        <w:t>get_direct</w:t>
      </w:r>
    </w:p>
    <w:p w:rsidR="00D03195" w:rsidRPr="00D03195" w:rsidRDefault="00D03195" w:rsidP="00D03195">
      <w:pPr>
        <w:autoSpaceDE w:val="0"/>
        <w:autoSpaceDN w:val="0"/>
        <w:adjustRightInd w:val="0"/>
        <w:spacing w:after="0" w:line="240" w:lineRule="auto"/>
        <w:ind w:firstLine="567"/>
        <w:rPr>
          <w:rFonts w:ascii="Arial Narrow" w:hAnsi="Arial Narrow" w:cs="Courier New"/>
          <w:color w:val="000000" w:themeColor="text1"/>
          <w:sz w:val="24"/>
          <w:szCs w:val="24"/>
        </w:rPr>
      </w:pPr>
      <w:r w:rsidRPr="00D03195">
        <w:rPr>
          <w:rFonts w:ascii="Arial Narrow" w:hAnsi="Arial Narrow" w:cs="Courier New"/>
          <w:color w:val="000000" w:themeColor="text1"/>
          <w:sz w:val="24"/>
          <w:szCs w:val="24"/>
        </w:rPr>
        <w:t xml:space="preserve">        by database procedure for hdb</w:t>
      </w:r>
    </w:p>
    <w:p w:rsidR="00D03195" w:rsidRPr="00D03195" w:rsidRDefault="00D03195" w:rsidP="00D03195">
      <w:pPr>
        <w:autoSpaceDE w:val="0"/>
        <w:autoSpaceDN w:val="0"/>
        <w:adjustRightInd w:val="0"/>
        <w:spacing w:after="0" w:line="240" w:lineRule="auto"/>
        <w:ind w:firstLine="567"/>
        <w:rPr>
          <w:rFonts w:ascii="Arial Narrow" w:hAnsi="Arial Narrow" w:cs="Courier New"/>
          <w:color w:val="000000" w:themeColor="text1"/>
          <w:sz w:val="24"/>
          <w:szCs w:val="24"/>
        </w:rPr>
      </w:pPr>
      <w:r w:rsidRPr="00D03195">
        <w:rPr>
          <w:rFonts w:ascii="Arial Narrow" w:hAnsi="Arial Narrow" w:cs="Courier New"/>
          <w:color w:val="000000" w:themeColor="text1"/>
          <w:sz w:val="24"/>
          <w:szCs w:val="24"/>
        </w:rPr>
        <w:t xml:space="preserve">        language sqlscript</w:t>
      </w:r>
    </w:p>
    <w:p w:rsidR="00D03195" w:rsidRPr="00D03195" w:rsidRDefault="00D03195" w:rsidP="00D03195">
      <w:pPr>
        <w:autoSpaceDE w:val="0"/>
        <w:autoSpaceDN w:val="0"/>
        <w:adjustRightInd w:val="0"/>
        <w:spacing w:after="0" w:line="240" w:lineRule="auto"/>
        <w:ind w:firstLine="567"/>
        <w:rPr>
          <w:rFonts w:ascii="Arial Narrow" w:hAnsi="Arial Narrow" w:cs="Courier New"/>
          <w:color w:val="000000" w:themeColor="text1"/>
          <w:sz w:val="24"/>
          <w:szCs w:val="24"/>
        </w:rPr>
      </w:pPr>
      <w:r w:rsidRPr="00D03195">
        <w:rPr>
          <w:rFonts w:ascii="Arial Narrow" w:hAnsi="Arial Narrow" w:cs="Courier New"/>
          <w:color w:val="000000" w:themeColor="text1"/>
          <w:sz w:val="24"/>
          <w:szCs w:val="24"/>
        </w:rPr>
        <w:t xml:space="preserve">        options READ-ONLY.</w:t>
      </w:r>
    </w:p>
    <w:p w:rsidR="00D03195" w:rsidRPr="00D03195" w:rsidRDefault="00D03195" w:rsidP="00D03195">
      <w:pPr>
        <w:autoSpaceDE w:val="0"/>
        <w:autoSpaceDN w:val="0"/>
        <w:adjustRightInd w:val="0"/>
        <w:spacing w:after="0" w:line="240" w:lineRule="auto"/>
        <w:ind w:firstLine="567"/>
        <w:rPr>
          <w:rFonts w:ascii="Arial Narrow" w:hAnsi="Arial Narrow" w:cs="Courier New"/>
          <w:color w:val="000000" w:themeColor="text1"/>
          <w:sz w:val="24"/>
          <w:szCs w:val="24"/>
        </w:rPr>
      </w:pPr>
      <w:r w:rsidRPr="00D03195">
        <w:rPr>
          <w:rFonts w:ascii="Arial Narrow" w:hAnsi="Arial Narrow" w:cs="Courier New"/>
          <w:color w:val="000000" w:themeColor="text1"/>
          <w:sz w:val="24"/>
          <w:szCs w:val="24"/>
        </w:rPr>
        <w:t xml:space="preserve">        out_tab = select "FORMEX", "OBJVERS", "FORMIN", "DELFLAG"</w:t>
      </w:r>
    </w:p>
    <w:p w:rsidR="00D03195" w:rsidRPr="00D03195" w:rsidRDefault="00D03195" w:rsidP="00D03195">
      <w:pPr>
        <w:autoSpaceDE w:val="0"/>
        <w:autoSpaceDN w:val="0"/>
        <w:adjustRightInd w:val="0"/>
        <w:spacing w:after="0" w:line="240" w:lineRule="auto"/>
        <w:ind w:firstLine="567"/>
        <w:rPr>
          <w:rFonts w:ascii="Arial Narrow" w:hAnsi="Arial Narrow" w:cs="Courier New"/>
          <w:color w:val="000000" w:themeColor="text1"/>
          <w:sz w:val="24"/>
          <w:szCs w:val="24"/>
        </w:rPr>
      </w:pPr>
      <w:r w:rsidRPr="00D03195">
        <w:rPr>
          <w:rFonts w:ascii="Arial Narrow" w:hAnsi="Arial Narrow" w:cs="Courier New"/>
          <w:color w:val="000000" w:themeColor="text1"/>
          <w:sz w:val="24"/>
          <w:szCs w:val="24"/>
        </w:rPr>
        <w:t xml:space="preserve">                  </w:t>
      </w:r>
      <w:r w:rsidR="002201AE">
        <w:rPr>
          <w:rFonts w:ascii="Arial Narrow" w:hAnsi="Arial Narrow" w:cs="Courier New"/>
          <w:color w:val="000000" w:themeColor="text1"/>
          <w:sz w:val="24"/>
          <w:szCs w:val="24"/>
        </w:rPr>
        <w:t xml:space="preserve">      </w:t>
      </w:r>
      <w:r w:rsidRPr="00D03195">
        <w:rPr>
          <w:rFonts w:ascii="Arial Narrow" w:hAnsi="Arial Narrow" w:cs="Courier New"/>
          <w:color w:val="000000" w:themeColor="text1"/>
          <w:sz w:val="24"/>
          <w:szCs w:val="24"/>
        </w:rPr>
        <w:t>from "_SYS_BIC"."package_01/CV_RSA_FOR_MMAP"</w:t>
      </w:r>
    </w:p>
    <w:p w:rsidR="00D03195" w:rsidRPr="00D03195" w:rsidRDefault="00D03195" w:rsidP="00D03195">
      <w:pPr>
        <w:autoSpaceDE w:val="0"/>
        <w:autoSpaceDN w:val="0"/>
        <w:adjustRightInd w:val="0"/>
        <w:spacing w:after="0" w:line="240" w:lineRule="auto"/>
        <w:ind w:firstLine="567"/>
        <w:rPr>
          <w:rFonts w:ascii="Arial Narrow" w:hAnsi="Arial Narrow" w:cs="Courier New"/>
          <w:color w:val="000000" w:themeColor="text1"/>
          <w:sz w:val="24"/>
          <w:szCs w:val="24"/>
        </w:rPr>
      </w:pPr>
      <w:r w:rsidRPr="00D03195">
        <w:rPr>
          <w:rFonts w:ascii="Arial Narrow" w:hAnsi="Arial Narrow" w:cs="Courier New"/>
          <w:color w:val="000000" w:themeColor="text1"/>
          <w:sz w:val="24"/>
          <w:szCs w:val="24"/>
        </w:rPr>
        <w:t xml:space="preserve">                  </w:t>
      </w:r>
      <w:r w:rsidR="002201AE">
        <w:rPr>
          <w:rFonts w:ascii="Arial Narrow" w:hAnsi="Arial Narrow" w:cs="Courier New"/>
          <w:color w:val="000000" w:themeColor="text1"/>
          <w:sz w:val="24"/>
          <w:szCs w:val="24"/>
        </w:rPr>
        <w:t xml:space="preserve">      </w:t>
      </w:r>
      <w:r w:rsidRPr="00D03195">
        <w:rPr>
          <w:rFonts w:ascii="Arial Narrow" w:hAnsi="Arial Narrow" w:cs="Courier New"/>
          <w:color w:val="000000" w:themeColor="text1"/>
          <w:sz w:val="24"/>
          <w:szCs w:val="24"/>
        </w:rPr>
        <w:t>('PLACEHOLDER' = ('$$ip_formex$$', '00O2TN6ZGQI1S5MK1S6WABI8F'));</w:t>
      </w:r>
    </w:p>
    <w:p w:rsidR="00D03195" w:rsidRPr="002201AE" w:rsidRDefault="00D03195" w:rsidP="00D03195">
      <w:pPr>
        <w:autoSpaceDE w:val="0"/>
        <w:autoSpaceDN w:val="0"/>
        <w:adjustRightInd w:val="0"/>
        <w:spacing w:after="0" w:line="240" w:lineRule="auto"/>
        <w:ind w:firstLine="567"/>
        <w:rPr>
          <w:rFonts w:ascii="Arial Narrow" w:hAnsi="Arial Narrow" w:cs="Courier New"/>
          <w:color w:val="000000" w:themeColor="text1"/>
          <w:sz w:val="24"/>
          <w:szCs w:val="24"/>
          <w:lang w:val="ru-RU"/>
        </w:rPr>
      </w:pPr>
      <w:r w:rsidRPr="00D03195">
        <w:rPr>
          <w:rFonts w:ascii="Arial Narrow" w:hAnsi="Arial Narrow" w:cs="Courier New"/>
          <w:color w:val="000000" w:themeColor="text1"/>
          <w:sz w:val="24"/>
          <w:szCs w:val="24"/>
        </w:rPr>
        <w:t>endmethod</w:t>
      </w:r>
      <w:r w:rsidRPr="002201AE">
        <w:rPr>
          <w:rFonts w:ascii="Arial Narrow" w:hAnsi="Arial Narrow" w:cs="Courier New"/>
          <w:color w:val="000000" w:themeColor="text1"/>
          <w:sz w:val="24"/>
          <w:szCs w:val="24"/>
          <w:lang w:val="ru-RU"/>
        </w:rPr>
        <w:t>.</w:t>
      </w:r>
    </w:p>
    <w:p w:rsidR="002201AE" w:rsidRPr="002201AE" w:rsidRDefault="002201AE" w:rsidP="002201AE">
      <w:pPr>
        <w:autoSpaceDE w:val="0"/>
        <w:autoSpaceDN w:val="0"/>
        <w:adjustRightInd w:val="0"/>
        <w:spacing w:after="0" w:line="240" w:lineRule="auto"/>
        <w:ind w:firstLine="567"/>
        <w:rPr>
          <w:rFonts w:ascii="Arial Narrow" w:hAnsi="Arial Narrow" w:cs="Courier New"/>
          <w:color w:val="000000" w:themeColor="text1"/>
          <w:sz w:val="24"/>
          <w:szCs w:val="24"/>
          <w:lang w:val="ru-RU"/>
        </w:rPr>
      </w:pPr>
      <w:r>
        <w:rPr>
          <w:rFonts w:ascii="Arial Narrow" w:hAnsi="Arial Narrow" w:cs="Courier New"/>
          <w:color w:val="000000" w:themeColor="text1"/>
          <w:sz w:val="24"/>
          <w:szCs w:val="24"/>
        </w:rPr>
        <w:t>endclass</w:t>
      </w:r>
      <w:r w:rsidRPr="002201AE">
        <w:rPr>
          <w:rFonts w:ascii="Arial Narrow" w:hAnsi="Arial Narrow" w:cs="Courier New"/>
          <w:color w:val="000000" w:themeColor="text1"/>
          <w:sz w:val="24"/>
          <w:szCs w:val="24"/>
          <w:lang w:val="ru-RU"/>
        </w:rPr>
        <w:t>.</w:t>
      </w:r>
    </w:p>
    <w:p w:rsidR="002201AE" w:rsidRDefault="002201AE" w:rsidP="002201AE">
      <w:pPr>
        <w:spacing w:after="0" w:line="240" w:lineRule="auto"/>
        <w:ind w:firstLine="567"/>
        <w:jc w:val="both"/>
        <w:rPr>
          <w:rFonts w:ascii="Arial Narrow" w:eastAsia="Times New Roman" w:hAnsi="Arial Narrow" w:cs="Times New Roman"/>
          <w:sz w:val="24"/>
          <w:szCs w:val="24"/>
          <w:lang w:val="ru-RU"/>
        </w:rPr>
      </w:pPr>
    </w:p>
    <w:p w:rsidR="0086440B" w:rsidRPr="002201AE" w:rsidRDefault="00511E1F" w:rsidP="002201AE">
      <w:pPr>
        <w:spacing w:after="0" w:line="240" w:lineRule="auto"/>
        <w:ind w:firstLine="567"/>
        <w:jc w:val="both"/>
        <w:rPr>
          <w:rFonts w:ascii="Arial Narrow" w:eastAsia="Times New Roman" w:hAnsi="Arial Narrow" w:cs="Times New Roman"/>
          <w:sz w:val="24"/>
          <w:szCs w:val="24"/>
          <w:lang w:val="ru-RU"/>
        </w:rPr>
      </w:pPr>
      <w:r w:rsidRPr="002201AE">
        <w:rPr>
          <w:rFonts w:ascii="Arial Narrow" w:eastAsia="Times New Roman" w:hAnsi="Arial Narrow" w:cs="Times New Roman"/>
          <w:sz w:val="24"/>
          <w:szCs w:val="24"/>
          <w:lang w:val="ru-RU"/>
        </w:rPr>
        <w:t>С</w:t>
      </w:r>
      <w:r w:rsidR="0086440B" w:rsidRPr="002201AE">
        <w:rPr>
          <w:rFonts w:ascii="Arial Narrow" w:eastAsia="Times New Roman" w:hAnsi="Arial Narrow" w:cs="Times New Roman"/>
          <w:sz w:val="24"/>
          <w:szCs w:val="24"/>
          <w:lang w:val="ru-RU"/>
        </w:rPr>
        <w:t xml:space="preserve">ам </w:t>
      </w:r>
      <w:r w:rsidR="0086440B" w:rsidRPr="002201AE">
        <w:rPr>
          <w:rFonts w:ascii="Arial Narrow" w:eastAsia="Times New Roman" w:hAnsi="Arial Narrow" w:cs="Times New Roman"/>
          <w:sz w:val="24"/>
          <w:szCs w:val="24"/>
        </w:rPr>
        <w:t>AMDP</w:t>
      </w:r>
      <w:r w:rsidR="0086440B" w:rsidRPr="002201AE">
        <w:rPr>
          <w:rFonts w:ascii="Arial Narrow" w:eastAsia="Times New Roman" w:hAnsi="Arial Narrow" w:cs="Times New Roman"/>
          <w:sz w:val="24"/>
          <w:szCs w:val="24"/>
          <w:lang w:val="ru-RU"/>
        </w:rPr>
        <w:t xml:space="preserve"> метод вызываем из </w:t>
      </w:r>
      <w:r w:rsidR="0086440B" w:rsidRPr="002201AE">
        <w:rPr>
          <w:rFonts w:ascii="Arial Narrow" w:eastAsia="Times New Roman" w:hAnsi="Arial Narrow" w:cs="Times New Roman"/>
          <w:sz w:val="24"/>
          <w:szCs w:val="24"/>
        </w:rPr>
        <w:t>ABAP</w:t>
      </w:r>
      <w:r w:rsidR="0086440B" w:rsidRPr="002201AE">
        <w:rPr>
          <w:rFonts w:ascii="Arial Narrow" w:eastAsia="Times New Roman" w:hAnsi="Arial Narrow" w:cs="Times New Roman"/>
          <w:sz w:val="24"/>
          <w:szCs w:val="24"/>
          <w:lang w:val="ru-RU"/>
        </w:rPr>
        <w:t>, как вызов обычного статичного метода класса.</w:t>
      </w:r>
      <w:r w:rsidR="0086440B" w:rsidRPr="002201AE">
        <w:rPr>
          <w:rFonts w:ascii="Arial Narrow" w:eastAsia="Times New Roman" w:hAnsi="Arial Narrow" w:cs="Times New Roman"/>
          <w:sz w:val="24"/>
          <w:szCs w:val="24"/>
        </w:rPr>
        <w:t> </w:t>
      </w:r>
    </w:p>
    <w:p w:rsidR="007B347D" w:rsidRDefault="007B347D" w:rsidP="0086440B">
      <w:pPr>
        <w:spacing w:after="0" w:line="240" w:lineRule="auto"/>
        <w:ind w:firstLine="567"/>
        <w:jc w:val="both"/>
        <w:rPr>
          <w:rFonts w:ascii="Arial Narrow" w:eastAsia="Times New Roman" w:hAnsi="Arial Narrow" w:cs="Times New Roman"/>
          <w:sz w:val="24"/>
          <w:szCs w:val="24"/>
          <w:lang w:val="ru-RU"/>
        </w:rPr>
      </w:pPr>
    </w:p>
    <w:p w:rsidR="002201AE" w:rsidRPr="002201AE" w:rsidRDefault="002201AE" w:rsidP="002201AE">
      <w:pPr>
        <w:autoSpaceDE w:val="0"/>
        <w:autoSpaceDN w:val="0"/>
        <w:adjustRightInd w:val="0"/>
        <w:spacing w:after="0" w:line="240" w:lineRule="auto"/>
        <w:ind w:firstLine="567"/>
        <w:rPr>
          <w:rFonts w:ascii="Arial Narrow" w:hAnsi="Arial Narrow" w:cs="Courier New"/>
          <w:color w:val="000000" w:themeColor="text1"/>
          <w:sz w:val="24"/>
          <w:szCs w:val="24"/>
        </w:rPr>
      </w:pPr>
      <w:r w:rsidRPr="002201AE">
        <w:rPr>
          <w:rFonts w:ascii="Arial Narrow" w:hAnsi="Arial Narrow" w:cs="Courier New"/>
          <w:color w:val="000000" w:themeColor="text1"/>
          <w:sz w:val="24"/>
          <w:szCs w:val="24"/>
        </w:rPr>
        <w:lastRenderedPageBreak/>
        <w:t xml:space="preserve">method </w:t>
      </w:r>
      <w:r w:rsidRPr="002201AE">
        <w:rPr>
          <w:rFonts w:ascii="Arial Narrow" w:hAnsi="Arial Narrow" w:cs="Courier New"/>
          <w:b/>
          <w:i/>
          <w:color w:val="000000" w:themeColor="text1"/>
          <w:sz w:val="24"/>
          <w:szCs w:val="24"/>
        </w:rPr>
        <w:t>get_direct</w:t>
      </w:r>
      <w:r w:rsidRPr="002201AE">
        <w:rPr>
          <w:rFonts w:ascii="Arial Narrow" w:hAnsi="Arial Narrow" w:cs="Courier New"/>
          <w:color w:val="000000" w:themeColor="text1"/>
          <w:sz w:val="24"/>
          <w:szCs w:val="24"/>
        </w:rPr>
        <w:t>.</w:t>
      </w:r>
    </w:p>
    <w:p w:rsidR="002201AE" w:rsidRPr="002201AE" w:rsidRDefault="002201AE" w:rsidP="002201AE">
      <w:pPr>
        <w:autoSpaceDE w:val="0"/>
        <w:autoSpaceDN w:val="0"/>
        <w:adjustRightInd w:val="0"/>
        <w:spacing w:after="0" w:line="240" w:lineRule="auto"/>
        <w:ind w:firstLine="567"/>
        <w:rPr>
          <w:rFonts w:ascii="Arial Narrow" w:hAnsi="Arial Narrow" w:cs="Courier New"/>
          <w:color w:val="000000" w:themeColor="text1"/>
          <w:sz w:val="24"/>
          <w:szCs w:val="24"/>
        </w:rPr>
      </w:pPr>
      <w:r w:rsidRPr="002201AE">
        <w:rPr>
          <w:rFonts w:ascii="Arial Narrow" w:hAnsi="Arial Narrow" w:cs="Courier New"/>
          <w:color w:val="000000" w:themeColor="text1"/>
          <w:sz w:val="24"/>
          <w:szCs w:val="24"/>
        </w:rPr>
        <w:t xml:space="preserve">    data: lt_data type standard table of rsaformmap.</w:t>
      </w:r>
    </w:p>
    <w:p w:rsidR="002201AE" w:rsidRPr="002201AE" w:rsidRDefault="002201AE" w:rsidP="002201AE">
      <w:pPr>
        <w:autoSpaceDE w:val="0"/>
        <w:autoSpaceDN w:val="0"/>
        <w:adjustRightInd w:val="0"/>
        <w:spacing w:after="0" w:line="240" w:lineRule="auto"/>
        <w:ind w:firstLine="567"/>
        <w:rPr>
          <w:rFonts w:ascii="Arial Narrow" w:hAnsi="Arial Narrow" w:cs="Courier New"/>
          <w:color w:val="000000" w:themeColor="text1"/>
          <w:sz w:val="24"/>
          <w:szCs w:val="24"/>
        </w:rPr>
      </w:pPr>
      <w:r w:rsidRPr="002201AE">
        <w:rPr>
          <w:rFonts w:ascii="Arial Narrow" w:hAnsi="Arial Narrow" w:cs="Courier New"/>
          <w:color w:val="000000" w:themeColor="text1"/>
          <w:sz w:val="24"/>
          <w:szCs w:val="24"/>
        </w:rPr>
        <w:t xml:space="preserve">    </w:t>
      </w:r>
      <w:r w:rsidRPr="002201AE">
        <w:rPr>
          <w:rFonts w:ascii="Arial Narrow" w:hAnsi="Arial Narrow" w:cs="Courier New"/>
          <w:color w:val="000000" w:themeColor="text1"/>
          <w:sz w:val="24"/>
          <w:szCs w:val="24"/>
          <w:shd w:val="clear" w:color="auto" w:fill="F2F2F2" w:themeFill="background1" w:themeFillShade="F2"/>
        </w:rPr>
        <w:t>ZCL_RSA=&gt;</w:t>
      </w:r>
      <w:r w:rsidRPr="002201AE">
        <w:rPr>
          <w:rFonts w:ascii="Arial Narrow" w:hAnsi="Arial Narrow" w:cs="Courier New"/>
          <w:i/>
          <w:color w:val="002060"/>
          <w:sz w:val="24"/>
          <w:szCs w:val="24"/>
          <w:shd w:val="clear" w:color="auto" w:fill="F2F2F2" w:themeFill="background1" w:themeFillShade="F2"/>
        </w:rPr>
        <w:t>get_direct</w:t>
      </w:r>
      <w:r w:rsidRPr="002201AE">
        <w:rPr>
          <w:rFonts w:ascii="Arial Narrow" w:hAnsi="Arial Narrow" w:cs="Courier New"/>
          <w:color w:val="000000" w:themeColor="text1"/>
          <w:sz w:val="24"/>
          <w:szCs w:val="24"/>
        </w:rPr>
        <w:t>( importing out_tab = lt_data  ).</w:t>
      </w:r>
    </w:p>
    <w:p w:rsidR="002201AE" w:rsidRPr="002201AE" w:rsidRDefault="002201AE" w:rsidP="002201AE">
      <w:pPr>
        <w:autoSpaceDE w:val="0"/>
        <w:autoSpaceDN w:val="0"/>
        <w:adjustRightInd w:val="0"/>
        <w:spacing w:after="0" w:line="240" w:lineRule="auto"/>
        <w:ind w:firstLine="567"/>
        <w:rPr>
          <w:rFonts w:ascii="Arial Narrow" w:hAnsi="Arial Narrow" w:cs="Courier New"/>
          <w:color w:val="000000" w:themeColor="text1"/>
          <w:sz w:val="24"/>
          <w:szCs w:val="24"/>
        </w:rPr>
      </w:pPr>
      <w:r w:rsidRPr="002201AE">
        <w:rPr>
          <w:rFonts w:ascii="Arial Narrow" w:hAnsi="Arial Narrow" w:cs="Courier New"/>
          <w:color w:val="000000" w:themeColor="text1"/>
          <w:sz w:val="24"/>
          <w:szCs w:val="24"/>
        </w:rPr>
        <w:t xml:space="preserve">    </w:t>
      </w:r>
      <w:r w:rsidRPr="002201AE">
        <w:rPr>
          <w:rFonts w:ascii="Arial Narrow" w:hAnsi="Arial Narrow" w:cs="Courier New"/>
          <w:color w:val="000000" w:themeColor="text1"/>
          <w:sz w:val="24"/>
          <w:szCs w:val="24"/>
          <w:highlight w:val="lightGray"/>
        </w:rPr>
        <w:t>cl_demo_output</w:t>
      </w:r>
      <w:r w:rsidRPr="002201AE">
        <w:rPr>
          <w:rFonts w:ascii="Arial Narrow" w:hAnsi="Arial Narrow" w:cs="Courier New"/>
          <w:color w:val="000000" w:themeColor="text1"/>
          <w:sz w:val="24"/>
          <w:szCs w:val="24"/>
        </w:rPr>
        <w:t>=&gt;display( lt_data ).</w:t>
      </w:r>
    </w:p>
    <w:p w:rsidR="007B347D" w:rsidRPr="00285149" w:rsidRDefault="002201AE" w:rsidP="002201AE">
      <w:pPr>
        <w:spacing w:after="0" w:line="240" w:lineRule="auto"/>
        <w:ind w:firstLine="567"/>
        <w:jc w:val="both"/>
        <w:rPr>
          <w:rFonts w:ascii="Arial Narrow" w:eastAsia="Times New Roman" w:hAnsi="Arial Narrow" w:cs="Times New Roman"/>
          <w:sz w:val="24"/>
          <w:szCs w:val="24"/>
          <w:lang w:val="ru-RU"/>
        </w:rPr>
      </w:pPr>
      <w:r w:rsidRPr="002201AE">
        <w:rPr>
          <w:rFonts w:ascii="Arial Narrow" w:hAnsi="Arial Narrow" w:cs="Courier New"/>
          <w:color w:val="000000" w:themeColor="text1"/>
          <w:sz w:val="24"/>
          <w:szCs w:val="24"/>
        </w:rPr>
        <w:t>endmethod</w:t>
      </w:r>
      <w:r w:rsidRPr="00285149">
        <w:rPr>
          <w:rFonts w:ascii="Arial Narrow" w:hAnsi="Arial Narrow" w:cs="Courier New"/>
          <w:color w:val="000000" w:themeColor="text1"/>
          <w:sz w:val="24"/>
          <w:szCs w:val="24"/>
          <w:lang w:val="ru-RU"/>
        </w:rPr>
        <w:t>.</w:t>
      </w:r>
    </w:p>
    <w:p w:rsidR="0069139D" w:rsidRPr="00285149" w:rsidRDefault="0069139D" w:rsidP="0086440B">
      <w:pPr>
        <w:spacing w:after="0" w:line="240" w:lineRule="auto"/>
        <w:ind w:firstLine="567"/>
        <w:jc w:val="both"/>
        <w:rPr>
          <w:rFonts w:ascii="Arial Narrow" w:eastAsia="Times New Roman" w:hAnsi="Arial Narrow" w:cs="Times New Roman"/>
          <w:sz w:val="24"/>
          <w:szCs w:val="24"/>
          <w:lang w:val="ru-RU"/>
        </w:rPr>
      </w:pPr>
    </w:p>
    <w:p w:rsidR="00272036" w:rsidRPr="006344A3" w:rsidRDefault="00272036" w:rsidP="00687A38">
      <w:pPr>
        <w:pStyle w:val="a7"/>
        <w:spacing w:before="0" w:beforeAutospacing="0" w:after="0" w:afterAutospacing="0"/>
        <w:ind w:firstLine="567"/>
        <w:rPr>
          <w:rFonts w:ascii="Arial Narrow" w:hAnsi="Arial Narrow"/>
          <w:color w:val="002060"/>
          <w:spacing w:val="20"/>
          <w:lang w:val="ru-RU"/>
        </w:rPr>
      </w:pPr>
      <w:r w:rsidRPr="00272036">
        <w:rPr>
          <w:rFonts w:ascii="Arial Narrow" w:hAnsi="Arial Narrow"/>
          <w:color w:val="002060"/>
          <w:spacing w:val="20"/>
        </w:rPr>
        <w:t>Rem</w:t>
      </w:r>
    </w:p>
    <w:p w:rsidR="00687A38" w:rsidRPr="00E55AD3" w:rsidRDefault="004758B5" w:rsidP="00687A38">
      <w:pPr>
        <w:pStyle w:val="a7"/>
        <w:spacing w:before="0" w:beforeAutospacing="0" w:after="0" w:afterAutospacing="0"/>
        <w:ind w:firstLine="567"/>
        <w:rPr>
          <w:rFonts w:ascii="Arial Narrow" w:hAnsi="Arial Narrow"/>
          <w:lang w:val="ru-RU"/>
        </w:rPr>
      </w:pPr>
      <w:r>
        <w:rPr>
          <w:rFonts w:ascii="Arial Narrow" w:hAnsi="Arial Narrow"/>
          <w:lang w:val="ru-RU"/>
        </w:rPr>
        <w:t>Ч</w:t>
      </w:r>
      <w:r w:rsidR="00687A38" w:rsidRPr="00E55AD3">
        <w:rPr>
          <w:rFonts w:ascii="Arial Narrow" w:hAnsi="Arial Narrow"/>
          <w:lang w:val="ru-RU"/>
        </w:rPr>
        <w:t xml:space="preserve">тение </w:t>
      </w:r>
      <w:r w:rsidR="00687A38" w:rsidRPr="00E55AD3">
        <w:rPr>
          <w:rFonts w:ascii="Arial Narrow" w:hAnsi="Arial Narrow"/>
        </w:rPr>
        <w:t>CV</w:t>
      </w:r>
      <w:r w:rsidR="00687A38" w:rsidRPr="00E55AD3">
        <w:rPr>
          <w:rFonts w:ascii="Arial Narrow" w:hAnsi="Arial Narrow"/>
          <w:lang w:val="ru-RU"/>
        </w:rPr>
        <w:t xml:space="preserve"> из </w:t>
      </w:r>
      <w:r w:rsidR="00687A38" w:rsidRPr="00E55AD3">
        <w:rPr>
          <w:rFonts w:ascii="Arial Narrow" w:hAnsi="Arial Narrow"/>
        </w:rPr>
        <w:t>AMDP</w:t>
      </w:r>
      <w:r w:rsidR="00687A38" w:rsidRPr="00E55AD3">
        <w:rPr>
          <w:rFonts w:ascii="Arial Narrow" w:hAnsi="Arial Narrow"/>
          <w:lang w:val="ru-RU"/>
        </w:rPr>
        <w:t xml:space="preserve"> с передачей </w:t>
      </w:r>
      <w:r w:rsidR="00687A38" w:rsidRPr="00E55AD3">
        <w:rPr>
          <w:rFonts w:ascii="Arial Narrow" w:hAnsi="Arial Narrow"/>
        </w:rPr>
        <w:t>input</w:t>
      </w:r>
      <w:r w:rsidR="00687A38" w:rsidRPr="00E55AD3">
        <w:rPr>
          <w:rFonts w:ascii="Arial Narrow" w:hAnsi="Arial Narrow"/>
          <w:lang w:val="ru-RU"/>
        </w:rPr>
        <w:t xml:space="preserve"> параметра в виде </w:t>
      </w:r>
      <w:r w:rsidR="00687A38" w:rsidRPr="004758B5">
        <w:rPr>
          <w:rFonts w:ascii="Arial Narrow" w:hAnsi="Arial Narrow"/>
          <w:i/>
          <w:color w:val="002060"/>
          <w:lang w:val="ru-RU"/>
        </w:rPr>
        <w:t>переменной</w:t>
      </w:r>
      <w:r w:rsidR="00687A38" w:rsidRPr="00E55AD3">
        <w:rPr>
          <w:rFonts w:ascii="Arial Narrow" w:hAnsi="Arial Narrow"/>
          <w:lang w:val="ru-RU"/>
        </w:rPr>
        <w:t xml:space="preserve"> и в виде </w:t>
      </w:r>
      <w:r w:rsidR="00687A38" w:rsidRPr="004758B5">
        <w:rPr>
          <w:rFonts w:ascii="Arial Narrow" w:hAnsi="Arial Narrow"/>
          <w:i/>
          <w:color w:val="002060"/>
          <w:lang w:val="ru-RU"/>
        </w:rPr>
        <w:t>конкретного значения</w:t>
      </w:r>
      <w:r w:rsidR="00687A38" w:rsidRPr="004758B5">
        <w:rPr>
          <w:rFonts w:ascii="Arial Narrow" w:hAnsi="Arial Narrow"/>
          <w:color w:val="002060"/>
          <w:lang w:val="ru-RU"/>
        </w:rPr>
        <w:t xml:space="preserve"> </w:t>
      </w:r>
      <w:r w:rsidR="00687A38" w:rsidRPr="00E55AD3">
        <w:rPr>
          <w:rFonts w:ascii="Arial Narrow" w:hAnsi="Arial Narrow"/>
          <w:lang w:val="ru-RU"/>
        </w:rPr>
        <w:t>может отличаться по синтаксису</w:t>
      </w:r>
      <w:r w:rsidR="003B7595">
        <w:rPr>
          <w:rFonts w:ascii="Arial Narrow" w:hAnsi="Arial Narrow"/>
          <w:lang w:val="ru-RU"/>
        </w:rPr>
        <w:t>.</w:t>
      </w:r>
    </w:p>
    <w:p w:rsidR="00687A38" w:rsidRPr="001B2CB6" w:rsidRDefault="001B2CB6" w:rsidP="00745D44">
      <w:pPr>
        <w:pStyle w:val="a7"/>
        <w:numPr>
          <w:ilvl w:val="0"/>
          <w:numId w:val="49"/>
        </w:numPr>
        <w:spacing w:before="0" w:beforeAutospacing="0" w:after="0" w:afterAutospacing="0"/>
        <w:ind w:left="1134"/>
        <w:rPr>
          <w:rFonts w:ascii="Arial Narrow" w:hAnsi="Arial Narrow"/>
          <w:i/>
          <w:color w:val="323E4F" w:themeColor="text2" w:themeShade="BF"/>
          <w:lang w:val="ru-RU"/>
        </w:rPr>
      </w:pPr>
      <w:r w:rsidRPr="001B2CB6">
        <w:rPr>
          <w:rFonts w:ascii="Arial Narrow" w:hAnsi="Arial Narrow"/>
          <w:i/>
          <w:color w:val="323E4F" w:themeColor="text2" w:themeShade="BF"/>
          <w:lang w:val="ru-RU"/>
        </w:rPr>
        <w:t xml:space="preserve">“ </w:t>
      </w:r>
      <w:r>
        <w:rPr>
          <w:rFonts w:ascii="Arial Narrow" w:hAnsi="Arial Narrow"/>
          <w:i/>
          <w:color w:val="323E4F" w:themeColor="text2" w:themeShade="BF"/>
          <w:lang w:val="ru-RU"/>
        </w:rPr>
        <w:t>П</w:t>
      </w:r>
      <w:r w:rsidRPr="001B2CB6">
        <w:rPr>
          <w:rFonts w:ascii="Arial Narrow" w:hAnsi="Arial Narrow"/>
          <w:i/>
          <w:color w:val="323E4F" w:themeColor="text2" w:themeShade="BF"/>
          <w:lang w:val="ru-RU"/>
        </w:rPr>
        <w:t>ередача ЗНАЧЕНИЯ</w:t>
      </w:r>
    </w:p>
    <w:p w:rsidR="00272036" w:rsidRPr="00272036" w:rsidRDefault="00687A38" w:rsidP="00272036">
      <w:pPr>
        <w:pStyle w:val="a7"/>
        <w:spacing w:before="0" w:beforeAutospacing="0" w:after="0" w:afterAutospacing="0"/>
        <w:ind w:left="1134"/>
        <w:rPr>
          <w:rFonts w:ascii="Arial Narrow" w:hAnsi="Arial Narrow"/>
        </w:rPr>
      </w:pPr>
      <w:r w:rsidRPr="001B2CB6">
        <w:rPr>
          <w:rStyle w:val="a4"/>
          <w:rFonts w:ascii="Arial Narrow" w:hAnsi="Arial Narrow"/>
          <w:b w:val="0"/>
        </w:rPr>
        <w:t>…from</w:t>
      </w:r>
      <w:r w:rsidRPr="001B2CB6">
        <w:rPr>
          <w:rFonts w:ascii="Arial Narrow" w:hAnsi="Arial Narrow"/>
          <w:b/>
        </w:rPr>
        <w:t xml:space="preserve"> </w:t>
      </w:r>
      <w:r w:rsidR="00272036" w:rsidRPr="00272036">
        <w:rPr>
          <w:rFonts w:ascii="Arial Narrow" w:hAnsi="Arial Narrow" w:cs="Courier New"/>
          <w:color w:val="000000" w:themeColor="text1"/>
          <w:shd w:val="clear" w:color="auto" w:fill="F2F2F2" w:themeFill="background1" w:themeFillShade="F2"/>
        </w:rPr>
        <w:t>"_SYS_BIC"."package_01/</w:t>
      </w:r>
      <w:r w:rsidR="00272036" w:rsidRPr="00272036">
        <w:rPr>
          <w:rFonts w:ascii="Arial Narrow" w:hAnsi="Arial Narrow" w:cs="Courier New"/>
          <w:i/>
          <w:color w:val="002060"/>
          <w:shd w:val="clear" w:color="auto" w:fill="F2F2F2" w:themeFill="background1" w:themeFillShade="F2"/>
        </w:rPr>
        <w:t>CV_RSA_FOR_MMAP</w:t>
      </w:r>
      <w:r w:rsidR="00272036" w:rsidRPr="00272036">
        <w:rPr>
          <w:rFonts w:ascii="Arial Narrow" w:hAnsi="Arial Narrow" w:cs="Courier New"/>
          <w:color w:val="000000" w:themeColor="text1"/>
          <w:shd w:val="clear" w:color="auto" w:fill="F2F2F2" w:themeFill="background1" w:themeFillShade="F2"/>
        </w:rPr>
        <w:t>"</w:t>
      </w:r>
    </w:p>
    <w:p w:rsidR="00687A38" w:rsidRPr="00E55AD3" w:rsidRDefault="00272036" w:rsidP="00272036">
      <w:pPr>
        <w:pStyle w:val="a7"/>
        <w:spacing w:before="0" w:beforeAutospacing="0" w:after="0" w:afterAutospacing="0"/>
        <w:ind w:left="1287"/>
        <w:rPr>
          <w:rFonts w:ascii="Arial Narrow" w:hAnsi="Arial Narrow"/>
        </w:rPr>
      </w:pPr>
      <w:r>
        <w:rPr>
          <w:rStyle w:val="a4"/>
          <w:rFonts w:ascii="Arial Narrow" w:hAnsi="Arial Narrow"/>
          <w:b w:val="0"/>
        </w:rPr>
        <w:t xml:space="preserve">         </w:t>
      </w:r>
      <w:r w:rsidRPr="00272036">
        <w:rPr>
          <w:rFonts w:ascii="Arial Narrow" w:hAnsi="Arial Narrow" w:cs="Courier New"/>
          <w:color w:val="000000" w:themeColor="text1"/>
        </w:rPr>
        <w:t xml:space="preserve">('PLACEHOLDER' = ('$$ip_formex$$', </w:t>
      </w:r>
      <w:r w:rsidRPr="00272036">
        <w:rPr>
          <w:rFonts w:ascii="Arial Narrow" w:hAnsi="Arial Narrow" w:cs="Courier New"/>
          <w:color w:val="000000" w:themeColor="text1"/>
          <w:shd w:val="clear" w:color="auto" w:fill="F2F2F2" w:themeFill="background1" w:themeFillShade="F2"/>
        </w:rPr>
        <w:t>'36'</w:t>
      </w:r>
      <w:r w:rsidRPr="00272036">
        <w:rPr>
          <w:rFonts w:ascii="Arial Narrow" w:hAnsi="Arial Narrow" w:cs="Courier New"/>
          <w:color w:val="000000" w:themeColor="text1"/>
        </w:rPr>
        <w:t>))</w:t>
      </w:r>
    </w:p>
    <w:p w:rsidR="001B2CB6" w:rsidRPr="001B2CB6" w:rsidRDefault="001B2CB6" w:rsidP="00745D44">
      <w:pPr>
        <w:pStyle w:val="a7"/>
        <w:numPr>
          <w:ilvl w:val="0"/>
          <w:numId w:val="49"/>
        </w:numPr>
        <w:spacing w:before="0" w:beforeAutospacing="0" w:after="0" w:afterAutospacing="0"/>
        <w:ind w:left="1134"/>
        <w:rPr>
          <w:rFonts w:ascii="Arial Narrow" w:hAnsi="Arial Narrow"/>
          <w:i/>
          <w:color w:val="323E4F" w:themeColor="text2" w:themeShade="BF"/>
          <w:lang w:val="ru-RU"/>
        </w:rPr>
      </w:pPr>
      <w:r w:rsidRPr="001B2CB6">
        <w:rPr>
          <w:rFonts w:ascii="Arial Narrow" w:hAnsi="Arial Narrow"/>
          <w:i/>
          <w:color w:val="323E4F" w:themeColor="text2" w:themeShade="BF"/>
          <w:lang w:val="ru-RU"/>
        </w:rPr>
        <w:t xml:space="preserve">“ </w:t>
      </w:r>
      <w:r>
        <w:rPr>
          <w:rFonts w:ascii="Arial Narrow" w:hAnsi="Arial Narrow"/>
          <w:i/>
          <w:color w:val="323E4F" w:themeColor="text2" w:themeShade="BF"/>
          <w:lang w:val="ru-RU"/>
        </w:rPr>
        <w:t>П</w:t>
      </w:r>
      <w:r w:rsidRPr="001B2CB6">
        <w:rPr>
          <w:rFonts w:ascii="Arial Narrow" w:hAnsi="Arial Narrow"/>
          <w:i/>
          <w:color w:val="323E4F" w:themeColor="text2" w:themeShade="BF"/>
          <w:lang w:val="ru-RU"/>
        </w:rPr>
        <w:t>ередача ПЕРЕМЕННОЙ</w:t>
      </w:r>
    </w:p>
    <w:p w:rsidR="00272036" w:rsidRPr="00272036" w:rsidRDefault="00272036" w:rsidP="00272036">
      <w:pPr>
        <w:pStyle w:val="a7"/>
        <w:spacing w:before="0" w:beforeAutospacing="0" w:after="0" w:afterAutospacing="0"/>
        <w:ind w:left="1134"/>
        <w:rPr>
          <w:rFonts w:ascii="Arial Narrow" w:hAnsi="Arial Narrow"/>
        </w:rPr>
      </w:pPr>
      <w:r w:rsidRPr="001B2CB6">
        <w:rPr>
          <w:rStyle w:val="a4"/>
          <w:rFonts w:ascii="Arial Narrow" w:hAnsi="Arial Narrow"/>
          <w:b w:val="0"/>
        </w:rPr>
        <w:t>…from</w:t>
      </w:r>
      <w:r w:rsidRPr="001B2CB6">
        <w:rPr>
          <w:rFonts w:ascii="Arial Narrow" w:hAnsi="Arial Narrow"/>
          <w:b/>
        </w:rPr>
        <w:t xml:space="preserve"> </w:t>
      </w:r>
      <w:r w:rsidRPr="00272036">
        <w:rPr>
          <w:rFonts w:ascii="Arial Narrow" w:hAnsi="Arial Narrow" w:cs="Courier New"/>
          <w:color w:val="000000" w:themeColor="text1"/>
          <w:shd w:val="clear" w:color="auto" w:fill="F2F2F2" w:themeFill="background1" w:themeFillShade="F2"/>
        </w:rPr>
        <w:t>"_SYS_BIC"."package_01/</w:t>
      </w:r>
      <w:r w:rsidRPr="00272036">
        <w:rPr>
          <w:rFonts w:ascii="Arial Narrow" w:hAnsi="Arial Narrow" w:cs="Courier New"/>
          <w:i/>
          <w:color w:val="002060"/>
          <w:shd w:val="clear" w:color="auto" w:fill="F2F2F2" w:themeFill="background1" w:themeFillShade="F2"/>
        </w:rPr>
        <w:t>CV_RSA_FOR_MMAP</w:t>
      </w:r>
      <w:r w:rsidRPr="00272036">
        <w:rPr>
          <w:rFonts w:ascii="Arial Narrow" w:hAnsi="Arial Narrow" w:cs="Courier New"/>
          <w:color w:val="000000" w:themeColor="text1"/>
          <w:shd w:val="clear" w:color="auto" w:fill="F2F2F2" w:themeFill="background1" w:themeFillShade="F2"/>
        </w:rPr>
        <w:t>"</w:t>
      </w:r>
    </w:p>
    <w:p w:rsidR="00687A38" w:rsidRPr="001B2CB6" w:rsidRDefault="00272036" w:rsidP="00272036">
      <w:pPr>
        <w:pStyle w:val="a7"/>
        <w:spacing w:before="0" w:beforeAutospacing="0" w:after="0" w:afterAutospacing="0"/>
        <w:ind w:left="1134"/>
        <w:rPr>
          <w:rFonts w:ascii="Arial Narrow" w:hAnsi="Arial Narrow"/>
        </w:rPr>
      </w:pPr>
      <w:r>
        <w:rPr>
          <w:rFonts w:ascii="Arial Narrow" w:hAnsi="Arial Narrow" w:cs="Courier New"/>
          <w:color w:val="000000" w:themeColor="text1"/>
        </w:rPr>
        <w:t xml:space="preserve">           </w:t>
      </w:r>
      <w:r w:rsidRPr="00272036">
        <w:rPr>
          <w:rFonts w:ascii="Arial Narrow" w:hAnsi="Arial Narrow" w:cs="Courier New"/>
          <w:color w:val="000000" w:themeColor="text1"/>
        </w:rPr>
        <w:t xml:space="preserve">('PLACEHOLDER' = ('$$ip_formex$$', </w:t>
      </w:r>
      <w:r w:rsidRPr="00272036">
        <w:rPr>
          <w:rFonts w:ascii="Arial Narrow" w:hAnsi="Arial Narrow" w:cs="Courier New"/>
          <w:color w:val="000000" w:themeColor="text1"/>
          <w:shd w:val="clear" w:color="auto" w:fill="F2F2F2" w:themeFill="background1" w:themeFillShade="F2"/>
        </w:rPr>
        <w:t>:ip_var</w:t>
      </w:r>
      <w:r w:rsidRPr="00272036">
        <w:rPr>
          <w:rFonts w:ascii="Arial Narrow" w:hAnsi="Arial Narrow" w:cs="Courier New"/>
          <w:color w:val="000000" w:themeColor="text1"/>
        </w:rPr>
        <w:t>))</w:t>
      </w:r>
    </w:p>
    <w:p w:rsidR="00886341" w:rsidRDefault="00886341" w:rsidP="00F273C9">
      <w:pPr>
        <w:spacing w:after="0" w:line="240" w:lineRule="auto"/>
        <w:ind w:firstLine="567"/>
        <w:rPr>
          <w:rFonts w:ascii="Arial Narrow" w:hAnsi="Arial Narrow" w:cs="Tahoma"/>
          <w:sz w:val="24"/>
          <w:szCs w:val="24"/>
        </w:rPr>
      </w:pPr>
    </w:p>
    <w:p w:rsidR="00465407" w:rsidRDefault="00465407" w:rsidP="00F273C9">
      <w:pPr>
        <w:spacing w:after="0" w:line="240" w:lineRule="auto"/>
        <w:ind w:firstLine="567"/>
        <w:rPr>
          <w:rFonts w:ascii="Arial Narrow" w:hAnsi="Arial Narrow" w:cs="Tahoma"/>
          <w:sz w:val="24"/>
          <w:szCs w:val="24"/>
        </w:rPr>
      </w:pPr>
    </w:p>
    <w:p w:rsidR="00990843" w:rsidRPr="00465407" w:rsidRDefault="00990843" w:rsidP="00465407">
      <w:pPr>
        <w:shd w:val="clear" w:color="auto" w:fill="FFFFFF" w:themeFill="background1"/>
        <w:spacing w:after="0" w:line="240" w:lineRule="auto"/>
        <w:ind w:firstLine="567"/>
        <w:jc w:val="center"/>
        <w:rPr>
          <w:rFonts w:ascii="Arial Narrow" w:hAnsi="Arial Narrow"/>
          <w:b/>
          <w:color w:val="000000" w:themeColor="text1"/>
          <w:sz w:val="24"/>
          <w:szCs w:val="24"/>
        </w:rPr>
      </w:pPr>
      <w:bookmarkStart w:id="35" w:name="Create_the_filter_using_Expression"/>
      <w:bookmarkEnd w:id="35"/>
      <w:r w:rsidRPr="00465407">
        <w:rPr>
          <w:rFonts w:ascii="Arial Narrow" w:hAnsi="Arial Narrow"/>
          <w:b/>
          <w:color w:val="000000" w:themeColor="text1"/>
          <w:sz w:val="24"/>
          <w:szCs w:val="24"/>
        </w:rPr>
        <w:t>Create the filter using Expression</w:t>
      </w:r>
    </w:p>
    <w:p w:rsidR="00D83C65" w:rsidRPr="00D83C65" w:rsidRDefault="00912F9E" w:rsidP="00EA0B57">
      <w:pPr>
        <w:shd w:val="clear" w:color="auto" w:fill="FFFFFF" w:themeFill="background1"/>
        <w:spacing w:after="0" w:line="240" w:lineRule="auto"/>
        <w:ind w:firstLine="567"/>
        <w:jc w:val="center"/>
        <w:rPr>
          <w:rFonts w:ascii="Arial Narrow" w:hAnsi="Arial Narrow"/>
          <w:noProof/>
          <w:color w:val="002060"/>
          <w:sz w:val="24"/>
          <w:szCs w:val="24"/>
        </w:rPr>
      </w:pPr>
      <w:hyperlink r:id="rId61" w:history="1">
        <w:r w:rsidR="00D83C65" w:rsidRPr="00D83C65">
          <w:rPr>
            <w:rStyle w:val="a3"/>
            <w:rFonts w:ascii="Arial Narrow" w:hAnsi="Arial Narrow"/>
            <w:noProof/>
            <w:sz w:val="24"/>
            <w:szCs w:val="24"/>
            <w:u w:val="none"/>
          </w:rPr>
          <w:t>https://kabilsapworld.blogspot.com/2017/07/fliter-data-based-on-input-parameter.html</w:t>
        </w:r>
      </w:hyperlink>
    </w:p>
    <w:p w:rsidR="00EA0B57" w:rsidRDefault="00912F9E" w:rsidP="00EA0B57">
      <w:pPr>
        <w:spacing w:after="0" w:line="240" w:lineRule="auto"/>
        <w:ind w:firstLine="567"/>
        <w:jc w:val="both"/>
        <w:outlineLvl w:val="0"/>
        <w:rPr>
          <w:rFonts w:ascii="Arial Narrow" w:eastAsia="Times New Roman" w:hAnsi="Arial Narrow" w:cs="Times New Roman"/>
          <w:bCs/>
          <w:kern w:val="36"/>
          <w:sz w:val="24"/>
          <w:szCs w:val="24"/>
          <w:lang w:val="ru-RU"/>
        </w:rPr>
      </w:pPr>
      <w:hyperlink w:anchor="Содержание" w:history="1">
        <w:r w:rsidR="00EA0B57" w:rsidRPr="002E64CF">
          <w:rPr>
            <w:rStyle w:val="a3"/>
            <w:rFonts w:ascii="Arial Narrow" w:eastAsia="Times New Roman" w:hAnsi="Arial Narrow" w:cs="Times New Roman"/>
            <w:bCs/>
            <w:kern w:val="36"/>
            <w:sz w:val="24"/>
            <w:szCs w:val="24"/>
            <w:u w:val="none"/>
            <w:lang w:val="ru-RU"/>
          </w:rPr>
          <w:t>Содержание</w:t>
        </w:r>
      </w:hyperlink>
    </w:p>
    <w:p w:rsidR="00D83C65" w:rsidRPr="00990843" w:rsidRDefault="00D83C65" w:rsidP="00D83C65">
      <w:pPr>
        <w:shd w:val="clear" w:color="auto" w:fill="FFFFFF" w:themeFill="background1"/>
        <w:spacing w:after="0" w:line="240" w:lineRule="auto"/>
        <w:ind w:firstLine="567"/>
        <w:rPr>
          <w:rFonts w:ascii="Arial Narrow" w:hAnsi="Arial Narrow"/>
          <w:noProof/>
          <w:color w:val="002060"/>
          <w:spacing w:val="20"/>
          <w:sz w:val="24"/>
          <w:szCs w:val="24"/>
        </w:rPr>
      </w:pPr>
    </w:p>
    <w:p w:rsidR="00990843" w:rsidRPr="00990843" w:rsidRDefault="00990843" w:rsidP="00990843">
      <w:pPr>
        <w:spacing w:after="0" w:line="240" w:lineRule="auto"/>
        <w:ind w:firstLine="567"/>
        <w:jc w:val="both"/>
        <w:rPr>
          <w:rFonts w:ascii="Arial Narrow" w:eastAsia="Times New Roman" w:hAnsi="Arial Narrow" w:cs="Times New Roman"/>
          <w:sz w:val="24"/>
          <w:szCs w:val="24"/>
        </w:rPr>
      </w:pPr>
      <w:r w:rsidRPr="00990843">
        <w:rPr>
          <w:rFonts w:ascii="Arial Narrow" w:eastAsia="Times New Roman" w:hAnsi="Arial Narrow" w:cs="Times New Roman"/>
          <w:noProof/>
          <w:color w:val="0000FF"/>
          <w:sz w:val="24"/>
          <w:szCs w:val="24"/>
        </w:rPr>
        <w:drawing>
          <wp:inline distT="0" distB="0" distL="0" distR="0">
            <wp:extent cx="2240915" cy="2353310"/>
            <wp:effectExtent l="0" t="0" r="6985" b="8890"/>
            <wp:docPr id="40" name="Рисунок 40" descr="https://2.bp.blogspot.com/-KtHFgHp2VQA/WXrsPOxz3MI/AAAAAAAABb4/SAii1okix98Y2Qzg8W-S0h7cYWZBQ5fbgCLcBGAs/s1600/exp-output_panel.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KtHFgHp2VQA/WXrsPOxz3MI/AAAAAAAABb4/SAii1okix98Y2Qzg8W-S0h7cYWZBQ5fbgCLcBGAs/s1600/exp-output_panel.PN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40915" cy="2353310"/>
                    </a:xfrm>
                    <a:prstGeom prst="rect">
                      <a:avLst/>
                    </a:prstGeom>
                    <a:noFill/>
                    <a:ln>
                      <a:noFill/>
                    </a:ln>
                  </pic:spPr>
                </pic:pic>
              </a:graphicData>
            </a:graphic>
          </wp:inline>
        </w:drawing>
      </w:r>
    </w:p>
    <w:p w:rsidR="00990843" w:rsidRDefault="00990843" w:rsidP="00990843">
      <w:pPr>
        <w:spacing w:after="0" w:line="240" w:lineRule="auto"/>
        <w:ind w:firstLine="567"/>
        <w:rPr>
          <w:rFonts w:ascii="Arial Narrow" w:eastAsia="Times New Roman" w:hAnsi="Arial Narrow" w:cs="Times New Roman"/>
          <w:sz w:val="24"/>
          <w:szCs w:val="24"/>
        </w:rPr>
      </w:pPr>
      <w:r w:rsidRPr="00990843">
        <w:rPr>
          <w:rFonts w:ascii="Arial Narrow" w:eastAsia="Times New Roman" w:hAnsi="Arial Narrow" w:cs="Times New Roman"/>
          <w:sz w:val="24"/>
          <w:szCs w:val="24"/>
        </w:rPr>
        <w:t>Now enter the following expression in Expression Editor</w:t>
      </w:r>
    </w:p>
    <w:p w:rsidR="00990843" w:rsidRDefault="00990843" w:rsidP="00990843">
      <w:pPr>
        <w:spacing w:after="0" w:line="240" w:lineRule="auto"/>
        <w:ind w:firstLine="567"/>
        <w:rPr>
          <w:rFonts w:ascii="Arial Narrow" w:eastAsia="Times New Roman" w:hAnsi="Arial Narrow" w:cs="Times New Roman"/>
          <w:sz w:val="24"/>
          <w:szCs w:val="24"/>
        </w:rPr>
      </w:pPr>
    </w:p>
    <w:p w:rsidR="00990843" w:rsidRDefault="00990843" w:rsidP="00990843">
      <w:pPr>
        <w:spacing w:after="0" w:line="240" w:lineRule="auto"/>
        <w:ind w:firstLine="567"/>
        <w:rPr>
          <w:rFonts w:ascii="Arial Narrow" w:eastAsia="Times New Roman" w:hAnsi="Arial Narrow" w:cs="Times New Roman"/>
          <w:sz w:val="24"/>
          <w:szCs w:val="24"/>
        </w:rPr>
      </w:pPr>
      <w:r w:rsidRPr="00990843">
        <w:rPr>
          <w:rFonts w:ascii="Arial Narrow" w:eastAsia="Times New Roman" w:hAnsi="Arial Narrow" w:cs="Times New Roman"/>
          <w:i/>
          <w:color w:val="002060"/>
          <w:sz w:val="24"/>
          <w:szCs w:val="24"/>
          <w:shd w:val="clear" w:color="auto" w:fill="F2F2F2" w:themeFill="background1" w:themeFillShade="F2"/>
        </w:rPr>
        <w:t>in</w:t>
      </w:r>
      <w:r w:rsidRPr="00990843">
        <w:rPr>
          <w:rFonts w:ascii="Arial Narrow" w:eastAsia="Times New Roman" w:hAnsi="Arial Narrow" w:cs="Times New Roman"/>
          <w:sz w:val="24"/>
          <w:szCs w:val="24"/>
        </w:rPr>
        <w:t xml:space="preserve">("LAND1",'$$SELECT_REGION$$') </w:t>
      </w:r>
    </w:p>
    <w:p w:rsidR="00990843" w:rsidRDefault="00990843" w:rsidP="00990843">
      <w:pPr>
        <w:spacing w:after="0" w:line="240" w:lineRule="auto"/>
        <w:ind w:firstLine="567"/>
        <w:rPr>
          <w:rFonts w:ascii="Arial Narrow" w:eastAsia="Times New Roman" w:hAnsi="Arial Narrow" w:cs="Times New Roman"/>
          <w:sz w:val="24"/>
          <w:szCs w:val="24"/>
        </w:rPr>
      </w:pPr>
      <w:r w:rsidRPr="00990843">
        <w:rPr>
          <w:rFonts w:ascii="Arial Narrow" w:eastAsia="Times New Roman" w:hAnsi="Arial Narrow" w:cs="Times New Roman"/>
          <w:sz w:val="24"/>
          <w:szCs w:val="24"/>
        </w:rPr>
        <w:t xml:space="preserve">or </w:t>
      </w:r>
    </w:p>
    <w:p w:rsidR="00990843" w:rsidRPr="00990843" w:rsidRDefault="00990843" w:rsidP="00990843">
      <w:pPr>
        <w:spacing w:after="0" w:line="240" w:lineRule="auto"/>
        <w:ind w:firstLine="567"/>
        <w:rPr>
          <w:rFonts w:ascii="Arial Narrow" w:eastAsia="Times New Roman" w:hAnsi="Arial Narrow" w:cs="Times New Roman"/>
          <w:sz w:val="24"/>
          <w:szCs w:val="24"/>
        </w:rPr>
      </w:pPr>
      <w:r w:rsidRPr="00990843">
        <w:rPr>
          <w:rFonts w:ascii="Arial Narrow" w:eastAsia="Times New Roman" w:hAnsi="Arial Narrow" w:cs="Times New Roman"/>
          <w:i/>
          <w:color w:val="002060"/>
          <w:sz w:val="24"/>
          <w:szCs w:val="24"/>
          <w:shd w:val="clear" w:color="auto" w:fill="F2F2F2" w:themeFill="background1" w:themeFillShade="F2"/>
        </w:rPr>
        <w:t>match</w:t>
      </w:r>
      <w:r w:rsidRPr="00990843">
        <w:rPr>
          <w:rFonts w:ascii="Arial Narrow" w:eastAsia="Times New Roman" w:hAnsi="Arial Narrow" w:cs="Times New Roman"/>
          <w:sz w:val="24"/>
          <w:szCs w:val="24"/>
        </w:rPr>
        <w:t xml:space="preserve"> ("LAND1",'</w:t>
      </w:r>
      <w:r w:rsidRPr="00990843">
        <w:rPr>
          <w:rFonts w:ascii="Arial Narrow" w:eastAsia="Times New Roman" w:hAnsi="Arial Narrow" w:cs="Times New Roman"/>
          <w:b/>
          <w:i/>
          <w:sz w:val="24"/>
          <w:szCs w:val="24"/>
          <w:shd w:val="clear" w:color="auto" w:fill="F2F2F2" w:themeFill="background1" w:themeFillShade="F2"/>
        </w:rPr>
        <w:t>*</w:t>
      </w:r>
      <w:r w:rsidRPr="00990843">
        <w:rPr>
          <w:rFonts w:ascii="Arial Narrow" w:eastAsia="Times New Roman" w:hAnsi="Arial Narrow" w:cs="Times New Roman"/>
          <w:sz w:val="24"/>
          <w:szCs w:val="24"/>
        </w:rPr>
        <w:t>$$SELECT_REGION$$</w:t>
      </w:r>
      <w:r w:rsidRPr="00990843">
        <w:rPr>
          <w:rFonts w:ascii="Arial Narrow" w:eastAsia="Times New Roman" w:hAnsi="Arial Narrow" w:cs="Times New Roman"/>
          <w:i/>
          <w:sz w:val="24"/>
          <w:szCs w:val="24"/>
          <w:shd w:val="clear" w:color="auto" w:fill="F2F2F2" w:themeFill="background1" w:themeFillShade="F2"/>
        </w:rPr>
        <w:t>*</w:t>
      </w:r>
      <w:r w:rsidRPr="00990843">
        <w:rPr>
          <w:rFonts w:ascii="Arial Narrow" w:eastAsia="Times New Roman" w:hAnsi="Arial Narrow" w:cs="Times New Roman"/>
          <w:sz w:val="24"/>
          <w:szCs w:val="24"/>
        </w:rPr>
        <w:t xml:space="preserve">') </w:t>
      </w:r>
    </w:p>
    <w:p w:rsidR="00990843" w:rsidRDefault="00990843" w:rsidP="00990843">
      <w:pPr>
        <w:spacing w:after="0" w:line="240" w:lineRule="auto"/>
        <w:ind w:firstLine="567"/>
        <w:rPr>
          <w:rFonts w:ascii="Arial Narrow" w:eastAsia="Times New Roman" w:hAnsi="Arial Narrow" w:cs="Times New Roman"/>
          <w:sz w:val="24"/>
          <w:szCs w:val="24"/>
        </w:rPr>
      </w:pPr>
    </w:p>
    <w:p w:rsidR="00990843" w:rsidRPr="00990843" w:rsidRDefault="00990843" w:rsidP="00990843">
      <w:pPr>
        <w:spacing w:after="0" w:line="240" w:lineRule="auto"/>
        <w:ind w:firstLine="567"/>
        <w:rPr>
          <w:rFonts w:ascii="Arial Narrow" w:eastAsia="Times New Roman" w:hAnsi="Arial Narrow" w:cs="Times New Roman"/>
          <w:color w:val="002060"/>
          <w:spacing w:val="20"/>
          <w:sz w:val="24"/>
          <w:szCs w:val="24"/>
        </w:rPr>
      </w:pPr>
      <w:r w:rsidRPr="00990843">
        <w:rPr>
          <w:rFonts w:ascii="Arial Narrow" w:eastAsia="Times New Roman" w:hAnsi="Arial Narrow" w:cs="Times New Roman"/>
          <w:color w:val="002060"/>
          <w:spacing w:val="20"/>
          <w:sz w:val="24"/>
          <w:szCs w:val="24"/>
        </w:rPr>
        <w:t>Rem</w:t>
      </w:r>
    </w:p>
    <w:p w:rsidR="00990843" w:rsidRPr="00151897" w:rsidRDefault="00990843" w:rsidP="00151897">
      <w:pPr>
        <w:pStyle w:val="a6"/>
        <w:numPr>
          <w:ilvl w:val="0"/>
          <w:numId w:val="47"/>
        </w:numPr>
        <w:spacing w:after="0" w:line="240" w:lineRule="auto"/>
        <w:ind w:left="1134"/>
        <w:rPr>
          <w:rFonts w:ascii="Arial Narrow" w:eastAsia="Times New Roman" w:hAnsi="Arial Narrow" w:cs="Times New Roman"/>
          <w:sz w:val="24"/>
          <w:szCs w:val="24"/>
        </w:rPr>
      </w:pPr>
      <w:r w:rsidRPr="00151897">
        <w:rPr>
          <w:rFonts w:ascii="Arial Narrow" w:eastAsia="Times New Roman" w:hAnsi="Arial Narrow" w:cs="Times New Roman"/>
          <w:b/>
          <w:bCs/>
          <w:i/>
          <w:sz w:val="24"/>
          <w:szCs w:val="24"/>
        </w:rPr>
        <w:t>in</w:t>
      </w:r>
      <w:r w:rsidRPr="00151897">
        <w:rPr>
          <w:rFonts w:ascii="Arial Narrow" w:eastAsia="Times New Roman" w:hAnsi="Arial Narrow" w:cs="Times New Roman"/>
          <w:b/>
          <w:bCs/>
          <w:sz w:val="24"/>
          <w:szCs w:val="24"/>
        </w:rPr>
        <w:t xml:space="preserve"> </w:t>
      </w:r>
      <w:r w:rsidRPr="00151897">
        <w:rPr>
          <w:rFonts w:ascii="Arial Narrow" w:eastAsia="Times New Roman" w:hAnsi="Arial Narrow" w:cs="Times New Roman"/>
          <w:sz w:val="24"/>
          <w:szCs w:val="24"/>
        </w:rPr>
        <w:t>clause - to allow multiple values.</w:t>
      </w:r>
    </w:p>
    <w:p w:rsidR="00990843" w:rsidRPr="00151897" w:rsidRDefault="00990843" w:rsidP="00151897">
      <w:pPr>
        <w:pStyle w:val="a6"/>
        <w:numPr>
          <w:ilvl w:val="0"/>
          <w:numId w:val="47"/>
        </w:numPr>
        <w:spacing w:after="0" w:line="240" w:lineRule="auto"/>
        <w:ind w:left="1134"/>
        <w:rPr>
          <w:rFonts w:ascii="Arial Narrow" w:eastAsia="Times New Roman" w:hAnsi="Arial Narrow" w:cs="Times New Roman"/>
          <w:sz w:val="24"/>
          <w:szCs w:val="24"/>
        </w:rPr>
      </w:pPr>
      <w:r w:rsidRPr="00151897">
        <w:rPr>
          <w:rFonts w:ascii="Arial Narrow" w:eastAsia="Times New Roman" w:hAnsi="Arial Narrow" w:cs="Times New Roman"/>
          <w:b/>
          <w:bCs/>
          <w:i/>
          <w:sz w:val="24"/>
          <w:szCs w:val="24"/>
        </w:rPr>
        <w:t>match</w:t>
      </w:r>
      <w:r w:rsidRPr="00151897">
        <w:rPr>
          <w:rFonts w:ascii="Arial Narrow" w:eastAsia="Times New Roman" w:hAnsi="Arial Narrow" w:cs="Times New Roman"/>
          <w:sz w:val="24"/>
          <w:szCs w:val="24"/>
        </w:rPr>
        <w:t xml:space="preserve"> - to allow </w:t>
      </w:r>
      <w:r w:rsidRPr="00151897">
        <w:rPr>
          <w:rFonts w:ascii="Arial Narrow" w:eastAsia="Times New Roman" w:hAnsi="Arial Narrow" w:cs="Times New Roman"/>
          <w:bCs/>
          <w:i/>
          <w:color w:val="002060"/>
          <w:sz w:val="24"/>
          <w:szCs w:val="24"/>
        </w:rPr>
        <w:t>"All"</w:t>
      </w:r>
      <w:r w:rsidRPr="00151897">
        <w:rPr>
          <w:rFonts w:ascii="Arial Narrow" w:eastAsia="Times New Roman" w:hAnsi="Arial Narrow" w:cs="Times New Roman"/>
          <w:sz w:val="24"/>
          <w:szCs w:val="24"/>
        </w:rPr>
        <w:t xml:space="preserve"> value if </w:t>
      </w:r>
      <w:r w:rsidRPr="00151897">
        <w:rPr>
          <w:rFonts w:ascii="Arial Narrow" w:eastAsia="Times New Roman" w:hAnsi="Arial Narrow" w:cs="Times New Roman"/>
          <w:bCs/>
          <w:i/>
          <w:color w:val="002060"/>
          <w:sz w:val="24"/>
          <w:szCs w:val="24"/>
        </w:rPr>
        <w:t>User Passes</w:t>
      </w:r>
    </w:p>
    <w:p w:rsidR="00990843" w:rsidRPr="00990843" w:rsidRDefault="00990843" w:rsidP="00990843">
      <w:pPr>
        <w:spacing w:after="0" w:line="240" w:lineRule="auto"/>
        <w:ind w:firstLine="567"/>
        <w:rPr>
          <w:rFonts w:ascii="Arial Narrow" w:hAnsi="Arial Narrow"/>
          <w:noProof/>
          <w:sz w:val="24"/>
          <w:szCs w:val="24"/>
        </w:rPr>
      </w:pPr>
    </w:p>
    <w:p w:rsidR="007308A4" w:rsidRPr="007308A4" w:rsidRDefault="00912F9E" w:rsidP="007308A4">
      <w:pPr>
        <w:pStyle w:val="1"/>
        <w:shd w:val="clear" w:color="auto" w:fill="F2F2F2" w:themeFill="background1" w:themeFillShade="F2"/>
        <w:spacing w:before="0" w:beforeAutospacing="0" w:after="0" w:afterAutospacing="0"/>
        <w:ind w:firstLine="567"/>
        <w:jc w:val="both"/>
        <w:rPr>
          <w:rFonts w:ascii="Arial Narrow" w:hAnsi="Arial Narrow"/>
          <w:b w:val="0"/>
          <w:color w:val="002060"/>
          <w:spacing w:val="20"/>
          <w:sz w:val="24"/>
          <w:szCs w:val="24"/>
        </w:rPr>
      </w:pPr>
      <w:hyperlink r:id="rId64" w:history="1">
        <w:r w:rsidR="007308A4" w:rsidRPr="007308A4">
          <w:rPr>
            <w:rStyle w:val="a3"/>
            <w:rFonts w:ascii="Arial Narrow" w:hAnsi="Arial Narrow"/>
            <w:b w:val="0"/>
            <w:color w:val="002060"/>
            <w:spacing w:val="20"/>
            <w:sz w:val="24"/>
            <w:szCs w:val="24"/>
            <w:u w:val="none"/>
          </w:rPr>
          <w:t>Input Parameter filtering with empty value</w:t>
        </w:r>
      </w:hyperlink>
    </w:p>
    <w:p w:rsidR="00AC651A" w:rsidRDefault="00AC651A" w:rsidP="007308A4">
      <w:pPr>
        <w:pStyle w:val="a7"/>
        <w:spacing w:before="0" w:beforeAutospacing="0" w:after="0" w:afterAutospacing="0"/>
        <w:ind w:firstLine="567"/>
        <w:jc w:val="both"/>
        <w:rPr>
          <w:rFonts w:ascii="Arial Narrow" w:hAnsi="Arial Narrow"/>
          <w:color w:val="000000" w:themeColor="text1"/>
        </w:rPr>
      </w:pPr>
    </w:p>
    <w:p w:rsidR="007308A4" w:rsidRPr="007308A4" w:rsidRDefault="00AC651A" w:rsidP="007308A4">
      <w:pPr>
        <w:pStyle w:val="a7"/>
        <w:spacing w:before="0" w:beforeAutospacing="0" w:after="0" w:afterAutospacing="0"/>
        <w:ind w:firstLine="567"/>
        <w:jc w:val="both"/>
        <w:rPr>
          <w:rFonts w:ascii="Arial Narrow" w:hAnsi="Arial Narrow"/>
          <w:color w:val="000000" w:themeColor="text1"/>
        </w:rPr>
      </w:pPr>
      <w:r>
        <w:rPr>
          <w:rFonts w:ascii="Arial Narrow" w:hAnsi="Arial Narrow"/>
          <w:color w:val="000000" w:themeColor="text1"/>
        </w:rPr>
        <w:sym w:font="Symbol" w:char="F02D"/>
      </w:r>
      <w:r>
        <w:rPr>
          <w:rFonts w:ascii="Arial Narrow" w:hAnsi="Arial Narrow"/>
          <w:color w:val="000000" w:themeColor="text1"/>
        </w:rPr>
        <w:t xml:space="preserve"> </w:t>
      </w:r>
      <w:r w:rsidR="007308A4" w:rsidRPr="007308A4">
        <w:rPr>
          <w:rFonts w:ascii="Arial Narrow" w:hAnsi="Arial Narrow"/>
          <w:color w:val="000000" w:themeColor="text1"/>
        </w:rPr>
        <w:t xml:space="preserve">I want to display all the data </w:t>
      </w:r>
      <w:r>
        <w:rPr>
          <w:rFonts w:ascii="Arial Narrow" w:hAnsi="Arial Narrow"/>
          <w:color w:val="000000" w:themeColor="text1"/>
        </w:rPr>
        <w:t xml:space="preserve">in the CV </w:t>
      </w:r>
      <w:r w:rsidR="007308A4" w:rsidRPr="007308A4">
        <w:rPr>
          <w:rFonts w:ascii="Arial Narrow" w:hAnsi="Arial Narrow"/>
          <w:color w:val="000000" w:themeColor="text1"/>
        </w:rPr>
        <w:t>when the input parameter is left empty.</w:t>
      </w:r>
      <w:r>
        <w:rPr>
          <w:rFonts w:ascii="Arial Narrow" w:hAnsi="Arial Narrow"/>
          <w:color w:val="000000" w:themeColor="text1"/>
        </w:rPr>
        <w:t xml:space="preserve"> </w:t>
      </w:r>
      <w:r w:rsidR="007308A4" w:rsidRPr="007308A4">
        <w:rPr>
          <w:rFonts w:ascii="Arial Narrow" w:hAnsi="Arial Narrow"/>
          <w:color w:val="000000" w:themeColor="text1"/>
        </w:rPr>
        <w:t>However, when I pass a value in the input parameter, it does not work</w:t>
      </w:r>
    </w:p>
    <w:p w:rsidR="00AC651A" w:rsidRDefault="00AC651A" w:rsidP="007308A4">
      <w:pPr>
        <w:pStyle w:val="HTML"/>
        <w:ind w:firstLine="567"/>
        <w:jc w:val="both"/>
        <w:rPr>
          <w:rStyle w:val="HTML1"/>
          <w:rFonts w:ascii="Arial Narrow" w:hAnsi="Arial Narrow"/>
          <w:color w:val="000000" w:themeColor="text1"/>
          <w:sz w:val="24"/>
          <w:szCs w:val="24"/>
        </w:rPr>
      </w:pPr>
    </w:p>
    <w:p w:rsidR="007308A4" w:rsidRPr="007308A4" w:rsidRDefault="007308A4" w:rsidP="007308A4">
      <w:pPr>
        <w:pStyle w:val="HTML"/>
        <w:ind w:firstLine="567"/>
        <w:jc w:val="both"/>
        <w:rPr>
          <w:rStyle w:val="HTML1"/>
          <w:rFonts w:ascii="Arial Narrow" w:hAnsi="Arial Narrow"/>
          <w:color w:val="000000" w:themeColor="text1"/>
          <w:sz w:val="24"/>
          <w:szCs w:val="24"/>
        </w:rPr>
      </w:pPr>
      <w:r w:rsidRPr="00AF1E31">
        <w:rPr>
          <w:rStyle w:val="HTML1"/>
          <w:rFonts w:ascii="Arial Narrow" w:hAnsi="Arial Narrow"/>
          <w:b/>
          <w:i/>
          <w:color w:val="000000" w:themeColor="text1"/>
          <w:sz w:val="24"/>
          <w:szCs w:val="24"/>
          <w:shd w:val="clear" w:color="auto" w:fill="FFFFFF" w:themeFill="background1"/>
        </w:rPr>
        <w:t>if</w:t>
      </w:r>
      <w:r w:rsidRPr="007308A4">
        <w:rPr>
          <w:rStyle w:val="HTML1"/>
          <w:rFonts w:ascii="Arial Narrow" w:hAnsi="Arial Narrow"/>
          <w:color w:val="000000" w:themeColor="text1"/>
          <w:sz w:val="24"/>
          <w:szCs w:val="24"/>
        </w:rPr>
        <w:t>('$$CTUSER$$' = '',</w:t>
      </w:r>
      <w:r w:rsidRPr="00AF1E31">
        <w:rPr>
          <w:rStyle w:val="HTML1"/>
          <w:rFonts w:ascii="Arial Narrow" w:hAnsi="Arial Narrow"/>
          <w:i/>
          <w:color w:val="002060"/>
          <w:sz w:val="24"/>
          <w:szCs w:val="24"/>
          <w:shd w:val="clear" w:color="auto" w:fill="F2F2F2" w:themeFill="background1" w:themeFillShade="F2"/>
        </w:rPr>
        <w:t>match</w:t>
      </w:r>
      <w:r w:rsidRPr="007308A4">
        <w:rPr>
          <w:rStyle w:val="HTML1"/>
          <w:rFonts w:ascii="Arial Narrow" w:hAnsi="Arial Narrow"/>
          <w:color w:val="000000" w:themeColor="text1"/>
          <w:sz w:val="24"/>
          <w:szCs w:val="24"/>
        </w:rPr>
        <w:t>("USER",'*'),</w:t>
      </w:r>
      <w:r w:rsidRPr="00AF1E31">
        <w:rPr>
          <w:rStyle w:val="HTML1"/>
          <w:rFonts w:ascii="Arial Narrow" w:hAnsi="Arial Narrow"/>
          <w:i/>
          <w:color w:val="002060"/>
          <w:sz w:val="24"/>
          <w:szCs w:val="24"/>
          <w:shd w:val="clear" w:color="auto" w:fill="F2F2F2" w:themeFill="background1" w:themeFillShade="F2"/>
        </w:rPr>
        <w:t>in</w:t>
      </w:r>
      <w:r w:rsidRPr="007308A4">
        <w:rPr>
          <w:rStyle w:val="HTML1"/>
          <w:rFonts w:ascii="Arial Narrow" w:hAnsi="Arial Narrow"/>
          <w:color w:val="000000" w:themeColor="text1"/>
          <w:sz w:val="24"/>
          <w:szCs w:val="24"/>
        </w:rPr>
        <w:t>("USER", '$$CTUSER$$'))</w:t>
      </w:r>
    </w:p>
    <w:p w:rsidR="00B56646" w:rsidRDefault="00B56646" w:rsidP="00B56646">
      <w:pPr>
        <w:spacing w:after="0" w:line="240" w:lineRule="auto"/>
        <w:ind w:firstLine="567"/>
        <w:rPr>
          <w:rFonts w:ascii="Arial Narrow" w:hAnsi="Arial Narrow"/>
          <w:noProof/>
          <w:sz w:val="24"/>
          <w:szCs w:val="24"/>
        </w:rPr>
      </w:pPr>
    </w:p>
    <w:p w:rsidR="00AC651A" w:rsidRDefault="00AC651A" w:rsidP="00AF1E31">
      <w:pPr>
        <w:pStyle w:val="a7"/>
        <w:spacing w:before="0" w:beforeAutospacing="0" w:after="0" w:afterAutospacing="0"/>
        <w:ind w:firstLine="567"/>
        <w:jc w:val="both"/>
        <w:rPr>
          <w:rFonts w:ascii="Arial Narrow" w:hAnsi="Arial Narrow"/>
        </w:rPr>
      </w:pPr>
      <w:r w:rsidRPr="00AC651A">
        <w:rPr>
          <w:rFonts w:ascii="Arial Narrow" w:hAnsi="Arial Narrow"/>
        </w:rPr>
        <w:t xml:space="preserve">When I remove the single quotes around $$CTUSER$$ </w:t>
      </w:r>
      <w:r>
        <w:rPr>
          <w:rFonts w:ascii="Arial Narrow" w:hAnsi="Arial Narrow"/>
        </w:rPr>
        <w:t xml:space="preserve">- </w:t>
      </w:r>
      <w:r w:rsidRPr="00AC651A">
        <w:rPr>
          <w:rFonts w:ascii="Arial Narrow" w:hAnsi="Arial Narrow"/>
        </w:rPr>
        <w:t>the passed value is filtered correctly, but when the parameter is left blank, it does not work</w:t>
      </w:r>
      <w:r w:rsidR="00AF1E31">
        <w:rPr>
          <w:rFonts w:ascii="Arial Narrow" w:hAnsi="Arial Narrow"/>
        </w:rPr>
        <w:t xml:space="preserve">. </w:t>
      </w:r>
      <w:r w:rsidRPr="00AC651A">
        <w:rPr>
          <w:rFonts w:ascii="Arial Narrow" w:hAnsi="Arial Narrow"/>
        </w:rPr>
        <w:t xml:space="preserve">What am I doing wrong? </w:t>
      </w:r>
    </w:p>
    <w:p w:rsidR="00AC651A" w:rsidRDefault="00AC651A" w:rsidP="00AC651A">
      <w:pPr>
        <w:pStyle w:val="a7"/>
        <w:spacing w:before="0" w:beforeAutospacing="0" w:after="0" w:afterAutospacing="0"/>
        <w:ind w:firstLine="567"/>
        <w:rPr>
          <w:rFonts w:ascii="Arial Narrow" w:hAnsi="Arial Narrow"/>
        </w:rPr>
      </w:pPr>
    </w:p>
    <w:p w:rsidR="00AC651A" w:rsidRPr="00AF1E31" w:rsidRDefault="00AF1E31" w:rsidP="00AF1E31">
      <w:pPr>
        <w:pStyle w:val="a7"/>
        <w:spacing w:before="0" w:beforeAutospacing="0" w:after="0" w:afterAutospacing="0"/>
        <w:ind w:firstLine="567"/>
        <w:jc w:val="both"/>
        <w:rPr>
          <w:rFonts w:ascii="Arial Narrow" w:hAnsi="Arial Narrow"/>
        </w:rPr>
      </w:pPr>
      <w:r w:rsidRPr="00AF1E31">
        <w:rPr>
          <w:rFonts w:ascii="Arial Narrow" w:hAnsi="Arial Narrow"/>
          <w:lang w:val="ru-RU"/>
        </w:rPr>
        <w:sym w:font="Symbol" w:char="F02D"/>
      </w:r>
      <w:r w:rsidRPr="00AF1E31">
        <w:rPr>
          <w:rFonts w:ascii="Arial Narrow" w:hAnsi="Arial Narrow"/>
        </w:rPr>
        <w:t xml:space="preserve"> The </w:t>
      </w:r>
      <w:r w:rsidRPr="00AF1E31">
        <w:rPr>
          <w:rFonts w:ascii="Arial Narrow" w:hAnsi="Arial Narrow"/>
          <w:b/>
          <w:i/>
        </w:rPr>
        <w:t>single-quotes</w:t>
      </w:r>
      <w:r w:rsidRPr="00AF1E31">
        <w:rPr>
          <w:rFonts w:ascii="Arial Narrow" w:hAnsi="Arial Narrow"/>
        </w:rPr>
        <w:t xml:space="preserve"> around the input parameter names need to stay in order to make them work correctly.</w:t>
      </w:r>
    </w:p>
    <w:p w:rsidR="00AF1E31" w:rsidRDefault="00AF1E31" w:rsidP="00AF1E31">
      <w:pPr>
        <w:pStyle w:val="a7"/>
        <w:spacing w:before="0" w:beforeAutospacing="0" w:after="0" w:afterAutospacing="0"/>
        <w:ind w:firstLine="567"/>
        <w:jc w:val="both"/>
        <w:rPr>
          <w:rFonts w:ascii="Arial Narrow" w:hAnsi="Arial Narrow"/>
        </w:rPr>
      </w:pPr>
      <w:r w:rsidRPr="00AF1E31">
        <w:rPr>
          <w:rFonts w:ascii="Arial Narrow" w:hAnsi="Arial Narrow"/>
        </w:rPr>
        <w:t xml:space="preserve">In order to make the filter condition a bit more </w:t>
      </w:r>
      <w:r w:rsidRPr="00AF1E31">
        <w:rPr>
          <w:rFonts w:ascii="Arial Narrow" w:hAnsi="Arial Narrow"/>
          <w:i/>
        </w:rPr>
        <w:t>resilient</w:t>
      </w:r>
      <w:r w:rsidRPr="00AF1E31">
        <w:rPr>
          <w:rFonts w:ascii="Arial Narrow" w:hAnsi="Arial Narrow"/>
        </w:rPr>
        <w:t xml:space="preserve"> /</w:t>
      </w:r>
      <w:r>
        <w:t>rɪˈzɪlɪənt</w:t>
      </w:r>
      <w:r w:rsidRPr="00AF1E31">
        <w:t xml:space="preserve"> </w:t>
      </w:r>
      <w:r>
        <w:rPr>
          <w:rFonts w:ascii="Arial Narrow" w:hAnsi="Arial Narrow"/>
          <w:lang w:val="ru-RU"/>
        </w:rPr>
        <w:t>устойчивый</w:t>
      </w:r>
      <w:r w:rsidRPr="00AF1E31">
        <w:rPr>
          <w:rFonts w:ascii="Arial Narrow" w:hAnsi="Arial Narrow"/>
        </w:rPr>
        <w:t xml:space="preserve">, </w:t>
      </w:r>
      <w:r>
        <w:rPr>
          <w:rFonts w:ascii="Arial Narrow" w:hAnsi="Arial Narrow"/>
          <w:lang w:val="ru-RU"/>
        </w:rPr>
        <w:t>стойкий</w:t>
      </w:r>
      <w:r w:rsidRPr="00AF1E31">
        <w:rPr>
          <w:rFonts w:ascii="Arial Narrow" w:hAnsi="Arial Narrow"/>
        </w:rPr>
        <w:t xml:space="preserve">/, I changed it to this </w:t>
      </w:r>
      <w:r>
        <w:rPr>
          <w:rFonts w:ascii="Arial Narrow" w:hAnsi="Arial Narrow"/>
        </w:rPr>
        <w:t>/</w:t>
      </w:r>
      <w:r w:rsidRPr="00AF1E31">
        <w:rPr>
          <w:rFonts w:ascii="Arial Narrow" w:hAnsi="Arial Narrow"/>
        </w:rPr>
        <w:t xml:space="preserve">note that I filter on </w:t>
      </w:r>
      <w:r w:rsidRPr="00AF1E31">
        <w:rPr>
          <w:rStyle w:val="HTML1"/>
          <w:rFonts w:ascii="Arial Narrow" w:hAnsi="Arial Narrow"/>
          <w:sz w:val="24"/>
          <w:szCs w:val="24"/>
        </w:rPr>
        <w:t>ProductID</w:t>
      </w:r>
      <w:r w:rsidRPr="00AF1E31">
        <w:rPr>
          <w:rFonts w:ascii="Arial Narrow" w:hAnsi="Arial Narrow"/>
        </w:rPr>
        <w:t>, but you get the idea</w:t>
      </w:r>
      <w:r>
        <w:rPr>
          <w:rFonts w:ascii="Arial Narrow" w:hAnsi="Arial Narrow"/>
        </w:rPr>
        <w:t>/</w:t>
      </w:r>
    </w:p>
    <w:p w:rsidR="00AF1E31" w:rsidRPr="00AF1E31" w:rsidRDefault="00AF1E31" w:rsidP="00AF1E31">
      <w:pPr>
        <w:pStyle w:val="a7"/>
        <w:spacing w:before="0" w:beforeAutospacing="0" w:after="0" w:afterAutospacing="0"/>
        <w:ind w:firstLine="567"/>
        <w:jc w:val="both"/>
        <w:rPr>
          <w:rFonts w:ascii="Arial Narrow" w:hAnsi="Arial Narrow"/>
        </w:rPr>
      </w:pPr>
    </w:p>
    <w:p w:rsidR="00AF1E31" w:rsidRDefault="00AF1E31" w:rsidP="00AF1E31">
      <w:pPr>
        <w:pStyle w:val="HTML"/>
        <w:ind w:firstLine="567"/>
        <w:jc w:val="both"/>
        <w:rPr>
          <w:rStyle w:val="HTML1"/>
          <w:rFonts w:ascii="Arial Narrow" w:hAnsi="Arial Narrow"/>
          <w:sz w:val="24"/>
          <w:szCs w:val="24"/>
        </w:rPr>
      </w:pPr>
      <w:r w:rsidRPr="00AF1E31">
        <w:rPr>
          <w:rStyle w:val="HTML1"/>
          <w:rFonts w:ascii="Arial Narrow" w:hAnsi="Arial Narrow"/>
          <w:b/>
          <w:i/>
          <w:sz w:val="24"/>
          <w:szCs w:val="24"/>
        </w:rPr>
        <w:t>if</w:t>
      </w:r>
      <w:r w:rsidRPr="00AF1E31">
        <w:rPr>
          <w:rStyle w:val="HTML1"/>
          <w:rFonts w:ascii="Arial Narrow" w:hAnsi="Arial Narrow"/>
          <w:sz w:val="24"/>
          <w:szCs w:val="24"/>
        </w:rPr>
        <w:t xml:space="preserve">( '$$ProductID$$'= '' or </w:t>
      </w:r>
      <w:r w:rsidRPr="00AF1E31">
        <w:rPr>
          <w:rStyle w:val="HTML1"/>
          <w:rFonts w:ascii="Arial Narrow" w:hAnsi="Arial Narrow"/>
          <w:i/>
          <w:color w:val="002060"/>
          <w:sz w:val="24"/>
          <w:szCs w:val="24"/>
          <w:shd w:val="clear" w:color="auto" w:fill="F2F2F2" w:themeFill="background1" w:themeFillShade="F2"/>
        </w:rPr>
        <w:t>isNULL</w:t>
      </w:r>
      <w:r w:rsidRPr="00AF1E31">
        <w:rPr>
          <w:rStyle w:val="HTML1"/>
          <w:rFonts w:ascii="Arial Narrow" w:hAnsi="Arial Narrow"/>
          <w:sz w:val="24"/>
          <w:szCs w:val="24"/>
        </w:rPr>
        <w:t>('$$ProductID$$')</w:t>
      </w:r>
    </w:p>
    <w:p w:rsidR="00AF1E31" w:rsidRPr="00AF1E31" w:rsidRDefault="00AF1E31" w:rsidP="00AF1E31">
      <w:pPr>
        <w:pStyle w:val="HTML"/>
        <w:ind w:firstLine="567"/>
        <w:jc w:val="both"/>
        <w:rPr>
          <w:rStyle w:val="HTML1"/>
          <w:rFonts w:ascii="Arial Narrow" w:hAnsi="Arial Narrow"/>
          <w:sz w:val="24"/>
          <w:szCs w:val="24"/>
        </w:rPr>
      </w:pPr>
      <w:r>
        <w:rPr>
          <w:rStyle w:val="HTML1"/>
          <w:rFonts w:ascii="Arial Narrow" w:hAnsi="Arial Narrow"/>
          <w:sz w:val="24"/>
          <w:szCs w:val="24"/>
        </w:rPr>
        <w:t xml:space="preserve">   </w:t>
      </w:r>
      <w:r w:rsidRPr="00AF1E31">
        <w:rPr>
          <w:rStyle w:val="HTML1"/>
          <w:rFonts w:ascii="Arial Narrow" w:hAnsi="Arial Narrow"/>
          <w:sz w:val="24"/>
          <w:szCs w:val="24"/>
        </w:rPr>
        <w:t>, 1=1</w:t>
      </w:r>
    </w:p>
    <w:p w:rsidR="00AF1E31" w:rsidRPr="00AF1E31" w:rsidRDefault="00AF1E31" w:rsidP="00AF1E31">
      <w:pPr>
        <w:pStyle w:val="HTML"/>
        <w:ind w:firstLine="567"/>
        <w:jc w:val="both"/>
        <w:rPr>
          <w:rStyle w:val="HTML1"/>
          <w:rFonts w:ascii="Arial Narrow" w:hAnsi="Arial Narrow"/>
          <w:sz w:val="24"/>
          <w:szCs w:val="24"/>
        </w:rPr>
      </w:pPr>
      <w:r w:rsidRPr="00AF1E31">
        <w:rPr>
          <w:rStyle w:val="HTML1"/>
          <w:rFonts w:ascii="Arial Narrow" w:hAnsi="Arial Narrow"/>
          <w:sz w:val="24"/>
          <w:szCs w:val="24"/>
        </w:rPr>
        <w:t xml:space="preserve">   , </w:t>
      </w:r>
      <w:r w:rsidRPr="00AF1E31">
        <w:rPr>
          <w:rStyle w:val="HTML1"/>
          <w:rFonts w:ascii="Arial Narrow" w:hAnsi="Arial Narrow"/>
          <w:i/>
          <w:color w:val="002060"/>
          <w:sz w:val="24"/>
          <w:szCs w:val="24"/>
          <w:shd w:val="clear" w:color="auto" w:fill="F2F2F2" w:themeFill="background1" w:themeFillShade="F2"/>
        </w:rPr>
        <w:t>in</w:t>
      </w:r>
      <w:r w:rsidRPr="00AF1E31">
        <w:rPr>
          <w:rStyle w:val="HTML1"/>
          <w:rFonts w:ascii="Arial Narrow" w:hAnsi="Arial Narrow"/>
          <w:sz w:val="24"/>
          <w:szCs w:val="24"/>
        </w:rPr>
        <w:t>("PRODUCTID", '$$ProductID$$')</w:t>
      </w:r>
    </w:p>
    <w:p w:rsidR="00AF1E31" w:rsidRPr="00AF1E31" w:rsidRDefault="00AF1E31" w:rsidP="00AF1E31">
      <w:pPr>
        <w:pStyle w:val="HTML"/>
        <w:ind w:firstLine="567"/>
        <w:jc w:val="both"/>
        <w:rPr>
          <w:rStyle w:val="HTML1"/>
          <w:rFonts w:ascii="Arial Narrow" w:hAnsi="Arial Narrow"/>
          <w:sz w:val="24"/>
          <w:szCs w:val="24"/>
        </w:rPr>
      </w:pPr>
      <w:r w:rsidRPr="00AF1E31">
        <w:rPr>
          <w:rStyle w:val="HTML1"/>
          <w:rFonts w:ascii="Arial Narrow" w:hAnsi="Arial Narrow"/>
          <w:sz w:val="24"/>
          <w:szCs w:val="24"/>
        </w:rPr>
        <w:t xml:space="preserve">  )</w:t>
      </w:r>
    </w:p>
    <w:p w:rsidR="00AF1E31" w:rsidRPr="00AF1E31" w:rsidRDefault="00AF1E31" w:rsidP="00AF1E31">
      <w:pPr>
        <w:pStyle w:val="a7"/>
        <w:spacing w:before="0" w:beforeAutospacing="0" w:after="0" w:afterAutospacing="0"/>
        <w:ind w:firstLine="567"/>
        <w:jc w:val="both"/>
        <w:rPr>
          <w:rFonts w:ascii="Arial Narrow" w:hAnsi="Arial Narrow"/>
        </w:rPr>
      </w:pPr>
      <w:r w:rsidRPr="00AF1E31">
        <w:rPr>
          <w:rFonts w:ascii="Arial Narrow" w:hAnsi="Arial Narrow"/>
        </w:rPr>
        <w:t xml:space="preserve">Instead of the </w:t>
      </w:r>
      <w:r w:rsidRPr="00AF1E31">
        <w:rPr>
          <w:rStyle w:val="HTML1"/>
          <w:rFonts w:ascii="Arial Narrow" w:hAnsi="Arial Narrow"/>
          <w:i/>
          <w:color w:val="002060"/>
          <w:sz w:val="24"/>
          <w:szCs w:val="24"/>
          <w:shd w:val="clear" w:color="auto" w:fill="F2F2F2" w:themeFill="background1" w:themeFillShade="F2"/>
        </w:rPr>
        <w:t>match</w:t>
      </w:r>
      <w:r w:rsidRPr="00AF1E31">
        <w:rPr>
          <w:rStyle w:val="HTML1"/>
          <w:rFonts w:ascii="Arial Narrow" w:hAnsi="Arial Narrow"/>
          <w:sz w:val="24"/>
          <w:szCs w:val="24"/>
        </w:rPr>
        <w:t>()</w:t>
      </w:r>
      <w:r w:rsidRPr="00AF1E31">
        <w:rPr>
          <w:rFonts w:ascii="Arial Narrow" w:hAnsi="Arial Narrow"/>
        </w:rPr>
        <w:t xml:space="preserve"> condition, I used the constant </w:t>
      </w:r>
      <w:r w:rsidRPr="00AF1E31">
        <w:rPr>
          <w:rStyle w:val="HTML1"/>
          <w:rFonts w:ascii="Arial Narrow" w:hAnsi="Arial Narrow"/>
          <w:i/>
          <w:color w:val="002060"/>
          <w:sz w:val="24"/>
          <w:szCs w:val="24"/>
          <w:shd w:val="clear" w:color="auto" w:fill="F2F2F2" w:themeFill="background1" w:themeFillShade="F2"/>
        </w:rPr>
        <w:t>1=1</w:t>
      </w:r>
      <w:r w:rsidRPr="00AF1E31">
        <w:rPr>
          <w:rFonts w:ascii="Arial Narrow" w:hAnsi="Arial Narrow"/>
          <w:color w:val="002060"/>
        </w:rPr>
        <w:t xml:space="preserve"> </w:t>
      </w:r>
      <w:r w:rsidRPr="00AF1E31">
        <w:rPr>
          <w:rFonts w:ascii="Arial Narrow" w:hAnsi="Arial Narrow"/>
        </w:rPr>
        <w:t xml:space="preserve">expression to make it clearer, that this should always resolve to </w:t>
      </w:r>
      <w:r w:rsidRPr="00AF1E31">
        <w:rPr>
          <w:rStyle w:val="HTML1"/>
          <w:rFonts w:ascii="Arial Narrow" w:hAnsi="Arial Narrow"/>
          <w:sz w:val="24"/>
          <w:szCs w:val="24"/>
        </w:rPr>
        <w:t>TRUE</w:t>
      </w:r>
      <w:r w:rsidRPr="00AF1E31">
        <w:rPr>
          <w:rFonts w:ascii="Arial Narrow" w:hAnsi="Arial Narrow"/>
        </w:rPr>
        <w:t xml:space="preserve"> </w:t>
      </w:r>
      <w:r>
        <w:rPr>
          <w:rFonts w:ascii="Arial Narrow" w:hAnsi="Arial Narrow"/>
        </w:rPr>
        <w:t>[</w:t>
      </w:r>
      <w:r w:rsidRPr="00AF1E31">
        <w:rPr>
          <w:rFonts w:ascii="Arial Narrow" w:hAnsi="Arial Narrow"/>
        </w:rPr>
        <w:t>and to reduce computation effort</w:t>
      </w:r>
      <w:r>
        <w:rPr>
          <w:rFonts w:ascii="Arial Narrow" w:hAnsi="Arial Narrow"/>
        </w:rPr>
        <w:t>]</w:t>
      </w:r>
      <w:r w:rsidRPr="00AF1E31">
        <w:rPr>
          <w:rFonts w:ascii="Arial Narrow" w:hAnsi="Arial Narrow"/>
        </w:rPr>
        <w:t>.</w:t>
      </w:r>
    </w:p>
    <w:p w:rsidR="00AF1E31" w:rsidRPr="00AF1E31" w:rsidRDefault="00AF1E31" w:rsidP="00AF1E31">
      <w:pPr>
        <w:pStyle w:val="a7"/>
        <w:spacing w:before="0" w:beforeAutospacing="0" w:after="0" w:afterAutospacing="0"/>
        <w:ind w:firstLine="567"/>
        <w:jc w:val="both"/>
        <w:rPr>
          <w:rFonts w:ascii="Arial Narrow" w:hAnsi="Arial Narrow"/>
        </w:rPr>
      </w:pPr>
      <w:r w:rsidRPr="00AF1E31">
        <w:rPr>
          <w:rFonts w:ascii="Arial Narrow" w:hAnsi="Arial Narrow"/>
        </w:rPr>
        <w:t xml:space="preserve">I also included a check for </w:t>
      </w:r>
      <w:r w:rsidRPr="00AF1E31">
        <w:rPr>
          <w:rStyle w:val="HTML1"/>
          <w:rFonts w:ascii="Arial Narrow" w:hAnsi="Arial Narrow"/>
          <w:b/>
          <w:i/>
          <w:sz w:val="24"/>
          <w:szCs w:val="24"/>
        </w:rPr>
        <w:t>NULL</w:t>
      </w:r>
      <w:r w:rsidRPr="00AF1E31">
        <w:rPr>
          <w:rFonts w:ascii="Arial Narrow" w:hAnsi="Arial Narrow"/>
          <w:b/>
          <w:i/>
        </w:rPr>
        <w:t xml:space="preserve"> </w:t>
      </w:r>
      <w:r w:rsidRPr="00AF1E31">
        <w:rPr>
          <w:rFonts w:ascii="Arial Narrow" w:hAnsi="Arial Narrow"/>
        </w:rPr>
        <w:t>of the parameter, as empty-string and NULL are two different "empty" values.</w:t>
      </w:r>
    </w:p>
    <w:p w:rsidR="00AF1E31" w:rsidRDefault="00AF1E31" w:rsidP="00AF1E31">
      <w:pPr>
        <w:pStyle w:val="a7"/>
        <w:spacing w:before="0" w:beforeAutospacing="0" w:after="0" w:afterAutospacing="0"/>
        <w:ind w:firstLine="567"/>
        <w:jc w:val="both"/>
        <w:rPr>
          <w:rFonts w:ascii="Arial Narrow" w:hAnsi="Arial Narrow"/>
        </w:rPr>
      </w:pPr>
    </w:p>
    <w:p w:rsidR="00AF1E31" w:rsidRPr="00AF1E31" w:rsidRDefault="00AF1E31" w:rsidP="00AF1E31">
      <w:pPr>
        <w:pStyle w:val="a7"/>
        <w:spacing w:before="0" w:beforeAutospacing="0" w:after="0" w:afterAutospacing="0"/>
        <w:ind w:firstLine="567"/>
        <w:jc w:val="both"/>
        <w:rPr>
          <w:rFonts w:ascii="Arial Narrow" w:hAnsi="Arial Narrow"/>
          <w:color w:val="002060"/>
          <w:spacing w:val="20"/>
        </w:rPr>
      </w:pPr>
      <w:r w:rsidRPr="00AF1E31">
        <w:rPr>
          <w:rFonts w:ascii="Arial Narrow" w:hAnsi="Arial Narrow"/>
          <w:color w:val="002060"/>
          <w:spacing w:val="20"/>
        </w:rPr>
        <w:t>Note</w:t>
      </w:r>
    </w:p>
    <w:p w:rsidR="00AF1E31" w:rsidRDefault="00AF1E31" w:rsidP="00AF1E31">
      <w:pPr>
        <w:pStyle w:val="a7"/>
        <w:numPr>
          <w:ilvl w:val="0"/>
          <w:numId w:val="48"/>
        </w:numPr>
        <w:spacing w:before="0" w:beforeAutospacing="0" w:after="0" w:afterAutospacing="0"/>
        <w:ind w:left="1134"/>
        <w:jc w:val="both"/>
        <w:rPr>
          <w:rFonts w:ascii="Arial Narrow" w:hAnsi="Arial Narrow"/>
        </w:rPr>
      </w:pPr>
      <w:r>
        <w:rPr>
          <w:rFonts w:ascii="Arial Narrow" w:hAnsi="Arial Narrow"/>
        </w:rPr>
        <w:t>T</w:t>
      </w:r>
      <w:r w:rsidRPr="00AF1E31">
        <w:rPr>
          <w:rFonts w:ascii="Arial Narrow" w:hAnsi="Arial Narrow"/>
        </w:rPr>
        <w:t xml:space="preserve">hat it is possible to include </w:t>
      </w:r>
      <w:r w:rsidRPr="00AF1E31">
        <w:rPr>
          <w:rFonts w:ascii="Arial Narrow" w:hAnsi="Arial Narrow"/>
          <w:b/>
          <w:i/>
        </w:rPr>
        <w:t>line-breaks</w:t>
      </w:r>
      <w:r w:rsidRPr="00AF1E31">
        <w:rPr>
          <w:rFonts w:ascii="Arial Narrow" w:hAnsi="Arial Narrow"/>
        </w:rPr>
        <w:t xml:space="preserve"> in the expression editor, which I highly recommend in order to keep the expressions readable.</w:t>
      </w:r>
    </w:p>
    <w:p w:rsidR="00AF1E31" w:rsidRPr="00AF1E31" w:rsidRDefault="00AF1E31" w:rsidP="00AF1E31">
      <w:pPr>
        <w:pStyle w:val="a7"/>
        <w:numPr>
          <w:ilvl w:val="0"/>
          <w:numId w:val="48"/>
        </w:numPr>
        <w:spacing w:before="0" w:beforeAutospacing="0" w:after="0" w:afterAutospacing="0"/>
        <w:ind w:left="1134"/>
        <w:jc w:val="both"/>
        <w:rPr>
          <w:rFonts w:ascii="Arial Narrow" w:hAnsi="Arial Narrow"/>
        </w:rPr>
      </w:pPr>
      <w:r>
        <w:rPr>
          <w:rFonts w:ascii="Arial Narrow" w:hAnsi="Arial Narrow"/>
        </w:rPr>
        <w:t>T</w:t>
      </w:r>
      <w:r w:rsidRPr="00AF1E31">
        <w:rPr>
          <w:rFonts w:ascii="Arial Narrow" w:hAnsi="Arial Narrow"/>
        </w:rPr>
        <w:t xml:space="preserve">he </w:t>
      </w:r>
      <w:r w:rsidRPr="00AF1E31">
        <w:rPr>
          <w:rStyle w:val="HTML1"/>
          <w:rFonts w:ascii="Arial Narrow" w:hAnsi="Arial Narrow"/>
          <w:b/>
          <w:i/>
          <w:sz w:val="24"/>
          <w:szCs w:val="24"/>
        </w:rPr>
        <w:t>IP_</w:t>
      </w:r>
      <w:r w:rsidRPr="00AF1E31">
        <w:rPr>
          <w:rFonts w:ascii="Arial Narrow" w:hAnsi="Arial Narrow"/>
        </w:rPr>
        <w:t xml:space="preserve"> notation for input parameters or values is not mandatory. Since there is no way to confuse those with column names, I do not see any value in using such prefixes.. </w:t>
      </w:r>
    </w:p>
    <w:p w:rsidR="00E55AD3" w:rsidRPr="00F273C9" w:rsidRDefault="00E55AD3" w:rsidP="00E55AD3">
      <w:pPr>
        <w:pStyle w:val="a7"/>
        <w:spacing w:before="0" w:beforeAutospacing="0" w:after="0" w:afterAutospacing="0"/>
        <w:ind w:firstLine="567"/>
        <w:rPr>
          <w:rFonts w:ascii="Arial Narrow" w:hAnsi="Arial Narrow"/>
        </w:rPr>
      </w:pPr>
    </w:p>
    <w:p w:rsidR="00EA0B57" w:rsidRDefault="00EA0B57" w:rsidP="00EA0B57">
      <w:pPr>
        <w:spacing w:after="0" w:line="240" w:lineRule="auto"/>
        <w:ind w:firstLine="567"/>
        <w:rPr>
          <w:rFonts w:ascii="Arial Narrow" w:hAnsi="Arial Narrow"/>
          <w:sz w:val="24"/>
          <w:szCs w:val="24"/>
        </w:rPr>
      </w:pPr>
    </w:p>
    <w:p w:rsidR="00EA0B57" w:rsidRPr="00EA0B57" w:rsidRDefault="00EA0B57" w:rsidP="00EA0B57">
      <w:pPr>
        <w:pStyle w:val="1"/>
        <w:shd w:val="clear" w:color="auto" w:fill="F2F2F2" w:themeFill="background1" w:themeFillShade="F2"/>
        <w:spacing w:before="0" w:beforeAutospacing="0" w:after="0" w:afterAutospacing="0"/>
        <w:ind w:firstLine="567"/>
        <w:jc w:val="center"/>
        <w:rPr>
          <w:rFonts w:ascii="Arial Narrow" w:hAnsi="Arial Narrow"/>
          <w:b w:val="0"/>
          <w:color w:val="002060"/>
          <w:spacing w:val="20"/>
          <w:sz w:val="24"/>
          <w:szCs w:val="24"/>
        </w:rPr>
      </w:pPr>
      <w:bookmarkStart w:id="36" w:name="AMDP_Procedure_Output_Parameter_Type"/>
      <w:r w:rsidRPr="00EA0B57">
        <w:rPr>
          <w:rFonts w:ascii="Arial Narrow" w:hAnsi="Arial Narrow"/>
          <w:b w:val="0"/>
          <w:color w:val="002060"/>
          <w:spacing w:val="20"/>
          <w:sz w:val="24"/>
          <w:szCs w:val="24"/>
        </w:rPr>
        <w:t>ABAP AMDP Procedure Output Parameter Type</w:t>
      </w:r>
      <w:bookmarkEnd w:id="36"/>
      <w:r w:rsidRPr="00EA0B57">
        <w:rPr>
          <w:rFonts w:ascii="Arial Narrow" w:hAnsi="Arial Narrow"/>
          <w:b w:val="0"/>
          <w:color w:val="002060"/>
          <w:spacing w:val="20"/>
          <w:sz w:val="24"/>
          <w:szCs w:val="24"/>
        </w:rPr>
        <w:t xml:space="preserve"> must be Structured</w:t>
      </w:r>
    </w:p>
    <w:p w:rsidR="00EA0B57" w:rsidRDefault="00912F9E" w:rsidP="00EA0B57">
      <w:pPr>
        <w:spacing w:after="0" w:line="240" w:lineRule="auto"/>
        <w:ind w:firstLine="567"/>
        <w:jc w:val="center"/>
        <w:rPr>
          <w:rFonts w:ascii="Arial Narrow" w:hAnsi="Arial Narrow" w:cs="Tahoma"/>
          <w:sz w:val="24"/>
          <w:szCs w:val="24"/>
        </w:rPr>
      </w:pPr>
      <w:hyperlink r:id="rId65" w:history="1">
        <w:r w:rsidR="00EA0B57" w:rsidRPr="00FD2A1F">
          <w:rPr>
            <w:rStyle w:val="a3"/>
            <w:rFonts w:ascii="Arial Narrow" w:hAnsi="Arial Narrow" w:cs="Tahoma"/>
            <w:sz w:val="24"/>
            <w:szCs w:val="24"/>
            <w:u w:val="none"/>
          </w:rPr>
          <w:t>https://www.kodyaz.com/sap-abap/amdp-procedure-method-output-parameter-type-must-be-structured.aspx</w:t>
        </w:r>
      </w:hyperlink>
    </w:p>
    <w:p w:rsidR="006344A3" w:rsidRPr="00D92F9B" w:rsidRDefault="00912F9E" w:rsidP="006344A3">
      <w:pPr>
        <w:spacing w:after="0" w:line="240" w:lineRule="auto"/>
        <w:ind w:firstLine="567"/>
        <w:jc w:val="both"/>
        <w:outlineLvl w:val="0"/>
        <w:rPr>
          <w:rFonts w:ascii="Arial Narrow" w:eastAsia="Times New Roman" w:hAnsi="Arial Narrow" w:cs="Times New Roman"/>
          <w:bCs/>
          <w:kern w:val="36"/>
          <w:sz w:val="24"/>
          <w:szCs w:val="24"/>
        </w:rPr>
      </w:pPr>
      <w:hyperlink w:anchor="Содержание" w:history="1">
        <w:r w:rsidR="006344A3" w:rsidRPr="002E64CF">
          <w:rPr>
            <w:rStyle w:val="a3"/>
            <w:rFonts w:ascii="Arial Narrow" w:eastAsia="Times New Roman" w:hAnsi="Arial Narrow" w:cs="Times New Roman"/>
            <w:bCs/>
            <w:kern w:val="36"/>
            <w:sz w:val="24"/>
            <w:szCs w:val="24"/>
            <w:u w:val="none"/>
            <w:lang w:val="ru-RU"/>
          </w:rPr>
          <w:t>Содержание</w:t>
        </w:r>
      </w:hyperlink>
    </w:p>
    <w:p w:rsidR="00EA0B57" w:rsidRDefault="00EA0B57" w:rsidP="00EA0B57">
      <w:pPr>
        <w:spacing w:after="0" w:line="240" w:lineRule="auto"/>
        <w:ind w:firstLine="567"/>
        <w:rPr>
          <w:rFonts w:ascii="Arial Narrow" w:hAnsi="Arial Narrow"/>
          <w:sz w:val="24"/>
          <w:szCs w:val="24"/>
        </w:rPr>
      </w:pPr>
    </w:p>
    <w:p w:rsidR="006344A3" w:rsidRPr="006344A3" w:rsidRDefault="00EA0B57" w:rsidP="006344A3">
      <w:pPr>
        <w:shd w:val="clear" w:color="auto" w:fill="F2F2F2" w:themeFill="background1" w:themeFillShade="F2"/>
        <w:spacing w:after="0" w:line="240" w:lineRule="auto"/>
        <w:ind w:firstLine="567"/>
        <w:jc w:val="both"/>
        <w:rPr>
          <w:rFonts w:ascii="Arial Narrow" w:hAnsi="Arial Narrow"/>
          <w:i/>
          <w:color w:val="002060"/>
          <w:spacing w:val="20"/>
          <w:sz w:val="24"/>
          <w:szCs w:val="24"/>
          <w:shd w:val="clear" w:color="auto" w:fill="F2F2F2" w:themeFill="background1" w:themeFillShade="F2"/>
        </w:rPr>
      </w:pPr>
      <w:r w:rsidRPr="006344A3">
        <w:rPr>
          <w:rFonts w:ascii="Arial Narrow" w:hAnsi="Arial Narrow"/>
          <w:color w:val="002060"/>
          <w:spacing w:val="20"/>
          <w:sz w:val="24"/>
          <w:szCs w:val="24"/>
          <w:shd w:val="clear" w:color="auto" w:fill="F2F2F2" w:themeFill="background1" w:themeFillShade="F2"/>
        </w:rPr>
        <w:t xml:space="preserve">If method contains a </w:t>
      </w:r>
      <w:r w:rsidRPr="006344A3">
        <w:rPr>
          <w:rFonts w:ascii="Arial Narrow" w:hAnsi="Arial Narrow"/>
          <w:i/>
          <w:color w:val="002060"/>
          <w:spacing w:val="20"/>
          <w:sz w:val="24"/>
          <w:szCs w:val="24"/>
          <w:shd w:val="clear" w:color="auto" w:fill="F2F2F2" w:themeFill="background1" w:themeFillShade="F2"/>
        </w:rPr>
        <w:t>database procedure</w:t>
      </w:r>
    </w:p>
    <w:p w:rsidR="006344A3" w:rsidRPr="006344A3" w:rsidRDefault="00EA0B57" w:rsidP="00745D44">
      <w:pPr>
        <w:pStyle w:val="a6"/>
        <w:numPr>
          <w:ilvl w:val="0"/>
          <w:numId w:val="50"/>
        </w:numPr>
        <w:spacing w:after="0" w:line="240" w:lineRule="auto"/>
        <w:ind w:left="1134"/>
        <w:jc w:val="both"/>
        <w:rPr>
          <w:rFonts w:ascii="Arial Narrow" w:hAnsi="Arial Narrow"/>
          <w:sz w:val="24"/>
          <w:szCs w:val="24"/>
          <w:shd w:val="clear" w:color="auto" w:fill="FFFFFF" w:themeFill="background1"/>
        </w:rPr>
      </w:pPr>
      <w:r w:rsidRPr="006344A3">
        <w:rPr>
          <w:rFonts w:ascii="Arial Narrow" w:hAnsi="Arial Narrow"/>
          <w:sz w:val="24"/>
          <w:szCs w:val="24"/>
          <w:shd w:val="clear" w:color="auto" w:fill="FFFFFF" w:themeFill="background1"/>
        </w:rPr>
        <w:t>row type of output parameters must be structured</w:t>
      </w:r>
      <w:r w:rsidR="006344A3" w:rsidRPr="006344A3">
        <w:rPr>
          <w:rFonts w:ascii="Arial Narrow" w:hAnsi="Arial Narrow"/>
          <w:sz w:val="24"/>
          <w:szCs w:val="24"/>
          <w:shd w:val="clear" w:color="auto" w:fill="FFFFFF" w:themeFill="background1"/>
        </w:rPr>
        <w:t>;</w:t>
      </w:r>
    </w:p>
    <w:p w:rsidR="006344A3" w:rsidRPr="006344A3" w:rsidRDefault="00EA0B57" w:rsidP="00745D44">
      <w:pPr>
        <w:pStyle w:val="a6"/>
        <w:numPr>
          <w:ilvl w:val="0"/>
          <w:numId w:val="50"/>
        </w:numPr>
        <w:spacing w:after="0" w:line="240" w:lineRule="auto"/>
        <w:ind w:left="1134"/>
        <w:jc w:val="both"/>
        <w:rPr>
          <w:rFonts w:ascii="Arial Narrow" w:hAnsi="Arial Narrow"/>
          <w:sz w:val="24"/>
          <w:szCs w:val="24"/>
        </w:rPr>
      </w:pPr>
      <w:r w:rsidRPr="006344A3">
        <w:rPr>
          <w:rFonts w:ascii="Arial Narrow" w:hAnsi="Arial Narrow"/>
          <w:sz w:val="24"/>
          <w:szCs w:val="24"/>
        </w:rPr>
        <w:t xml:space="preserve">all components of the row type must be elementary. </w:t>
      </w:r>
    </w:p>
    <w:p w:rsidR="006344A3" w:rsidRDefault="006344A3" w:rsidP="007669DB">
      <w:pPr>
        <w:spacing w:after="0" w:line="240" w:lineRule="auto"/>
        <w:ind w:firstLine="567"/>
        <w:jc w:val="both"/>
        <w:rPr>
          <w:rFonts w:ascii="Arial Narrow" w:hAnsi="Arial Narrow"/>
          <w:sz w:val="24"/>
          <w:szCs w:val="24"/>
        </w:rPr>
      </w:pPr>
    </w:p>
    <w:p w:rsidR="00EA0B57" w:rsidRPr="00EA0B57" w:rsidRDefault="00EA0B57" w:rsidP="007669DB">
      <w:pPr>
        <w:spacing w:after="0" w:line="240" w:lineRule="auto"/>
        <w:ind w:firstLine="567"/>
        <w:jc w:val="both"/>
        <w:rPr>
          <w:rFonts w:ascii="Arial Narrow" w:hAnsi="Arial Narrow" w:cs="Tahoma"/>
          <w:sz w:val="24"/>
          <w:szCs w:val="24"/>
        </w:rPr>
      </w:pPr>
      <w:r w:rsidRPr="00EA0B57">
        <w:rPr>
          <w:rFonts w:ascii="Arial Narrow" w:hAnsi="Arial Narrow"/>
          <w:sz w:val="24"/>
          <w:szCs w:val="24"/>
        </w:rPr>
        <w:t xml:space="preserve">ABAP programmers developing AMDP procedures must </w:t>
      </w:r>
      <w:r w:rsidRPr="006344A3">
        <w:rPr>
          <w:rFonts w:ascii="Arial Narrow" w:hAnsi="Arial Narrow"/>
          <w:sz w:val="24"/>
          <w:szCs w:val="24"/>
          <w:shd w:val="clear" w:color="auto" w:fill="F2F2F2" w:themeFill="background1" w:themeFillShade="F2"/>
        </w:rPr>
        <w:t xml:space="preserve">convert output table parameters' </w:t>
      </w:r>
      <w:r w:rsidRPr="006344A3">
        <w:rPr>
          <w:rFonts w:ascii="Arial Narrow" w:hAnsi="Arial Narrow"/>
          <w:i/>
          <w:color w:val="002060"/>
          <w:sz w:val="24"/>
          <w:szCs w:val="24"/>
          <w:shd w:val="clear" w:color="auto" w:fill="F2F2F2" w:themeFill="background1" w:themeFillShade="F2"/>
        </w:rPr>
        <w:t>row types</w:t>
      </w:r>
      <w:r w:rsidRPr="006344A3">
        <w:rPr>
          <w:rFonts w:ascii="Arial Narrow" w:hAnsi="Arial Narrow"/>
          <w:color w:val="002060"/>
          <w:sz w:val="24"/>
          <w:szCs w:val="24"/>
          <w:shd w:val="clear" w:color="auto" w:fill="F2F2F2" w:themeFill="background1" w:themeFillShade="F2"/>
        </w:rPr>
        <w:t xml:space="preserve"> </w:t>
      </w:r>
      <w:r w:rsidRPr="006344A3">
        <w:rPr>
          <w:rFonts w:ascii="Arial Narrow" w:hAnsi="Arial Narrow"/>
          <w:sz w:val="24"/>
          <w:szCs w:val="24"/>
          <w:shd w:val="clear" w:color="auto" w:fill="F2F2F2" w:themeFill="background1" w:themeFillShade="F2"/>
        </w:rPr>
        <w:t xml:space="preserve">to </w:t>
      </w:r>
      <w:r w:rsidRPr="006344A3">
        <w:rPr>
          <w:rFonts w:ascii="Arial Narrow" w:hAnsi="Arial Narrow"/>
          <w:i/>
          <w:color w:val="002060"/>
          <w:sz w:val="24"/>
          <w:szCs w:val="24"/>
          <w:shd w:val="clear" w:color="auto" w:fill="F2F2F2" w:themeFill="background1" w:themeFillShade="F2"/>
        </w:rPr>
        <w:t>structured row types</w:t>
      </w:r>
      <w:r w:rsidRPr="00EA0B57">
        <w:rPr>
          <w:rFonts w:ascii="Arial Narrow" w:hAnsi="Arial Narrow"/>
          <w:sz w:val="24"/>
          <w:szCs w:val="24"/>
        </w:rPr>
        <w:t>.</w:t>
      </w:r>
    </w:p>
    <w:p w:rsidR="006344A3" w:rsidRDefault="006344A3" w:rsidP="006344A3">
      <w:pPr>
        <w:spacing w:after="0" w:line="240" w:lineRule="auto"/>
        <w:ind w:firstLine="567"/>
        <w:rPr>
          <w:rFonts w:ascii="Arial Narrow" w:eastAsia="Times New Roman" w:hAnsi="Arial Narrow" w:cs="Consolas"/>
          <w:color w:val="000000" w:themeColor="text1"/>
          <w:sz w:val="24"/>
          <w:szCs w:val="24"/>
        </w:rPr>
      </w:pPr>
    </w:p>
    <w:p w:rsidR="006344A3" w:rsidRPr="00D92F9B" w:rsidRDefault="006344A3" w:rsidP="006344A3">
      <w:pPr>
        <w:spacing w:after="0" w:line="240" w:lineRule="auto"/>
        <w:ind w:firstLine="567"/>
        <w:rPr>
          <w:rFonts w:ascii="Arial Narrow" w:eastAsia="Times New Roman" w:hAnsi="Arial Narrow" w:cs="Consolas"/>
          <w:color w:val="000000" w:themeColor="text1"/>
          <w:sz w:val="24"/>
          <w:szCs w:val="24"/>
        </w:rPr>
      </w:pPr>
      <w:r w:rsidRPr="006344A3">
        <w:rPr>
          <w:rFonts w:ascii="Arial Narrow" w:eastAsia="Times New Roman" w:hAnsi="Arial Narrow" w:cs="Consolas"/>
          <w:color w:val="002060"/>
          <w:spacing w:val="20"/>
          <w:sz w:val="24"/>
          <w:szCs w:val="24"/>
          <w:lang w:val="ru-RU"/>
        </w:rPr>
        <w:t>Пример</w:t>
      </w:r>
    </w:p>
    <w:p w:rsidR="006344A3" w:rsidRPr="00D92F9B" w:rsidRDefault="006344A3" w:rsidP="006344A3">
      <w:pPr>
        <w:spacing w:after="0" w:line="240" w:lineRule="auto"/>
        <w:ind w:firstLine="567"/>
        <w:rPr>
          <w:rFonts w:ascii="Arial Narrow" w:eastAsia="Times New Roman" w:hAnsi="Arial Narrow" w:cs="Consolas"/>
          <w:color w:val="000000" w:themeColor="text1"/>
          <w:sz w:val="24"/>
          <w:szCs w:val="24"/>
        </w:rPr>
      </w:pPr>
    </w:p>
    <w:p w:rsidR="006344A3" w:rsidRDefault="00EA0B57" w:rsidP="006344A3">
      <w:pPr>
        <w:spacing w:after="0" w:line="240" w:lineRule="auto"/>
        <w:ind w:firstLine="567"/>
        <w:rPr>
          <w:rFonts w:ascii="Arial Narrow" w:eastAsia="Times New Roman" w:hAnsi="Arial Narrow" w:cs="Consolas"/>
          <w:color w:val="000000" w:themeColor="text1"/>
          <w:sz w:val="24"/>
          <w:szCs w:val="24"/>
        </w:rPr>
      </w:pPr>
      <w:r w:rsidRPr="006344A3">
        <w:rPr>
          <w:rFonts w:ascii="Arial Narrow" w:eastAsia="Times New Roman" w:hAnsi="Arial Narrow" w:cs="Consolas"/>
          <w:color w:val="000000" w:themeColor="text1"/>
          <w:sz w:val="24"/>
          <w:szCs w:val="24"/>
        </w:rPr>
        <w:t xml:space="preserve">class-methods: </w:t>
      </w:r>
      <w:r w:rsidRPr="006344A3">
        <w:rPr>
          <w:rFonts w:ascii="Arial Narrow" w:eastAsia="Times New Roman" w:hAnsi="Arial Narrow" w:cs="Consolas"/>
          <w:b/>
          <w:i/>
          <w:color w:val="000000" w:themeColor="text1"/>
          <w:sz w:val="24"/>
          <w:szCs w:val="24"/>
        </w:rPr>
        <w:t>get_plant_by_salesorg</w:t>
      </w:r>
      <w:r w:rsidRPr="006344A3">
        <w:rPr>
          <w:rFonts w:ascii="Arial Narrow" w:eastAsia="Times New Roman" w:hAnsi="Arial Narrow" w:cs="Consolas"/>
          <w:color w:val="000000" w:themeColor="text1"/>
          <w:sz w:val="24"/>
          <w:szCs w:val="24"/>
        </w:rPr>
        <w:t xml:space="preserve"> </w:t>
      </w:r>
    </w:p>
    <w:p w:rsidR="00EA0B57" w:rsidRPr="006344A3" w:rsidRDefault="00EA0B57" w:rsidP="006344A3">
      <w:pPr>
        <w:spacing w:after="0" w:line="240" w:lineRule="auto"/>
        <w:ind w:firstLine="567"/>
        <w:rPr>
          <w:rFonts w:ascii="Arial Narrow" w:eastAsia="Times New Roman" w:hAnsi="Arial Narrow" w:cs="Times New Roman"/>
          <w:color w:val="000000" w:themeColor="text1"/>
          <w:sz w:val="24"/>
          <w:szCs w:val="24"/>
        </w:rPr>
      </w:pPr>
      <w:r w:rsidRPr="006344A3">
        <w:rPr>
          <w:rFonts w:ascii="Arial Narrow" w:eastAsia="Times New Roman" w:hAnsi="Arial Narrow" w:cs="Consolas"/>
          <w:color w:val="000000" w:themeColor="text1"/>
          <w:sz w:val="24"/>
          <w:szCs w:val="24"/>
        </w:rPr>
        <w:t>AMDP OPTIONS READ-ONLY</w:t>
      </w:r>
    </w:p>
    <w:p w:rsidR="00EA0B57" w:rsidRPr="006344A3" w:rsidRDefault="00EA0B57" w:rsidP="006344A3">
      <w:pPr>
        <w:spacing w:after="0" w:line="240" w:lineRule="auto"/>
        <w:ind w:firstLine="720"/>
        <w:rPr>
          <w:rFonts w:ascii="Arial Narrow" w:eastAsia="Times New Roman" w:hAnsi="Arial Narrow" w:cs="Times New Roman"/>
          <w:color w:val="000000" w:themeColor="text1"/>
          <w:sz w:val="24"/>
          <w:szCs w:val="24"/>
        </w:rPr>
      </w:pPr>
      <w:r w:rsidRPr="006344A3">
        <w:rPr>
          <w:rFonts w:ascii="Arial Narrow" w:eastAsia="Times New Roman" w:hAnsi="Arial Narrow" w:cs="Consolas"/>
          <w:color w:val="000000" w:themeColor="text1"/>
          <w:sz w:val="24"/>
          <w:szCs w:val="24"/>
        </w:rPr>
        <w:t>CDS SESSION CLIENT CURRENT</w:t>
      </w:r>
    </w:p>
    <w:p w:rsidR="00EA0B57" w:rsidRPr="006344A3" w:rsidRDefault="00EA0B57" w:rsidP="006344A3">
      <w:pPr>
        <w:spacing w:after="0" w:line="240" w:lineRule="auto"/>
        <w:ind w:firstLine="720"/>
        <w:rPr>
          <w:rFonts w:ascii="Arial Narrow" w:eastAsia="Times New Roman" w:hAnsi="Arial Narrow" w:cs="Times New Roman"/>
          <w:color w:val="000000" w:themeColor="text1"/>
          <w:sz w:val="24"/>
          <w:szCs w:val="24"/>
        </w:rPr>
      </w:pPr>
      <w:r w:rsidRPr="006344A3">
        <w:rPr>
          <w:rFonts w:ascii="Arial Narrow" w:eastAsia="Times New Roman" w:hAnsi="Arial Narrow" w:cs="Consolas"/>
          <w:color w:val="000000" w:themeColor="text1"/>
          <w:sz w:val="24"/>
          <w:szCs w:val="24"/>
        </w:rPr>
        <w:t>importing</w:t>
      </w:r>
    </w:p>
    <w:p w:rsidR="006344A3" w:rsidRPr="006344A3" w:rsidRDefault="006344A3" w:rsidP="006344A3">
      <w:pPr>
        <w:spacing w:after="0" w:line="240" w:lineRule="auto"/>
        <w:ind w:left="720" w:firstLine="720"/>
        <w:rPr>
          <w:rFonts w:ascii="Arial Narrow" w:eastAsia="Times New Roman" w:hAnsi="Arial Narrow" w:cs="Consolas"/>
          <w:color w:val="000000" w:themeColor="text1"/>
          <w:sz w:val="24"/>
          <w:szCs w:val="24"/>
        </w:rPr>
      </w:pPr>
      <w:r w:rsidRPr="006344A3">
        <w:rPr>
          <w:rFonts w:ascii="Arial Narrow" w:eastAsia="Times New Roman" w:hAnsi="Arial Narrow" w:cs="Consolas"/>
          <w:color w:val="000000" w:themeColor="text1"/>
          <w:sz w:val="24"/>
          <w:szCs w:val="24"/>
        </w:rPr>
        <w:t xml:space="preserve">value(p_mandt) </w:t>
      </w:r>
      <w:r>
        <w:rPr>
          <w:rFonts w:ascii="Arial Narrow" w:eastAsia="Times New Roman" w:hAnsi="Arial Narrow" w:cs="Consolas"/>
          <w:color w:val="000000" w:themeColor="text1"/>
          <w:sz w:val="24"/>
          <w:szCs w:val="24"/>
        </w:rPr>
        <w:t>type sy-mandt</w:t>
      </w:r>
    </w:p>
    <w:p w:rsidR="006344A3" w:rsidRPr="006344A3" w:rsidRDefault="006344A3" w:rsidP="006344A3">
      <w:pPr>
        <w:spacing w:after="0" w:line="240" w:lineRule="auto"/>
        <w:ind w:left="720" w:firstLine="720"/>
        <w:rPr>
          <w:rFonts w:ascii="Arial Narrow" w:eastAsia="Times New Roman" w:hAnsi="Arial Narrow" w:cs="Times New Roman"/>
          <w:color w:val="000000" w:themeColor="text1"/>
          <w:sz w:val="24"/>
          <w:szCs w:val="24"/>
        </w:rPr>
      </w:pPr>
      <w:r w:rsidRPr="006344A3">
        <w:rPr>
          <w:rFonts w:ascii="Arial Narrow" w:eastAsia="Times New Roman" w:hAnsi="Arial Narrow" w:cs="Consolas"/>
          <w:color w:val="000000" w:themeColor="text1"/>
          <w:sz w:val="24"/>
          <w:szCs w:val="24"/>
        </w:rPr>
        <w:t>value(p_vkorg)</w:t>
      </w:r>
      <w:r>
        <w:rPr>
          <w:rFonts w:ascii="Arial Narrow" w:eastAsia="Times New Roman" w:hAnsi="Arial Narrow" w:cs="Consolas"/>
          <w:color w:val="000000" w:themeColor="text1"/>
          <w:sz w:val="24"/>
          <w:szCs w:val="24"/>
        </w:rPr>
        <w:t xml:space="preserve"> type vkorg</w:t>
      </w:r>
    </w:p>
    <w:p w:rsidR="00EA0B57" w:rsidRDefault="00EA0B57" w:rsidP="006344A3">
      <w:pPr>
        <w:spacing w:after="0" w:line="240" w:lineRule="auto"/>
        <w:ind w:firstLine="720"/>
        <w:rPr>
          <w:rFonts w:ascii="Arial Narrow" w:eastAsia="Times New Roman" w:hAnsi="Arial Narrow" w:cs="Consolas"/>
          <w:color w:val="000000" w:themeColor="text1"/>
          <w:sz w:val="24"/>
          <w:szCs w:val="24"/>
        </w:rPr>
      </w:pPr>
      <w:r w:rsidRPr="006344A3">
        <w:rPr>
          <w:rFonts w:ascii="Arial Narrow" w:eastAsia="Times New Roman" w:hAnsi="Arial Narrow" w:cs="Consolas"/>
          <w:color w:val="000000" w:themeColor="text1"/>
          <w:sz w:val="24"/>
          <w:szCs w:val="24"/>
        </w:rPr>
        <w:t>exporting</w:t>
      </w:r>
    </w:p>
    <w:p w:rsidR="006344A3" w:rsidRPr="006344A3" w:rsidRDefault="006344A3" w:rsidP="006344A3">
      <w:pPr>
        <w:shd w:val="clear" w:color="auto" w:fill="F2F2F2" w:themeFill="background1" w:themeFillShade="F2"/>
        <w:spacing w:after="0" w:line="240" w:lineRule="auto"/>
        <w:ind w:left="720" w:firstLine="720"/>
        <w:rPr>
          <w:rFonts w:ascii="Arial Narrow" w:hAnsi="Arial Narrow" w:cs="Tahoma"/>
          <w:color w:val="000000" w:themeColor="text1"/>
          <w:sz w:val="24"/>
          <w:szCs w:val="24"/>
        </w:rPr>
      </w:pPr>
      <w:r w:rsidRPr="006344A3">
        <w:rPr>
          <w:rFonts w:ascii="Arial Narrow" w:eastAsia="Times New Roman" w:hAnsi="Arial Narrow" w:cs="Consolas"/>
          <w:color w:val="000000" w:themeColor="text1"/>
          <w:sz w:val="24"/>
          <w:szCs w:val="24"/>
        </w:rPr>
        <w:t>value(out</w:t>
      </w:r>
      <w:r>
        <w:rPr>
          <w:rFonts w:ascii="Arial Narrow" w:eastAsia="Times New Roman" w:hAnsi="Arial Narrow" w:cs="Consolas"/>
          <w:color w:val="000000" w:themeColor="text1"/>
          <w:sz w:val="24"/>
          <w:szCs w:val="24"/>
        </w:rPr>
        <w:t>_</w:t>
      </w:r>
      <w:r w:rsidRPr="006344A3">
        <w:rPr>
          <w:rFonts w:ascii="Arial Narrow" w:eastAsia="Times New Roman" w:hAnsi="Arial Narrow" w:cs="Consolas"/>
          <w:color w:val="000000" w:themeColor="text1"/>
          <w:sz w:val="24"/>
          <w:szCs w:val="24"/>
        </w:rPr>
        <w:t xml:space="preserve">tab) </w:t>
      </w:r>
      <w:r>
        <w:rPr>
          <w:rFonts w:ascii="Arial Narrow" w:eastAsia="Times New Roman" w:hAnsi="Arial Narrow" w:cs="Consolas"/>
          <w:color w:val="000000" w:themeColor="text1"/>
          <w:sz w:val="24"/>
          <w:szCs w:val="24"/>
        </w:rPr>
        <w:t xml:space="preserve">type </w:t>
      </w:r>
      <w:r w:rsidRPr="006344A3">
        <w:rPr>
          <w:rFonts w:ascii="Arial Narrow" w:eastAsia="Times New Roman" w:hAnsi="Arial Narrow" w:cs="Consolas"/>
          <w:i/>
          <w:color w:val="C00000"/>
          <w:sz w:val="24"/>
          <w:szCs w:val="24"/>
        </w:rPr>
        <w:t>plants</w:t>
      </w:r>
    </w:p>
    <w:p w:rsidR="00EA0B57" w:rsidRPr="006344A3" w:rsidRDefault="00EA0B57" w:rsidP="006344A3">
      <w:pPr>
        <w:spacing w:after="0" w:line="240" w:lineRule="auto"/>
        <w:ind w:firstLine="720"/>
        <w:rPr>
          <w:rFonts w:ascii="Arial Narrow" w:eastAsia="Times New Roman" w:hAnsi="Arial Narrow" w:cs="Times New Roman"/>
          <w:color w:val="000000" w:themeColor="text1"/>
          <w:sz w:val="24"/>
          <w:szCs w:val="24"/>
        </w:rPr>
      </w:pPr>
      <w:r w:rsidRPr="006344A3">
        <w:rPr>
          <w:rFonts w:ascii="Arial Narrow" w:eastAsia="Times New Roman" w:hAnsi="Arial Narrow" w:cs="Consolas"/>
          <w:color w:val="000000" w:themeColor="text1"/>
          <w:sz w:val="24"/>
          <w:szCs w:val="24"/>
        </w:rPr>
        <w:t>raising</w:t>
      </w:r>
    </w:p>
    <w:p w:rsidR="00E55AD3" w:rsidRDefault="00E55AD3" w:rsidP="00E55AD3">
      <w:pPr>
        <w:pStyle w:val="a7"/>
        <w:spacing w:before="0" w:beforeAutospacing="0" w:after="0" w:afterAutospacing="0"/>
        <w:ind w:firstLine="567"/>
        <w:rPr>
          <w:rFonts w:ascii="Arial Narrow" w:hAnsi="Arial Narrow"/>
        </w:rPr>
      </w:pPr>
      <w:r w:rsidRPr="00E55AD3">
        <w:rPr>
          <w:rFonts w:ascii="Arial Narrow" w:hAnsi="Arial Narrow"/>
        </w:rPr>
        <w:lastRenderedPageBreak/>
        <w:t> </w:t>
      </w:r>
      <w:r w:rsidR="006344A3">
        <w:rPr>
          <w:rFonts w:ascii="Arial Narrow" w:hAnsi="Arial Narrow"/>
        </w:rPr>
        <w:tab/>
      </w:r>
      <w:r w:rsidR="006344A3">
        <w:rPr>
          <w:rFonts w:ascii="Arial Narrow" w:hAnsi="Arial Narrow"/>
        </w:rPr>
        <w:tab/>
      </w:r>
      <w:r w:rsidR="006344A3" w:rsidRPr="006344A3">
        <w:rPr>
          <w:rFonts w:ascii="Arial Narrow" w:hAnsi="Arial Narrow" w:cs="Consolas"/>
          <w:color w:val="000000" w:themeColor="text1"/>
        </w:rPr>
        <w:t>cx_amdp_error.</w:t>
      </w:r>
    </w:p>
    <w:p w:rsidR="006344A3" w:rsidRDefault="006344A3" w:rsidP="00E55AD3">
      <w:pPr>
        <w:pStyle w:val="a7"/>
        <w:spacing w:before="0" w:beforeAutospacing="0" w:after="0" w:afterAutospacing="0"/>
        <w:ind w:firstLine="567"/>
        <w:rPr>
          <w:rFonts w:ascii="Arial Narrow" w:hAnsi="Arial Narrow"/>
        </w:rPr>
      </w:pPr>
    </w:p>
    <w:p w:rsidR="006344A3" w:rsidRDefault="006344A3" w:rsidP="00E55AD3">
      <w:pPr>
        <w:pStyle w:val="a7"/>
        <w:spacing w:before="0" w:beforeAutospacing="0" w:after="0" w:afterAutospacing="0"/>
        <w:ind w:firstLine="567"/>
        <w:rPr>
          <w:rFonts w:ascii="Arial Narrow" w:hAnsi="Arial Narrow"/>
        </w:rPr>
      </w:pPr>
      <w:r w:rsidRPr="004D17A6">
        <w:rPr>
          <w:rFonts w:ascii="Arial Narrow" w:hAnsi="Arial Narrow"/>
        </w:rPr>
        <w:t xml:space="preserve">The AMDP activation error is because the </w:t>
      </w:r>
      <w:r w:rsidRPr="004D17A6">
        <w:rPr>
          <w:rFonts w:ascii="Arial Narrow" w:hAnsi="Arial Narrow"/>
          <w:i/>
          <w:color w:val="002060"/>
          <w:shd w:val="clear" w:color="auto" w:fill="F2F2F2" w:themeFill="background1" w:themeFillShade="F2"/>
        </w:rPr>
        <w:t>PLANTS</w:t>
      </w:r>
      <w:r w:rsidRPr="004D17A6">
        <w:rPr>
          <w:rFonts w:ascii="Arial Narrow" w:hAnsi="Arial Narrow"/>
        </w:rPr>
        <w:t xml:space="preserve"> table type is based on an elementary type </w:t>
      </w:r>
      <w:r w:rsidRPr="004D17A6">
        <w:rPr>
          <w:rFonts w:ascii="Arial Narrow" w:hAnsi="Arial Narrow"/>
          <w:i/>
          <w:color w:val="002060"/>
          <w:shd w:val="clear" w:color="auto" w:fill="F2F2F2" w:themeFill="background1" w:themeFillShade="F2"/>
        </w:rPr>
        <w:t>WERKS_D</w:t>
      </w:r>
      <w:r w:rsidRPr="004D17A6">
        <w:rPr>
          <w:rFonts w:ascii="Arial Narrow" w:hAnsi="Arial Narrow"/>
          <w:color w:val="002060"/>
        </w:rPr>
        <w:t xml:space="preserve"> </w:t>
      </w:r>
      <w:r w:rsidRPr="004D17A6">
        <w:rPr>
          <w:rFonts w:ascii="Arial Narrow" w:hAnsi="Arial Narrow"/>
        </w:rPr>
        <w:t>data element.</w:t>
      </w:r>
    </w:p>
    <w:p w:rsidR="004D17A6" w:rsidRDefault="004D17A6" w:rsidP="00E55AD3">
      <w:pPr>
        <w:pStyle w:val="a7"/>
        <w:spacing w:before="0" w:beforeAutospacing="0" w:after="0" w:afterAutospacing="0"/>
        <w:ind w:firstLine="567"/>
        <w:rPr>
          <w:rFonts w:ascii="Arial Narrow" w:hAnsi="Arial Narrow"/>
        </w:rPr>
      </w:pPr>
    </w:p>
    <w:p w:rsidR="004D17A6" w:rsidRDefault="004D17A6" w:rsidP="00E55AD3">
      <w:pPr>
        <w:pStyle w:val="a7"/>
        <w:spacing w:before="0" w:beforeAutospacing="0" w:after="0" w:afterAutospacing="0"/>
        <w:ind w:firstLine="567"/>
        <w:rPr>
          <w:rFonts w:ascii="Arial Narrow" w:hAnsi="Arial Narrow"/>
        </w:rPr>
      </w:pPr>
      <w:r>
        <w:rPr>
          <w:noProof/>
        </w:rPr>
        <w:drawing>
          <wp:inline distT="0" distB="0" distL="0" distR="0">
            <wp:extent cx="5621020" cy="1296670"/>
            <wp:effectExtent l="0" t="0" r="0" b="0"/>
            <wp:docPr id="57" name="Рисунок 57" descr="plants table type with elementary type, data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s table type with elementary type, data elemen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21020" cy="1296670"/>
                    </a:xfrm>
                    <a:prstGeom prst="rect">
                      <a:avLst/>
                    </a:prstGeom>
                    <a:noFill/>
                    <a:ln>
                      <a:noFill/>
                    </a:ln>
                  </pic:spPr>
                </pic:pic>
              </a:graphicData>
            </a:graphic>
          </wp:inline>
        </w:drawing>
      </w:r>
    </w:p>
    <w:p w:rsidR="004D17A6" w:rsidRDefault="004D17A6" w:rsidP="00E55AD3">
      <w:pPr>
        <w:pStyle w:val="a7"/>
        <w:spacing w:before="0" w:beforeAutospacing="0" w:after="0" w:afterAutospacing="0"/>
        <w:ind w:firstLine="567"/>
        <w:rPr>
          <w:rFonts w:ascii="Arial Narrow" w:hAnsi="Arial Narrow"/>
        </w:rPr>
      </w:pPr>
    </w:p>
    <w:p w:rsidR="004D17A6" w:rsidRDefault="004D17A6" w:rsidP="004D17A6">
      <w:pPr>
        <w:pStyle w:val="a7"/>
        <w:spacing w:before="0" w:beforeAutospacing="0" w:after="0" w:afterAutospacing="0"/>
        <w:ind w:firstLine="567"/>
        <w:jc w:val="both"/>
        <w:rPr>
          <w:rFonts w:ascii="Arial Narrow" w:hAnsi="Arial Narrow"/>
        </w:rPr>
      </w:pPr>
      <w:r w:rsidRPr="004D17A6">
        <w:rPr>
          <w:rFonts w:ascii="Arial Narrow" w:hAnsi="Arial Narrow"/>
        </w:rPr>
        <w:t>But for AMDP output parameters, the row type of the table must be structured not elementary /</w:t>
      </w:r>
      <w:r w:rsidRPr="004D17A6">
        <w:rPr>
          <w:rFonts w:ascii="Arial Narrow" w:hAnsi="Arial Narrow"/>
          <w:i/>
          <w:color w:val="002060"/>
          <w:lang w:val="ru-RU"/>
        </w:rPr>
        <w:t>структурой</w:t>
      </w:r>
      <w:r w:rsidRPr="004D17A6">
        <w:rPr>
          <w:rFonts w:ascii="Arial Narrow" w:hAnsi="Arial Narrow"/>
          <w:i/>
          <w:color w:val="002060"/>
        </w:rPr>
        <w:t xml:space="preserve">, </w:t>
      </w:r>
      <w:r w:rsidRPr="004D17A6">
        <w:rPr>
          <w:rFonts w:ascii="Arial Narrow" w:hAnsi="Arial Narrow"/>
          <w:i/>
          <w:color w:val="002060"/>
          <w:lang w:val="ru-RU"/>
        </w:rPr>
        <w:t>а</w:t>
      </w:r>
      <w:r w:rsidRPr="004D17A6">
        <w:rPr>
          <w:rFonts w:ascii="Arial Narrow" w:hAnsi="Arial Narrow"/>
          <w:i/>
          <w:color w:val="002060"/>
        </w:rPr>
        <w:t xml:space="preserve"> </w:t>
      </w:r>
      <w:r w:rsidRPr="004D17A6">
        <w:rPr>
          <w:rFonts w:ascii="Arial Narrow" w:hAnsi="Arial Narrow"/>
          <w:i/>
          <w:color w:val="002060"/>
          <w:lang w:val="ru-RU"/>
        </w:rPr>
        <w:t>не</w:t>
      </w:r>
      <w:r w:rsidRPr="004D17A6">
        <w:rPr>
          <w:rFonts w:ascii="Arial Narrow" w:hAnsi="Arial Narrow"/>
          <w:i/>
          <w:color w:val="002060"/>
        </w:rPr>
        <w:t xml:space="preserve"> </w:t>
      </w:r>
      <w:r w:rsidRPr="004D17A6">
        <w:rPr>
          <w:rFonts w:ascii="Arial Narrow" w:hAnsi="Arial Narrow"/>
          <w:i/>
          <w:color w:val="002060"/>
          <w:lang w:val="ru-RU"/>
        </w:rPr>
        <w:t>отдельными</w:t>
      </w:r>
      <w:r w:rsidRPr="004D17A6">
        <w:rPr>
          <w:rFonts w:ascii="Arial Narrow" w:hAnsi="Arial Narrow"/>
          <w:i/>
          <w:color w:val="002060"/>
        </w:rPr>
        <w:t xml:space="preserve"> </w:t>
      </w:r>
      <w:r w:rsidRPr="004D17A6">
        <w:rPr>
          <w:rFonts w:ascii="Arial Narrow" w:hAnsi="Arial Narrow"/>
          <w:i/>
          <w:color w:val="002060"/>
          <w:lang w:val="ru-RU"/>
        </w:rPr>
        <w:t>элементами</w:t>
      </w:r>
      <w:r w:rsidRPr="004D17A6">
        <w:rPr>
          <w:rFonts w:ascii="Arial Narrow" w:hAnsi="Arial Narrow"/>
        </w:rPr>
        <w:t>/. To resolve this issue, I created a structure which includes only the WERKS field of WERKS_D data element as seen in below.</w:t>
      </w:r>
    </w:p>
    <w:p w:rsidR="004D17A6" w:rsidRDefault="004D17A6" w:rsidP="004D17A6">
      <w:pPr>
        <w:pStyle w:val="a7"/>
        <w:spacing w:before="0" w:beforeAutospacing="0" w:after="0" w:afterAutospacing="0"/>
        <w:ind w:firstLine="567"/>
        <w:jc w:val="both"/>
        <w:rPr>
          <w:rFonts w:ascii="Arial Narrow" w:hAnsi="Arial Narrow"/>
        </w:rPr>
      </w:pPr>
    </w:p>
    <w:p w:rsidR="004D17A6" w:rsidRDefault="004D17A6" w:rsidP="004D17A6">
      <w:pPr>
        <w:pStyle w:val="a7"/>
        <w:spacing w:before="0" w:beforeAutospacing="0" w:after="0" w:afterAutospacing="0"/>
        <w:ind w:firstLine="567"/>
        <w:jc w:val="both"/>
        <w:rPr>
          <w:rFonts w:ascii="Arial Narrow" w:hAnsi="Arial Narrow"/>
        </w:rPr>
      </w:pPr>
      <w:r>
        <w:rPr>
          <w:noProof/>
        </w:rPr>
        <w:drawing>
          <wp:inline distT="0" distB="0" distL="0" distR="0">
            <wp:extent cx="3545174" cy="1286269"/>
            <wp:effectExtent l="0" t="0" r="0" b="9525"/>
            <wp:docPr id="58" name="Рисунок 58" descr="plant struture with single field we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 struture with single field werk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72631" cy="1296231"/>
                    </a:xfrm>
                    <a:prstGeom prst="rect">
                      <a:avLst/>
                    </a:prstGeom>
                    <a:noFill/>
                    <a:ln>
                      <a:noFill/>
                    </a:ln>
                  </pic:spPr>
                </pic:pic>
              </a:graphicData>
            </a:graphic>
          </wp:inline>
        </w:drawing>
      </w:r>
    </w:p>
    <w:p w:rsidR="004D17A6" w:rsidRDefault="004D17A6" w:rsidP="004D17A6">
      <w:pPr>
        <w:pStyle w:val="a7"/>
        <w:spacing w:before="0" w:beforeAutospacing="0" w:after="0" w:afterAutospacing="0"/>
        <w:ind w:firstLine="567"/>
        <w:jc w:val="both"/>
        <w:rPr>
          <w:rFonts w:ascii="Arial Narrow" w:hAnsi="Arial Narrow"/>
        </w:rPr>
      </w:pPr>
    </w:p>
    <w:p w:rsidR="004D17A6" w:rsidRDefault="004D17A6" w:rsidP="004D17A6">
      <w:pPr>
        <w:pStyle w:val="a7"/>
        <w:spacing w:before="0" w:beforeAutospacing="0" w:after="0" w:afterAutospacing="0"/>
        <w:ind w:firstLine="567"/>
        <w:jc w:val="both"/>
        <w:rPr>
          <w:rFonts w:ascii="Arial Narrow" w:hAnsi="Arial Narrow"/>
        </w:rPr>
      </w:pPr>
      <w:r w:rsidRPr="004D17A6">
        <w:rPr>
          <w:rFonts w:ascii="Arial Narrow" w:hAnsi="Arial Narrow"/>
        </w:rPr>
        <w:t>Additionall I created a new ABAP Data Dictionary object as Table Type using above structure as its row type.</w:t>
      </w:r>
    </w:p>
    <w:p w:rsidR="004D17A6" w:rsidRDefault="004D17A6" w:rsidP="004D17A6">
      <w:pPr>
        <w:pStyle w:val="a7"/>
        <w:spacing w:before="0" w:beforeAutospacing="0" w:after="0" w:afterAutospacing="0"/>
        <w:ind w:firstLine="567"/>
        <w:jc w:val="both"/>
        <w:rPr>
          <w:rFonts w:ascii="Arial Narrow" w:hAnsi="Arial Narrow"/>
        </w:rPr>
      </w:pPr>
    </w:p>
    <w:p w:rsidR="004D17A6" w:rsidRDefault="004D17A6" w:rsidP="004D17A6">
      <w:pPr>
        <w:pStyle w:val="a7"/>
        <w:spacing w:before="0" w:beforeAutospacing="0" w:after="0" w:afterAutospacing="0"/>
        <w:ind w:firstLine="567"/>
        <w:jc w:val="both"/>
        <w:rPr>
          <w:rFonts w:ascii="Arial Narrow" w:hAnsi="Arial Narrow"/>
        </w:rPr>
      </w:pPr>
      <w:r>
        <w:rPr>
          <w:noProof/>
        </w:rPr>
        <w:drawing>
          <wp:inline distT="0" distB="0" distL="0" distR="0">
            <wp:extent cx="4459574" cy="1155521"/>
            <wp:effectExtent l="0" t="0" r="0" b="6985"/>
            <wp:docPr id="59" name="Рисунок 59" descr="DDIC table type object with rows with structured row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IC table type object with rows with structured row typ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86635" cy="1162533"/>
                    </a:xfrm>
                    <a:prstGeom prst="rect">
                      <a:avLst/>
                    </a:prstGeom>
                    <a:noFill/>
                    <a:ln>
                      <a:noFill/>
                    </a:ln>
                  </pic:spPr>
                </pic:pic>
              </a:graphicData>
            </a:graphic>
          </wp:inline>
        </w:drawing>
      </w:r>
    </w:p>
    <w:p w:rsidR="004D17A6" w:rsidRDefault="004D17A6" w:rsidP="004D17A6">
      <w:pPr>
        <w:pStyle w:val="a7"/>
        <w:spacing w:before="0" w:beforeAutospacing="0" w:after="0" w:afterAutospacing="0"/>
        <w:ind w:firstLine="567"/>
        <w:jc w:val="both"/>
        <w:rPr>
          <w:rFonts w:ascii="Arial Narrow" w:hAnsi="Arial Narrow"/>
        </w:rPr>
      </w:pPr>
    </w:p>
    <w:p w:rsidR="004D17A6" w:rsidRPr="004D17A6" w:rsidRDefault="004D17A6" w:rsidP="004D17A6">
      <w:pPr>
        <w:pStyle w:val="a7"/>
        <w:spacing w:before="0" w:beforeAutospacing="0" w:after="0" w:afterAutospacing="0"/>
        <w:ind w:firstLine="567"/>
        <w:jc w:val="both"/>
        <w:rPr>
          <w:rFonts w:ascii="Arial Narrow" w:hAnsi="Arial Narrow"/>
        </w:rPr>
      </w:pPr>
      <w:r w:rsidRPr="004D17A6">
        <w:rPr>
          <w:rFonts w:ascii="Arial Narrow" w:hAnsi="Arial Narrow"/>
        </w:rPr>
        <w:t xml:space="preserve">When I modify AMDP class code for the procedure method definition by replacing the </w:t>
      </w:r>
      <w:r w:rsidRPr="00ED0B93">
        <w:rPr>
          <w:rFonts w:ascii="Arial Narrow" w:hAnsi="Arial Narrow"/>
          <w:i/>
          <w:color w:val="002060"/>
          <w:shd w:val="clear" w:color="auto" w:fill="F2F2F2" w:themeFill="background1" w:themeFillShade="F2"/>
        </w:rPr>
        <w:t>PLANTS</w:t>
      </w:r>
      <w:r w:rsidRPr="004D17A6">
        <w:rPr>
          <w:rFonts w:ascii="Arial Narrow" w:hAnsi="Arial Narrow"/>
        </w:rPr>
        <w:t xml:space="preserve"> table type with new table type, the AMDP activation is succeeded immediately.</w:t>
      </w:r>
    </w:p>
    <w:p w:rsidR="004D17A6" w:rsidRDefault="004D17A6" w:rsidP="00E55AD3">
      <w:pPr>
        <w:pStyle w:val="a7"/>
        <w:spacing w:before="0" w:beforeAutospacing="0" w:after="0" w:afterAutospacing="0"/>
        <w:ind w:firstLine="567"/>
        <w:rPr>
          <w:rFonts w:ascii="Arial Narrow" w:hAnsi="Arial Narrow"/>
        </w:rPr>
      </w:pPr>
    </w:p>
    <w:p w:rsidR="00ED0B93" w:rsidRDefault="00ED0B93" w:rsidP="00ED0B93">
      <w:pPr>
        <w:spacing w:after="0" w:line="240" w:lineRule="auto"/>
        <w:ind w:firstLine="567"/>
        <w:rPr>
          <w:rFonts w:ascii="Arial Narrow" w:eastAsia="Times New Roman" w:hAnsi="Arial Narrow" w:cs="Consolas"/>
          <w:color w:val="000000" w:themeColor="text1"/>
          <w:sz w:val="24"/>
          <w:szCs w:val="24"/>
        </w:rPr>
      </w:pPr>
      <w:r w:rsidRPr="006344A3">
        <w:rPr>
          <w:rFonts w:ascii="Arial Narrow" w:eastAsia="Times New Roman" w:hAnsi="Arial Narrow" w:cs="Consolas"/>
          <w:color w:val="000000" w:themeColor="text1"/>
          <w:sz w:val="24"/>
          <w:szCs w:val="24"/>
        </w:rPr>
        <w:t xml:space="preserve">class-methods: </w:t>
      </w:r>
      <w:r w:rsidRPr="006344A3">
        <w:rPr>
          <w:rFonts w:ascii="Arial Narrow" w:eastAsia="Times New Roman" w:hAnsi="Arial Narrow" w:cs="Consolas"/>
          <w:b/>
          <w:i/>
          <w:color w:val="000000" w:themeColor="text1"/>
          <w:sz w:val="24"/>
          <w:szCs w:val="24"/>
        </w:rPr>
        <w:t>get_plant_by_salesorg</w:t>
      </w:r>
      <w:r w:rsidRPr="006344A3">
        <w:rPr>
          <w:rFonts w:ascii="Arial Narrow" w:eastAsia="Times New Roman" w:hAnsi="Arial Narrow" w:cs="Consolas"/>
          <w:color w:val="000000" w:themeColor="text1"/>
          <w:sz w:val="24"/>
          <w:szCs w:val="24"/>
        </w:rPr>
        <w:t xml:space="preserve"> </w:t>
      </w:r>
    </w:p>
    <w:p w:rsidR="00ED0B93" w:rsidRPr="006344A3" w:rsidRDefault="00ED0B93" w:rsidP="00ED0B93">
      <w:pPr>
        <w:spacing w:after="0" w:line="240" w:lineRule="auto"/>
        <w:ind w:firstLine="567"/>
        <w:rPr>
          <w:rFonts w:ascii="Arial Narrow" w:eastAsia="Times New Roman" w:hAnsi="Arial Narrow" w:cs="Times New Roman"/>
          <w:color w:val="000000" w:themeColor="text1"/>
          <w:sz w:val="24"/>
          <w:szCs w:val="24"/>
        </w:rPr>
      </w:pPr>
      <w:r w:rsidRPr="006344A3">
        <w:rPr>
          <w:rFonts w:ascii="Arial Narrow" w:eastAsia="Times New Roman" w:hAnsi="Arial Narrow" w:cs="Consolas"/>
          <w:color w:val="000000" w:themeColor="text1"/>
          <w:sz w:val="24"/>
          <w:szCs w:val="24"/>
        </w:rPr>
        <w:t>AMDP OPTIONS READ-ONLY</w:t>
      </w:r>
    </w:p>
    <w:p w:rsidR="00ED0B93" w:rsidRPr="006344A3" w:rsidRDefault="00ED0B93" w:rsidP="00ED0B93">
      <w:pPr>
        <w:spacing w:after="0" w:line="240" w:lineRule="auto"/>
        <w:ind w:firstLine="720"/>
        <w:rPr>
          <w:rFonts w:ascii="Arial Narrow" w:eastAsia="Times New Roman" w:hAnsi="Arial Narrow" w:cs="Times New Roman"/>
          <w:color w:val="000000" w:themeColor="text1"/>
          <w:sz w:val="24"/>
          <w:szCs w:val="24"/>
        </w:rPr>
      </w:pPr>
      <w:r w:rsidRPr="006344A3">
        <w:rPr>
          <w:rFonts w:ascii="Arial Narrow" w:eastAsia="Times New Roman" w:hAnsi="Arial Narrow" w:cs="Consolas"/>
          <w:color w:val="000000" w:themeColor="text1"/>
          <w:sz w:val="24"/>
          <w:szCs w:val="24"/>
        </w:rPr>
        <w:t>CDS SESSION CLIENT CURRENT</w:t>
      </w:r>
    </w:p>
    <w:p w:rsidR="00ED0B93" w:rsidRPr="006344A3" w:rsidRDefault="00ED0B93" w:rsidP="00ED0B93">
      <w:pPr>
        <w:spacing w:after="0" w:line="240" w:lineRule="auto"/>
        <w:ind w:firstLine="720"/>
        <w:rPr>
          <w:rFonts w:ascii="Arial Narrow" w:eastAsia="Times New Roman" w:hAnsi="Arial Narrow" w:cs="Times New Roman"/>
          <w:color w:val="000000" w:themeColor="text1"/>
          <w:sz w:val="24"/>
          <w:szCs w:val="24"/>
        </w:rPr>
      </w:pPr>
      <w:r w:rsidRPr="006344A3">
        <w:rPr>
          <w:rFonts w:ascii="Arial Narrow" w:eastAsia="Times New Roman" w:hAnsi="Arial Narrow" w:cs="Consolas"/>
          <w:color w:val="000000" w:themeColor="text1"/>
          <w:sz w:val="24"/>
          <w:szCs w:val="24"/>
        </w:rPr>
        <w:t>importing</w:t>
      </w:r>
    </w:p>
    <w:p w:rsidR="00ED0B93" w:rsidRPr="006344A3" w:rsidRDefault="00ED0B93" w:rsidP="00ED0B93">
      <w:pPr>
        <w:spacing w:after="0" w:line="240" w:lineRule="auto"/>
        <w:ind w:left="720" w:firstLine="720"/>
        <w:rPr>
          <w:rFonts w:ascii="Arial Narrow" w:eastAsia="Times New Roman" w:hAnsi="Arial Narrow" w:cs="Consolas"/>
          <w:color w:val="000000" w:themeColor="text1"/>
          <w:sz w:val="24"/>
          <w:szCs w:val="24"/>
        </w:rPr>
      </w:pPr>
      <w:r w:rsidRPr="006344A3">
        <w:rPr>
          <w:rFonts w:ascii="Arial Narrow" w:eastAsia="Times New Roman" w:hAnsi="Arial Narrow" w:cs="Consolas"/>
          <w:color w:val="000000" w:themeColor="text1"/>
          <w:sz w:val="24"/>
          <w:szCs w:val="24"/>
        </w:rPr>
        <w:t xml:space="preserve">value(p_mandt) </w:t>
      </w:r>
      <w:r>
        <w:rPr>
          <w:rFonts w:ascii="Arial Narrow" w:eastAsia="Times New Roman" w:hAnsi="Arial Narrow" w:cs="Consolas"/>
          <w:color w:val="000000" w:themeColor="text1"/>
          <w:sz w:val="24"/>
          <w:szCs w:val="24"/>
        </w:rPr>
        <w:t>type sy-mandt</w:t>
      </w:r>
    </w:p>
    <w:p w:rsidR="00ED0B93" w:rsidRPr="006344A3" w:rsidRDefault="00ED0B93" w:rsidP="00ED0B93">
      <w:pPr>
        <w:spacing w:after="0" w:line="240" w:lineRule="auto"/>
        <w:ind w:left="720" w:firstLine="720"/>
        <w:rPr>
          <w:rFonts w:ascii="Arial Narrow" w:eastAsia="Times New Roman" w:hAnsi="Arial Narrow" w:cs="Times New Roman"/>
          <w:color w:val="000000" w:themeColor="text1"/>
          <w:sz w:val="24"/>
          <w:szCs w:val="24"/>
        </w:rPr>
      </w:pPr>
      <w:r w:rsidRPr="006344A3">
        <w:rPr>
          <w:rFonts w:ascii="Arial Narrow" w:eastAsia="Times New Roman" w:hAnsi="Arial Narrow" w:cs="Consolas"/>
          <w:color w:val="000000" w:themeColor="text1"/>
          <w:sz w:val="24"/>
          <w:szCs w:val="24"/>
        </w:rPr>
        <w:t>value(p_vkorg)</w:t>
      </w:r>
      <w:r>
        <w:rPr>
          <w:rFonts w:ascii="Arial Narrow" w:eastAsia="Times New Roman" w:hAnsi="Arial Narrow" w:cs="Consolas"/>
          <w:color w:val="000000" w:themeColor="text1"/>
          <w:sz w:val="24"/>
          <w:szCs w:val="24"/>
        </w:rPr>
        <w:t xml:space="preserve"> type vkorg</w:t>
      </w:r>
    </w:p>
    <w:p w:rsidR="00ED0B93" w:rsidRDefault="00ED0B93" w:rsidP="00ED0B93">
      <w:pPr>
        <w:spacing w:after="0" w:line="240" w:lineRule="auto"/>
        <w:ind w:firstLine="720"/>
        <w:rPr>
          <w:rFonts w:ascii="Arial Narrow" w:eastAsia="Times New Roman" w:hAnsi="Arial Narrow" w:cs="Consolas"/>
          <w:color w:val="000000" w:themeColor="text1"/>
          <w:sz w:val="24"/>
          <w:szCs w:val="24"/>
        </w:rPr>
      </w:pPr>
      <w:r w:rsidRPr="006344A3">
        <w:rPr>
          <w:rFonts w:ascii="Arial Narrow" w:eastAsia="Times New Roman" w:hAnsi="Arial Narrow" w:cs="Consolas"/>
          <w:color w:val="000000" w:themeColor="text1"/>
          <w:sz w:val="24"/>
          <w:szCs w:val="24"/>
        </w:rPr>
        <w:t>exporting</w:t>
      </w:r>
    </w:p>
    <w:p w:rsidR="00ED0B93" w:rsidRPr="006344A3" w:rsidRDefault="00ED0B93" w:rsidP="00ED0B93">
      <w:pPr>
        <w:shd w:val="clear" w:color="auto" w:fill="FFFFFF" w:themeFill="background1"/>
        <w:spacing w:after="0" w:line="240" w:lineRule="auto"/>
        <w:ind w:left="720" w:firstLine="720"/>
        <w:rPr>
          <w:rFonts w:ascii="Arial Narrow" w:hAnsi="Arial Narrow" w:cs="Tahoma"/>
          <w:color w:val="000000" w:themeColor="text1"/>
          <w:sz w:val="24"/>
          <w:szCs w:val="24"/>
        </w:rPr>
      </w:pPr>
      <w:r w:rsidRPr="006344A3">
        <w:rPr>
          <w:rFonts w:ascii="Arial Narrow" w:eastAsia="Times New Roman" w:hAnsi="Arial Narrow" w:cs="Consolas"/>
          <w:color w:val="000000" w:themeColor="text1"/>
          <w:sz w:val="24"/>
          <w:szCs w:val="24"/>
        </w:rPr>
        <w:t>value(out</w:t>
      </w:r>
      <w:r>
        <w:rPr>
          <w:rFonts w:ascii="Arial Narrow" w:eastAsia="Times New Roman" w:hAnsi="Arial Narrow" w:cs="Consolas"/>
          <w:color w:val="000000" w:themeColor="text1"/>
          <w:sz w:val="24"/>
          <w:szCs w:val="24"/>
        </w:rPr>
        <w:t>_</w:t>
      </w:r>
      <w:r w:rsidRPr="006344A3">
        <w:rPr>
          <w:rFonts w:ascii="Arial Narrow" w:eastAsia="Times New Roman" w:hAnsi="Arial Narrow" w:cs="Consolas"/>
          <w:color w:val="000000" w:themeColor="text1"/>
          <w:sz w:val="24"/>
          <w:szCs w:val="24"/>
        </w:rPr>
        <w:t xml:space="preserve">tab) </w:t>
      </w:r>
      <w:r>
        <w:rPr>
          <w:rFonts w:ascii="Arial Narrow" w:eastAsia="Times New Roman" w:hAnsi="Arial Narrow" w:cs="Consolas"/>
          <w:color w:val="000000" w:themeColor="text1"/>
          <w:sz w:val="24"/>
          <w:szCs w:val="24"/>
        </w:rPr>
        <w:t xml:space="preserve">type </w:t>
      </w:r>
      <w:r w:rsidRPr="00ED0B93">
        <w:rPr>
          <w:rFonts w:ascii="Arial Narrow" w:eastAsia="Times New Roman" w:hAnsi="Arial Narrow" w:cs="Consolas"/>
          <w:i/>
          <w:color w:val="385623" w:themeColor="accent6" w:themeShade="80"/>
          <w:sz w:val="24"/>
          <w:szCs w:val="24"/>
          <w:shd w:val="clear" w:color="auto" w:fill="F2F2F2" w:themeFill="background1" w:themeFillShade="F2"/>
        </w:rPr>
        <w:t>Z_WERKS_TT</w:t>
      </w:r>
    </w:p>
    <w:p w:rsidR="00ED0B93" w:rsidRPr="006344A3" w:rsidRDefault="00ED0B93" w:rsidP="00ED0B93">
      <w:pPr>
        <w:spacing w:after="0" w:line="240" w:lineRule="auto"/>
        <w:ind w:firstLine="720"/>
        <w:rPr>
          <w:rFonts w:ascii="Arial Narrow" w:eastAsia="Times New Roman" w:hAnsi="Arial Narrow" w:cs="Times New Roman"/>
          <w:color w:val="000000" w:themeColor="text1"/>
          <w:sz w:val="24"/>
          <w:szCs w:val="24"/>
        </w:rPr>
      </w:pPr>
      <w:r w:rsidRPr="006344A3">
        <w:rPr>
          <w:rFonts w:ascii="Arial Narrow" w:eastAsia="Times New Roman" w:hAnsi="Arial Narrow" w:cs="Consolas"/>
          <w:color w:val="000000" w:themeColor="text1"/>
          <w:sz w:val="24"/>
          <w:szCs w:val="24"/>
        </w:rPr>
        <w:t>raising</w:t>
      </w:r>
    </w:p>
    <w:p w:rsidR="00ED0B93" w:rsidRDefault="00ED0B93" w:rsidP="00ED0B93">
      <w:pPr>
        <w:pStyle w:val="a7"/>
        <w:spacing w:before="0" w:beforeAutospacing="0" w:after="0" w:afterAutospacing="0"/>
        <w:ind w:firstLine="567"/>
        <w:rPr>
          <w:rFonts w:ascii="Arial Narrow" w:hAnsi="Arial Narrow"/>
        </w:rPr>
      </w:pPr>
      <w:r w:rsidRPr="00E55AD3">
        <w:rPr>
          <w:rFonts w:ascii="Arial Narrow" w:hAnsi="Arial Narrow"/>
        </w:rPr>
        <w:t> </w:t>
      </w:r>
      <w:r>
        <w:rPr>
          <w:rFonts w:ascii="Arial Narrow" w:hAnsi="Arial Narrow"/>
        </w:rPr>
        <w:tab/>
      </w:r>
      <w:r>
        <w:rPr>
          <w:rFonts w:ascii="Arial Narrow" w:hAnsi="Arial Narrow"/>
        </w:rPr>
        <w:tab/>
      </w:r>
      <w:r w:rsidRPr="006344A3">
        <w:rPr>
          <w:rFonts w:ascii="Arial Narrow" w:hAnsi="Arial Narrow" w:cs="Consolas"/>
          <w:color w:val="000000" w:themeColor="text1"/>
        </w:rPr>
        <w:t>cx_amdp_error.</w:t>
      </w:r>
    </w:p>
    <w:p w:rsidR="00ED0B93" w:rsidRDefault="00ED0B93" w:rsidP="00E55AD3">
      <w:pPr>
        <w:pStyle w:val="a7"/>
        <w:spacing w:before="0" w:beforeAutospacing="0" w:after="0" w:afterAutospacing="0"/>
        <w:ind w:firstLine="567"/>
        <w:rPr>
          <w:rFonts w:ascii="Arial Narrow" w:hAnsi="Arial Narrow"/>
        </w:rPr>
      </w:pPr>
    </w:p>
    <w:p w:rsidR="00D92F9B" w:rsidRDefault="00D92F9B" w:rsidP="00E55AD3">
      <w:pPr>
        <w:pStyle w:val="a7"/>
        <w:spacing w:before="0" w:beforeAutospacing="0" w:after="0" w:afterAutospacing="0"/>
        <w:ind w:firstLine="567"/>
        <w:rPr>
          <w:rFonts w:ascii="Arial Narrow" w:hAnsi="Arial Narrow"/>
        </w:rPr>
      </w:pPr>
    </w:p>
    <w:p w:rsidR="0045290C" w:rsidRPr="0082154B" w:rsidRDefault="0045290C" w:rsidP="00E55AD3">
      <w:pPr>
        <w:pStyle w:val="a7"/>
        <w:spacing w:before="0" w:beforeAutospacing="0" w:after="0" w:afterAutospacing="0"/>
        <w:ind w:firstLine="567"/>
        <w:rPr>
          <w:rFonts w:ascii="Arial Narrow" w:hAnsi="Arial Narrow"/>
        </w:rPr>
      </w:pPr>
    </w:p>
    <w:p w:rsidR="0045290C" w:rsidRDefault="0045290C" w:rsidP="00E55AD3">
      <w:pPr>
        <w:pStyle w:val="a7"/>
        <w:spacing w:before="0" w:beforeAutospacing="0" w:after="0" w:afterAutospacing="0"/>
        <w:ind w:firstLine="567"/>
        <w:rPr>
          <w:rFonts w:ascii="Arial Narrow" w:hAnsi="Arial Narrow"/>
        </w:rPr>
      </w:pPr>
    </w:p>
    <w:p w:rsidR="009B0A40" w:rsidRPr="009B0A40" w:rsidRDefault="009B0A40" w:rsidP="009B0A40">
      <w:pPr>
        <w:pStyle w:val="1"/>
        <w:spacing w:before="0" w:beforeAutospacing="0" w:after="0" w:afterAutospacing="0"/>
        <w:rPr>
          <w:rFonts w:ascii="Arial Narrow" w:hAnsi="Arial Narrow"/>
          <w:sz w:val="24"/>
          <w:szCs w:val="24"/>
        </w:rPr>
      </w:pPr>
      <w:r w:rsidRPr="009B0A40">
        <w:rPr>
          <w:rFonts w:ascii="Arial Narrow" w:hAnsi="Arial Narrow"/>
          <w:sz w:val="24"/>
          <w:szCs w:val="24"/>
        </w:rPr>
        <w:t>Handling of SELECT-OPTIONS parameters within AMDP</w:t>
      </w:r>
    </w:p>
    <w:p w:rsidR="009B0A40" w:rsidRDefault="00912F9E" w:rsidP="009B0A40">
      <w:pPr>
        <w:pStyle w:val="1"/>
        <w:spacing w:before="0" w:beforeAutospacing="0" w:after="0" w:afterAutospacing="0"/>
        <w:rPr>
          <w:rFonts w:ascii="Arial Narrow" w:hAnsi="Arial Narrow"/>
          <w:b w:val="0"/>
          <w:sz w:val="24"/>
          <w:szCs w:val="24"/>
        </w:rPr>
      </w:pPr>
      <w:hyperlink r:id="rId69" w:history="1">
        <w:r w:rsidR="009B0A40" w:rsidRPr="009B0A40">
          <w:rPr>
            <w:rStyle w:val="a3"/>
            <w:rFonts w:ascii="Arial Narrow" w:hAnsi="Arial Narrow"/>
            <w:b w:val="0"/>
            <w:sz w:val="24"/>
            <w:szCs w:val="24"/>
            <w:u w:val="none"/>
          </w:rPr>
          <w:t>https://blogs.sap.com/2015/03/30/handling-of-select-options-parameters-within-amdp/</w:t>
        </w:r>
      </w:hyperlink>
    </w:p>
    <w:p w:rsidR="009B0A40" w:rsidRPr="00687A38" w:rsidRDefault="009B0A40" w:rsidP="00E55AD3">
      <w:pPr>
        <w:pStyle w:val="a7"/>
        <w:spacing w:before="0" w:beforeAutospacing="0" w:after="0" w:afterAutospacing="0"/>
        <w:ind w:firstLine="567"/>
        <w:rPr>
          <w:rStyle w:val="a4"/>
          <w:rFonts w:ascii="Arial Narrow" w:hAnsi="Arial Narrow"/>
        </w:rPr>
      </w:pPr>
    </w:p>
    <w:p w:rsidR="00E55AD3" w:rsidRPr="00E55AD3" w:rsidRDefault="00E55AD3" w:rsidP="00E55AD3">
      <w:pPr>
        <w:pStyle w:val="a7"/>
        <w:spacing w:before="0" w:beforeAutospacing="0" w:after="0" w:afterAutospacing="0"/>
        <w:ind w:firstLine="567"/>
        <w:rPr>
          <w:rFonts w:ascii="Arial Narrow" w:hAnsi="Arial Narrow"/>
          <w:lang w:val="ru-RU"/>
        </w:rPr>
      </w:pPr>
      <w:r w:rsidRPr="00E55AD3">
        <w:rPr>
          <w:rStyle w:val="a4"/>
          <w:rFonts w:ascii="Arial Narrow" w:hAnsi="Arial Narrow"/>
          <w:lang w:val="ru-RU"/>
        </w:rPr>
        <w:t xml:space="preserve">Полезные ресурсы по чтению </w:t>
      </w:r>
      <w:r w:rsidRPr="00E55AD3">
        <w:rPr>
          <w:rStyle w:val="a4"/>
          <w:rFonts w:ascii="Arial Narrow" w:hAnsi="Arial Narrow"/>
        </w:rPr>
        <w:t>CV</w:t>
      </w:r>
      <w:r w:rsidRPr="00E55AD3">
        <w:rPr>
          <w:rStyle w:val="a4"/>
          <w:rFonts w:ascii="Arial Narrow" w:hAnsi="Arial Narrow"/>
          <w:lang w:val="ru-RU"/>
        </w:rPr>
        <w:t xml:space="preserve"> из </w:t>
      </w:r>
      <w:r w:rsidRPr="00E55AD3">
        <w:rPr>
          <w:rStyle w:val="a4"/>
          <w:rFonts w:ascii="Arial Narrow" w:hAnsi="Arial Narrow"/>
        </w:rPr>
        <w:t>ABAP</w:t>
      </w:r>
      <w:r w:rsidRPr="00E55AD3">
        <w:rPr>
          <w:rStyle w:val="a4"/>
          <w:rFonts w:ascii="Arial Narrow" w:hAnsi="Arial Narrow"/>
          <w:lang w:val="ru-RU"/>
        </w:rPr>
        <w:t xml:space="preserve"> и прочих мест:</w:t>
      </w:r>
    </w:p>
    <w:p w:rsidR="00E55AD3" w:rsidRPr="00E55AD3" w:rsidRDefault="00912F9E" w:rsidP="00E55AD3">
      <w:pPr>
        <w:pStyle w:val="a7"/>
        <w:spacing w:before="0" w:beforeAutospacing="0" w:after="0" w:afterAutospacing="0"/>
        <w:ind w:firstLine="567"/>
        <w:rPr>
          <w:rFonts w:ascii="Arial Narrow" w:hAnsi="Arial Narrow"/>
        </w:rPr>
      </w:pPr>
      <w:hyperlink r:id="rId70" w:tgtFrame="_blank" w:history="1">
        <w:r w:rsidR="00E55AD3" w:rsidRPr="00E55AD3">
          <w:rPr>
            <w:rStyle w:val="a3"/>
            <w:rFonts w:ascii="Arial Narrow" w:hAnsi="Arial Narrow"/>
            <w:u w:val="none"/>
          </w:rPr>
          <w:t>ABAP News for Release 7.50 – CDS Table Functions Implemented by AMDP</w:t>
        </w:r>
      </w:hyperlink>
      <w:r w:rsidR="00E55AD3" w:rsidRPr="00E55AD3">
        <w:rPr>
          <w:rFonts w:ascii="Arial Narrow" w:hAnsi="Arial Narrow"/>
        </w:rPr>
        <w:t xml:space="preserve"> — как вставить CDS в AMDP метод.</w:t>
      </w:r>
    </w:p>
    <w:p w:rsidR="00E55AD3" w:rsidRPr="00E55AD3" w:rsidRDefault="00912F9E" w:rsidP="00E55AD3">
      <w:pPr>
        <w:pStyle w:val="a7"/>
        <w:spacing w:before="0" w:beforeAutospacing="0" w:after="0" w:afterAutospacing="0"/>
        <w:ind w:firstLine="567"/>
        <w:rPr>
          <w:rFonts w:ascii="Arial Narrow" w:hAnsi="Arial Narrow"/>
        </w:rPr>
      </w:pPr>
      <w:hyperlink r:id="rId71" w:anchor=":~:text=The%20table%20function%20is%20associated,to%20implement%20the%20table%20function.&amp;text=The%20public%20ABAP%20class%20(AMDP,of%20the%20table%20function%20tab_function_example%20." w:tgtFrame="_blank" w:history="1">
        <w:r w:rsidR="00E55AD3" w:rsidRPr="00E55AD3">
          <w:rPr>
            <w:rStyle w:val="a3"/>
            <w:rFonts w:ascii="Arial Narrow" w:hAnsi="Arial Narrow"/>
            <w:u w:val="none"/>
          </w:rPr>
          <w:t>ABAP CDS Table Functions</w:t>
        </w:r>
      </w:hyperlink>
      <w:r w:rsidR="00E55AD3" w:rsidRPr="00E55AD3">
        <w:rPr>
          <w:rFonts w:ascii="Arial Narrow" w:hAnsi="Arial Narrow"/>
        </w:rPr>
        <w:t xml:space="preserve"> — что такое CDS TF.</w:t>
      </w:r>
    </w:p>
    <w:p w:rsidR="00E55AD3" w:rsidRPr="00E55AD3" w:rsidRDefault="00912F9E" w:rsidP="00E55AD3">
      <w:pPr>
        <w:pStyle w:val="a7"/>
        <w:spacing w:before="0" w:beforeAutospacing="0" w:after="0" w:afterAutospacing="0"/>
        <w:ind w:firstLine="567"/>
        <w:rPr>
          <w:rFonts w:ascii="Arial Narrow" w:hAnsi="Arial Narrow"/>
          <w:lang w:val="ru-RU"/>
        </w:rPr>
      </w:pPr>
      <w:hyperlink r:id="rId72" w:tgtFrame="_blank" w:history="1">
        <w:r w:rsidR="00E55AD3" w:rsidRPr="00E55AD3">
          <w:rPr>
            <w:rStyle w:val="a3"/>
            <w:rFonts w:ascii="Arial Narrow" w:hAnsi="Arial Narrow"/>
            <w:u w:val="none"/>
          </w:rPr>
          <w:t>How</w:t>
        </w:r>
        <w:r w:rsidR="00E55AD3" w:rsidRPr="00E55AD3">
          <w:rPr>
            <w:rStyle w:val="a3"/>
            <w:rFonts w:ascii="Arial Narrow" w:hAnsi="Arial Narrow"/>
            <w:u w:val="none"/>
            <w:lang w:val="ru-RU"/>
          </w:rPr>
          <w:t xml:space="preserve"> </w:t>
        </w:r>
        <w:r w:rsidR="00E55AD3" w:rsidRPr="00E55AD3">
          <w:rPr>
            <w:rStyle w:val="a3"/>
            <w:rFonts w:ascii="Arial Narrow" w:hAnsi="Arial Narrow"/>
            <w:u w:val="none"/>
          </w:rPr>
          <w:t>to</w:t>
        </w:r>
        <w:r w:rsidR="00E55AD3" w:rsidRPr="00E55AD3">
          <w:rPr>
            <w:rStyle w:val="a3"/>
            <w:rFonts w:ascii="Arial Narrow" w:hAnsi="Arial Narrow"/>
            <w:u w:val="none"/>
            <w:lang w:val="ru-RU"/>
          </w:rPr>
          <w:t xml:space="preserve"> </w:t>
        </w:r>
        <w:r w:rsidR="00E55AD3" w:rsidRPr="00E55AD3">
          <w:rPr>
            <w:rStyle w:val="a3"/>
            <w:rFonts w:ascii="Arial Narrow" w:hAnsi="Arial Narrow"/>
            <w:u w:val="none"/>
          </w:rPr>
          <w:t>consume</w:t>
        </w:r>
        <w:r w:rsidR="00E55AD3" w:rsidRPr="00E55AD3">
          <w:rPr>
            <w:rStyle w:val="a3"/>
            <w:rFonts w:ascii="Arial Narrow" w:hAnsi="Arial Narrow"/>
            <w:u w:val="none"/>
            <w:lang w:val="ru-RU"/>
          </w:rPr>
          <w:t xml:space="preserve"> </w:t>
        </w:r>
        <w:r w:rsidR="00E55AD3" w:rsidRPr="00E55AD3">
          <w:rPr>
            <w:rStyle w:val="a3"/>
            <w:rFonts w:ascii="Arial Narrow" w:hAnsi="Arial Narrow"/>
            <w:u w:val="none"/>
          </w:rPr>
          <w:t>HANA</w:t>
        </w:r>
        <w:r w:rsidR="00E55AD3" w:rsidRPr="00E55AD3">
          <w:rPr>
            <w:rStyle w:val="a3"/>
            <w:rFonts w:ascii="Arial Narrow" w:hAnsi="Arial Narrow"/>
            <w:u w:val="none"/>
            <w:lang w:val="ru-RU"/>
          </w:rPr>
          <w:t xml:space="preserve"> </w:t>
        </w:r>
        <w:r w:rsidR="00E55AD3" w:rsidRPr="00E55AD3">
          <w:rPr>
            <w:rStyle w:val="a3"/>
            <w:rFonts w:ascii="Arial Narrow" w:hAnsi="Arial Narrow"/>
            <w:u w:val="none"/>
          </w:rPr>
          <w:t>Calculation</w:t>
        </w:r>
        <w:r w:rsidR="00E55AD3" w:rsidRPr="00E55AD3">
          <w:rPr>
            <w:rStyle w:val="a3"/>
            <w:rFonts w:ascii="Arial Narrow" w:hAnsi="Arial Narrow"/>
            <w:u w:val="none"/>
            <w:lang w:val="ru-RU"/>
          </w:rPr>
          <w:t xml:space="preserve"> </w:t>
        </w:r>
        <w:r w:rsidR="00E55AD3" w:rsidRPr="00E55AD3">
          <w:rPr>
            <w:rStyle w:val="a3"/>
            <w:rFonts w:ascii="Arial Narrow" w:hAnsi="Arial Narrow"/>
            <w:u w:val="none"/>
          </w:rPr>
          <w:t>views</w:t>
        </w:r>
        <w:r w:rsidR="00E55AD3" w:rsidRPr="00E55AD3">
          <w:rPr>
            <w:rStyle w:val="a3"/>
            <w:rFonts w:ascii="Arial Narrow" w:hAnsi="Arial Narrow"/>
            <w:u w:val="none"/>
            <w:lang w:val="ru-RU"/>
          </w:rPr>
          <w:t xml:space="preserve"> </w:t>
        </w:r>
        <w:r w:rsidR="00E55AD3" w:rsidRPr="00E55AD3">
          <w:rPr>
            <w:rStyle w:val="a3"/>
            <w:rFonts w:ascii="Arial Narrow" w:hAnsi="Arial Narrow"/>
            <w:u w:val="none"/>
          </w:rPr>
          <w:t>in</w:t>
        </w:r>
        <w:r w:rsidR="00E55AD3" w:rsidRPr="00E55AD3">
          <w:rPr>
            <w:rStyle w:val="a3"/>
            <w:rFonts w:ascii="Arial Narrow" w:hAnsi="Arial Narrow"/>
            <w:u w:val="none"/>
            <w:lang w:val="ru-RU"/>
          </w:rPr>
          <w:t xml:space="preserve"> </w:t>
        </w:r>
        <w:r w:rsidR="00E55AD3" w:rsidRPr="00E55AD3">
          <w:rPr>
            <w:rStyle w:val="a3"/>
            <w:rFonts w:ascii="Arial Narrow" w:hAnsi="Arial Narrow"/>
            <w:u w:val="none"/>
          </w:rPr>
          <w:t>S</w:t>
        </w:r>
        <w:r w:rsidR="00E55AD3" w:rsidRPr="00E55AD3">
          <w:rPr>
            <w:rStyle w:val="a3"/>
            <w:rFonts w:ascii="Arial Narrow" w:hAnsi="Arial Narrow"/>
            <w:u w:val="none"/>
            <w:lang w:val="ru-RU"/>
          </w:rPr>
          <w:t>/4</w:t>
        </w:r>
        <w:r w:rsidR="00E55AD3" w:rsidRPr="00E55AD3">
          <w:rPr>
            <w:rStyle w:val="a3"/>
            <w:rFonts w:ascii="Arial Narrow" w:hAnsi="Arial Narrow"/>
            <w:u w:val="none"/>
          </w:rPr>
          <w:t>HANA</w:t>
        </w:r>
        <w:r w:rsidR="00E55AD3" w:rsidRPr="00E55AD3">
          <w:rPr>
            <w:rStyle w:val="a3"/>
            <w:rFonts w:ascii="Arial Narrow" w:hAnsi="Arial Narrow"/>
            <w:u w:val="none"/>
            <w:lang w:val="ru-RU"/>
          </w:rPr>
          <w:t xml:space="preserve"> </w:t>
        </w:r>
        <w:r w:rsidR="00E55AD3" w:rsidRPr="00E55AD3">
          <w:rPr>
            <w:rStyle w:val="a3"/>
            <w:rFonts w:ascii="Arial Narrow" w:hAnsi="Arial Narrow"/>
            <w:u w:val="none"/>
          </w:rPr>
          <w:t>CDS</w:t>
        </w:r>
        <w:r w:rsidR="00E55AD3" w:rsidRPr="00E55AD3">
          <w:rPr>
            <w:rStyle w:val="a3"/>
            <w:rFonts w:ascii="Arial Narrow" w:hAnsi="Arial Narrow"/>
            <w:u w:val="none"/>
            <w:lang w:val="ru-RU"/>
          </w:rPr>
          <w:t xml:space="preserve"> </w:t>
        </w:r>
        <w:r w:rsidR="00E55AD3" w:rsidRPr="00E55AD3">
          <w:rPr>
            <w:rStyle w:val="a3"/>
            <w:rFonts w:ascii="Arial Narrow" w:hAnsi="Arial Narrow"/>
            <w:u w:val="none"/>
          </w:rPr>
          <w:t>views</w:t>
        </w:r>
      </w:hyperlink>
      <w:r w:rsidR="00E55AD3" w:rsidRPr="00E55AD3">
        <w:rPr>
          <w:rFonts w:ascii="Arial Narrow" w:hAnsi="Arial Narrow"/>
          <w:lang w:val="ru-RU"/>
        </w:rPr>
        <w:t xml:space="preserve"> — как потреблять данные из </w:t>
      </w:r>
      <w:r w:rsidR="00E55AD3" w:rsidRPr="00E55AD3">
        <w:rPr>
          <w:rFonts w:ascii="Arial Narrow" w:hAnsi="Arial Narrow"/>
        </w:rPr>
        <w:t>CV</w:t>
      </w:r>
      <w:r w:rsidR="00E55AD3" w:rsidRPr="00E55AD3">
        <w:rPr>
          <w:rFonts w:ascii="Arial Narrow" w:hAnsi="Arial Narrow"/>
          <w:lang w:val="ru-RU"/>
        </w:rPr>
        <w:t xml:space="preserve"> в обычной </w:t>
      </w:r>
      <w:r w:rsidR="00E55AD3" w:rsidRPr="00E55AD3">
        <w:rPr>
          <w:rFonts w:ascii="Arial Narrow" w:hAnsi="Arial Narrow"/>
        </w:rPr>
        <w:t>CDS</w:t>
      </w:r>
      <w:r w:rsidR="00E55AD3" w:rsidRPr="00E55AD3">
        <w:rPr>
          <w:rFonts w:ascii="Arial Narrow" w:hAnsi="Arial Narrow"/>
          <w:lang w:val="ru-RU"/>
        </w:rPr>
        <w:t xml:space="preserve">, почти такой же вариант как и потребление через </w:t>
      </w:r>
      <w:r w:rsidR="00E55AD3" w:rsidRPr="00E55AD3">
        <w:rPr>
          <w:rFonts w:ascii="Arial Narrow" w:hAnsi="Arial Narrow"/>
        </w:rPr>
        <w:t>ABAP</w:t>
      </w:r>
      <w:r w:rsidR="00E55AD3" w:rsidRPr="00E55AD3">
        <w:rPr>
          <w:rFonts w:ascii="Arial Narrow" w:hAnsi="Arial Narrow"/>
          <w:lang w:val="ru-RU"/>
        </w:rPr>
        <w:t>, только последний шаг другой.</w:t>
      </w:r>
      <w:r w:rsidR="00E55AD3" w:rsidRPr="00E55AD3">
        <w:rPr>
          <w:rFonts w:ascii="Arial Narrow" w:hAnsi="Arial Narrow"/>
        </w:rPr>
        <w:t> </w:t>
      </w:r>
    </w:p>
    <w:p w:rsidR="001E461A" w:rsidRPr="001E461A" w:rsidRDefault="001E461A" w:rsidP="00E55AD3">
      <w:pPr>
        <w:pStyle w:val="a7"/>
        <w:spacing w:before="0" w:beforeAutospacing="0" w:after="0" w:afterAutospacing="0"/>
        <w:ind w:firstLine="567"/>
        <w:rPr>
          <w:lang w:val="ru-RU"/>
        </w:rPr>
      </w:pPr>
    </w:p>
    <w:p w:rsidR="001E461A" w:rsidRPr="001E461A" w:rsidRDefault="001E461A" w:rsidP="00E55AD3">
      <w:pPr>
        <w:pStyle w:val="a7"/>
        <w:spacing w:before="0" w:beforeAutospacing="0" w:after="0" w:afterAutospacing="0"/>
        <w:ind w:firstLine="567"/>
        <w:rPr>
          <w:lang w:val="ru-RU"/>
        </w:rPr>
      </w:pPr>
    </w:p>
    <w:p w:rsidR="001E461A" w:rsidRPr="0078626C" w:rsidRDefault="001E461A" w:rsidP="0078626C">
      <w:pPr>
        <w:pStyle w:val="1"/>
        <w:spacing w:before="0" w:beforeAutospacing="0" w:after="0" w:afterAutospacing="0"/>
        <w:ind w:firstLine="567"/>
        <w:jc w:val="center"/>
        <w:rPr>
          <w:rFonts w:ascii="Arial Narrow" w:hAnsi="Arial Narrow"/>
          <w:sz w:val="24"/>
          <w:szCs w:val="24"/>
        </w:rPr>
      </w:pPr>
      <w:bookmarkStart w:id="37" w:name="Create_Dates_Table"/>
      <w:r w:rsidRPr="0078626C">
        <w:rPr>
          <w:rFonts w:ascii="Arial Narrow" w:hAnsi="Arial Narrow"/>
          <w:sz w:val="24"/>
          <w:szCs w:val="24"/>
        </w:rPr>
        <w:t>Create Dates Table /таблицы дат/ CDS Table Function using SAP HANA AMDP Class</w:t>
      </w:r>
    </w:p>
    <w:bookmarkEnd w:id="37"/>
    <w:p w:rsidR="001E461A" w:rsidRDefault="001E461A" w:rsidP="0078626C">
      <w:pPr>
        <w:pStyle w:val="a7"/>
        <w:spacing w:before="0" w:beforeAutospacing="0" w:after="0" w:afterAutospacing="0"/>
        <w:ind w:firstLine="567"/>
        <w:jc w:val="both"/>
        <w:rPr>
          <w:rFonts w:ascii="Arial Narrow" w:hAnsi="Arial Narrow"/>
        </w:rPr>
      </w:pPr>
      <w:r w:rsidRPr="0078626C">
        <w:rPr>
          <w:rFonts w:ascii="Arial Narrow" w:hAnsi="Arial Narrow"/>
        </w:rPr>
        <w:fldChar w:fldCharType="begin"/>
      </w:r>
      <w:r w:rsidRPr="0078626C">
        <w:rPr>
          <w:rFonts w:ascii="Arial Narrow" w:hAnsi="Arial Narrow"/>
        </w:rPr>
        <w:instrText xml:space="preserve"> HYPERLINK "https://www.kodyaz.com/sap-abap/create-cds-table-function-for-dates-table-with-amdp-class.aspx" </w:instrText>
      </w:r>
      <w:r w:rsidRPr="0078626C">
        <w:rPr>
          <w:rFonts w:ascii="Arial Narrow" w:hAnsi="Arial Narrow"/>
        </w:rPr>
        <w:fldChar w:fldCharType="separate"/>
      </w:r>
      <w:r w:rsidRPr="0078626C">
        <w:rPr>
          <w:rStyle w:val="a3"/>
          <w:rFonts w:ascii="Arial Narrow" w:hAnsi="Arial Narrow"/>
          <w:u w:val="none"/>
        </w:rPr>
        <w:t>https://www.kodyaz.com/sap-abap/create-cds-table-function-for-dates-table-with-amdp-class.aspx</w:t>
      </w:r>
      <w:r w:rsidRPr="0078626C">
        <w:rPr>
          <w:rFonts w:ascii="Arial Narrow" w:hAnsi="Arial Narrow"/>
        </w:rPr>
        <w:fldChar w:fldCharType="end"/>
      </w:r>
    </w:p>
    <w:p w:rsidR="00A37AC3" w:rsidRPr="0078626C" w:rsidRDefault="00A37AC3" w:rsidP="0078626C">
      <w:pPr>
        <w:pStyle w:val="a7"/>
        <w:spacing w:before="0" w:beforeAutospacing="0" w:after="0" w:afterAutospacing="0"/>
        <w:ind w:firstLine="567"/>
        <w:jc w:val="both"/>
        <w:rPr>
          <w:rFonts w:ascii="Arial Narrow" w:hAnsi="Arial Narrow"/>
        </w:rPr>
      </w:pPr>
    </w:p>
    <w:p w:rsidR="0078626C" w:rsidRPr="00DD3DCA" w:rsidRDefault="00912F9E" w:rsidP="0078626C">
      <w:pPr>
        <w:spacing w:after="0" w:line="240" w:lineRule="auto"/>
        <w:ind w:firstLine="567"/>
        <w:jc w:val="both"/>
        <w:outlineLvl w:val="0"/>
        <w:rPr>
          <w:rFonts w:ascii="Arial Narrow" w:eastAsia="Times New Roman" w:hAnsi="Arial Narrow" w:cs="Times New Roman"/>
          <w:bCs/>
          <w:kern w:val="36"/>
          <w:sz w:val="24"/>
          <w:szCs w:val="24"/>
        </w:rPr>
      </w:pPr>
      <w:hyperlink w:anchor="Содержание" w:history="1">
        <w:r w:rsidR="0078626C" w:rsidRPr="002E64CF">
          <w:rPr>
            <w:rStyle w:val="a3"/>
            <w:rFonts w:ascii="Arial Narrow" w:eastAsia="Times New Roman" w:hAnsi="Arial Narrow" w:cs="Times New Roman"/>
            <w:bCs/>
            <w:kern w:val="36"/>
            <w:sz w:val="24"/>
            <w:szCs w:val="24"/>
            <w:u w:val="none"/>
            <w:lang w:val="ru-RU"/>
          </w:rPr>
          <w:t>Содержание</w:t>
        </w:r>
      </w:hyperlink>
    </w:p>
    <w:p w:rsidR="001E461A" w:rsidRDefault="001E461A" w:rsidP="0078626C">
      <w:pPr>
        <w:pStyle w:val="a7"/>
        <w:spacing w:before="0" w:beforeAutospacing="0" w:after="0" w:afterAutospacing="0"/>
        <w:ind w:firstLine="567"/>
        <w:jc w:val="both"/>
        <w:rPr>
          <w:rFonts w:ascii="Arial Narrow" w:hAnsi="Arial Narrow"/>
        </w:rPr>
      </w:pPr>
    </w:p>
    <w:p w:rsidR="007C4FAD" w:rsidRDefault="007C4FAD" w:rsidP="0078626C">
      <w:pPr>
        <w:pStyle w:val="a7"/>
        <w:spacing w:before="0" w:beforeAutospacing="0" w:after="0" w:afterAutospacing="0"/>
        <w:ind w:firstLine="567"/>
        <w:jc w:val="both"/>
        <w:rPr>
          <w:rFonts w:ascii="Arial Narrow" w:hAnsi="Arial Narrow"/>
        </w:rPr>
      </w:pPr>
      <w:r>
        <w:rPr>
          <w:rFonts w:ascii="Arial Narrow" w:hAnsi="Arial Narrow" w:cs="Courier New"/>
          <w:bCs/>
          <w:i/>
          <w:color w:val="002060"/>
        </w:rPr>
        <w:t>T</w:t>
      </w:r>
      <w:r w:rsidRPr="00FD747F">
        <w:rPr>
          <w:rFonts w:ascii="Arial Narrow" w:hAnsi="Arial Narrow" w:cs="Courier New"/>
          <w:bCs/>
          <w:i/>
          <w:color w:val="002060"/>
        </w:rPr>
        <w:t>able</w:t>
      </w:r>
      <w:r w:rsidRPr="00FD747F">
        <w:rPr>
          <w:rFonts w:ascii="Arial Narrow" w:hAnsi="Arial Narrow" w:cs="Courier New"/>
          <w:i/>
          <w:color w:val="002060"/>
        </w:rPr>
        <w:t xml:space="preserve"> </w:t>
      </w:r>
      <w:r>
        <w:rPr>
          <w:rFonts w:ascii="Arial Narrow" w:hAnsi="Arial Narrow" w:cs="Courier New"/>
          <w:i/>
          <w:color w:val="002060"/>
        </w:rPr>
        <w:t>F</w:t>
      </w:r>
      <w:r w:rsidRPr="00FD747F">
        <w:rPr>
          <w:rFonts w:ascii="Arial Narrow" w:hAnsi="Arial Narrow" w:cs="Courier New"/>
          <w:bCs/>
          <w:i/>
          <w:color w:val="002060"/>
        </w:rPr>
        <w:t>unction</w:t>
      </w:r>
      <w:r>
        <w:rPr>
          <w:rFonts w:ascii="Arial Narrow" w:hAnsi="Arial Narrow"/>
        </w:rPr>
        <w:t xml:space="preserve"> </w:t>
      </w:r>
      <w:r w:rsidR="006048C4" w:rsidRPr="006048C4">
        <w:rPr>
          <w:rFonts w:ascii="Arial Narrow" w:hAnsi="Arial Narrow"/>
          <w:color w:val="000000" w:themeColor="text1"/>
        </w:rPr>
        <w:t>[</w:t>
      </w:r>
      <w:r w:rsidR="006048C4" w:rsidRPr="00877DE2">
        <w:rPr>
          <w:rFonts w:ascii="Arial Narrow" w:hAnsi="Arial Narrow" w:cs="Courier New"/>
          <w:i/>
          <w:color w:val="000000" w:themeColor="text1"/>
          <w:shd w:val="clear" w:color="auto" w:fill="FFFFFF" w:themeFill="background1"/>
        </w:rPr>
        <w:t>Z</w:t>
      </w:r>
      <w:r w:rsidR="006048C4">
        <w:rPr>
          <w:rFonts w:ascii="Arial Narrow" w:hAnsi="Arial Narrow" w:cs="Courier New"/>
          <w:i/>
          <w:color w:val="000000" w:themeColor="text1"/>
          <w:shd w:val="clear" w:color="auto" w:fill="FFFFFF" w:themeFill="background1"/>
        </w:rPr>
        <w:t>G</w:t>
      </w:r>
      <w:r w:rsidR="006048C4" w:rsidRPr="00877DE2">
        <w:rPr>
          <w:rFonts w:ascii="Arial Narrow" w:hAnsi="Arial Narrow" w:cs="Courier New"/>
          <w:i/>
          <w:color w:val="000000" w:themeColor="text1"/>
          <w:shd w:val="clear" w:color="auto" w:fill="FFFFFF" w:themeFill="background1"/>
        </w:rPr>
        <w:t>etNDatesStartingFrom</w:t>
      </w:r>
      <w:r w:rsidR="006048C4" w:rsidRPr="006048C4">
        <w:rPr>
          <w:rFonts w:ascii="Arial Narrow" w:hAnsi="Arial Narrow"/>
          <w:color w:val="000000" w:themeColor="text1"/>
        </w:rPr>
        <w:t>]</w:t>
      </w:r>
      <w:r w:rsidR="006048C4">
        <w:rPr>
          <w:rFonts w:ascii="Arial Narrow" w:hAnsi="Arial Narrow"/>
        </w:rPr>
        <w:tab/>
      </w:r>
      <w:r>
        <w:rPr>
          <w:rFonts w:ascii="Arial Narrow" w:hAnsi="Arial Narrow"/>
        </w:rPr>
        <w:tab/>
      </w:r>
      <w:r w:rsidRPr="007C4FAD">
        <w:rPr>
          <w:rFonts w:ascii="Arial Narrow" w:hAnsi="Arial Narrow"/>
          <w:i/>
          <w:color w:val="002060"/>
        </w:rPr>
        <w:t>ABAP class</w:t>
      </w:r>
      <w:r>
        <w:rPr>
          <w:rFonts w:ascii="Arial Narrow" w:hAnsi="Arial Narrow"/>
        </w:rPr>
        <w:t xml:space="preserve"> </w:t>
      </w:r>
      <w:r w:rsidR="00877DE2">
        <w:rPr>
          <w:rFonts w:ascii="Arial Narrow" w:hAnsi="Arial Narrow"/>
        </w:rPr>
        <w:t>[</w:t>
      </w:r>
      <w:r>
        <w:rPr>
          <w:rFonts w:ascii="Arial Narrow" w:hAnsi="Arial Narrow" w:cs="Courier New"/>
          <w:color w:val="000000" w:themeColor="text1"/>
          <w:shd w:val="clear" w:color="auto" w:fill="FFFFFF" w:themeFill="background1"/>
        </w:rPr>
        <w:t>ZCL</w:t>
      </w:r>
      <w:r w:rsidRPr="007C4FAD">
        <w:rPr>
          <w:rFonts w:ascii="Arial Narrow" w:hAnsi="Arial Narrow" w:cs="Courier New"/>
          <w:color w:val="000000" w:themeColor="text1"/>
          <w:shd w:val="clear" w:color="auto" w:fill="FFFFFF" w:themeFill="background1"/>
        </w:rPr>
        <w:t>_</w:t>
      </w:r>
      <w:r>
        <w:rPr>
          <w:rFonts w:ascii="Arial Narrow" w:hAnsi="Arial Narrow" w:cs="Courier New"/>
          <w:color w:val="000000" w:themeColor="text1"/>
          <w:shd w:val="clear" w:color="auto" w:fill="FFFFFF" w:themeFill="background1"/>
        </w:rPr>
        <w:t>DatesTable</w:t>
      </w:r>
      <w:r w:rsidR="00877DE2">
        <w:rPr>
          <w:rFonts w:ascii="Arial Narrow" w:hAnsi="Arial Narrow" w:cs="Courier New"/>
          <w:color w:val="000000" w:themeColor="text1"/>
          <w:shd w:val="clear" w:color="auto" w:fill="FFFFFF" w:themeFill="background1"/>
        </w:rPr>
        <w:t>]</w:t>
      </w:r>
    </w:p>
    <w:p w:rsidR="00877DE2" w:rsidRPr="00A65033" w:rsidRDefault="006048C4" w:rsidP="006048C4">
      <w:pPr>
        <w:pStyle w:val="a7"/>
        <w:spacing w:before="0" w:beforeAutospacing="0" w:after="0" w:afterAutospacing="0"/>
        <w:ind w:firstLine="567"/>
        <w:jc w:val="both"/>
        <w:rPr>
          <w:rFonts w:ascii="Arial Narrow" w:hAnsi="Arial Narrow" w:cs="Courier New"/>
          <w:color w:val="002060"/>
          <w:shd w:val="clear" w:color="auto" w:fill="FFFFFF" w:themeFill="background1"/>
        </w:rPr>
      </w:pPr>
      <w:r>
        <w:rPr>
          <w:rFonts w:ascii="Arial Narrow" w:hAnsi="Arial Narrow" w:cs="Courier New"/>
          <w:i/>
          <w:noProof/>
          <w:color w:val="000000" w:themeColor="text1"/>
        </w:rPr>
        <mc:AlternateContent>
          <mc:Choice Requires="wps">
            <w:drawing>
              <wp:anchor distT="0" distB="0" distL="114300" distR="114300" simplePos="0" relativeHeight="251660288" behindDoc="0" locked="0" layoutInCell="1" allowOverlap="1">
                <wp:simplePos x="0" y="0"/>
                <wp:positionH relativeFrom="column">
                  <wp:posOffset>426658</wp:posOffset>
                </wp:positionH>
                <wp:positionV relativeFrom="paragraph">
                  <wp:posOffset>32905</wp:posOffset>
                </wp:positionV>
                <wp:extent cx="14990" cy="299804"/>
                <wp:effectExtent l="57150" t="38100" r="61595" b="24130"/>
                <wp:wrapNone/>
                <wp:docPr id="80" name="Прямая со стрелкой 80"/>
                <wp:cNvGraphicFramePr/>
                <a:graphic xmlns:a="http://schemas.openxmlformats.org/drawingml/2006/main">
                  <a:graphicData uri="http://schemas.microsoft.com/office/word/2010/wordprocessingShape">
                    <wps:wsp>
                      <wps:cNvCnPr/>
                      <wps:spPr>
                        <a:xfrm flipV="1">
                          <a:off x="0" y="0"/>
                          <a:ext cx="14990" cy="2998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AFF271" id="_x0000_t32" coordsize="21600,21600" o:spt="32" o:oned="t" path="m,l21600,21600e" filled="f">
                <v:path arrowok="t" fillok="f" o:connecttype="none"/>
                <o:lock v:ext="edit" shapetype="t"/>
              </v:shapetype>
              <v:shape id="Прямая со стрелкой 80" o:spid="_x0000_s1026" type="#_x0000_t32" style="position:absolute;margin-left:33.6pt;margin-top:2.6pt;width:1.2pt;height:23.6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" strokecolor="#5b9bd5 [3204]" strokeweight=".5pt">
                <v:stroke endarrow="block" joinstyle="miter"/>
              </v:shape>
            </w:pict>
          </mc:Fallback>
        </mc:AlternateContent>
      </w:r>
      <w:r w:rsidR="007C4FAD" w:rsidRPr="00877DE2">
        <w:rPr>
          <w:rFonts w:ascii="Arial Narrow" w:hAnsi="Arial Narrow" w:cs="Courier New"/>
          <w:i/>
          <w:noProof/>
          <w:color w:val="000000" w:themeColor="text1"/>
        </w:rPr>
        <mc:AlternateContent>
          <mc:Choice Requires="wps">
            <w:drawing>
              <wp:anchor distT="0" distB="0" distL="114300" distR="114300" simplePos="0" relativeHeight="251659264" behindDoc="0" locked="0" layoutInCell="1" allowOverlap="1">
                <wp:simplePos x="0" y="0"/>
                <wp:positionH relativeFrom="column">
                  <wp:posOffset>2030605</wp:posOffset>
                </wp:positionH>
                <wp:positionV relativeFrom="paragraph">
                  <wp:posOffset>55391</wp:posOffset>
                </wp:positionV>
                <wp:extent cx="1101777" cy="67455"/>
                <wp:effectExtent l="0" t="0" r="79375" b="85090"/>
                <wp:wrapNone/>
                <wp:docPr id="75" name="Прямая со стрелкой 75"/>
                <wp:cNvGraphicFramePr/>
                <a:graphic xmlns:a="http://schemas.openxmlformats.org/drawingml/2006/main">
                  <a:graphicData uri="http://schemas.microsoft.com/office/word/2010/wordprocessingShape">
                    <wps:wsp>
                      <wps:cNvCnPr/>
                      <wps:spPr>
                        <a:xfrm>
                          <a:off x="0" y="0"/>
                          <a:ext cx="1101777" cy="67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19353" id="Прямая со стрелкой 75" o:spid="_x0000_s1026" type="#_x0000_t32" style="position:absolute;margin-left:159.9pt;margin-top:4.35pt;width:86.75pt;height: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" strokecolor="#5b9bd5 [3204]" strokeweight=".5pt">
                <v:stroke endarrow="block" joinstyle="miter"/>
              </v:shape>
            </w:pict>
          </mc:Fallback>
        </mc:AlternateContent>
      </w:r>
      <w:r>
        <w:rPr>
          <w:rFonts w:ascii="Arial Narrow" w:hAnsi="Arial Narrow" w:cs="Courier New"/>
          <w:b/>
          <w:i/>
          <w:color w:val="000000" w:themeColor="text1"/>
          <w:shd w:val="clear" w:color="auto" w:fill="FFFFFF" w:themeFill="background1"/>
        </w:rPr>
        <w:tab/>
      </w:r>
      <w:r>
        <w:rPr>
          <w:rFonts w:ascii="Arial Narrow" w:hAnsi="Arial Narrow" w:cs="Courier New"/>
          <w:b/>
          <w:i/>
          <w:color w:val="000000" w:themeColor="text1"/>
          <w:shd w:val="clear" w:color="auto" w:fill="FFFFFF" w:themeFill="background1"/>
        </w:rPr>
        <w:tab/>
      </w:r>
      <w:r>
        <w:rPr>
          <w:rFonts w:ascii="Arial Narrow" w:hAnsi="Arial Narrow" w:cs="Courier New"/>
          <w:b/>
          <w:i/>
          <w:color w:val="000000" w:themeColor="text1"/>
          <w:shd w:val="clear" w:color="auto" w:fill="FFFFFF" w:themeFill="background1"/>
        </w:rPr>
        <w:tab/>
      </w:r>
      <w:r w:rsidR="00877DE2">
        <w:rPr>
          <w:rFonts w:ascii="Arial Narrow" w:hAnsi="Arial Narrow" w:cs="Courier New"/>
          <w:b/>
          <w:i/>
          <w:color w:val="000000" w:themeColor="text1"/>
          <w:shd w:val="clear" w:color="auto" w:fill="FFFFFF" w:themeFill="background1"/>
        </w:rPr>
        <w:tab/>
      </w:r>
      <w:r w:rsidR="007C4FAD">
        <w:rPr>
          <w:rFonts w:ascii="Arial Narrow" w:hAnsi="Arial Narrow" w:cs="Courier New"/>
          <w:b/>
          <w:i/>
          <w:color w:val="000000" w:themeColor="text1"/>
          <w:shd w:val="clear" w:color="auto" w:fill="FFFFFF" w:themeFill="background1"/>
        </w:rPr>
        <w:tab/>
      </w:r>
      <w:r w:rsidR="007C4FAD">
        <w:rPr>
          <w:rFonts w:ascii="Arial Narrow" w:hAnsi="Arial Narrow" w:cs="Courier New"/>
          <w:b/>
          <w:i/>
          <w:color w:val="000000" w:themeColor="text1"/>
          <w:shd w:val="clear" w:color="auto" w:fill="FFFFFF" w:themeFill="background1"/>
        </w:rPr>
        <w:tab/>
      </w:r>
      <w:r>
        <w:rPr>
          <w:rFonts w:ascii="Arial Narrow" w:hAnsi="Arial Narrow" w:cs="Courier New"/>
          <w:b/>
          <w:i/>
          <w:color w:val="000000" w:themeColor="text1"/>
          <w:shd w:val="clear" w:color="auto" w:fill="FFFFFF" w:themeFill="background1"/>
        </w:rPr>
        <w:tab/>
      </w:r>
      <w:r w:rsidR="00877DE2" w:rsidRPr="00A65033">
        <w:rPr>
          <w:rFonts w:ascii="Arial Narrow" w:hAnsi="Arial Narrow" w:cs="Courier New"/>
          <w:color w:val="002060"/>
          <w:shd w:val="clear" w:color="auto" w:fill="FFFFFF" w:themeFill="background1"/>
        </w:rPr>
        <w:t>AMDP function</w:t>
      </w:r>
      <w:r>
        <w:rPr>
          <w:rFonts w:ascii="Arial Narrow" w:hAnsi="Arial Narrow" w:cs="Courier New"/>
          <w:color w:val="002060"/>
          <w:shd w:val="clear" w:color="auto" w:fill="FFFFFF" w:themeFill="background1"/>
        </w:rPr>
        <w:t xml:space="preserve"> [</w:t>
      </w:r>
      <w:r w:rsidRPr="00877DE2">
        <w:rPr>
          <w:rFonts w:ascii="Arial Narrow" w:hAnsi="Arial Narrow" w:cs="Courier New"/>
          <w:i/>
          <w:color w:val="000000" w:themeColor="text1"/>
          <w:shd w:val="clear" w:color="auto" w:fill="FFFFFF" w:themeFill="background1"/>
        </w:rPr>
        <w:t>GetNDatesStartingFrom</w:t>
      </w:r>
      <w:r>
        <w:rPr>
          <w:rFonts w:ascii="Arial Narrow" w:hAnsi="Arial Narrow" w:cs="Courier New"/>
          <w:color w:val="002060"/>
          <w:shd w:val="clear" w:color="auto" w:fill="FFFFFF" w:themeFill="background1"/>
        </w:rPr>
        <w:t>]</w:t>
      </w:r>
    </w:p>
    <w:p w:rsidR="007C4FAD" w:rsidRPr="00877DE2" w:rsidRDefault="007C4FAD" w:rsidP="006048C4">
      <w:pPr>
        <w:pStyle w:val="a7"/>
        <w:spacing w:before="0" w:beforeAutospacing="0" w:after="0" w:afterAutospacing="0"/>
        <w:ind w:left="4320" w:firstLine="720"/>
        <w:jc w:val="both"/>
        <w:rPr>
          <w:rFonts w:ascii="Arial Narrow" w:hAnsi="Arial Narrow"/>
          <w:color w:val="000000" w:themeColor="text1"/>
        </w:rPr>
      </w:pPr>
    </w:p>
    <w:p w:rsidR="007C4FAD" w:rsidRPr="006048C4" w:rsidRDefault="00A65033" w:rsidP="006048C4">
      <w:pPr>
        <w:pStyle w:val="a7"/>
        <w:spacing w:before="0" w:beforeAutospacing="0" w:after="0" w:afterAutospacing="0"/>
        <w:ind w:firstLine="567"/>
        <w:jc w:val="both"/>
        <w:rPr>
          <w:rFonts w:ascii="Arial Narrow" w:hAnsi="Arial Narrow"/>
          <w:color w:val="002060"/>
        </w:rPr>
      </w:pPr>
      <w:r w:rsidRPr="00A65033">
        <w:rPr>
          <w:rFonts w:ascii="Arial Narrow" w:hAnsi="Arial Narrow"/>
          <w:i/>
          <w:color w:val="002060"/>
        </w:rPr>
        <w:t>ABAP program</w:t>
      </w:r>
      <w:r w:rsidR="006048C4">
        <w:rPr>
          <w:rFonts w:ascii="Arial Narrow" w:hAnsi="Arial Narrow"/>
          <w:color w:val="002060"/>
        </w:rPr>
        <w:t xml:space="preserve"> </w:t>
      </w:r>
      <w:r w:rsidR="006048C4" w:rsidRPr="006048C4">
        <w:rPr>
          <w:rFonts w:ascii="Arial Narrow" w:hAnsi="Arial Narrow"/>
          <w:color w:val="000000" w:themeColor="text1"/>
        </w:rPr>
        <w:t>[</w:t>
      </w:r>
      <w:r w:rsidR="006048C4" w:rsidRPr="00A65033">
        <w:rPr>
          <w:rFonts w:ascii="Arial Narrow" w:hAnsi="Arial Narrow" w:cs="Courier New"/>
          <w:i/>
          <w:color w:val="000000" w:themeColor="text1"/>
        </w:rPr>
        <w:t>ZGetNDatesStartingFrom</w:t>
      </w:r>
      <w:r w:rsidR="006048C4" w:rsidRPr="006048C4">
        <w:rPr>
          <w:rFonts w:ascii="Arial Narrow" w:hAnsi="Arial Narrow"/>
          <w:color w:val="000000" w:themeColor="text1"/>
        </w:rPr>
        <w:t>]</w:t>
      </w:r>
    </w:p>
    <w:p w:rsidR="00A65033" w:rsidRDefault="00A65033" w:rsidP="0078626C">
      <w:pPr>
        <w:pStyle w:val="a7"/>
        <w:spacing w:before="0" w:beforeAutospacing="0" w:after="0" w:afterAutospacing="0"/>
        <w:ind w:firstLine="567"/>
        <w:jc w:val="both"/>
        <w:rPr>
          <w:rFonts w:ascii="Arial Narrow" w:hAnsi="Arial Narrow"/>
        </w:rPr>
      </w:pPr>
    </w:p>
    <w:p w:rsidR="00A65033" w:rsidRDefault="00A65033" w:rsidP="0078626C">
      <w:pPr>
        <w:pStyle w:val="a7"/>
        <w:spacing w:before="0" w:beforeAutospacing="0" w:after="0" w:afterAutospacing="0"/>
        <w:ind w:firstLine="567"/>
        <w:jc w:val="both"/>
        <w:rPr>
          <w:rFonts w:ascii="Arial Narrow" w:hAnsi="Arial Narrow"/>
        </w:rPr>
      </w:pPr>
    </w:p>
    <w:p w:rsidR="001E461A" w:rsidRDefault="001E461A" w:rsidP="0078626C">
      <w:pPr>
        <w:pStyle w:val="a7"/>
        <w:spacing w:before="0" w:beforeAutospacing="0" w:after="0" w:afterAutospacing="0"/>
        <w:ind w:firstLine="567"/>
        <w:jc w:val="both"/>
        <w:rPr>
          <w:rFonts w:ascii="Arial Narrow" w:hAnsi="Arial Narrow"/>
        </w:rPr>
      </w:pPr>
      <w:r w:rsidRPr="00A37AC3">
        <w:rPr>
          <w:rFonts w:ascii="Arial Narrow" w:hAnsi="Arial Narrow"/>
          <w:color w:val="002060"/>
          <w:spacing w:val="20"/>
        </w:rPr>
        <w:t xml:space="preserve">To create a </w:t>
      </w:r>
      <w:r w:rsidRPr="00A37AC3">
        <w:rPr>
          <w:rFonts w:ascii="Arial Narrow" w:hAnsi="Arial Narrow"/>
          <w:i/>
          <w:color w:val="002060"/>
          <w:spacing w:val="20"/>
        </w:rPr>
        <w:t>dates table</w:t>
      </w:r>
      <w:r w:rsidRPr="00A37AC3">
        <w:rPr>
          <w:rFonts w:ascii="Arial Narrow" w:hAnsi="Arial Narrow"/>
          <w:color w:val="002060"/>
        </w:rPr>
        <w:t xml:space="preserve"> </w:t>
      </w:r>
      <w:r w:rsidR="004068C3" w:rsidRPr="00A37AC3">
        <w:rPr>
          <w:rFonts w:ascii="Arial Narrow" w:hAnsi="Arial Narrow"/>
        </w:rPr>
        <w:t>/</w:t>
      </w:r>
      <w:r w:rsidR="004068C3" w:rsidRPr="0078626C">
        <w:rPr>
          <w:rFonts w:ascii="Arial Narrow" w:hAnsi="Arial Narrow"/>
        </w:rPr>
        <w:t>таблицы дат</w:t>
      </w:r>
      <w:r w:rsidR="004068C3" w:rsidRPr="00A37AC3">
        <w:rPr>
          <w:rFonts w:ascii="Arial Narrow" w:hAnsi="Arial Narrow"/>
        </w:rPr>
        <w:t xml:space="preserve">/ </w:t>
      </w:r>
      <w:r w:rsidRPr="00A37AC3">
        <w:rPr>
          <w:rFonts w:ascii="Arial Narrow" w:hAnsi="Arial Narrow"/>
        </w:rPr>
        <w:t>on SAP HANA database</w:t>
      </w:r>
      <w:r w:rsidRPr="0078626C">
        <w:rPr>
          <w:rFonts w:ascii="Arial Narrow" w:hAnsi="Arial Narrow"/>
        </w:rPr>
        <w:t xml:space="preserve"> it</w:t>
      </w:r>
      <w:r w:rsidR="00A37AC3">
        <w:rPr>
          <w:rFonts w:ascii="Arial Narrow" w:hAnsi="Arial Narrow"/>
        </w:rPr>
        <w:t>’</w:t>
      </w:r>
      <w:r w:rsidRPr="0078626C">
        <w:rPr>
          <w:rFonts w:ascii="Arial Narrow" w:hAnsi="Arial Narrow"/>
        </w:rPr>
        <w:t xml:space="preserve">s easy and performs best to use series data function </w:t>
      </w:r>
      <w:r w:rsidRPr="00A37AC3">
        <w:rPr>
          <w:rFonts w:ascii="Arial Narrow" w:hAnsi="Arial Narrow"/>
          <w:b/>
          <w:bCs/>
          <w:i/>
        </w:rPr>
        <w:t>SERIES_GENERATE_DATE</w:t>
      </w:r>
      <w:r w:rsidRPr="0078626C">
        <w:rPr>
          <w:rFonts w:ascii="Arial Narrow" w:hAnsi="Arial Narrow"/>
        </w:rPr>
        <w:t>.</w:t>
      </w:r>
    </w:p>
    <w:p w:rsidR="00DD3DCA" w:rsidRDefault="00DD3DCA" w:rsidP="0078626C">
      <w:pPr>
        <w:pStyle w:val="a7"/>
        <w:spacing w:before="0" w:beforeAutospacing="0" w:after="0" w:afterAutospacing="0"/>
        <w:ind w:firstLine="567"/>
        <w:jc w:val="both"/>
        <w:rPr>
          <w:rFonts w:ascii="Arial Narrow" w:hAnsi="Arial Narrow"/>
        </w:rPr>
      </w:pPr>
    </w:p>
    <w:p w:rsidR="00DD3DCA" w:rsidRPr="00DD3DCA" w:rsidRDefault="00DD3DCA" w:rsidP="00DD3DCA">
      <w:pPr>
        <w:spacing w:after="0" w:line="240" w:lineRule="auto"/>
        <w:ind w:firstLine="567"/>
        <w:jc w:val="both"/>
        <w:rPr>
          <w:rFonts w:ascii="Arial Narrow" w:eastAsia="Times New Roman" w:hAnsi="Arial Narrow" w:cs="Times New Roman"/>
          <w:sz w:val="24"/>
          <w:szCs w:val="24"/>
          <w:lang w:eastAsia="ru-RU"/>
        </w:rPr>
      </w:pPr>
      <w:r w:rsidRPr="00DD3DCA">
        <w:rPr>
          <w:rFonts w:ascii="Arial Narrow" w:eastAsia="Times New Roman" w:hAnsi="Arial Narrow" w:cs="Times New Roman"/>
          <w:sz w:val="24"/>
          <w:szCs w:val="24"/>
          <w:lang w:eastAsia="ru-RU"/>
        </w:rPr>
        <w:t xml:space="preserve">The example below illustrates how to generate a </w:t>
      </w:r>
      <w:r w:rsidRPr="00DD3DCA">
        <w:rPr>
          <w:rFonts w:ascii="Arial Narrow" w:eastAsia="Times New Roman" w:hAnsi="Arial Narrow" w:cs="Times New Roman"/>
          <w:i/>
          <w:color w:val="002060"/>
          <w:sz w:val="24"/>
          <w:szCs w:val="24"/>
          <w:lang w:eastAsia="ru-RU"/>
        </w:rPr>
        <w:t>date series table</w:t>
      </w:r>
      <w:r w:rsidRPr="00DD3DCA">
        <w:rPr>
          <w:rFonts w:ascii="Arial Narrow" w:eastAsia="Times New Roman" w:hAnsi="Arial Narrow" w:cs="Times New Roman"/>
          <w:color w:val="002060"/>
          <w:sz w:val="24"/>
          <w:szCs w:val="24"/>
          <w:lang w:eastAsia="ru-RU"/>
        </w:rPr>
        <w:t xml:space="preserve"> </w:t>
      </w:r>
      <w:r w:rsidRPr="00DD3DCA">
        <w:rPr>
          <w:rFonts w:ascii="Arial Narrow" w:eastAsia="Times New Roman" w:hAnsi="Arial Narrow" w:cs="Times New Roman"/>
          <w:sz w:val="24"/>
          <w:szCs w:val="24"/>
          <w:lang w:eastAsia="ru-RU"/>
        </w:rPr>
        <w:t xml:space="preserve">with </w:t>
      </w:r>
      <w:r w:rsidRPr="00A37AC3">
        <w:rPr>
          <w:rFonts w:ascii="Arial Narrow" w:eastAsia="Times New Roman" w:hAnsi="Arial Narrow" w:cs="Times New Roman"/>
          <w:color w:val="C00000"/>
          <w:sz w:val="24"/>
          <w:szCs w:val="24"/>
          <w:lang w:eastAsia="ru-RU"/>
        </w:rPr>
        <w:t xml:space="preserve">closed-closed </w:t>
      </w:r>
      <w:r w:rsidRPr="00DD3DCA">
        <w:rPr>
          <w:rFonts w:ascii="Arial Narrow" w:eastAsia="Times New Roman" w:hAnsi="Arial Narrow" w:cs="Times New Roman"/>
          <w:sz w:val="24"/>
          <w:szCs w:val="24"/>
          <w:lang w:eastAsia="ru-RU"/>
        </w:rPr>
        <w:t xml:space="preserve">semantics where the </w:t>
      </w:r>
      <w:r w:rsidRPr="00A37AC3">
        <w:rPr>
          <w:rFonts w:ascii="Arial Narrow" w:eastAsia="Times New Roman" w:hAnsi="Arial Narrow" w:cs="Times New Roman"/>
          <w:i/>
          <w:color w:val="002060"/>
          <w:sz w:val="24"/>
          <w:szCs w:val="24"/>
          <w:lang w:eastAsia="ru-RU"/>
        </w:rPr>
        <w:t>period</w:t>
      </w:r>
      <w:r w:rsidR="00A37AC3" w:rsidRPr="00A37AC3">
        <w:rPr>
          <w:rFonts w:ascii="Arial Narrow" w:eastAsia="Times New Roman" w:hAnsi="Arial Narrow" w:cs="Times New Roman"/>
          <w:i/>
          <w:color w:val="002060"/>
          <w:sz w:val="24"/>
          <w:szCs w:val="24"/>
          <w:lang w:eastAsia="ru-RU"/>
        </w:rPr>
        <w:t>_</w:t>
      </w:r>
      <w:r w:rsidRPr="00A37AC3">
        <w:rPr>
          <w:rFonts w:ascii="Arial Narrow" w:eastAsia="Times New Roman" w:hAnsi="Arial Narrow" w:cs="Times New Roman"/>
          <w:i/>
          <w:color w:val="002060"/>
          <w:sz w:val="24"/>
          <w:szCs w:val="24"/>
          <w:lang w:eastAsia="ru-RU"/>
        </w:rPr>
        <w:t>end</w:t>
      </w:r>
      <w:r w:rsidRPr="00DD3DCA">
        <w:rPr>
          <w:rFonts w:ascii="Arial Narrow" w:eastAsia="Times New Roman" w:hAnsi="Arial Narrow" w:cs="Times New Roman"/>
          <w:sz w:val="24"/>
          <w:szCs w:val="24"/>
          <w:lang w:eastAsia="ru-RU"/>
        </w:rPr>
        <w:t xml:space="preserve"> belongs to the interval</w:t>
      </w:r>
    </w:p>
    <w:p w:rsidR="00DD3DCA" w:rsidRDefault="00DD3DCA" w:rsidP="00DD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eastAsia="ru-RU"/>
        </w:rPr>
      </w:pPr>
    </w:p>
    <w:p w:rsidR="00DD3DCA" w:rsidRPr="00DD3DCA" w:rsidRDefault="00DD3DCA" w:rsidP="00DD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eastAsia="ru-RU"/>
        </w:rPr>
      </w:pPr>
      <w:r w:rsidRPr="00DD3DCA">
        <w:rPr>
          <w:rFonts w:ascii="Arial Narrow" w:eastAsia="Times New Roman" w:hAnsi="Arial Narrow" w:cs="Courier New"/>
          <w:sz w:val="24"/>
          <w:szCs w:val="24"/>
          <w:lang w:eastAsia="ru-RU"/>
        </w:rPr>
        <w:t xml:space="preserve">SELECT GENERATED_PERIOD_START AS </w:t>
      </w:r>
      <w:r w:rsidRPr="00A37AC3">
        <w:rPr>
          <w:rFonts w:ascii="Arial Narrow" w:eastAsia="Times New Roman" w:hAnsi="Arial Narrow" w:cs="Courier New"/>
          <w:i/>
          <w:color w:val="002060"/>
          <w:sz w:val="24"/>
          <w:szCs w:val="24"/>
          <w:lang w:eastAsia="ru-RU"/>
        </w:rPr>
        <w:t>from_date</w:t>
      </w:r>
      <w:r w:rsidRPr="00DD3DCA">
        <w:rPr>
          <w:rFonts w:ascii="Arial Narrow" w:eastAsia="Times New Roman" w:hAnsi="Arial Narrow" w:cs="Courier New"/>
          <w:sz w:val="24"/>
          <w:szCs w:val="24"/>
          <w:lang w:eastAsia="ru-RU"/>
        </w:rPr>
        <w:t>,</w:t>
      </w:r>
    </w:p>
    <w:p w:rsidR="00DD3DCA" w:rsidRPr="00DD3DCA" w:rsidRDefault="00DD3DCA" w:rsidP="00DD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eastAsia="ru-RU"/>
        </w:rPr>
      </w:pPr>
      <w:r w:rsidRPr="00DD3DCA">
        <w:rPr>
          <w:rFonts w:ascii="Arial Narrow" w:eastAsia="Times New Roman" w:hAnsi="Arial Narrow" w:cs="Courier New"/>
          <w:sz w:val="24"/>
          <w:szCs w:val="24"/>
          <w:lang w:eastAsia="ru-RU"/>
        </w:rPr>
        <w:t xml:space="preserve">               </w:t>
      </w:r>
      <w:r w:rsidR="00265F50" w:rsidRPr="00265F50">
        <w:rPr>
          <w:rFonts w:ascii="Arial Narrow" w:eastAsia="Times New Roman" w:hAnsi="Arial Narrow" w:cs="Courier New"/>
          <w:i/>
          <w:color w:val="002060"/>
          <w:sz w:val="24"/>
          <w:szCs w:val="24"/>
          <w:shd w:val="clear" w:color="auto" w:fill="F2F2F2" w:themeFill="background1" w:themeFillShade="F2"/>
          <w:lang w:eastAsia="ru-RU"/>
        </w:rPr>
        <w:t>ADD_DAYS</w:t>
      </w:r>
      <w:r w:rsidR="00265F50" w:rsidRPr="00DD3DCA">
        <w:rPr>
          <w:rFonts w:ascii="Arial Narrow" w:eastAsia="Times New Roman" w:hAnsi="Arial Narrow" w:cs="Courier New"/>
          <w:sz w:val="24"/>
          <w:szCs w:val="24"/>
          <w:lang w:eastAsia="ru-RU"/>
        </w:rPr>
        <w:t>(GENERATED_PERIOD_END, 1)</w:t>
      </w:r>
      <w:r w:rsidRPr="00DD3DCA">
        <w:rPr>
          <w:rFonts w:ascii="Arial Narrow" w:eastAsia="Times New Roman" w:hAnsi="Arial Narrow" w:cs="Courier New"/>
          <w:sz w:val="24"/>
          <w:szCs w:val="24"/>
          <w:lang w:eastAsia="ru-RU"/>
        </w:rPr>
        <w:t xml:space="preserve"> AS </w:t>
      </w:r>
      <w:r w:rsidRPr="00A37AC3">
        <w:rPr>
          <w:rFonts w:ascii="Arial Narrow" w:eastAsia="Times New Roman" w:hAnsi="Arial Narrow" w:cs="Courier New"/>
          <w:i/>
          <w:color w:val="002060"/>
          <w:sz w:val="24"/>
          <w:szCs w:val="24"/>
          <w:lang w:eastAsia="ru-RU"/>
        </w:rPr>
        <w:t>to_date</w:t>
      </w:r>
    </w:p>
    <w:p w:rsidR="00DD3DCA" w:rsidRPr="00DD3DCA" w:rsidRDefault="00DD3DCA" w:rsidP="00DD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eastAsia="ru-RU"/>
        </w:rPr>
      </w:pPr>
      <w:r w:rsidRPr="00DD3DCA">
        <w:rPr>
          <w:rFonts w:ascii="Arial Narrow" w:eastAsia="Times New Roman" w:hAnsi="Arial Narrow" w:cs="Courier New"/>
          <w:sz w:val="24"/>
          <w:szCs w:val="24"/>
          <w:lang w:eastAsia="ru-RU"/>
        </w:rPr>
        <w:t xml:space="preserve">FROM </w:t>
      </w:r>
      <w:r w:rsidRPr="00A37AC3">
        <w:rPr>
          <w:rFonts w:ascii="Arial Narrow" w:eastAsia="Times New Roman" w:hAnsi="Arial Narrow" w:cs="Courier New"/>
          <w:i/>
          <w:color w:val="385623" w:themeColor="accent6" w:themeShade="80"/>
          <w:sz w:val="24"/>
          <w:szCs w:val="24"/>
          <w:shd w:val="clear" w:color="auto" w:fill="F2F2F2" w:themeFill="background1" w:themeFillShade="F2"/>
          <w:lang w:eastAsia="ru-RU"/>
        </w:rPr>
        <w:t>SERIES_GENERATE_DATE</w:t>
      </w:r>
      <w:r w:rsidRPr="00DD3DCA">
        <w:rPr>
          <w:rFonts w:ascii="Arial Narrow" w:eastAsia="Times New Roman" w:hAnsi="Arial Narrow" w:cs="Courier New"/>
          <w:sz w:val="24"/>
          <w:szCs w:val="24"/>
          <w:lang w:eastAsia="ru-RU"/>
        </w:rPr>
        <w:t>('INTERVAL 1 MONTH', '20</w:t>
      </w:r>
      <w:r w:rsidR="00265F50">
        <w:rPr>
          <w:rFonts w:ascii="Arial Narrow" w:eastAsia="Times New Roman" w:hAnsi="Arial Narrow" w:cs="Courier New"/>
          <w:sz w:val="24"/>
          <w:szCs w:val="24"/>
          <w:lang w:eastAsia="ru-RU"/>
        </w:rPr>
        <w:t>23</w:t>
      </w:r>
      <w:r w:rsidRPr="00DD3DCA">
        <w:rPr>
          <w:rFonts w:ascii="Arial Narrow" w:eastAsia="Times New Roman" w:hAnsi="Arial Narrow" w:cs="Courier New"/>
          <w:sz w:val="24"/>
          <w:szCs w:val="24"/>
          <w:lang w:eastAsia="ru-RU"/>
        </w:rPr>
        <w:t>-0</w:t>
      </w:r>
      <w:r w:rsidR="00265F50">
        <w:rPr>
          <w:rFonts w:ascii="Arial Narrow" w:eastAsia="Times New Roman" w:hAnsi="Arial Narrow" w:cs="Courier New"/>
          <w:sz w:val="24"/>
          <w:szCs w:val="24"/>
          <w:lang w:eastAsia="ru-RU"/>
        </w:rPr>
        <w:t>8</w:t>
      </w:r>
      <w:r w:rsidRPr="00DD3DCA">
        <w:rPr>
          <w:rFonts w:ascii="Arial Narrow" w:eastAsia="Times New Roman" w:hAnsi="Arial Narrow" w:cs="Courier New"/>
          <w:sz w:val="24"/>
          <w:szCs w:val="24"/>
          <w:lang w:eastAsia="ru-RU"/>
        </w:rPr>
        <w:t>-01', '20</w:t>
      </w:r>
      <w:r w:rsidR="00265F50">
        <w:rPr>
          <w:rFonts w:ascii="Arial Narrow" w:eastAsia="Times New Roman" w:hAnsi="Arial Narrow" w:cs="Courier New"/>
          <w:sz w:val="24"/>
          <w:szCs w:val="24"/>
          <w:lang w:eastAsia="ru-RU"/>
        </w:rPr>
        <w:t>23</w:t>
      </w:r>
      <w:r w:rsidRPr="00DD3DCA">
        <w:rPr>
          <w:rFonts w:ascii="Arial Narrow" w:eastAsia="Times New Roman" w:hAnsi="Arial Narrow" w:cs="Courier New"/>
          <w:sz w:val="24"/>
          <w:szCs w:val="24"/>
          <w:lang w:eastAsia="ru-RU"/>
        </w:rPr>
        <w:t>-</w:t>
      </w:r>
      <w:r w:rsidR="00265F50">
        <w:rPr>
          <w:rFonts w:ascii="Arial Narrow" w:eastAsia="Times New Roman" w:hAnsi="Arial Narrow" w:cs="Courier New"/>
          <w:sz w:val="24"/>
          <w:szCs w:val="24"/>
          <w:lang w:eastAsia="ru-RU"/>
        </w:rPr>
        <w:t>11</w:t>
      </w:r>
      <w:r w:rsidRPr="00DD3DCA">
        <w:rPr>
          <w:rFonts w:ascii="Arial Narrow" w:eastAsia="Times New Roman" w:hAnsi="Arial Narrow" w:cs="Courier New"/>
          <w:sz w:val="24"/>
          <w:szCs w:val="24"/>
          <w:lang w:eastAsia="ru-RU"/>
        </w:rPr>
        <w:t>-</w:t>
      </w:r>
      <w:r w:rsidR="00265F50">
        <w:rPr>
          <w:rFonts w:ascii="Arial Narrow" w:eastAsia="Times New Roman" w:hAnsi="Arial Narrow" w:cs="Courier New"/>
          <w:sz w:val="24"/>
          <w:szCs w:val="24"/>
          <w:lang w:eastAsia="ru-RU"/>
        </w:rPr>
        <w:t>07</w:t>
      </w:r>
      <w:r w:rsidRPr="00DD3DCA">
        <w:rPr>
          <w:rFonts w:ascii="Arial Narrow" w:eastAsia="Times New Roman" w:hAnsi="Arial Narrow" w:cs="Courier New"/>
          <w:sz w:val="24"/>
          <w:szCs w:val="24"/>
          <w:lang w:eastAsia="ru-RU"/>
        </w:rPr>
        <w:t>')</w:t>
      </w:r>
    </w:p>
    <w:p w:rsidR="00DD3DCA" w:rsidRDefault="00DD3DCA" w:rsidP="0078626C">
      <w:pPr>
        <w:pStyle w:val="a7"/>
        <w:spacing w:before="0" w:beforeAutospacing="0" w:after="0" w:afterAutospacing="0"/>
        <w:ind w:firstLine="567"/>
        <w:jc w:val="both"/>
        <w:rPr>
          <w:rFonts w:ascii="Arial Narrow" w:hAnsi="Arial Narrow"/>
        </w:rPr>
      </w:pPr>
    </w:p>
    <w:p w:rsidR="00DD3DCA" w:rsidRDefault="00C25356" w:rsidP="0078626C">
      <w:pPr>
        <w:pStyle w:val="a7"/>
        <w:spacing w:before="0" w:beforeAutospacing="0" w:after="0" w:afterAutospacing="0"/>
        <w:ind w:firstLine="567"/>
        <w:jc w:val="both"/>
        <w:rPr>
          <w:rFonts w:ascii="Arial Narrow" w:hAnsi="Arial Narrow"/>
        </w:rPr>
      </w:pPr>
      <w:r>
        <w:rPr>
          <w:noProof/>
        </w:rPr>
        <w:drawing>
          <wp:inline distT="0" distB="0" distL="0" distR="0" wp14:anchorId="5DF8261E" wp14:editId="7F7E21F9">
            <wp:extent cx="1668449" cy="553476"/>
            <wp:effectExtent l="0" t="0" r="825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68449" cy="553476"/>
                    </a:xfrm>
                    <a:prstGeom prst="rect">
                      <a:avLst/>
                    </a:prstGeom>
                  </pic:spPr>
                </pic:pic>
              </a:graphicData>
            </a:graphic>
          </wp:inline>
        </w:drawing>
      </w:r>
    </w:p>
    <w:p w:rsidR="00265F50" w:rsidRDefault="00265F50" w:rsidP="0078626C">
      <w:pPr>
        <w:pStyle w:val="a7"/>
        <w:spacing w:before="0" w:beforeAutospacing="0" w:after="0" w:afterAutospacing="0"/>
        <w:ind w:firstLine="567"/>
        <w:jc w:val="both"/>
        <w:rPr>
          <w:rFonts w:ascii="Arial Narrow" w:hAnsi="Arial Narrow"/>
        </w:rPr>
      </w:pPr>
    </w:p>
    <w:p w:rsidR="00265F50" w:rsidRPr="00DD3DCA" w:rsidRDefault="00265F50" w:rsidP="00265F50">
      <w:pPr>
        <w:pStyle w:val="a7"/>
        <w:spacing w:before="0" w:beforeAutospacing="0" w:after="0" w:afterAutospacing="0"/>
        <w:ind w:firstLine="567"/>
        <w:jc w:val="both"/>
        <w:rPr>
          <w:rFonts w:ascii="Arial Narrow" w:hAnsi="Arial Narrow" w:cs="Courier New"/>
          <w:lang w:eastAsia="ru-RU"/>
        </w:rPr>
      </w:pPr>
      <w:r w:rsidRPr="00265F50">
        <w:rPr>
          <w:rFonts w:ascii="Arial Narrow" w:hAnsi="Arial Narrow"/>
          <w:color w:val="002060"/>
          <w:spacing w:val="20"/>
        </w:rPr>
        <w:t>Rem</w:t>
      </w:r>
      <w:r>
        <w:rPr>
          <w:rFonts w:ascii="Arial Narrow" w:hAnsi="Arial Narrow"/>
        </w:rPr>
        <w:t xml:space="preserve"> – </w:t>
      </w:r>
      <w:r>
        <w:rPr>
          <w:rFonts w:ascii="Arial Narrow" w:hAnsi="Arial Narrow"/>
          <w:lang w:val="ru-RU"/>
        </w:rPr>
        <w:t>для</w:t>
      </w:r>
      <w:r w:rsidRPr="00265F50">
        <w:rPr>
          <w:rFonts w:ascii="Arial Narrow" w:hAnsi="Arial Narrow"/>
        </w:rPr>
        <w:t xml:space="preserve"> </w:t>
      </w:r>
      <w:r>
        <w:rPr>
          <w:rFonts w:ascii="Arial Narrow" w:hAnsi="Arial Narrow"/>
          <w:lang w:val="ru-RU"/>
        </w:rPr>
        <w:t>чего</w:t>
      </w:r>
      <w:r w:rsidRPr="00265F50">
        <w:rPr>
          <w:rFonts w:ascii="Arial Narrow" w:hAnsi="Arial Narrow"/>
        </w:rPr>
        <w:t xml:space="preserve"> </w:t>
      </w:r>
      <w:r w:rsidR="00A37AC3">
        <w:rPr>
          <w:rFonts w:ascii="Arial Narrow" w:hAnsi="Arial Narrow"/>
        </w:rPr>
        <w:t>[</w:t>
      </w:r>
      <w:r w:rsidR="00A37AC3">
        <w:rPr>
          <w:rFonts w:ascii="Arial Narrow" w:hAnsi="Arial Narrow"/>
          <w:lang w:val="ru-RU"/>
        </w:rPr>
        <w:t>в</w:t>
      </w:r>
      <w:r w:rsidR="00A37AC3" w:rsidRPr="00A37AC3">
        <w:rPr>
          <w:rFonts w:ascii="Arial Narrow" w:hAnsi="Arial Narrow"/>
        </w:rPr>
        <w:t xml:space="preserve"> </w:t>
      </w:r>
      <w:r w:rsidR="00A37AC3">
        <w:rPr>
          <w:rFonts w:ascii="Arial Narrow" w:hAnsi="Arial Narrow"/>
          <w:lang w:val="ru-RU"/>
        </w:rPr>
        <w:t>коде</w:t>
      </w:r>
      <w:r w:rsidR="00A37AC3" w:rsidRPr="00A37AC3">
        <w:rPr>
          <w:rFonts w:ascii="Arial Narrow" w:hAnsi="Arial Narrow"/>
        </w:rPr>
        <w:t xml:space="preserve"> </w:t>
      </w:r>
      <w:r w:rsidR="00A37AC3">
        <w:rPr>
          <w:rFonts w:ascii="Arial Narrow" w:hAnsi="Arial Narrow"/>
          <w:lang w:val="ru-RU"/>
        </w:rPr>
        <w:t>выше</w:t>
      </w:r>
      <w:r w:rsidR="00A37AC3">
        <w:rPr>
          <w:rFonts w:ascii="Arial Narrow" w:hAnsi="Arial Narrow"/>
        </w:rPr>
        <w:t xml:space="preserve">] </w:t>
      </w:r>
      <w:r>
        <w:rPr>
          <w:rFonts w:ascii="Arial Narrow" w:hAnsi="Arial Narrow"/>
          <w:lang w:val="ru-RU"/>
        </w:rPr>
        <w:t>нужен</w:t>
      </w:r>
      <w:r w:rsidRPr="00265F50">
        <w:rPr>
          <w:rFonts w:ascii="Arial Narrow" w:hAnsi="Arial Narrow"/>
        </w:rPr>
        <w:t xml:space="preserve"> </w:t>
      </w:r>
      <w:r w:rsidRPr="00A37AC3">
        <w:rPr>
          <w:rFonts w:ascii="Arial Narrow" w:hAnsi="Arial Narrow" w:cs="Courier New"/>
          <w:b/>
          <w:i/>
          <w:color w:val="000000" w:themeColor="text1"/>
          <w:shd w:val="clear" w:color="auto" w:fill="F2F2F2" w:themeFill="background1" w:themeFillShade="F2"/>
          <w:lang w:eastAsia="ru-RU"/>
        </w:rPr>
        <w:t>ADD_DAYS</w:t>
      </w:r>
      <w:r w:rsidRPr="00A37AC3">
        <w:rPr>
          <w:rFonts w:ascii="Arial Narrow" w:hAnsi="Arial Narrow" w:cs="Courier New"/>
          <w:shd w:val="clear" w:color="auto" w:fill="F2F2F2" w:themeFill="background1" w:themeFillShade="F2"/>
          <w:lang w:eastAsia="ru-RU"/>
        </w:rPr>
        <w:t xml:space="preserve">(GENERATED_PERIOD_END, </w:t>
      </w:r>
      <w:r w:rsidR="00C25356" w:rsidRPr="00C25356">
        <w:rPr>
          <w:rFonts w:ascii="Arial Narrow" w:hAnsi="Arial Narrow" w:cs="Courier New"/>
          <w:i/>
          <w:shd w:val="clear" w:color="auto" w:fill="FFF2CC" w:themeFill="accent4" w:themeFillTint="33"/>
          <w:lang w:eastAsia="ru-RU"/>
        </w:rPr>
        <w:t>-</w:t>
      </w:r>
      <w:r w:rsidRPr="00C25356">
        <w:rPr>
          <w:rFonts w:ascii="Arial Narrow" w:hAnsi="Arial Narrow" w:cs="Courier New"/>
          <w:i/>
          <w:shd w:val="clear" w:color="auto" w:fill="FFF2CC" w:themeFill="accent4" w:themeFillTint="33"/>
          <w:lang w:eastAsia="ru-RU"/>
        </w:rPr>
        <w:t>1</w:t>
      </w:r>
      <w:r w:rsidRPr="00A37AC3">
        <w:rPr>
          <w:rFonts w:ascii="Arial Narrow" w:hAnsi="Arial Narrow" w:cs="Courier New"/>
          <w:shd w:val="clear" w:color="auto" w:fill="F2F2F2" w:themeFill="background1" w:themeFillShade="F2"/>
          <w:lang w:eastAsia="ru-RU"/>
        </w:rPr>
        <w:t>)</w:t>
      </w:r>
    </w:p>
    <w:p w:rsidR="00265F50" w:rsidRDefault="00265F50" w:rsidP="0078626C">
      <w:pPr>
        <w:pStyle w:val="a7"/>
        <w:spacing w:before="0" w:beforeAutospacing="0" w:after="0" w:afterAutospacing="0"/>
        <w:ind w:firstLine="567"/>
        <w:jc w:val="both"/>
        <w:rPr>
          <w:rFonts w:ascii="Arial Narrow" w:hAnsi="Arial Narrow"/>
        </w:rPr>
      </w:pPr>
    </w:p>
    <w:p w:rsidR="00265F50" w:rsidRPr="00265F50" w:rsidRDefault="00265F50" w:rsidP="0078626C">
      <w:pPr>
        <w:pStyle w:val="a7"/>
        <w:spacing w:before="0" w:beforeAutospacing="0" w:after="0" w:afterAutospacing="0"/>
        <w:ind w:firstLine="567"/>
        <w:jc w:val="both"/>
        <w:rPr>
          <w:rFonts w:ascii="Arial Narrow" w:hAnsi="Arial Narrow"/>
        </w:rPr>
      </w:pPr>
      <w:r>
        <w:rPr>
          <w:rFonts w:ascii="Arial Narrow" w:hAnsi="Arial Narrow"/>
          <w:lang w:val="ru-RU"/>
        </w:rPr>
        <w:t>Просто</w:t>
      </w:r>
      <w:r w:rsidRPr="00265F50">
        <w:rPr>
          <w:rFonts w:ascii="Arial Narrow" w:hAnsi="Arial Narrow"/>
        </w:rPr>
        <w:t xml:space="preserve"> </w:t>
      </w:r>
      <w:r w:rsidRPr="00A37AC3">
        <w:rPr>
          <w:rFonts w:ascii="Arial Narrow" w:hAnsi="Arial Narrow" w:cs="Courier New"/>
          <w:shd w:val="clear" w:color="auto" w:fill="F2F2F2" w:themeFill="background1" w:themeFillShade="F2"/>
          <w:lang w:eastAsia="ru-RU"/>
        </w:rPr>
        <w:t>GENERATED_PERIOD_END AS to_date</w:t>
      </w:r>
      <w:r w:rsidRPr="00265F50">
        <w:rPr>
          <w:rFonts w:ascii="Arial Narrow" w:hAnsi="Arial Narrow" w:cs="Courier New"/>
          <w:lang w:eastAsia="ru-RU"/>
        </w:rPr>
        <w:t xml:space="preserve">  </w:t>
      </w:r>
      <w:r w:rsidR="00DF2571" w:rsidRPr="00DF2571">
        <w:rPr>
          <w:rFonts w:ascii="Arial Narrow" w:hAnsi="Arial Narrow" w:cs="Courier New"/>
          <w:lang w:eastAsia="ru-RU"/>
        </w:rPr>
        <w:t xml:space="preserve">- </w:t>
      </w:r>
      <w:r>
        <w:rPr>
          <w:rFonts w:ascii="Arial Narrow" w:hAnsi="Arial Narrow" w:cs="Courier New"/>
          <w:lang w:val="ru-RU" w:eastAsia="ru-RU"/>
        </w:rPr>
        <w:t>дает</w:t>
      </w:r>
    </w:p>
    <w:p w:rsidR="00265F50" w:rsidRDefault="00265F50" w:rsidP="0078626C">
      <w:pPr>
        <w:pStyle w:val="a7"/>
        <w:spacing w:before="0" w:beforeAutospacing="0" w:after="0" w:afterAutospacing="0"/>
        <w:ind w:firstLine="567"/>
        <w:jc w:val="both"/>
        <w:rPr>
          <w:rFonts w:ascii="Arial Narrow" w:hAnsi="Arial Narrow"/>
        </w:rPr>
      </w:pPr>
    </w:p>
    <w:p w:rsidR="00265F50" w:rsidRDefault="00C25356" w:rsidP="0078626C">
      <w:pPr>
        <w:pStyle w:val="a7"/>
        <w:spacing w:before="0" w:beforeAutospacing="0" w:after="0" w:afterAutospacing="0"/>
        <w:ind w:firstLine="567"/>
        <w:jc w:val="both"/>
        <w:rPr>
          <w:rFonts w:ascii="Arial Narrow" w:hAnsi="Arial Narrow"/>
        </w:rPr>
      </w:pPr>
      <w:r>
        <w:rPr>
          <w:noProof/>
        </w:rPr>
        <w:drawing>
          <wp:inline distT="0" distB="0" distL="0" distR="0" wp14:anchorId="57338463" wp14:editId="343DE4D7">
            <wp:extent cx="1926236" cy="586245"/>
            <wp:effectExtent l="0" t="0" r="0"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30515" cy="587547"/>
                    </a:xfrm>
                    <a:prstGeom prst="rect">
                      <a:avLst/>
                    </a:prstGeom>
                  </pic:spPr>
                </pic:pic>
              </a:graphicData>
            </a:graphic>
          </wp:inline>
        </w:drawing>
      </w:r>
    </w:p>
    <w:p w:rsidR="00DD3DCA" w:rsidRPr="0078626C" w:rsidRDefault="00DD3DCA" w:rsidP="0078626C">
      <w:pPr>
        <w:pStyle w:val="a7"/>
        <w:spacing w:before="0" w:beforeAutospacing="0" w:after="0" w:afterAutospacing="0"/>
        <w:ind w:firstLine="567"/>
        <w:jc w:val="both"/>
        <w:rPr>
          <w:rFonts w:ascii="Arial Narrow" w:hAnsi="Arial Narrow"/>
        </w:rPr>
      </w:pPr>
    </w:p>
    <w:p w:rsidR="004068C3" w:rsidRPr="0078626C" w:rsidRDefault="004068C3" w:rsidP="0078626C">
      <w:pPr>
        <w:pStyle w:val="a7"/>
        <w:spacing w:before="0" w:beforeAutospacing="0" w:after="0" w:afterAutospacing="0"/>
        <w:ind w:firstLine="567"/>
        <w:jc w:val="both"/>
        <w:rPr>
          <w:rFonts w:ascii="Arial Narrow" w:hAnsi="Arial Narrow"/>
        </w:rPr>
      </w:pPr>
      <w:r w:rsidRPr="0078626C">
        <w:rPr>
          <w:rFonts w:ascii="Arial Narrow" w:hAnsi="Arial Narrow"/>
        </w:rPr>
        <w:lastRenderedPageBreak/>
        <w:t xml:space="preserve">But </w:t>
      </w:r>
      <w:r w:rsidRPr="00C25356">
        <w:rPr>
          <w:rFonts w:ascii="Arial Narrow" w:hAnsi="Arial Narrow"/>
          <w:shd w:val="clear" w:color="auto" w:fill="FFFFFF" w:themeFill="background1"/>
        </w:rPr>
        <w:t xml:space="preserve">if you have problems or limitations to consume native HANA database development objects - </w:t>
      </w:r>
      <w:r w:rsidRPr="00C25356">
        <w:rPr>
          <w:rFonts w:ascii="Arial Narrow" w:hAnsi="Arial Narrow"/>
          <w:color w:val="002060"/>
          <w:spacing w:val="20"/>
          <w:shd w:val="clear" w:color="auto" w:fill="FFFFFF" w:themeFill="background1"/>
        </w:rPr>
        <w:t>an alternative way</w:t>
      </w:r>
      <w:r w:rsidRPr="00C25356">
        <w:rPr>
          <w:rFonts w:ascii="Arial Narrow" w:hAnsi="Arial Narrow"/>
          <w:color w:val="002060"/>
          <w:shd w:val="clear" w:color="auto" w:fill="FFFFFF" w:themeFill="background1"/>
        </w:rPr>
        <w:t xml:space="preserve"> </w:t>
      </w:r>
      <w:r w:rsidRPr="00C25356">
        <w:rPr>
          <w:rFonts w:ascii="Arial Narrow" w:hAnsi="Arial Narrow"/>
          <w:shd w:val="clear" w:color="auto" w:fill="FFFFFF" w:themeFill="background1"/>
        </w:rPr>
        <w:t>is to create CDS table functions</w:t>
      </w:r>
      <w:r w:rsidR="00C25356" w:rsidRPr="00C25356">
        <w:rPr>
          <w:rFonts w:ascii="Arial Narrow" w:hAnsi="Arial Narrow"/>
          <w:shd w:val="clear" w:color="auto" w:fill="FFFFFF" w:themeFill="background1"/>
        </w:rPr>
        <w:t xml:space="preserve">, </w:t>
      </w:r>
      <w:r w:rsidR="00C25356" w:rsidRPr="00C25356">
        <w:rPr>
          <w:rFonts w:ascii="Arial Narrow" w:hAnsi="Arial Narrow"/>
        </w:rPr>
        <w:t>for example</w:t>
      </w:r>
      <w:r w:rsidRPr="0078626C">
        <w:rPr>
          <w:rFonts w:ascii="Arial Narrow" w:hAnsi="Arial Narrow"/>
        </w:rPr>
        <w:t>.</w:t>
      </w:r>
    </w:p>
    <w:p w:rsidR="00DD3DCA" w:rsidRDefault="003A1485" w:rsidP="00145A83">
      <w:pPr>
        <w:pStyle w:val="a7"/>
        <w:numPr>
          <w:ilvl w:val="0"/>
          <w:numId w:val="57"/>
        </w:numPr>
        <w:spacing w:before="0" w:beforeAutospacing="0" w:after="0" w:afterAutospacing="0"/>
        <w:ind w:left="1134"/>
        <w:jc w:val="both"/>
        <w:rPr>
          <w:rFonts w:ascii="Arial Narrow" w:hAnsi="Arial Narrow"/>
        </w:rPr>
      </w:pPr>
      <w:r w:rsidRPr="0001648E">
        <w:rPr>
          <w:rFonts w:ascii="Arial Narrow" w:hAnsi="Arial Narrow"/>
          <w:i/>
          <w:color w:val="385623" w:themeColor="accent6" w:themeShade="80"/>
          <w:shd w:val="clear" w:color="auto" w:fill="F2F2F2" w:themeFill="background1" w:themeFillShade="F2"/>
        </w:rPr>
        <w:t>GetNDatesStartingFrom</w:t>
      </w:r>
      <w:r w:rsidR="00C25356">
        <w:rPr>
          <w:rFonts w:ascii="Arial Narrow" w:hAnsi="Arial Narrow"/>
          <w:lang w:val="ru-RU"/>
        </w:rPr>
        <w:t>;</w:t>
      </w:r>
    </w:p>
    <w:p w:rsidR="003A1485" w:rsidRDefault="003A1485" w:rsidP="00145A83">
      <w:pPr>
        <w:pStyle w:val="a7"/>
        <w:numPr>
          <w:ilvl w:val="0"/>
          <w:numId w:val="57"/>
        </w:numPr>
        <w:spacing w:before="0" w:beforeAutospacing="0" w:after="0" w:afterAutospacing="0"/>
        <w:ind w:left="1134"/>
        <w:jc w:val="both"/>
        <w:rPr>
          <w:rFonts w:ascii="Arial Narrow" w:hAnsi="Arial Narrow"/>
        </w:rPr>
      </w:pPr>
      <w:r w:rsidRPr="0001648E">
        <w:rPr>
          <w:rFonts w:ascii="Arial Narrow" w:hAnsi="Arial Narrow"/>
          <w:i/>
          <w:color w:val="385623" w:themeColor="accent6" w:themeShade="80"/>
          <w:shd w:val="clear" w:color="auto" w:fill="F2F2F2" w:themeFill="background1" w:themeFillShade="F2"/>
        </w:rPr>
        <w:t>GetDatesBetween</w:t>
      </w:r>
      <w:r w:rsidR="00BC77AE" w:rsidRPr="0078626C">
        <w:rPr>
          <w:rFonts w:ascii="Arial Narrow" w:hAnsi="Arial Narrow"/>
        </w:rPr>
        <w:t>.</w:t>
      </w:r>
    </w:p>
    <w:p w:rsidR="00C25356" w:rsidRDefault="00C25356" w:rsidP="0078626C">
      <w:pPr>
        <w:spacing w:after="0" w:line="240" w:lineRule="auto"/>
        <w:ind w:firstLine="567"/>
        <w:jc w:val="both"/>
        <w:rPr>
          <w:rFonts w:ascii="Arial Narrow" w:eastAsia="Times New Roman" w:hAnsi="Arial Narrow" w:cs="Times New Roman"/>
          <w:sz w:val="24"/>
          <w:szCs w:val="24"/>
          <w:lang w:eastAsia="ru-RU"/>
        </w:rPr>
      </w:pPr>
    </w:p>
    <w:p w:rsidR="00305378" w:rsidRPr="00305378" w:rsidRDefault="00305378" w:rsidP="0078626C">
      <w:pPr>
        <w:spacing w:after="0" w:line="240" w:lineRule="auto"/>
        <w:ind w:firstLine="567"/>
        <w:jc w:val="both"/>
        <w:rPr>
          <w:rFonts w:ascii="Arial Narrow" w:eastAsia="Times New Roman" w:hAnsi="Arial Narrow" w:cs="Times New Roman"/>
          <w:sz w:val="24"/>
          <w:szCs w:val="24"/>
          <w:lang w:eastAsia="ru-RU"/>
        </w:rPr>
      </w:pPr>
      <w:r w:rsidRPr="00305378">
        <w:rPr>
          <w:rFonts w:ascii="Arial Narrow" w:eastAsia="Times New Roman" w:hAnsi="Arial Narrow" w:cs="Times New Roman"/>
          <w:sz w:val="24"/>
          <w:szCs w:val="24"/>
          <w:lang w:eastAsia="ru-RU"/>
        </w:rPr>
        <w:t xml:space="preserve">On the ABAP development package in which you will create the CDS table functions, right click on the package and choose New in context menu. </w:t>
      </w:r>
    </w:p>
    <w:p w:rsidR="00305378" w:rsidRPr="0001648E" w:rsidRDefault="00305378" w:rsidP="0078626C">
      <w:pPr>
        <w:spacing w:after="0" w:line="240" w:lineRule="auto"/>
        <w:ind w:firstLine="567"/>
        <w:jc w:val="both"/>
        <w:rPr>
          <w:rFonts w:ascii="Arial Narrow" w:eastAsia="Times New Roman" w:hAnsi="Arial Narrow" w:cs="Times New Roman"/>
          <w:noProof/>
          <w:sz w:val="24"/>
          <w:szCs w:val="24"/>
          <w:lang w:eastAsia="ru-RU"/>
        </w:rPr>
      </w:pPr>
    </w:p>
    <w:p w:rsidR="003A1485" w:rsidRPr="00305378" w:rsidRDefault="0001648E" w:rsidP="0078626C">
      <w:pPr>
        <w:spacing w:after="0" w:line="240" w:lineRule="auto"/>
        <w:ind w:firstLine="567"/>
        <w:jc w:val="both"/>
        <w:rPr>
          <w:rFonts w:ascii="Arial Narrow" w:eastAsia="Times New Roman" w:hAnsi="Arial Narrow" w:cs="Times New Roman"/>
          <w:sz w:val="24"/>
          <w:szCs w:val="24"/>
          <w:lang w:val="ru-RU" w:eastAsia="ru-RU"/>
        </w:rPr>
      </w:pPr>
      <w:r>
        <w:rPr>
          <w:noProof/>
        </w:rPr>
        <w:drawing>
          <wp:inline distT="0" distB="0" distL="0" distR="0" wp14:anchorId="2B988071" wp14:editId="231C3333">
            <wp:extent cx="4070671" cy="1025618"/>
            <wp:effectExtent l="0" t="0" r="6350" b="317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70671" cy="1025618"/>
                    </a:xfrm>
                    <a:prstGeom prst="rect">
                      <a:avLst/>
                    </a:prstGeom>
                  </pic:spPr>
                </pic:pic>
              </a:graphicData>
            </a:graphic>
          </wp:inline>
        </w:drawing>
      </w:r>
    </w:p>
    <w:p w:rsidR="003A1485" w:rsidRDefault="003A1485" w:rsidP="0078626C">
      <w:pPr>
        <w:spacing w:after="0" w:line="240" w:lineRule="auto"/>
        <w:ind w:firstLine="567"/>
        <w:jc w:val="both"/>
        <w:rPr>
          <w:rFonts w:ascii="Arial Narrow" w:eastAsia="Times New Roman" w:hAnsi="Arial Narrow" w:cs="Times New Roman"/>
          <w:sz w:val="24"/>
          <w:szCs w:val="24"/>
          <w:lang w:eastAsia="ru-RU"/>
        </w:rPr>
      </w:pPr>
    </w:p>
    <w:p w:rsidR="00305378" w:rsidRPr="00305378" w:rsidRDefault="00305378" w:rsidP="0078626C">
      <w:pPr>
        <w:spacing w:after="0" w:line="240" w:lineRule="auto"/>
        <w:ind w:firstLine="567"/>
        <w:jc w:val="both"/>
        <w:rPr>
          <w:rFonts w:ascii="Arial Narrow" w:eastAsia="Times New Roman" w:hAnsi="Arial Narrow" w:cs="Times New Roman"/>
          <w:sz w:val="24"/>
          <w:szCs w:val="24"/>
          <w:lang w:eastAsia="ru-RU"/>
        </w:rPr>
      </w:pPr>
      <w:r w:rsidRPr="00305378">
        <w:rPr>
          <w:rFonts w:ascii="Arial Narrow" w:eastAsia="Times New Roman" w:hAnsi="Arial Narrow" w:cs="Times New Roman"/>
          <w:sz w:val="24"/>
          <w:szCs w:val="24"/>
          <w:lang w:eastAsia="ru-RU"/>
        </w:rPr>
        <w:t xml:space="preserve">We will create a new </w:t>
      </w:r>
      <w:r w:rsidRPr="00C25356">
        <w:rPr>
          <w:rFonts w:ascii="Arial Narrow" w:eastAsia="Times New Roman" w:hAnsi="Arial Narrow" w:cs="Times New Roman"/>
          <w:bCs/>
          <w:i/>
          <w:color w:val="002060"/>
          <w:sz w:val="24"/>
          <w:szCs w:val="24"/>
          <w:shd w:val="clear" w:color="auto" w:fill="F2F2F2" w:themeFill="background1" w:themeFillShade="F2"/>
          <w:lang w:eastAsia="ru-RU"/>
        </w:rPr>
        <w:t>Core Data Services</w:t>
      </w:r>
      <w:r w:rsidR="0001648E" w:rsidRPr="00C25356">
        <w:rPr>
          <w:rFonts w:ascii="Arial Narrow" w:eastAsia="Times New Roman" w:hAnsi="Arial Narrow" w:cs="Times New Roman"/>
          <w:i/>
          <w:sz w:val="24"/>
          <w:szCs w:val="24"/>
          <w:shd w:val="clear" w:color="auto" w:fill="F2F2F2" w:themeFill="background1" w:themeFillShade="F2"/>
          <w:lang w:eastAsia="ru-RU"/>
        </w:rPr>
        <w:t>\</w:t>
      </w:r>
      <w:r w:rsidRPr="00C25356">
        <w:rPr>
          <w:rFonts w:ascii="Arial Narrow" w:eastAsia="Times New Roman" w:hAnsi="Arial Narrow" w:cs="Times New Roman"/>
          <w:i/>
          <w:color w:val="002060"/>
          <w:sz w:val="24"/>
          <w:szCs w:val="24"/>
          <w:shd w:val="clear" w:color="auto" w:fill="F2F2F2" w:themeFill="background1" w:themeFillShade="F2"/>
          <w:lang w:eastAsia="ru-RU"/>
        </w:rPr>
        <w:t>Data Definition</w:t>
      </w:r>
      <w:r w:rsidRPr="00305378">
        <w:rPr>
          <w:rFonts w:ascii="Arial Narrow" w:eastAsia="Times New Roman" w:hAnsi="Arial Narrow" w:cs="Times New Roman"/>
          <w:sz w:val="24"/>
          <w:szCs w:val="24"/>
          <w:lang w:eastAsia="ru-RU"/>
        </w:rPr>
        <w:t xml:space="preserve"> object </w:t>
      </w:r>
    </w:p>
    <w:p w:rsidR="00305378" w:rsidRPr="0001648E" w:rsidRDefault="00305378" w:rsidP="0078626C">
      <w:pPr>
        <w:spacing w:after="0" w:line="240" w:lineRule="auto"/>
        <w:ind w:firstLine="567"/>
        <w:jc w:val="both"/>
        <w:rPr>
          <w:rFonts w:ascii="Arial Narrow" w:eastAsia="Times New Roman" w:hAnsi="Arial Narrow" w:cs="Times New Roman"/>
          <w:sz w:val="24"/>
          <w:szCs w:val="24"/>
          <w:lang w:eastAsia="ru-RU"/>
        </w:rPr>
      </w:pPr>
    </w:p>
    <w:p w:rsidR="0001648E" w:rsidRPr="00305378" w:rsidRDefault="0001648E" w:rsidP="0078626C">
      <w:pPr>
        <w:spacing w:after="0" w:line="240" w:lineRule="auto"/>
        <w:ind w:firstLine="567"/>
        <w:jc w:val="both"/>
        <w:rPr>
          <w:rFonts w:ascii="Arial Narrow" w:eastAsia="Times New Roman" w:hAnsi="Arial Narrow" w:cs="Times New Roman"/>
          <w:sz w:val="24"/>
          <w:szCs w:val="24"/>
          <w:lang w:val="ru-RU" w:eastAsia="ru-RU"/>
        </w:rPr>
      </w:pPr>
      <w:r>
        <w:rPr>
          <w:noProof/>
        </w:rPr>
        <w:drawing>
          <wp:inline distT="0" distB="0" distL="0" distR="0" wp14:anchorId="481B7B60" wp14:editId="590F9C47">
            <wp:extent cx="3426678" cy="3219965"/>
            <wp:effectExtent l="0" t="0" r="254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26678" cy="3219965"/>
                    </a:xfrm>
                    <a:prstGeom prst="rect">
                      <a:avLst/>
                    </a:prstGeom>
                  </pic:spPr>
                </pic:pic>
              </a:graphicData>
            </a:graphic>
          </wp:inline>
        </w:drawing>
      </w:r>
    </w:p>
    <w:p w:rsidR="00305378" w:rsidRPr="00305378" w:rsidRDefault="00305378" w:rsidP="0078626C">
      <w:pPr>
        <w:spacing w:after="0" w:line="240" w:lineRule="auto"/>
        <w:ind w:firstLine="567"/>
        <w:jc w:val="both"/>
        <w:rPr>
          <w:rFonts w:ascii="Arial Narrow" w:eastAsia="Times New Roman" w:hAnsi="Arial Narrow" w:cs="Times New Roman"/>
          <w:sz w:val="24"/>
          <w:szCs w:val="24"/>
          <w:lang w:val="ru-RU" w:eastAsia="ru-RU"/>
        </w:rPr>
      </w:pPr>
    </w:p>
    <w:p w:rsidR="0001648E" w:rsidRDefault="00305378" w:rsidP="0078626C">
      <w:pPr>
        <w:spacing w:after="0" w:line="240" w:lineRule="auto"/>
        <w:ind w:firstLine="567"/>
        <w:jc w:val="both"/>
        <w:rPr>
          <w:rFonts w:ascii="Arial Narrow" w:eastAsia="Times New Roman" w:hAnsi="Arial Narrow" w:cs="Times New Roman"/>
          <w:sz w:val="24"/>
          <w:szCs w:val="24"/>
          <w:lang w:eastAsia="ru-RU"/>
        </w:rPr>
      </w:pPr>
      <w:r w:rsidRPr="00305378">
        <w:rPr>
          <w:rFonts w:ascii="Arial Narrow" w:eastAsia="Times New Roman" w:hAnsi="Arial Narrow" w:cs="Times New Roman"/>
          <w:sz w:val="24"/>
          <w:szCs w:val="24"/>
          <w:lang w:eastAsia="ru-RU"/>
        </w:rPr>
        <w:t>Click Next and on the following screen define a name and description for your first CDS table function</w:t>
      </w:r>
    </w:p>
    <w:p w:rsidR="00305378" w:rsidRPr="00305378" w:rsidRDefault="00305378" w:rsidP="0078626C">
      <w:pPr>
        <w:spacing w:after="0" w:line="240" w:lineRule="auto"/>
        <w:ind w:firstLine="567"/>
        <w:jc w:val="both"/>
        <w:rPr>
          <w:rFonts w:ascii="Arial Narrow" w:eastAsia="Times New Roman" w:hAnsi="Arial Narrow" w:cs="Times New Roman"/>
          <w:sz w:val="24"/>
          <w:szCs w:val="24"/>
          <w:lang w:eastAsia="ru-RU"/>
        </w:rPr>
      </w:pPr>
    </w:p>
    <w:p w:rsidR="00305378" w:rsidRPr="00305378" w:rsidRDefault="00305378" w:rsidP="0078626C">
      <w:pPr>
        <w:spacing w:after="0" w:line="240" w:lineRule="auto"/>
        <w:ind w:firstLine="567"/>
        <w:jc w:val="both"/>
        <w:rPr>
          <w:rFonts w:ascii="Arial Narrow" w:eastAsia="Times New Roman" w:hAnsi="Arial Narrow" w:cs="Times New Roman"/>
          <w:sz w:val="24"/>
          <w:szCs w:val="24"/>
          <w:lang w:val="ru-RU" w:eastAsia="ru-RU"/>
        </w:rPr>
      </w:pPr>
      <w:r w:rsidRPr="0078626C">
        <w:rPr>
          <w:rFonts w:ascii="Arial Narrow" w:eastAsia="Times New Roman" w:hAnsi="Arial Narrow" w:cs="Times New Roman"/>
          <w:noProof/>
          <w:sz w:val="24"/>
          <w:szCs w:val="24"/>
          <w:lang w:val="ru-RU" w:eastAsia="ru-RU"/>
        </w:rPr>
        <w:lastRenderedPageBreak/>
        <w:drawing>
          <wp:inline distT="0" distB="0" distL="0" distR="0">
            <wp:extent cx="4297447" cy="2600794"/>
            <wp:effectExtent l="0" t="0" r="8255" b="9525"/>
            <wp:docPr id="74" name="Рисунок 74" descr="SAP HANA CDS table function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P HANA CDS table function definitio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08806" cy="2607668"/>
                    </a:xfrm>
                    <a:prstGeom prst="rect">
                      <a:avLst/>
                    </a:prstGeom>
                    <a:noFill/>
                    <a:ln>
                      <a:noFill/>
                    </a:ln>
                  </pic:spPr>
                </pic:pic>
              </a:graphicData>
            </a:graphic>
          </wp:inline>
        </w:drawing>
      </w:r>
    </w:p>
    <w:p w:rsidR="0001648E" w:rsidRDefault="0001648E" w:rsidP="0078626C">
      <w:pPr>
        <w:spacing w:after="0" w:line="240" w:lineRule="auto"/>
        <w:ind w:firstLine="567"/>
        <w:jc w:val="both"/>
        <w:rPr>
          <w:rFonts w:ascii="Arial Narrow" w:eastAsia="Times New Roman" w:hAnsi="Arial Narrow" w:cs="Times New Roman"/>
          <w:sz w:val="24"/>
          <w:szCs w:val="24"/>
          <w:lang w:eastAsia="ru-RU"/>
        </w:rPr>
      </w:pPr>
    </w:p>
    <w:p w:rsidR="00305378" w:rsidRPr="00305378" w:rsidRDefault="00305378" w:rsidP="0078626C">
      <w:pPr>
        <w:spacing w:after="0" w:line="240" w:lineRule="auto"/>
        <w:ind w:firstLine="567"/>
        <w:jc w:val="both"/>
        <w:rPr>
          <w:rFonts w:ascii="Arial Narrow" w:eastAsia="Times New Roman" w:hAnsi="Arial Narrow" w:cs="Times New Roman"/>
          <w:sz w:val="24"/>
          <w:szCs w:val="24"/>
          <w:lang w:eastAsia="ru-RU"/>
        </w:rPr>
      </w:pPr>
      <w:r w:rsidRPr="00305378">
        <w:rPr>
          <w:rFonts w:ascii="Arial Narrow" w:eastAsia="Times New Roman" w:hAnsi="Arial Narrow" w:cs="Times New Roman"/>
          <w:sz w:val="24"/>
          <w:szCs w:val="24"/>
          <w:lang w:eastAsia="ru-RU"/>
        </w:rPr>
        <w:t xml:space="preserve">SAP HANA Studio will provide predefined templates. Among the existing templates, choose </w:t>
      </w:r>
      <w:r w:rsidRPr="00564DC2">
        <w:rPr>
          <w:rFonts w:ascii="Arial Narrow" w:eastAsia="Times New Roman" w:hAnsi="Arial Narrow" w:cs="Times New Roman"/>
          <w:bCs/>
          <w:i/>
          <w:color w:val="385623" w:themeColor="accent6" w:themeShade="80"/>
          <w:sz w:val="24"/>
          <w:szCs w:val="24"/>
          <w:shd w:val="clear" w:color="auto" w:fill="F2F2F2" w:themeFill="background1" w:themeFillShade="F2"/>
          <w:lang w:eastAsia="ru-RU"/>
        </w:rPr>
        <w:t>Define Table Function with Parameters</w:t>
      </w:r>
      <w:r w:rsidRPr="00305378">
        <w:rPr>
          <w:rFonts w:ascii="Arial Narrow" w:eastAsia="Times New Roman" w:hAnsi="Arial Narrow" w:cs="Times New Roman"/>
          <w:sz w:val="24"/>
          <w:szCs w:val="24"/>
          <w:lang w:eastAsia="ru-RU"/>
        </w:rPr>
        <w:t xml:space="preserve"> </w:t>
      </w:r>
    </w:p>
    <w:p w:rsidR="00305378" w:rsidRPr="00305378" w:rsidRDefault="00305378" w:rsidP="0078626C">
      <w:pPr>
        <w:spacing w:after="0" w:line="240" w:lineRule="auto"/>
        <w:ind w:firstLine="567"/>
        <w:jc w:val="both"/>
        <w:rPr>
          <w:rFonts w:ascii="Arial Narrow" w:eastAsia="Times New Roman" w:hAnsi="Arial Narrow" w:cs="Times New Roman"/>
          <w:sz w:val="24"/>
          <w:szCs w:val="24"/>
          <w:lang w:val="ru-RU" w:eastAsia="ru-RU"/>
        </w:rPr>
      </w:pPr>
      <w:r w:rsidRPr="0078626C">
        <w:rPr>
          <w:rFonts w:ascii="Arial Narrow" w:eastAsia="Times New Roman" w:hAnsi="Arial Narrow" w:cs="Times New Roman"/>
          <w:noProof/>
          <w:sz w:val="24"/>
          <w:szCs w:val="24"/>
          <w:lang w:val="ru-RU" w:eastAsia="ru-RU"/>
        </w:rPr>
        <w:drawing>
          <wp:inline distT="0" distB="0" distL="0" distR="0">
            <wp:extent cx="5621020" cy="2983230"/>
            <wp:effectExtent l="0" t="0" r="0" b="7620"/>
            <wp:docPr id="66" name="Рисунок 66" descr="SAP HANA CDS Table Function with Parameters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P HANA CDS Table Function with Parameters templa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21020" cy="2983230"/>
                    </a:xfrm>
                    <a:prstGeom prst="rect">
                      <a:avLst/>
                    </a:prstGeom>
                    <a:noFill/>
                    <a:ln>
                      <a:noFill/>
                    </a:ln>
                  </pic:spPr>
                </pic:pic>
              </a:graphicData>
            </a:graphic>
          </wp:inline>
        </w:drawing>
      </w:r>
    </w:p>
    <w:p w:rsidR="00305378" w:rsidRDefault="00305378" w:rsidP="0078626C">
      <w:pPr>
        <w:spacing w:after="0" w:line="240" w:lineRule="auto"/>
        <w:ind w:firstLine="567"/>
        <w:jc w:val="both"/>
        <w:rPr>
          <w:rFonts w:ascii="Arial Narrow" w:eastAsia="Times New Roman" w:hAnsi="Arial Narrow" w:cs="Times New Roman"/>
          <w:sz w:val="24"/>
          <w:szCs w:val="24"/>
          <w:lang w:eastAsia="ru-RU"/>
        </w:rPr>
      </w:pPr>
      <w:r w:rsidRPr="00305378">
        <w:rPr>
          <w:rFonts w:ascii="Arial Narrow" w:eastAsia="Times New Roman" w:hAnsi="Arial Narrow" w:cs="Times New Roman"/>
          <w:sz w:val="24"/>
          <w:szCs w:val="24"/>
          <w:lang w:eastAsia="ru-RU"/>
        </w:rPr>
        <w:t>Click Finish button to start coding for our first CDS table function.</w:t>
      </w:r>
    </w:p>
    <w:p w:rsidR="00305378" w:rsidRDefault="00305378" w:rsidP="0078626C">
      <w:pPr>
        <w:spacing w:after="0" w:line="240" w:lineRule="auto"/>
        <w:ind w:firstLine="567"/>
        <w:jc w:val="both"/>
        <w:rPr>
          <w:rFonts w:ascii="Arial Narrow" w:eastAsia="Times New Roman" w:hAnsi="Arial Narrow" w:cs="Times New Roman"/>
          <w:sz w:val="24"/>
          <w:szCs w:val="24"/>
          <w:lang w:eastAsia="ru-RU"/>
        </w:rPr>
      </w:pPr>
      <w:r w:rsidRPr="00305378">
        <w:rPr>
          <w:rFonts w:ascii="Arial Narrow" w:eastAsia="Times New Roman" w:hAnsi="Arial Narrow" w:cs="Times New Roman"/>
          <w:sz w:val="24"/>
          <w:szCs w:val="24"/>
          <w:lang w:eastAsia="ru-RU"/>
        </w:rPr>
        <w:t>I modified the initially displayed template as follows</w:t>
      </w:r>
    </w:p>
    <w:p w:rsidR="0001648E" w:rsidRDefault="0001648E" w:rsidP="0078626C">
      <w:pPr>
        <w:spacing w:after="0" w:line="240" w:lineRule="auto"/>
        <w:ind w:firstLine="567"/>
        <w:jc w:val="both"/>
        <w:rPr>
          <w:rFonts w:ascii="Arial Narrow" w:eastAsia="Times New Roman" w:hAnsi="Arial Narrow" w:cs="Times New Roman"/>
          <w:sz w:val="24"/>
          <w:szCs w:val="24"/>
          <w:lang w:eastAsia="ru-RU"/>
        </w:rPr>
      </w:pPr>
    </w:p>
    <w:p w:rsidR="0001648E" w:rsidRPr="00FD747F" w:rsidRDefault="0001648E" w:rsidP="0001648E">
      <w:pPr>
        <w:autoSpaceDE w:val="0"/>
        <w:autoSpaceDN w:val="0"/>
        <w:adjustRightInd w:val="0"/>
        <w:spacing w:after="0" w:line="240" w:lineRule="auto"/>
        <w:ind w:firstLine="567"/>
        <w:rPr>
          <w:rFonts w:ascii="Arial Narrow" w:hAnsi="Arial Narrow" w:cs="Courier New"/>
          <w:color w:val="000000" w:themeColor="text1"/>
          <w:sz w:val="24"/>
          <w:szCs w:val="24"/>
        </w:rPr>
      </w:pPr>
      <w:r w:rsidRPr="00FD747F">
        <w:rPr>
          <w:rFonts w:ascii="Arial Narrow" w:hAnsi="Arial Narrow" w:cs="Courier New"/>
          <w:color w:val="000000" w:themeColor="text1"/>
          <w:sz w:val="24"/>
          <w:szCs w:val="24"/>
        </w:rPr>
        <w:t>@ClientDependent: false</w:t>
      </w:r>
    </w:p>
    <w:p w:rsidR="0001648E" w:rsidRPr="004E1A61" w:rsidRDefault="0001648E" w:rsidP="0001648E">
      <w:pPr>
        <w:autoSpaceDE w:val="0"/>
        <w:autoSpaceDN w:val="0"/>
        <w:adjustRightInd w:val="0"/>
        <w:spacing w:after="0" w:line="240" w:lineRule="auto"/>
        <w:ind w:firstLine="567"/>
        <w:rPr>
          <w:rFonts w:ascii="Arial Narrow" w:hAnsi="Arial Narrow" w:cs="Courier New"/>
          <w:i/>
          <w:color w:val="323E4F" w:themeColor="text2" w:themeShade="BF"/>
          <w:sz w:val="24"/>
          <w:szCs w:val="24"/>
        </w:rPr>
      </w:pPr>
      <w:r w:rsidRPr="00FD747F">
        <w:rPr>
          <w:rFonts w:ascii="Arial Narrow" w:hAnsi="Arial Narrow" w:cs="Courier New"/>
          <w:color w:val="000000" w:themeColor="text1"/>
          <w:sz w:val="24"/>
          <w:szCs w:val="24"/>
        </w:rPr>
        <w:t xml:space="preserve">@EndUserText.label: </w:t>
      </w:r>
      <w:r w:rsidRPr="004E1A61">
        <w:rPr>
          <w:rFonts w:ascii="Arial Narrow" w:hAnsi="Arial Narrow" w:cs="Courier New"/>
          <w:i/>
          <w:color w:val="323E4F" w:themeColor="text2" w:themeShade="BF"/>
          <w:sz w:val="24"/>
          <w:szCs w:val="24"/>
        </w:rPr>
        <w:t>'Get N Dates Starting From'</w:t>
      </w:r>
    </w:p>
    <w:p w:rsidR="0001648E" w:rsidRPr="00FD747F" w:rsidRDefault="0001648E" w:rsidP="0001648E">
      <w:pPr>
        <w:autoSpaceDE w:val="0"/>
        <w:autoSpaceDN w:val="0"/>
        <w:adjustRightInd w:val="0"/>
        <w:spacing w:after="0" w:line="240" w:lineRule="auto"/>
        <w:ind w:firstLine="567"/>
        <w:rPr>
          <w:rFonts w:ascii="Arial Narrow" w:hAnsi="Arial Narrow" w:cs="Courier New"/>
          <w:b/>
          <w:i/>
          <w:color w:val="000000" w:themeColor="text1"/>
          <w:sz w:val="24"/>
          <w:szCs w:val="24"/>
        </w:rPr>
      </w:pPr>
      <w:r w:rsidRPr="00FD747F">
        <w:rPr>
          <w:rFonts w:ascii="Arial Narrow" w:hAnsi="Arial Narrow" w:cs="Courier New"/>
          <w:bCs/>
          <w:color w:val="000000" w:themeColor="text1"/>
          <w:sz w:val="24"/>
          <w:szCs w:val="24"/>
        </w:rPr>
        <w:t>define</w:t>
      </w:r>
      <w:r w:rsidRPr="00FD747F">
        <w:rPr>
          <w:rFonts w:ascii="Arial Narrow" w:hAnsi="Arial Narrow" w:cs="Courier New"/>
          <w:color w:val="000000" w:themeColor="text1"/>
          <w:sz w:val="24"/>
          <w:szCs w:val="24"/>
        </w:rPr>
        <w:t xml:space="preserve"> </w:t>
      </w:r>
      <w:r w:rsidRPr="00FD747F">
        <w:rPr>
          <w:rFonts w:ascii="Arial Narrow" w:hAnsi="Arial Narrow" w:cs="Courier New"/>
          <w:bCs/>
          <w:i/>
          <w:color w:val="002060"/>
          <w:sz w:val="24"/>
          <w:szCs w:val="24"/>
        </w:rPr>
        <w:t>table</w:t>
      </w:r>
      <w:r w:rsidRPr="00FD747F">
        <w:rPr>
          <w:rFonts w:ascii="Arial Narrow" w:hAnsi="Arial Narrow" w:cs="Courier New"/>
          <w:i/>
          <w:color w:val="002060"/>
          <w:sz w:val="24"/>
          <w:szCs w:val="24"/>
        </w:rPr>
        <w:t xml:space="preserve"> </w:t>
      </w:r>
      <w:r w:rsidRPr="00FD747F">
        <w:rPr>
          <w:rFonts w:ascii="Arial Narrow" w:hAnsi="Arial Narrow" w:cs="Courier New"/>
          <w:bCs/>
          <w:i/>
          <w:color w:val="002060"/>
          <w:sz w:val="24"/>
          <w:szCs w:val="24"/>
        </w:rPr>
        <w:t>function</w:t>
      </w:r>
      <w:r w:rsidRPr="00FD747F">
        <w:rPr>
          <w:rFonts w:ascii="Arial Narrow" w:hAnsi="Arial Narrow" w:cs="Courier New"/>
          <w:color w:val="002060"/>
          <w:sz w:val="24"/>
          <w:szCs w:val="24"/>
        </w:rPr>
        <w:t xml:space="preserve"> </w:t>
      </w:r>
      <w:r w:rsidRPr="007C4FAD">
        <w:rPr>
          <w:rFonts w:ascii="Arial Narrow" w:hAnsi="Arial Narrow" w:cs="Courier New"/>
          <w:b/>
          <w:i/>
          <w:color w:val="000000" w:themeColor="text1"/>
          <w:sz w:val="24"/>
          <w:szCs w:val="24"/>
          <w:shd w:val="clear" w:color="auto" w:fill="FFFFFF" w:themeFill="background1"/>
        </w:rPr>
        <w:t>ZGetNDatesStartingFrom</w:t>
      </w:r>
    </w:p>
    <w:p w:rsidR="0001648E" w:rsidRPr="00FD747F" w:rsidRDefault="0001648E" w:rsidP="0001648E">
      <w:pPr>
        <w:autoSpaceDE w:val="0"/>
        <w:autoSpaceDN w:val="0"/>
        <w:adjustRightInd w:val="0"/>
        <w:spacing w:after="0" w:line="240" w:lineRule="auto"/>
        <w:ind w:firstLine="567"/>
        <w:rPr>
          <w:rFonts w:ascii="Arial Narrow" w:hAnsi="Arial Narrow" w:cs="Courier New"/>
          <w:color w:val="000000" w:themeColor="text1"/>
          <w:sz w:val="24"/>
          <w:szCs w:val="24"/>
        </w:rPr>
      </w:pPr>
      <w:r w:rsidRPr="00FD747F">
        <w:rPr>
          <w:rFonts w:ascii="Arial Narrow" w:hAnsi="Arial Narrow" w:cs="Courier New"/>
          <w:bCs/>
          <w:color w:val="000000" w:themeColor="text1"/>
          <w:sz w:val="24"/>
          <w:szCs w:val="24"/>
        </w:rPr>
        <w:t>with</w:t>
      </w:r>
      <w:r w:rsidRPr="00FD747F">
        <w:rPr>
          <w:rFonts w:ascii="Arial Narrow" w:hAnsi="Arial Narrow" w:cs="Courier New"/>
          <w:color w:val="000000" w:themeColor="text1"/>
          <w:sz w:val="24"/>
          <w:szCs w:val="24"/>
        </w:rPr>
        <w:t xml:space="preserve"> </w:t>
      </w:r>
      <w:r w:rsidRPr="00FD747F">
        <w:rPr>
          <w:rFonts w:ascii="Arial Narrow" w:hAnsi="Arial Narrow" w:cs="Courier New"/>
          <w:bCs/>
          <w:color w:val="000000" w:themeColor="text1"/>
          <w:sz w:val="24"/>
          <w:szCs w:val="24"/>
        </w:rPr>
        <w:t>parameters</w:t>
      </w:r>
      <w:r w:rsidRPr="00FD747F">
        <w:rPr>
          <w:rFonts w:ascii="Arial Narrow" w:hAnsi="Arial Narrow" w:cs="Courier New"/>
          <w:color w:val="000000" w:themeColor="text1"/>
          <w:sz w:val="24"/>
          <w:szCs w:val="24"/>
        </w:rPr>
        <w:t xml:space="preserve"> </w:t>
      </w:r>
    </w:p>
    <w:p w:rsidR="0001648E" w:rsidRPr="00FD747F" w:rsidRDefault="0001648E" w:rsidP="0001648E">
      <w:pPr>
        <w:autoSpaceDE w:val="0"/>
        <w:autoSpaceDN w:val="0"/>
        <w:adjustRightInd w:val="0"/>
        <w:spacing w:after="0" w:line="240" w:lineRule="auto"/>
        <w:ind w:firstLine="567"/>
        <w:rPr>
          <w:rFonts w:ascii="Arial Narrow" w:hAnsi="Arial Narrow" w:cs="Courier New"/>
          <w:color w:val="000000" w:themeColor="text1"/>
          <w:sz w:val="24"/>
          <w:szCs w:val="24"/>
        </w:rPr>
      </w:pPr>
      <w:r w:rsidRPr="00FD747F">
        <w:rPr>
          <w:rFonts w:ascii="Arial Narrow" w:hAnsi="Arial Narrow" w:cs="Courier New"/>
          <w:color w:val="000000" w:themeColor="text1"/>
          <w:sz w:val="24"/>
          <w:szCs w:val="24"/>
        </w:rPr>
        <w:t xml:space="preserve">    starting_date </w:t>
      </w:r>
      <w:r w:rsidRPr="00FD747F">
        <w:rPr>
          <w:rFonts w:ascii="Arial Narrow" w:hAnsi="Arial Narrow" w:cs="Courier New"/>
          <w:bCs/>
          <w:color w:val="000000" w:themeColor="text1"/>
          <w:sz w:val="24"/>
          <w:szCs w:val="24"/>
        </w:rPr>
        <w:t>:</w:t>
      </w:r>
      <w:r w:rsidRPr="00FD747F">
        <w:rPr>
          <w:rFonts w:ascii="Arial Narrow" w:hAnsi="Arial Narrow" w:cs="Courier New"/>
          <w:color w:val="000000" w:themeColor="text1"/>
          <w:sz w:val="24"/>
          <w:szCs w:val="24"/>
        </w:rPr>
        <w:t xml:space="preserve"> </w:t>
      </w:r>
      <w:r w:rsidRPr="00FD747F">
        <w:rPr>
          <w:rFonts w:ascii="Arial Narrow" w:hAnsi="Arial Narrow" w:cs="Courier New"/>
          <w:i/>
          <w:iCs/>
          <w:color w:val="002060"/>
          <w:sz w:val="24"/>
          <w:szCs w:val="24"/>
        </w:rPr>
        <w:t>abap</w:t>
      </w:r>
      <w:r w:rsidRPr="00FD747F">
        <w:rPr>
          <w:rFonts w:ascii="Arial Narrow" w:hAnsi="Arial Narrow" w:cs="Courier New"/>
          <w:bCs/>
          <w:color w:val="002060"/>
          <w:sz w:val="24"/>
          <w:szCs w:val="24"/>
        </w:rPr>
        <w:t>.</w:t>
      </w:r>
      <w:r w:rsidRPr="00FD747F">
        <w:rPr>
          <w:rFonts w:ascii="Arial Narrow" w:hAnsi="Arial Narrow" w:cs="Courier New"/>
          <w:i/>
          <w:iCs/>
          <w:color w:val="002060"/>
          <w:sz w:val="24"/>
          <w:szCs w:val="24"/>
        </w:rPr>
        <w:t>dats</w:t>
      </w:r>
      <w:r w:rsidRPr="00FD747F">
        <w:rPr>
          <w:rFonts w:ascii="Arial Narrow" w:hAnsi="Arial Narrow" w:cs="Courier New"/>
          <w:bCs/>
          <w:color w:val="000000" w:themeColor="text1"/>
          <w:sz w:val="24"/>
          <w:szCs w:val="24"/>
        </w:rPr>
        <w:t>,</w:t>
      </w:r>
    </w:p>
    <w:p w:rsidR="0001648E" w:rsidRPr="00FD747F" w:rsidRDefault="0001648E" w:rsidP="0001648E">
      <w:pPr>
        <w:autoSpaceDE w:val="0"/>
        <w:autoSpaceDN w:val="0"/>
        <w:adjustRightInd w:val="0"/>
        <w:spacing w:after="0" w:line="240" w:lineRule="auto"/>
        <w:ind w:firstLine="567"/>
        <w:rPr>
          <w:rFonts w:ascii="Arial Narrow" w:hAnsi="Arial Narrow" w:cs="Courier New"/>
          <w:color w:val="000000" w:themeColor="text1"/>
          <w:sz w:val="24"/>
          <w:szCs w:val="24"/>
        </w:rPr>
      </w:pPr>
      <w:r w:rsidRPr="00FD747F">
        <w:rPr>
          <w:rFonts w:ascii="Arial Narrow" w:hAnsi="Arial Narrow" w:cs="Courier New"/>
          <w:color w:val="000000" w:themeColor="text1"/>
          <w:sz w:val="24"/>
          <w:szCs w:val="24"/>
        </w:rPr>
        <w:t xml:space="preserve">    number_of_dates </w:t>
      </w:r>
      <w:r w:rsidRPr="00FD747F">
        <w:rPr>
          <w:rFonts w:ascii="Arial Narrow" w:hAnsi="Arial Narrow" w:cs="Courier New"/>
          <w:bCs/>
          <w:color w:val="000000" w:themeColor="text1"/>
          <w:sz w:val="24"/>
          <w:szCs w:val="24"/>
        </w:rPr>
        <w:t>:</w:t>
      </w:r>
      <w:r w:rsidRPr="00FD747F">
        <w:rPr>
          <w:rFonts w:ascii="Arial Narrow" w:hAnsi="Arial Narrow" w:cs="Courier New"/>
          <w:color w:val="000000" w:themeColor="text1"/>
          <w:sz w:val="24"/>
          <w:szCs w:val="24"/>
        </w:rPr>
        <w:t xml:space="preserve"> </w:t>
      </w:r>
      <w:r w:rsidRPr="00FD747F">
        <w:rPr>
          <w:rFonts w:ascii="Arial Narrow" w:hAnsi="Arial Narrow" w:cs="Courier New"/>
          <w:i/>
          <w:iCs/>
          <w:color w:val="002060"/>
          <w:sz w:val="24"/>
          <w:szCs w:val="24"/>
        </w:rPr>
        <w:t>abap</w:t>
      </w:r>
      <w:r w:rsidRPr="00FD747F">
        <w:rPr>
          <w:rFonts w:ascii="Arial Narrow" w:hAnsi="Arial Narrow" w:cs="Courier New"/>
          <w:bCs/>
          <w:color w:val="002060"/>
          <w:sz w:val="24"/>
          <w:szCs w:val="24"/>
        </w:rPr>
        <w:t>.</w:t>
      </w:r>
      <w:r w:rsidRPr="00FD747F">
        <w:rPr>
          <w:rFonts w:ascii="Arial Narrow" w:hAnsi="Arial Narrow" w:cs="Courier New"/>
          <w:i/>
          <w:iCs/>
          <w:color w:val="002060"/>
          <w:sz w:val="24"/>
          <w:szCs w:val="24"/>
        </w:rPr>
        <w:t>int2</w:t>
      </w:r>
    </w:p>
    <w:p w:rsidR="0001648E" w:rsidRPr="00FD747F" w:rsidRDefault="0001648E" w:rsidP="0001648E">
      <w:pPr>
        <w:autoSpaceDE w:val="0"/>
        <w:autoSpaceDN w:val="0"/>
        <w:adjustRightInd w:val="0"/>
        <w:spacing w:after="0" w:line="240" w:lineRule="auto"/>
        <w:ind w:firstLine="567"/>
        <w:rPr>
          <w:rFonts w:ascii="Arial Narrow" w:hAnsi="Arial Narrow" w:cs="Courier New"/>
          <w:color w:val="000000" w:themeColor="text1"/>
          <w:sz w:val="24"/>
          <w:szCs w:val="24"/>
        </w:rPr>
      </w:pPr>
      <w:r w:rsidRPr="00FD747F">
        <w:rPr>
          <w:rFonts w:ascii="Arial Narrow" w:hAnsi="Arial Narrow" w:cs="Courier New"/>
          <w:bCs/>
          <w:color w:val="000000" w:themeColor="text1"/>
          <w:sz w:val="24"/>
          <w:szCs w:val="24"/>
        </w:rPr>
        <w:t>returns</w:t>
      </w:r>
      <w:r w:rsidRPr="00FD747F">
        <w:rPr>
          <w:rFonts w:ascii="Arial Narrow" w:hAnsi="Arial Narrow" w:cs="Courier New"/>
          <w:color w:val="000000" w:themeColor="text1"/>
          <w:sz w:val="24"/>
          <w:szCs w:val="24"/>
        </w:rPr>
        <w:t xml:space="preserve"> </w:t>
      </w:r>
      <w:r w:rsidRPr="00FD747F">
        <w:rPr>
          <w:rFonts w:ascii="Arial Narrow" w:hAnsi="Arial Narrow" w:cs="Courier New"/>
          <w:bCs/>
          <w:color w:val="000000" w:themeColor="text1"/>
          <w:sz w:val="24"/>
          <w:szCs w:val="24"/>
        </w:rPr>
        <w:t>{</w:t>
      </w:r>
    </w:p>
    <w:p w:rsidR="0001648E" w:rsidRPr="00FD747F" w:rsidRDefault="0001648E" w:rsidP="0001648E">
      <w:pPr>
        <w:autoSpaceDE w:val="0"/>
        <w:autoSpaceDN w:val="0"/>
        <w:adjustRightInd w:val="0"/>
        <w:spacing w:after="0" w:line="240" w:lineRule="auto"/>
        <w:ind w:firstLine="567"/>
        <w:rPr>
          <w:rFonts w:ascii="Arial Narrow" w:hAnsi="Arial Narrow" w:cs="Courier New"/>
          <w:color w:val="000000" w:themeColor="text1"/>
          <w:sz w:val="24"/>
          <w:szCs w:val="24"/>
        </w:rPr>
      </w:pPr>
      <w:r w:rsidRPr="00FD747F">
        <w:rPr>
          <w:rFonts w:ascii="Arial Narrow" w:hAnsi="Arial Narrow" w:cs="Courier New"/>
          <w:color w:val="000000" w:themeColor="text1"/>
          <w:sz w:val="24"/>
          <w:szCs w:val="24"/>
        </w:rPr>
        <w:t xml:space="preserve">    --client : abap.clnt;</w:t>
      </w:r>
    </w:p>
    <w:p w:rsidR="0001648E" w:rsidRPr="00FD747F" w:rsidRDefault="0001648E" w:rsidP="0001648E">
      <w:pPr>
        <w:autoSpaceDE w:val="0"/>
        <w:autoSpaceDN w:val="0"/>
        <w:adjustRightInd w:val="0"/>
        <w:spacing w:after="0" w:line="240" w:lineRule="auto"/>
        <w:ind w:firstLine="567"/>
        <w:rPr>
          <w:rFonts w:ascii="Arial Narrow" w:hAnsi="Arial Narrow" w:cs="Courier New"/>
          <w:color w:val="000000" w:themeColor="text1"/>
          <w:sz w:val="24"/>
          <w:szCs w:val="24"/>
        </w:rPr>
      </w:pPr>
      <w:r w:rsidRPr="00FD747F">
        <w:rPr>
          <w:rFonts w:ascii="Arial Narrow" w:hAnsi="Arial Narrow" w:cs="Courier New"/>
          <w:color w:val="000000" w:themeColor="text1"/>
          <w:sz w:val="24"/>
          <w:szCs w:val="24"/>
        </w:rPr>
        <w:t xml:space="preserve">    number </w:t>
      </w:r>
      <w:r w:rsidRPr="00FD747F">
        <w:rPr>
          <w:rFonts w:ascii="Arial Narrow" w:hAnsi="Arial Narrow" w:cs="Courier New"/>
          <w:bCs/>
          <w:color w:val="000000" w:themeColor="text1"/>
          <w:sz w:val="24"/>
          <w:szCs w:val="24"/>
        </w:rPr>
        <w:t>:</w:t>
      </w:r>
      <w:r w:rsidRPr="00FD747F">
        <w:rPr>
          <w:rFonts w:ascii="Arial Narrow" w:hAnsi="Arial Narrow" w:cs="Courier New"/>
          <w:color w:val="000000" w:themeColor="text1"/>
          <w:sz w:val="24"/>
          <w:szCs w:val="24"/>
        </w:rPr>
        <w:t xml:space="preserve"> </w:t>
      </w:r>
      <w:r w:rsidRPr="00FD747F">
        <w:rPr>
          <w:rFonts w:ascii="Arial Narrow" w:hAnsi="Arial Narrow" w:cs="Courier New"/>
          <w:i/>
          <w:iCs/>
          <w:color w:val="000000" w:themeColor="text1"/>
          <w:sz w:val="24"/>
          <w:szCs w:val="24"/>
        </w:rPr>
        <w:t>abap</w:t>
      </w:r>
      <w:r w:rsidRPr="00FD747F">
        <w:rPr>
          <w:rFonts w:ascii="Arial Narrow" w:hAnsi="Arial Narrow" w:cs="Courier New"/>
          <w:bCs/>
          <w:color w:val="000000" w:themeColor="text1"/>
          <w:sz w:val="24"/>
          <w:szCs w:val="24"/>
        </w:rPr>
        <w:t>.</w:t>
      </w:r>
      <w:r w:rsidRPr="00FD747F">
        <w:rPr>
          <w:rFonts w:ascii="Arial Narrow" w:hAnsi="Arial Narrow" w:cs="Courier New"/>
          <w:i/>
          <w:iCs/>
          <w:color w:val="000000" w:themeColor="text1"/>
          <w:sz w:val="24"/>
          <w:szCs w:val="24"/>
        </w:rPr>
        <w:t>int8</w:t>
      </w:r>
      <w:r w:rsidRPr="00FD747F">
        <w:rPr>
          <w:rFonts w:ascii="Arial Narrow" w:hAnsi="Arial Narrow" w:cs="Courier New"/>
          <w:bCs/>
          <w:color w:val="000000" w:themeColor="text1"/>
          <w:sz w:val="24"/>
          <w:szCs w:val="24"/>
        </w:rPr>
        <w:t>;</w:t>
      </w:r>
    </w:p>
    <w:p w:rsidR="0001648E" w:rsidRPr="00FD747F" w:rsidRDefault="0001648E" w:rsidP="0001648E">
      <w:pPr>
        <w:autoSpaceDE w:val="0"/>
        <w:autoSpaceDN w:val="0"/>
        <w:adjustRightInd w:val="0"/>
        <w:spacing w:after="0" w:line="240" w:lineRule="auto"/>
        <w:ind w:firstLine="567"/>
        <w:rPr>
          <w:rFonts w:ascii="Arial Narrow" w:hAnsi="Arial Narrow" w:cs="Courier New"/>
          <w:color w:val="000000" w:themeColor="text1"/>
          <w:sz w:val="24"/>
          <w:szCs w:val="24"/>
        </w:rPr>
      </w:pPr>
      <w:r w:rsidRPr="00FD747F">
        <w:rPr>
          <w:rFonts w:ascii="Arial Narrow" w:hAnsi="Arial Narrow" w:cs="Courier New"/>
          <w:color w:val="000000" w:themeColor="text1"/>
          <w:sz w:val="24"/>
          <w:szCs w:val="24"/>
        </w:rPr>
        <w:t xml:space="preserve">    date </w:t>
      </w:r>
      <w:r w:rsidRPr="00FD747F">
        <w:rPr>
          <w:rFonts w:ascii="Arial Narrow" w:hAnsi="Arial Narrow" w:cs="Courier New"/>
          <w:bCs/>
          <w:color w:val="000000" w:themeColor="text1"/>
          <w:sz w:val="24"/>
          <w:szCs w:val="24"/>
        </w:rPr>
        <w:t>:</w:t>
      </w:r>
      <w:r w:rsidRPr="00FD747F">
        <w:rPr>
          <w:rFonts w:ascii="Arial Narrow" w:hAnsi="Arial Narrow" w:cs="Courier New"/>
          <w:color w:val="000000" w:themeColor="text1"/>
          <w:sz w:val="24"/>
          <w:szCs w:val="24"/>
        </w:rPr>
        <w:t xml:space="preserve"> </w:t>
      </w:r>
      <w:r w:rsidRPr="00FD747F">
        <w:rPr>
          <w:rFonts w:ascii="Arial Narrow" w:hAnsi="Arial Narrow" w:cs="Courier New"/>
          <w:i/>
          <w:iCs/>
          <w:color w:val="000000" w:themeColor="text1"/>
          <w:sz w:val="24"/>
          <w:szCs w:val="24"/>
        </w:rPr>
        <w:t>abap</w:t>
      </w:r>
      <w:r w:rsidRPr="00FD747F">
        <w:rPr>
          <w:rFonts w:ascii="Arial Narrow" w:hAnsi="Arial Narrow" w:cs="Courier New"/>
          <w:bCs/>
          <w:color w:val="000000" w:themeColor="text1"/>
          <w:sz w:val="24"/>
          <w:szCs w:val="24"/>
        </w:rPr>
        <w:t>.</w:t>
      </w:r>
      <w:r w:rsidRPr="00FD747F">
        <w:rPr>
          <w:rFonts w:ascii="Arial Narrow" w:hAnsi="Arial Narrow" w:cs="Courier New"/>
          <w:i/>
          <w:iCs/>
          <w:color w:val="000000" w:themeColor="text1"/>
          <w:sz w:val="24"/>
          <w:szCs w:val="24"/>
        </w:rPr>
        <w:t>dats</w:t>
      </w:r>
      <w:r w:rsidRPr="00FD747F">
        <w:rPr>
          <w:rFonts w:ascii="Arial Narrow" w:hAnsi="Arial Narrow" w:cs="Courier New"/>
          <w:bCs/>
          <w:color w:val="000000" w:themeColor="text1"/>
          <w:sz w:val="24"/>
          <w:szCs w:val="24"/>
        </w:rPr>
        <w:t>;</w:t>
      </w:r>
    </w:p>
    <w:p w:rsidR="0001648E" w:rsidRPr="00FD747F" w:rsidRDefault="0001648E" w:rsidP="0001648E">
      <w:pPr>
        <w:autoSpaceDE w:val="0"/>
        <w:autoSpaceDN w:val="0"/>
        <w:adjustRightInd w:val="0"/>
        <w:spacing w:after="0" w:line="240" w:lineRule="auto"/>
        <w:ind w:firstLine="567"/>
        <w:rPr>
          <w:rFonts w:ascii="Arial Narrow" w:hAnsi="Arial Narrow" w:cs="Courier New"/>
          <w:color w:val="000000" w:themeColor="text1"/>
          <w:sz w:val="24"/>
          <w:szCs w:val="24"/>
        </w:rPr>
      </w:pPr>
      <w:r w:rsidRPr="00FD747F">
        <w:rPr>
          <w:rFonts w:ascii="Arial Narrow" w:hAnsi="Arial Narrow" w:cs="Courier New"/>
          <w:bCs/>
          <w:color w:val="000000" w:themeColor="text1"/>
          <w:sz w:val="24"/>
          <w:szCs w:val="24"/>
        </w:rPr>
        <w:lastRenderedPageBreak/>
        <w:t>}</w:t>
      </w:r>
    </w:p>
    <w:p w:rsidR="00BC77AE" w:rsidRPr="00FD747F" w:rsidRDefault="0001648E" w:rsidP="0001648E">
      <w:pPr>
        <w:pStyle w:val="a7"/>
        <w:spacing w:before="0" w:beforeAutospacing="0" w:after="0" w:afterAutospacing="0"/>
        <w:ind w:firstLine="567"/>
        <w:rPr>
          <w:rFonts w:ascii="Arial Narrow" w:hAnsi="Arial Narrow"/>
          <w:color w:val="000000" w:themeColor="text1"/>
        </w:rPr>
      </w:pPr>
      <w:r w:rsidRPr="007C4FAD">
        <w:rPr>
          <w:rFonts w:ascii="Arial Narrow" w:hAnsi="Arial Narrow" w:cs="Courier New"/>
          <w:bCs/>
          <w:i/>
          <w:color w:val="002060"/>
        </w:rPr>
        <w:t>implemented</w:t>
      </w:r>
      <w:r w:rsidRPr="007C4FAD">
        <w:rPr>
          <w:rFonts w:ascii="Arial Narrow" w:hAnsi="Arial Narrow" w:cs="Courier New"/>
          <w:i/>
          <w:color w:val="002060"/>
        </w:rPr>
        <w:t xml:space="preserve"> </w:t>
      </w:r>
      <w:r w:rsidRPr="007C4FAD">
        <w:rPr>
          <w:rFonts w:ascii="Arial Narrow" w:hAnsi="Arial Narrow" w:cs="Courier New"/>
          <w:bCs/>
          <w:i/>
          <w:color w:val="002060"/>
        </w:rPr>
        <w:t>by</w:t>
      </w:r>
      <w:r w:rsidRPr="007C4FAD">
        <w:rPr>
          <w:rFonts w:ascii="Arial Narrow" w:hAnsi="Arial Narrow" w:cs="Courier New"/>
          <w:color w:val="002060"/>
        </w:rPr>
        <w:t xml:space="preserve"> </w:t>
      </w:r>
      <w:r w:rsidRPr="00FD747F">
        <w:rPr>
          <w:rFonts w:ascii="Arial Narrow" w:hAnsi="Arial Narrow" w:cs="Courier New"/>
          <w:bCs/>
          <w:color w:val="000000" w:themeColor="text1"/>
        </w:rPr>
        <w:t>method</w:t>
      </w:r>
      <w:r w:rsidRPr="00FD747F">
        <w:rPr>
          <w:rFonts w:ascii="Arial Narrow" w:hAnsi="Arial Narrow" w:cs="Courier New"/>
          <w:color w:val="000000" w:themeColor="text1"/>
        </w:rPr>
        <w:t xml:space="preserve"> </w:t>
      </w:r>
      <w:r w:rsidR="007C4FAD" w:rsidRPr="00877DE2">
        <w:rPr>
          <w:rFonts w:ascii="Arial Narrow" w:hAnsi="Arial Narrow" w:cs="Courier New"/>
          <w:color w:val="000000" w:themeColor="text1"/>
          <w:shd w:val="clear" w:color="auto" w:fill="F2F2F2" w:themeFill="background1" w:themeFillShade="F2"/>
        </w:rPr>
        <w:t>zcl</w:t>
      </w:r>
      <w:r w:rsidRPr="00877DE2">
        <w:rPr>
          <w:rFonts w:ascii="Arial Narrow" w:hAnsi="Arial Narrow" w:cs="Courier New"/>
          <w:color w:val="000000" w:themeColor="text1"/>
          <w:shd w:val="clear" w:color="auto" w:fill="F2F2F2" w:themeFill="background1" w:themeFillShade="F2"/>
        </w:rPr>
        <w:t>_</w:t>
      </w:r>
      <w:r w:rsidR="007C4FAD" w:rsidRPr="00877DE2">
        <w:rPr>
          <w:rFonts w:ascii="Arial Narrow" w:hAnsi="Arial Narrow" w:cs="Courier New"/>
          <w:color w:val="000000" w:themeColor="text1"/>
          <w:shd w:val="clear" w:color="auto" w:fill="F2F2F2" w:themeFill="background1" w:themeFillShade="F2"/>
        </w:rPr>
        <w:t>D</w:t>
      </w:r>
      <w:r w:rsidRPr="00877DE2">
        <w:rPr>
          <w:rFonts w:ascii="Arial Narrow" w:hAnsi="Arial Narrow" w:cs="Courier New"/>
          <w:color w:val="000000" w:themeColor="text1"/>
          <w:shd w:val="clear" w:color="auto" w:fill="F2F2F2" w:themeFill="background1" w:themeFillShade="F2"/>
        </w:rPr>
        <w:t>ates</w:t>
      </w:r>
      <w:r w:rsidR="007C4FAD" w:rsidRPr="00877DE2">
        <w:rPr>
          <w:rFonts w:ascii="Arial Narrow" w:hAnsi="Arial Narrow" w:cs="Courier New"/>
          <w:color w:val="000000" w:themeColor="text1"/>
          <w:shd w:val="clear" w:color="auto" w:fill="F2F2F2" w:themeFill="background1" w:themeFillShade="F2"/>
        </w:rPr>
        <w:t>T</w:t>
      </w:r>
      <w:r w:rsidRPr="00877DE2">
        <w:rPr>
          <w:rFonts w:ascii="Arial Narrow" w:hAnsi="Arial Narrow" w:cs="Courier New"/>
          <w:color w:val="000000" w:themeColor="text1"/>
          <w:shd w:val="clear" w:color="auto" w:fill="F2F2F2" w:themeFill="background1" w:themeFillShade="F2"/>
        </w:rPr>
        <w:t>able</w:t>
      </w:r>
      <w:r w:rsidRPr="00877DE2">
        <w:rPr>
          <w:rFonts w:ascii="Arial Narrow" w:hAnsi="Arial Narrow" w:cs="Courier New"/>
          <w:bCs/>
          <w:i/>
          <w:color w:val="000000" w:themeColor="text1"/>
          <w:shd w:val="clear" w:color="auto" w:fill="F2F2F2" w:themeFill="background1" w:themeFillShade="F2"/>
        </w:rPr>
        <w:t>=&gt;</w:t>
      </w:r>
      <w:r w:rsidRPr="00877DE2">
        <w:rPr>
          <w:rFonts w:ascii="Arial Narrow" w:hAnsi="Arial Narrow" w:cs="Courier New"/>
          <w:i/>
          <w:color w:val="002060"/>
          <w:shd w:val="clear" w:color="auto" w:fill="F2F2F2" w:themeFill="background1" w:themeFillShade="F2"/>
        </w:rPr>
        <w:t>GetNDatesStartingFrom</w:t>
      </w:r>
      <w:r w:rsidRPr="00FD747F">
        <w:rPr>
          <w:rFonts w:ascii="Arial Narrow" w:hAnsi="Arial Narrow" w:cs="Courier New"/>
          <w:bCs/>
          <w:color w:val="000000" w:themeColor="text1"/>
        </w:rPr>
        <w:t>;</w:t>
      </w:r>
    </w:p>
    <w:p w:rsidR="00BC77AE" w:rsidRPr="00BC77AE" w:rsidRDefault="00BC77AE" w:rsidP="00E55AD3">
      <w:pPr>
        <w:pStyle w:val="a7"/>
        <w:spacing w:before="0" w:beforeAutospacing="0" w:after="0" w:afterAutospacing="0"/>
        <w:ind w:firstLine="567"/>
      </w:pPr>
    </w:p>
    <w:p w:rsidR="0001648E" w:rsidRPr="0001648E" w:rsidRDefault="00564DC2" w:rsidP="0001648E">
      <w:pPr>
        <w:spacing w:after="0" w:line="240" w:lineRule="auto"/>
        <w:ind w:firstLine="567"/>
        <w:rPr>
          <w:rFonts w:ascii="Arial Narrow" w:eastAsia="Times New Roman" w:hAnsi="Arial Narrow" w:cs="Times New Roman"/>
          <w:sz w:val="24"/>
          <w:szCs w:val="24"/>
          <w:lang w:eastAsia="ru-RU"/>
        </w:rPr>
      </w:pPr>
      <w:r>
        <w:rPr>
          <w:rFonts w:ascii="Arial Narrow" w:eastAsia="Times New Roman" w:hAnsi="Arial Narrow" w:cs="Times New Roman"/>
          <w:sz w:val="24"/>
          <w:szCs w:val="24"/>
          <w:lang w:eastAsia="ru-RU"/>
        </w:rPr>
        <w:t>L</w:t>
      </w:r>
      <w:r w:rsidR="0001648E" w:rsidRPr="0001648E">
        <w:rPr>
          <w:rFonts w:ascii="Arial Narrow" w:eastAsia="Times New Roman" w:hAnsi="Arial Narrow" w:cs="Times New Roman"/>
          <w:sz w:val="24"/>
          <w:szCs w:val="24"/>
          <w:lang w:eastAsia="ru-RU"/>
        </w:rPr>
        <w:t xml:space="preserve">et's now continue with creating our AMDP class code and method to implement CDS table function code. </w:t>
      </w:r>
    </w:p>
    <w:p w:rsidR="0001648E" w:rsidRPr="0001648E" w:rsidRDefault="0001648E" w:rsidP="0001648E">
      <w:pPr>
        <w:spacing w:after="0" w:line="240" w:lineRule="auto"/>
        <w:ind w:firstLine="567"/>
        <w:rPr>
          <w:rFonts w:ascii="Arial Narrow" w:eastAsia="Times New Roman" w:hAnsi="Arial Narrow" w:cs="Times New Roman"/>
          <w:sz w:val="24"/>
          <w:szCs w:val="24"/>
          <w:lang w:eastAsia="ru-RU"/>
        </w:rPr>
      </w:pPr>
      <w:r w:rsidRPr="0001648E">
        <w:rPr>
          <w:rFonts w:ascii="Arial Narrow" w:eastAsia="Times New Roman" w:hAnsi="Arial Narrow" w:cs="Times New Roman"/>
          <w:sz w:val="24"/>
          <w:szCs w:val="24"/>
          <w:lang w:eastAsia="ru-RU"/>
        </w:rPr>
        <w:t xml:space="preserve">On package name, right click and choose </w:t>
      </w:r>
      <w:r w:rsidRPr="004E1A61">
        <w:rPr>
          <w:rFonts w:ascii="Arial Narrow" w:eastAsia="Times New Roman" w:hAnsi="Arial Narrow" w:cs="Times New Roman"/>
          <w:bCs/>
          <w:i/>
          <w:color w:val="002060"/>
          <w:sz w:val="24"/>
          <w:szCs w:val="24"/>
          <w:shd w:val="clear" w:color="auto" w:fill="F2F2F2" w:themeFill="background1" w:themeFillShade="F2"/>
          <w:lang w:eastAsia="ru-RU"/>
        </w:rPr>
        <w:t xml:space="preserve">New </w:t>
      </w:r>
      <w:r w:rsidR="004E1A61" w:rsidRPr="004E1A61">
        <w:rPr>
          <w:rFonts w:ascii="Arial Narrow" w:eastAsia="Times New Roman" w:hAnsi="Arial Narrow" w:cs="Times New Roman"/>
          <w:bCs/>
          <w:i/>
          <w:color w:val="002060"/>
          <w:sz w:val="24"/>
          <w:szCs w:val="24"/>
          <w:shd w:val="clear" w:color="auto" w:fill="F2F2F2" w:themeFill="background1" w:themeFillShade="F2"/>
          <w:lang w:eastAsia="ru-RU"/>
        </w:rPr>
        <w:t>-</w:t>
      </w:r>
      <w:r w:rsidRPr="004E1A61">
        <w:rPr>
          <w:rFonts w:ascii="Arial Narrow" w:eastAsia="Times New Roman" w:hAnsi="Arial Narrow" w:cs="Times New Roman"/>
          <w:bCs/>
          <w:i/>
          <w:color w:val="002060"/>
          <w:sz w:val="24"/>
          <w:szCs w:val="24"/>
          <w:shd w:val="clear" w:color="auto" w:fill="F2F2F2" w:themeFill="background1" w:themeFillShade="F2"/>
          <w:lang w:eastAsia="ru-RU"/>
        </w:rPr>
        <w:t>&gt; ABAP Class</w:t>
      </w:r>
      <w:r w:rsidRPr="004E1A61">
        <w:rPr>
          <w:rFonts w:ascii="Arial Narrow" w:eastAsia="Times New Roman" w:hAnsi="Arial Narrow" w:cs="Times New Roman"/>
          <w:color w:val="002060"/>
          <w:sz w:val="24"/>
          <w:szCs w:val="24"/>
          <w:lang w:eastAsia="ru-RU"/>
        </w:rPr>
        <w:t xml:space="preserve"> </w:t>
      </w:r>
    </w:p>
    <w:p w:rsidR="00BC77AE" w:rsidRDefault="00FD747F" w:rsidP="00FD747F">
      <w:pPr>
        <w:pStyle w:val="a7"/>
        <w:spacing w:before="0" w:beforeAutospacing="0" w:after="0" w:afterAutospacing="0"/>
        <w:ind w:firstLine="567"/>
        <w:jc w:val="both"/>
        <w:rPr>
          <w:rFonts w:ascii="Arial Narrow" w:hAnsi="Arial Narrow"/>
        </w:rPr>
      </w:pPr>
      <w:r w:rsidRPr="00FD747F">
        <w:rPr>
          <w:rFonts w:ascii="Arial Narrow" w:hAnsi="Arial Narrow"/>
        </w:rPr>
        <w:t xml:space="preserve">Type a meaningful brief </w:t>
      </w:r>
      <w:r w:rsidRPr="00FD747F">
        <w:rPr>
          <w:rFonts w:ascii="Arial Narrow" w:hAnsi="Arial Narrow"/>
          <w:i/>
          <w:color w:val="002060"/>
        </w:rPr>
        <w:t>class name</w:t>
      </w:r>
      <w:r w:rsidRPr="00FD747F">
        <w:rPr>
          <w:rFonts w:ascii="Arial Narrow" w:hAnsi="Arial Narrow"/>
          <w:color w:val="002060"/>
        </w:rPr>
        <w:t xml:space="preserve"> </w:t>
      </w:r>
      <w:r w:rsidRPr="00FD747F">
        <w:rPr>
          <w:rFonts w:ascii="Arial Narrow" w:hAnsi="Arial Narrow"/>
        </w:rPr>
        <w:t xml:space="preserve">and a </w:t>
      </w:r>
      <w:r w:rsidRPr="00FD747F">
        <w:rPr>
          <w:rFonts w:ascii="Arial Narrow" w:hAnsi="Arial Narrow"/>
          <w:i/>
          <w:color w:val="002060"/>
        </w:rPr>
        <w:t>descriptive text</w:t>
      </w:r>
      <w:r w:rsidRPr="00FD747F">
        <w:rPr>
          <w:rFonts w:ascii="Arial Narrow" w:hAnsi="Arial Narrow"/>
          <w:color w:val="002060"/>
        </w:rPr>
        <w:t xml:space="preserve"> </w:t>
      </w:r>
      <w:r w:rsidRPr="00FD747F">
        <w:rPr>
          <w:rFonts w:ascii="Arial Narrow" w:hAnsi="Arial Narrow"/>
        </w:rPr>
        <w:t>for the AMDP class created for methods which will be consumed by CDS table functions.</w:t>
      </w:r>
    </w:p>
    <w:p w:rsidR="00FD747F" w:rsidRDefault="00FD747F" w:rsidP="00FD747F">
      <w:pPr>
        <w:pStyle w:val="a7"/>
        <w:spacing w:before="0" w:beforeAutospacing="0" w:after="0" w:afterAutospacing="0"/>
        <w:ind w:firstLine="567"/>
        <w:jc w:val="both"/>
        <w:rPr>
          <w:rFonts w:ascii="Arial Narrow" w:hAnsi="Arial Narrow"/>
        </w:rPr>
      </w:pPr>
    </w:p>
    <w:p w:rsidR="00FD747F" w:rsidRPr="004E1A61" w:rsidRDefault="00FD747F" w:rsidP="00FD747F">
      <w:pPr>
        <w:autoSpaceDE w:val="0"/>
        <w:autoSpaceDN w:val="0"/>
        <w:adjustRightInd w:val="0"/>
        <w:spacing w:after="0" w:line="240" w:lineRule="auto"/>
        <w:ind w:firstLine="567"/>
        <w:rPr>
          <w:rFonts w:ascii="Arial Narrow" w:hAnsi="Arial Narrow" w:cs="Courier New"/>
          <w:i/>
          <w:color w:val="002060"/>
          <w:sz w:val="24"/>
          <w:szCs w:val="24"/>
        </w:rPr>
      </w:pPr>
      <w:r w:rsidRPr="00FD747F">
        <w:rPr>
          <w:rFonts w:ascii="Arial Narrow" w:hAnsi="Arial Narrow" w:cs="Courier New"/>
          <w:color w:val="000000" w:themeColor="text1"/>
          <w:sz w:val="24"/>
          <w:szCs w:val="24"/>
        </w:rPr>
        <w:t xml:space="preserve">class </w:t>
      </w:r>
      <w:r w:rsidR="00877DE2">
        <w:rPr>
          <w:rFonts w:ascii="Arial Narrow" w:hAnsi="Arial Narrow" w:cs="Courier New"/>
          <w:b/>
          <w:color w:val="000000" w:themeColor="text1"/>
          <w:sz w:val="24"/>
          <w:szCs w:val="24"/>
          <w:shd w:val="clear" w:color="auto" w:fill="FFFFFF" w:themeFill="background1"/>
        </w:rPr>
        <w:t>ZCL</w:t>
      </w:r>
      <w:r w:rsidRPr="007C4FAD">
        <w:rPr>
          <w:rFonts w:ascii="Arial Narrow" w:hAnsi="Arial Narrow" w:cs="Courier New"/>
          <w:b/>
          <w:color w:val="000000" w:themeColor="text1"/>
          <w:sz w:val="24"/>
          <w:szCs w:val="24"/>
          <w:shd w:val="clear" w:color="auto" w:fill="FFFFFF" w:themeFill="background1"/>
        </w:rPr>
        <w:t>_D</w:t>
      </w:r>
      <w:r w:rsidR="007C4FAD" w:rsidRPr="007C4FAD">
        <w:rPr>
          <w:rFonts w:ascii="Arial Narrow" w:hAnsi="Arial Narrow" w:cs="Courier New"/>
          <w:b/>
          <w:color w:val="000000" w:themeColor="text1"/>
          <w:sz w:val="24"/>
          <w:szCs w:val="24"/>
          <w:shd w:val="clear" w:color="auto" w:fill="FFFFFF" w:themeFill="background1"/>
        </w:rPr>
        <w:t>ates</w:t>
      </w:r>
      <w:r w:rsidRPr="007C4FAD">
        <w:rPr>
          <w:rFonts w:ascii="Arial Narrow" w:hAnsi="Arial Narrow" w:cs="Courier New"/>
          <w:b/>
          <w:color w:val="000000" w:themeColor="text1"/>
          <w:sz w:val="24"/>
          <w:szCs w:val="24"/>
          <w:shd w:val="clear" w:color="auto" w:fill="FFFFFF" w:themeFill="background1"/>
        </w:rPr>
        <w:t>T</w:t>
      </w:r>
      <w:r w:rsidR="007C4FAD" w:rsidRPr="007C4FAD">
        <w:rPr>
          <w:rFonts w:ascii="Arial Narrow" w:hAnsi="Arial Narrow" w:cs="Courier New"/>
          <w:b/>
          <w:color w:val="000000" w:themeColor="text1"/>
          <w:sz w:val="24"/>
          <w:szCs w:val="24"/>
          <w:shd w:val="clear" w:color="auto" w:fill="FFFFFF" w:themeFill="background1"/>
        </w:rPr>
        <w:t>able</w:t>
      </w:r>
      <w:r w:rsidRPr="007C4FAD">
        <w:rPr>
          <w:rFonts w:ascii="Arial Narrow" w:hAnsi="Arial Narrow" w:cs="Courier New"/>
          <w:color w:val="000000" w:themeColor="text1"/>
          <w:sz w:val="24"/>
          <w:szCs w:val="24"/>
        </w:rPr>
        <w:t xml:space="preserve"> </w:t>
      </w:r>
      <w:r w:rsidRPr="004E1A61">
        <w:rPr>
          <w:rFonts w:ascii="Arial Narrow" w:hAnsi="Arial Narrow" w:cs="Courier New"/>
          <w:i/>
          <w:color w:val="002060"/>
          <w:sz w:val="24"/>
          <w:szCs w:val="24"/>
          <w:shd w:val="clear" w:color="auto" w:fill="FFFFFF" w:themeFill="background1"/>
        </w:rPr>
        <w:t>definition</w:t>
      </w:r>
    </w:p>
    <w:p w:rsidR="00FD747F" w:rsidRPr="00FD747F" w:rsidRDefault="00FD747F" w:rsidP="00FD747F">
      <w:pPr>
        <w:autoSpaceDE w:val="0"/>
        <w:autoSpaceDN w:val="0"/>
        <w:adjustRightInd w:val="0"/>
        <w:spacing w:after="0" w:line="240" w:lineRule="auto"/>
        <w:ind w:firstLine="567"/>
        <w:rPr>
          <w:rFonts w:ascii="Arial Narrow" w:hAnsi="Arial Narrow" w:cs="Courier New"/>
          <w:color w:val="000000" w:themeColor="text1"/>
          <w:sz w:val="24"/>
          <w:szCs w:val="24"/>
        </w:rPr>
      </w:pPr>
      <w:r w:rsidRPr="00FD747F">
        <w:rPr>
          <w:rFonts w:ascii="Arial Narrow" w:hAnsi="Arial Narrow" w:cs="Courier New"/>
          <w:color w:val="000000" w:themeColor="text1"/>
          <w:sz w:val="24"/>
          <w:szCs w:val="24"/>
        </w:rPr>
        <w:t xml:space="preserve">  public</w:t>
      </w:r>
    </w:p>
    <w:p w:rsidR="00FD747F" w:rsidRPr="00FD747F" w:rsidRDefault="00FD747F" w:rsidP="00FD747F">
      <w:pPr>
        <w:autoSpaceDE w:val="0"/>
        <w:autoSpaceDN w:val="0"/>
        <w:adjustRightInd w:val="0"/>
        <w:spacing w:after="0" w:line="240" w:lineRule="auto"/>
        <w:ind w:firstLine="567"/>
        <w:rPr>
          <w:rFonts w:ascii="Arial Narrow" w:hAnsi="Arial Narrow" w:cs="Courier New"/>
          <w:color w:val="000000" w:themeColor="text1"/>
          <w:sz w:val="24"/>
          <w:szCs w:val="24"/>
        </w:rPr>
      </w:pPr>
      <w:r w:rsidRPr="00FD747F">
        <w:rPr>
          <w:rFonts w:ascii="Arial Narrow" w:hAnsi="Arial Narrow" w:cs="Courier New"/>
          <w:color w:val="000000" w:themeColor="text1"/>
          <w:sz w:val="24"/>
          <w:szCs w:val="24"/>
        </w:rPr>
        <w:t xml:space="preserve">  final</w:t>
      </w:r>
    </w:p>
    <w:p w:rsidR="00FD747F" w:rsidRPr="00FD747F" w:rsidRDefault="00FD747F" w:rsidP="00FD747F">
      <w:pPr>
        <w:autoSpaceDE w:val="0"/>
        <w:autoSpaceDN w:val="0"/>
        <w:adjustRightInd w:val="0"/>
        <w:spacing w:after="0" w:line="240" w:lineRule="auto"/>
        <w:ind w:firstLine="567"/>
        <w:rPr>
          <w:rFonts w:ascii="Arial Narrow" w:hAnsi="Arial Narrow" w:cs="Courier New"/>
          <w:color w:val="000000" w:themeColor="text1"/>
          <w:sz w:val="24"/>
          <w:szCs w:val="24"/>
        </w:rPr>
      </w:pPr>
      <w:r w:rsidRPr="00FD747F">
        <w:rPr>
          <w:rFonts w:ascii="Arial Narrow" w:hAnsi="Arial Narrow" w:cs="Courier New"/>
          <w:color w:val="000000" w:themeColor="text1"/>
          <w:sz w:val="24"/>
          <w:szCs w:val="24"/>
        </w:rPr>
        <w:t xml:space="preserve">  create public .</w:t>
      </w:r>
    </w:p>
    <w:p w:rsidR="00FD747F" w:rsidRPr="00FD747F" w:rsidRDefault="00FD747F" w:rsidP="00FD747F">
      <w:pPr>
        <w:autoSpaceDE w:val="0"/>
        <w:autoSpaceDN w:val="0"/>
        <w:adjustRightInd w:val="0"/>
        <w:spacing w:after="0" w:line="240" w:lineRule="auto"/>
        <w:ind w:firstLine="720"/>
        <w:rPr>
          <w:rFonts w:ascii="Arial Narrow" w:hAnsi="Arial Narrow" w:cs="Courier New"/>
          <w:color w:val="000000" w:themeColor="text1"/>
          <w:sz w:val="24"/>
          <w:szCs w:val="24"/>
        </w:rPr>
      </w:pPr>
      <w:r w:rsidRPr="00FD747F">
        <w:rPr>
          <w:rFonts w:ascii="Arial Narrow" w:hAnsi="Arial Narrow" w:cs="Courier New"/>
          <w:color w:val="000000" w:themeColor="text1"/>
          <w:sz w:val="24"/>
          <w:szCs w:val="24"/>
        </w:rPr>
        <w:t>public section.</w:t>
      </w:r>
    </w:p>
    <w:p w:rsidR="00FD747F" w:rsidRPr="00FD747F" w:rsidRDefault="00FD747F" w:rsidP="00FD747F">
      <w:pPr>
        <w:autoSpaceDE w:val="0"/>
        <w:autoSpaceDN w:val="0"/>
        <w:adjustRightInd w:val="0"/>
        <w:spacing w:after="0" w:line="240" w:lineRule="auto"/>
        <w:ind w:firstLine="720"/>
        <w:rPr>
          <w:rFonts w:ascii="Arial Narrow" w:hAnsi="Arial Narrow" w:cs="Courier New"/>
          <w:color w:val="000000" w:themeColor="text1"/>
          <w:sz w:val="24"/>
          <w:szCs w:val="24"/>
        </w:rPr>
      </w:pPr>
      <w:r w:rsidRPr="00FD747F">
        <w:rPr>
          <w:rFonts w:ascii="Arial Narrow" w:hAnsi="Arial Narrow" w:cs="Courier New"/>
          <w:color w:val="000000" w:themeColor="text1"/>
          <w:sz w:val="24"/>
          <w:szCs w:val="24"/>
        </w:rPr>
        <w:t xml:space="preserve">    INTERFACES if_amdp_marker_hdb.</w:t>
      </w:r>
    </w:p>
    <w:p w:rsidR="00FD747F" w:rsidRPr="00FD747F" w:rsidRDefault="00FD747F" w:rsidP="00FD747F">
      <w:pPr>
        <w:autoSpaceDE w:val="0"/>
        <w:autoSpaceDN w:val="0"/>
        <w:adjustRightInd w:val="0"/>
        <w:spacing w:after="0" w:line="240" w:lineRule="auto"/>
        <w:ind w:firstLine="720"/>
        <w:rPr>
          <w:rFonts w:ascii="Arial Narrow" w:hAnsi="Arial Narrow" w:cs="Courier New"/>
          <w:color w:val="000000" w:themeColor="text1"/>
          <w:sz w:val="24"/>
          <w:szCs w:val="24"/>
        </w:rPr>
      </w:pPr>
      <w:r w:rsidRPr="00FD747F">
        <w:rPr>
          <w:rFonts w:ascii="Arial Narrow" w:hAnsi="Arial Narrow" w:cs="Courier New"/>
          <w:color w:val="000000" w:themeColor="text1"/>
          <w:sz w:val="24"/>
          <w:szCs w:val="24"/>
        </w:rPr>
        <w:t xml:space="preserve">    </w:t>
      </w:r>
      <w:r w:rsidRPr="00FD747F">
        <w:rPr>
          <w:rFonts w:ascii="Arial Narrow" w:hAnsi="Arial Narrow" w:cs="Courier New"/>
          <w:i/>
          <w:color w:val="002060"/>
          <w:sz w:val="24"/>
          <w:szCs w:val="24"/>
        </w:rPr>
        <w:t>class-methods</w:t>
      </w:r>
      <w:r w:rsidRPr="00FD747F">
        <w:rPr>
          <w:rFonts w:ascii="Arial Narrow" w:hAnsi="Arial Narrow" w:cs="Courier New"/>
          <w:color w:val="002060"/>
          <w:sz w:val="24"/>
          <w:szCs w:val="24"/>
        </w:rPr>
        <w:t xml:space="preserve"> </w:t>
      </w:r>
      <w:r w:rsidRPr="00877DE2">
        <w:rPr>
          <w:rFonts w:ascii="Arial Narrow" w:hAnsi="Arial Narrow" w:cs="Courier New"/>
          <w:i/>
          <w:color w:val="002060"/>
          <w:sz w:val="24"/>
          <w:szCs w:val="24"/>
          <w:shd w:val="clear" w:color="auto" w:fill="F2F2F2" w:themeFill="background1" w:themeFillShade="F2"/>
        </w:rPr>
        <w:t>GetNDatesStartingFrom</w:t>
      </w:r>
      <w:r w:rsidRPr="00FD747F">
        <w:rPr>
          <w:rFonts w:ascii="Arial Narrow" w:hAnsi="Arial Narrow" w:cs="Courier New"/>
          <w:color w:val="000000" w:themeColor="text1"/>
          <w:sz w:val="24"/>
          <w:szCs w:val="24"/>
        </w:rPr>
        <w:t xml:space="preserve"> for </w:t>
      </w:r>
      <w:r w:rsidR="007C4FAD" w:rsidRPr="007C4FAD">
        <w:rPr>
          <w:rFonts w:ascii="Arial Narrow" w:hAnsi="Arial Narrow" w:cs="Courier New"/>
          <w:bCs/>
          <w:color w:val="000000" w:themeColor="text1"/>
          <w:sz w:val="24"/>
          <w:szCs w:val="24"/>
        </w:rPr>
        <w:t>table</w:t>
      </w:r>
      <w:r w:rsidR="007C4FAD" w:rsidRPr="007C4FAD">
        <w:rPr>
          <w:rFonts w:ascii="Arial Narrow" w:hAnsi="Arial Narrow" w:cs="Courier New"/>
          <w:color w:val="000000" w:themeColor="text1"/>
          <w:sz w:val="24"/>
          <w:szCs w:val="24"/>
        </w:rPr>
        <w:t xml:space="preserve"> </w:t>
      </w:r>
      <w:r w:rsidR="007C4FAD" w:rsidRPr="007C4FAD">
        <w:rPr>
          <w:rFonts w:ascii="Arial Narrow" w:hAnsi="Arial Narrow" w:cs="Courier New"/>
          <w:bCs/>
          <w:color w:val="000000" w:themeColor="text1"/>
          <w:sz w:val="24"/>
          <w:szCs w:val="24"/>
        </w:rPr>
        <w:t>function</w:t>
      </w:r>
      <w:r w:rsidR="007C4FAD" w:rsidRPr="007C4FAD">
        <w:rPr>
          <w:rFonts w:ascii="Arial Narrow" w:hAnsi="Arial Narrow" w:cs="Courier New"/>
          <w:color w:val="000000" w:themeColor="text1"/>
          <w:sz w:val="24"/>
          <w:szCs w:val="24"/>
        </w:rPr>
        <w:t xml:space="preserve"> </w:t>
      </w:r>
      <w:r w:rsidRPr="00877DE2">
        <w:rPr>
          <w:rFonts w:ascii="Arial Narrow" w:hAnsi="Arial Narrow" w:cs="Courier New"/>
          <w:i/>
          <w:color w:val="002060"/>
          <w:sz w:val="24"/>
          <w:szCs w:val="24"/>
          <w:shd w:val="clear" w:color="auto" w:fill="F2F2F2" w:themeFill="background1" w:themeFillShade="F2"/>
        </w:rPr>
        <w:t>ZGetNDatesStartingFrom</w:t>
      </w:r>
      <w:r w:rsidRPr="00FD747F">
        <w:rPr>
          <w:rFonts w:ascii="Arial Narrow" w:hAnsi="Arial Narrow" w:cs="Courier New"/>
          <w:color w:val="000000" w:themeColor="text1"/>
          <w:sz w:val="24"/>
          <w:szCs w:val="24"/>
        </w:rPr>
        <w:t>.</w:t>
      </w:r>
    </w:p>
    <w:p w:rsidR="00FD747F" w:rsidRPr="00FD747F" w:rsidRDefault="00FD747F" w:rsidP="00FD747F">
      <w:pPr>
        <w:autoSpaceDE w:val="0"/>
        <w:autoSpaceDN w:val="0"/>
        <w:adjustRightInd w:val="0"/>
        <w:spacing w:after="0" w:line="240" w:lineRule="auto"/>
        <w:ind w:firstLine="720"/>
        <w:rPr>
          <w:rFonts w:ascii="Arial Narrow" w:hAnsi="Arial Narrow" w:cs="Courier New"/>
          <w:color w:val="000000" w:themeColor="text1"/>
          <w:sz w:val="24"/>
          <w:szCs w:val="24"/>
        </w:rPr>
      </w:pPr>
      <w:r w:rsidRPr="00FD747F">
        <w:rPr>
          <w:rFonts w:ascii="Arial Narrow" w:hAnsi="Arial Narrow" w:cs="Courier New"/>
          <w:i/>
          <w:color w:val="002060"/>
          <w:sz w:val="24"/>
          <w:szCs w:val="24"/>
        </w:rPr>
        <w:t xml:space="preserve">    class-methods</w:t>
      </w:r>
      <w:r w:rsidRPr="00FD747F">
        <w:rPr>
          <w:rFonts w:ascii="Arial Narrow" w:hAnsi="Arial Narrow" w:cs="Courier New"/>
          <w:color w:val="002060"/>
          <w:sz w:val="24"/>
          <w:szCs w:val="24"/>
        </w:rPr>
        <w:t xml:space="preserve"> </w:t>
      </w:r>
      <w:r w:rsidRPr="00877DE2">
        <w:rPr>
          <w:rFonts w:ascii="Arial Narrow" w:hAnsi="Arial Narrow" w:cs="Courier New"/>
          <w:i/>
          <w:color w:val="002060"/>
          <w:sz w:val="24"/>
          <w:szCs w:val="24"/>
          <w:shd w:val="clear" w:color="auto" w:fill="F2F2F2" w:themeFill="background1" w:themeFillShade="F2"/>
        </w:rPr>
        <w:t>GetDatesBetween</w:t>
      </w:r>
      <w:r w:rsidRPr="00FD747F">
        <w:rPr>
          <w:rFonts w:ascii="Arial Narrow" w:hAnsi="Arial Narrow" w:cs="Courier New"/>
          <w:color w:val="000000" w:themeColor="text1"/>
          <w:sz w:val="24"/>
          <w:szCs w:val="24"/>
        </w:rPr>
        <w:t xml:space="preserve"> for </w:t>
      </w:r>
      <w:r w:rsidR="007C4FAD" w:rsidRPr="007C4FAD">
        <w:rPr>
          <w:rFonts w:ascii="Arial Narrow" w:hAnsi="Arial Narrow" w:cs="Courier New"/>
          <w:bCs/>
          <w:color w:val="000000" w:themeColor="text1"/>
          <w:sz w:val="24"/>
          <w:szCs w:val="24"/>
        </w:rPr>
        <w:t>table</w:t>
      </w:r>
      <w:r w:rsidR="007C4FAD" w:rsidRPr="007C4FAD">
        <w:rPr>
          <w:rFonts w:ascii="Arial Narrow" w:hAnsi="Arial Narrow" w:cs="Courier New"/>
          <w:color w:val="000000" w:themeColor="text1"/>
          <w:sz w:val="24"/>
          <w:szCs w:val="24"/>
        </w:rPr>
        <w:t xml:space="preserve"> </w:t>
      </w:r>
      <w:r w:rsidR="007C4FAD" w:rsidRPr="007C4FAD">
        <w:rPr>
          <w:rFonts w:ascii="Arial Narrow" w:hAnsi="Arial Narrow" w:cs="Courier New"/>
          <w:bCs/>
          <w:color w:val="000000" w:themeColor="text1"/>
          <w:sz w:val="24"/>
          <w:szCs w:val="24"/>
        </w:rPr>
        <w:t>function</w:t>
      </w:r>
      <w:r w:rsidR="007C4FAD" w:rsidRPr="007C4FAD">
        <w:rPr>
          <w:rFonts w:ascii="Arial Narrow" w:hAnsi="Arial Narrow" w:cs="Courier New"/>
          <w:color w:val="000000" w:themeColor="text1"/>
          <w:sz w:val="24"/>
          <w:szCs w:val="24"/>
        </w:rPr>
        <w:t xml:space="preserve"> </w:t>
      </w:r>
      <w:r w:rsidRPr="00877DE2">
        <w:rPr>
          <w:rFonts w:ascii="Arial Narrow" w:hAnsi="Arial Narrow" w:cs="Courier New"/>
          <w:i/>
          <w:color w:val="002060"/>
          <w:sz w:val="24"/>
          <w:szCs w:val="24"/>
          <w:shd w:val="clear" w:color="auto" w:fill="F2F2F2" w:themeFill="background1" w:themeFillShade="F2"/>
        </w:rPr>
        <w:t>ZGetDatesBetween</w:t>
      </w:r>
      <w:r w:rsidRPr="00FD747F">
        <w:rPr>
          <w:rFonts w:ascii="Arial Narrow" w:hAnsi="Arial Narrow" w:cs="Courier New"/>
          <w:color w:val="000000" w:themeColor="text1"/>
          <w:sz w:val="24"/>
          <w:szCs w:val="24"/>
        </w:rPr>
        <w:t>.</w:t>
      </w:r>
    </w:p>
    <w:p w:rsidR="00FD747F" w:rsidRPr="00FD747F" w:rsidRDefault="00FD747F" w:rsidP="00FD747F">
      <w:pPr>
        <w:autoSpaceDE w:val="0"/>
        <w:autoSpaceDN w:val="0"/>
        <w:adjustRightInd w:val="0"/>
        <w:spacing w:after="0" w:line="240" w:lineRule="auto"/>
        <w:ind w:firstLine="720"/>
        <w:rPr>
          <w:rFonts w:ascii="Arial Narrow" w:hAnsi="Arial Narrow" w:cs="Courier New"/>
          <w:color w:val="000000" w:themeColor="text1"/>
          <w:sz w:val="24"/>
          <w:szCs w:val="24"/>
        </w:rPr>
      </w:pPr>
      <w:r w:rsidRPr="00FD747F">
        <w:rPr>
          <w:rFonts w:ascii="Arial Narrow" w:hAnsi="Arial Narrow" w:cs="Courier New"/>
          <w:color w:val="000000" w:themeColor="text1"/>
          <w:sz w:val="24"/>
          <w:szCs w:val="24"/>
        </w:rPr>
        <w:t>protected section.</w:t>
      </w:r>
    </w:p>
    <w:p w:rsidR="00FD747F" w:rsidRPr="00FD747F" w:rsidRDefault="00FD747F" w:rsidP="00FD747F">
      <w:pPr>
        <w:autoSpaceDE w:val="0"/>
        <w:autoSpaceDN w:val="0"/>
        <w:adjustRightInd w:val="0"/>
        <w:spacing w:after="0" w:line="240" w:lineRule="auto"/>
        <w:ind w:firstLine="720"/>
        <w:rPr>
          <w:rFonts w:ascii="Arial Narrow" w:hAnsi="Arial Narrow" w:cs="Courier New"/>
          <w:color w:val="000000" w:themeColor="text1"/>
          <w:sz w:val="24"/>
          <w:szCs w:val="24"/>
        </w:rPr>
      </w:pPr>
      <w:r w:rsidRPr="00FD747F">
        <w:rPr>
          <w:rFonts w:ascii="Arial Narrow" w:hAnsi="Arial Narrow" w:cs="Courier New"/>
          <w:color w:val="000000" w:themeColor="text1"/>
          <w:sz w:val="24"/>
          <w:szCs w:val="24"/>
        </w:rPr>
        <w:t>private section.</w:t>
      </w:r>
    </w:p>
    <w:p w:rsidR="00FD747F" w:rsidRPr="00FD747F" w:rsidRDefault="00FD747F" w:rsidP="00FD747F">
      <w:pPr>
        <w:autoSpaceDE w:val="0"/>
        <w:autoSpaceDN w:val="0"/>
        <w:adjustRightInd w:val="0"/>
        <w:spacing w:after="0" w:line="240" w:lineRule="auto"/>
        <w:ind w:firstLine="567"/>
        <w:rPr>
          <w:rFonts w:ascii="Arial Narrow" w:hAnsi="Arial Narrow" w:cs="Courier New"/>
          <w:color w:val="000000" w:themeColor="text1"/>
          <w:sz w:val="24"/>
          <w:szCs w:val="24"/>
        </w:rPr>
      </w:pPr>
      <w:r w:rsidRPr="00FD747F">
        <w:rPr>
          <w:rFonts w:ascii="Arial Narrow" w:hAnsi="Arial Narrow" w:cs="Courier New"/>
          <w:color w:val="000000" w:themeColor="text1"/>
          <w:sz w:val="24"/>
          <w:szCs w:val="24"/>
        </w:rPr>
        <w:t>ENDCLASS.</w:t>
      </w:r>
    </w:p>
    <w:p w:rsidR="00FD747F" w:rsidRPr="00FD747F" w:rsidRDefault="00FD747F" w:rsidP="00FD747F">
      <w:pPr>
        <w:autoSpaceDE w:val="0"/>
        <w:autoSpaceDN w:val="0"/>
        <w:adjustRightInd w:val="0"/>
        <w:spacing w:after="0" w:line="240" w:lineRule="auto"/>
        <w:ind w:firstLine="567"/>
        <w:rPr>
          <w:rFonts w:ascii="Arial Narrow" w:hAnsi="Arial Narrow" w:cs="Courier New"/>
          <w:color w:val="000000" w:themeColor="text1"/>
          <w:sz w:val="24"/>
          <w:szCs w:val="24"/>
        </w:rPr>
      </w:pPr>
    </w:p>
    <w:p w:rsidR="00FD747F" w:rsidRPr="00FD747F" w:rsidRDefault="00FD747F" w:rsidP="00FD747F">
      <w:pPr>
        <w:autoSpaceDE w:val="0"/>
        <w:autoSpaceDN w:val="0"/>
        <w:adjustRightInd w:val="0"/>
        <w:spacing w:after="0" w:line="240" w:lineRule="auto"/>
        <w:ind w:firstLine="567"/>
        <w:rPr>
          <w:rFonts w:ascii="Arial Narrow" w:hAnsi="Arial Narrow" w:cs="Courier New"/>
          <w:color w:val="000000" w:themeColor="text1"/>
          <w:sz w:val="24"/>
          <w:szCs w:val="24"/>
        </w:rPr>
      </w:pPr>
      <w:r w:rsidRPr="00FD747F">
        <w:rPr>
          <w:rFonts w:ascii="Arial Narrow" w:hAnsi="Arial Narrow" w:cs="Courier New"/>
          <w:color w:val="000000" w:themeColor="text1"/>
          <w:sz w:val="24"/>
          <w:szCs w:val="24"/>
        </w:rPr>
        <w:t xml:space="preserve">CLASS </w:t>
      </w:r>
      <w:r w:rsidR="00877DE2">
        <w:rPr>
          <w:rFonts w:ascii="Arial Narrow" w:hAnsi="Arial Narrow" w:cs="Courier New"/>
          <w:b/>
          <w:color w:val="000000" w:themeColor="text1"/>
          <w:sz w:val="24"/>
          <w:szCs w:val="24"/>
          <w:shd w:val="clear" w:color="auto" w:fill="FFFFFF" w:themeFill="background1"/>
        </w:rPr>
        <w:t>ZCL</w:t>
      </w:r>
      <w:r w:rsidR="007C4FAD" w:rsidRPr="007C4FAD">
        <w:rPr>
          <w:rFonts w:ascii="Arial Narrow" w:hAnsi="Arial Narrow" w:cs="Courier New"/>
          <w:b/>
          <w:color w:val="000000" w:themeColor="text1"/>
          <w:sz w:val="24"/>
          <w:szCs w:val="24"/>
          <w:shd w:val="clear" w:color="auto" w:fill="FFFFFF" w:themeFill="background1"/>
        </w:rPr>
        <w:t>_DatesTable</w:t>
      </w:r>
      <w:r w:rsidRPr="00FD747F">
        <w:rPr>
          <w:rFonts w:ascii="Arial Narrow" w:hAnsi="Arial Narrow" w:cs="Courier New"/>
          <w:color w:val="000000" w:themeColor="text1"/>
          <w:sz w:val="24"/>
          <w:szCs w:val="24"/>
        </w:rPr>
        <w:t xml:space="preserve"> </w:t>
      </w:r>
      <w:r w:rsidR="007C4FAD">
        <w:rPr>
          <w:rFonts w:ascii="Arial Narrow" w:hAnsi="Arial Narrow" w:cs="Courier New"/>
          <w:i/>
          <w:color w:val="002060"/>
          <w:sz w:val="24"/>
          <w:szCs w:val="24"/>
          <w:shd w:val="clear" w:color="auto" w:fill="FFFFFF" w:themeFill="background1"/>
        </w:rPr>
        <w:t>implementation</w:t>
      </w:r>
      <w:r w:rsidRPr="00FD747F">
        <w:rPr>
          <w:rFonts w:ascii="Arial Narrow" w:hAnsi="Arial Narrow" w:cs="Courier New"/>
          <w:color w:val="000000" w:themeColor="text1"/>
          <w:sz w:val="24"/>
          <w:szCs w:val="24"/>
        </w:rPr>
        <w:t>.</w:t>
      </w:r>
    </w:p>
    <w:p w:rsidR="00FD747F" w:rsidRPr="00FD747F" w:rsidRDefault="00FD747F" w:rsidP="00FD747F">
      <w:pPr>
        <w:autoSpaceDE w:val="0"/>
        <w:autoSpaceDN w:val="0"/>
        <w:adjustRightInd w:val="0"/>
        <w:spacing w:after="0" w:line="240" w:lineRule="auto"/>
        <w:ind w:firstLine="567"/>
        <w:rPr>
          <w:rFonts w:ascii="Arial Narrow" w:hAnsi="Arial Narrow" w:cs="Courier New"/>
          <w:b/>
          <w:i/>
          <w:color w:val="000000" w:themeColor="text1"/>
          <w:sz w:val="24"/>
          <w:szCs w:val="24"/>
        </w:rPr>
      </w:pPr>
      <w:r w:rsidRPr="00FD747F">
        <w:rPr>
          <w:rFonts w:ascii="Arial Narrow" w:hAnsi="Arial Narrow" w:cs="Courier New"/>
          <w:color w:val="000000" w:themeColor="text1"/>
          <w:sz w:val="24"/>
          <w:szCs w:val="24"/>
        </w:rPr>
        <w:t xml:space="preserve">METHOD </w:t>
      </w:r>
      <w:r w:rsidRPr="00FD747F">
        <w:rPr>
          <w:rFonts w:ascii="Arial Narrow" w:hAnsi="Arial Narrow" w:cs="Courier New"/>
          <w:b/>
          <w:i/>
          <w:color w:val="000000" w:themeColor="text1"/>
          <w:sz w:val="24"/>
          <w:szCs w:val="24"/>
        </w:rPr>
        <w:t>GetNDatesStartingFrom</w:t>
      </w:r>
    </w:p>
    <w:p w:rsidR="00FD747F" w:rsidRPr="00FD747F" w:rsidRDefault="00FD747F" w:rsidP="00FD747F">
      <w:pPr>
        <w:autoSpaceDE w:val="0"/>
        <w:autoSpaceDN w:val="0"/>
        <w:adjustRightInd w:val="0"/>
        <w:spacing w:after="0" w:line="240" w:lineRule="auto"/>
        <w:ind w:firstLine="720"/>
        <w:rPr>
          <w:rFonts w:ascii="Arial Narrow" w:hAnsi="Arial Narrow" w:cs="Courier New"/>
          <w:color w:val="000000" w:themeColor="text1"/>
          <w:sz w:val="24"/>
          <w:szCs w:val="24"/>
        </w:rPr>
      </w:pPr>
      <w:r w:rsidRPr="00FD747F">
        <w:rPr>
          <w:rFonts w:ascii="Arial Narrow" w:hAnsi="Arial Narrow" w:cs="Courier New"/>
          <w:color w:val="000000" w:themeColor="text1"/>
          <w:sz w:val="24"/>
          <w:szCs w:val="24"/>
        </w:rPr>
        <w:t>BY DATABASE FUNCTION FOR HDB LANGUAGE SQLSCRIPT.</w:t>
      </w:r>
    </w:p>
    <w:p w:rsidR="00FD747F" w:rsidRPr="00FD747F" w:rsidRDefault="00FD747F" w:rsidP="00FD747F">
      <w:pPr>
        <w:autoSpaceDE w:val="0"/>
        <w:autoSpaceDN w:val="0"/>
        <w:adjustRightInd w:val="0"/>
        <w:spacing w:after="0" w:line="240" w:lineRule="auto"/>
        <w:ind w:firstLine="720"/>
        <w:rPr>
          <w:rFonts w:ascii="Arial Narrow" w:hAnsi="Arial Narrow" w:cs="Courier New"/>
          <w:color w:val="000000" w:themeColor="text1"/>
          <w:sz w:val="24"/>
          <w:szCs w:val="24"/>
        </w:rPr>
      </w:pPr>
      <w:r w:rsidRPr="00FD747F">
        <w:rPr>
          <w:rFonts w:ascii="Arial Narrow" w:hAnsi="Arial Narrow" w:cs="Courier New"/>
          <w:color w:val="000000" w:themeColor="text1"/>
          <w:sz w:val="24"/>
          <w:szCs w:val="24"/>
        </w:rPr>
        <w:t>return</w:t>
      </w:r>
    </w:p>
    <w:p w:rsidR="00877DE2" w:rsidRDefault="00FD747F" w:rsidP="00FD747F">
      <w:pPr>
        <w:autoSpaceDE w:val="0"/>
        <w:autoSpaceDN w:val="0"/>
        <w:adjustRightInd w:val="0"/>
        <w:spacing w:after="0" w:line="240" w:lineRule="auto"/>
        <w:ind w:firstLine="720"/>
        <w:rPr>
          <w:rFonts w:ascii="Arial Narrow" w:hAnsi="Arial Narrow" w:cs="Courier New"/>
          <w:color w:val="000000" w:themeColor="text1"/>
          <w:sz w:val="24"/>
          <w:szCs w:val="24"/>
        </w:rPr>
      </w:pPr>
      <w:r w:rsidRPr="00FD747F">
        <w:rPr>
          <w:rFonts w:ascii="Arial Narrow" w:hAnsi="Arial Narrow" w:cs="Courier New"/>
          <w:color w:val="000000" w:themeColor="text1"/>
          <w:sz w:val="24"/>
          <w:szCs w:val="24"/>
        </w:rPr>
        <w:t xml:space="preserve"> SELECT </w:t>
      </w:r>
      <w:r w:rsidRPr="00877DE2">
        <w:rPr>
          <w:rFonts w:ascii="Arial Narrow" w:hAnsi="Arial Narrow" w:cs="Courier New"/>
          <w:i/>
          <w:color w:val="002060"/>
          <w:sz w:val="24"/>
          <w:szCs w:val="24"/>
        </w:rPr>
        <w:t>element_number</w:t>
      </w:r>
      <w:r w:rsidRPr="00877DE2">
        <w:rPr>
          <w:rFonts w:ascii="Arial Narrow" w:hAnsi="Arial Narrow" w:cs="Courier New"/>
          <w:color w:val="002060"/>
          <w:sz w:val="24"/>
          <w:szCs w:val="24"/>
        </w:rPr>
        <w:t xml:space="preserve"> </w:t>
      </w:r>
      <w:r w:rsidRPr="00FD747F">
        <w:rPr>
          <w:rFonts w:ascii="Arial Narrow" w:hAnsi="Arial Narrow" w:cs="Courier New"/>
          <w:color w:val="000000" w:themeColor="text1"/>
          <w:sz w:val="24"/>
          <w:szCs w:val="24"/>
        </w:rPr>
        <w:t xml:space="preserve">as number, </w:t>
      </w:r>
    </w:p>
    <w:p w:rsidR="00FD747F" w:rsidRPr="00FD747F" w:rsidRDefault="00877DE2" w:rsidP="00877DE2">
      <w:pPr>
        <w:autoSpaceDE w:val="0"/>
        <w:autoSpaceDN w:val="0"/>
        <w:adjustRightInd w:val="0"/>
        <w:spacing w:after="0" w:line="240" w:lineRule="auto"/>
        <w:ind w:left="1440"/>
        <w:rPr>
          <w:rFonts w:ascii="Arial Narrow" w:hAnsi="Arial Narrow" w:cs="Courier New"/>
          <w:color w:val="000000" w:themeColor="text1"/>
          <w:sz w:val="24"/>
          <w:szCs w:val="24"/>
        </w:rPr>
      </w:pPr>
      <w:r w:rsidRPr="00877DE2">
        <w:rPr>
          <w:rFonts w:ascii="Arial Narrow" w:hAnsi="Arial Narrow" w:cs="Courier New"/>
          <w:i/>
          <w:color w:val="002060"/>
          <w:sz w:val="24"/>
          <w:szCs w:val="24"/>
          <w:shd w:val="clear" w:color="auto" w:fill="FFFFFF" w:themeFill="background1"/>
        </w:rPr>
        <w:t xml:space="preserve">   </w:t>
      </w:r>
      <w:r w:rsidR="00FD747F" w:rsidRPr="00877DE2">
        <w:rPr>
          <w:rFonts w:ascii="Arial Narrow" w:hAnsi="Arial Narrow" w:cs="Courier New"/>
          <w:i/>
          <w:color w:val="002060"/>
          <w:sz w:val="24"/>
          <w:szCs w:val="24"/>
          <w:shd w:val="clear" w:color="auto" w:fill="F2F2F2" w:themeFill="background1" w:themeFillShade="F2"/>
        </w:rPr>
        <w:t>dats_from_date</w:t>
      </w:r>
      <w:r w:rsidR="00FD747F" w:rsidRPr="00FD747F">
        <w:rPr>
          <w:rFonts w:ascii="Arial Narrow" w:hAnsi="Arial Narrow" w:cs="Courier New"/>
          <w:color w:val="000000" w:themeColor="text1"/>
          <w:sz w:val="24"/>
          <w:szCs w:val="24"/>
        </w:rPr>
        <w:t>(</w:t>
      </w:r>
      <w:r w:rsidR="00FD747F" w:rsidRPr="00877DE2">
        <w:rPr>
          <w:rFonts w:ascii="Arial Narrow" w:hAnsi="Arial Narrow" w:cs="Courier New"/>
          <w:i/>
          <w:color w:val="002060"/>
          <w:sz w:val="24"/>
          <w:szCs w:val="24"/>
        </w:rPr>
        <w:t>generated_period_start</w:t>
      </w:r>
      <w:r w:rsidR="00FD747F" w:rsidRPr="00FD747F">
        <w:rPr>
          <w:rFonts w:ascii="Arial Narrow" w:hAnsi="Arial Narrow" w:cs="Courier New"/>
          <w:color w:val="000000" w:themeColor="text1"/>
          <w:sz w:val="24"/>
          <w:szCs w:val="24"/>
        </w:rPr>
        <w:t>) as date</w:t>
      </w:r>
    </w:p>
    <w:p w:rsidR="00FD747F" w:rsidRDefault="00FD747F" w:rsidP="007C4FAD">
      <w:pPr>
        <w:autoSpaceDE w:val="0"/>
        <w:autoSpaceDN w:val="0"/>
        <w:adjustRightInd w:val="0"/>
        <w:spacing w:after="0" w:line="240" w:lineRule="auto"/>
        <w:ind w:firstLine="720"/>
        <w:rPr>
          <w:rFonts w:ascii="Arial Narrow" w:hAnsi="Arial Narrow" w:cs="Courier New"/>
          <w:color w:val="000000" w:themeColor="text1"/>
          <w:sz w:val="24"/>
          <w:szCs w:val="24"/>
        </w:rPr>
      </w:pPr>
      <w:r w:rsidRPr="00FD747F">
        <w:rPr>
          <w:rFonts w:ascii="Arial Narrow" w:hAnsi="Arial Narrow" w:cs="Courier New"/>
          <w:color w:val="000000" w:themeColor="text1"/>
          <w:sz w:val="24"/>
          <w:szCs w:val="24"/>
        </w:rPr>
        <w:t xml:space="preserve"> FROM </w:t>
      </w:r>
      <w:r w:rsidRPr="00877DE2">
        <w:rPr>
          <w:rFonts w:ascii="Arial Narrow" w:hAnsi="Arial Narrow" w:cs="Courier New"/>
          <w:i/>
          <w:color w:val="385623" w:themeColor="accent6" w:themeShade="80"/>
          <w:sz w:val="24"/>
          <w:szCs w:val="24"/>
          <w:shd w:val="clear" w:color="auto" w:fill="F2F2F2" w:themeFill="background1" w:themeFillShade="F2"/>
        </w:rPr>
        <w:t>SERIES_GENERATE_DATE</w:t>
      </w:r>
      <w:r w:rsidRPr="00FD747F">
        <w:rPr>
          <w:rFonts w:ascii="Arial Narrow" w:hAnsi="Arial Narrow" w:cs="Courier New"/>
          <w:color w:val="000000" w:themeColor="text1"/>
          <w:sz w:val="24"/>
          <w:szCs w:val="24"/>
        </w:rPr>
        <w:t>('INTERVAL 1 DAY',  :starting_date,</w:t>
      </w:r>
    </w:p>
    <w:p w:rsidR="00FD747F" w:rsidRPr="00FD747F" w:rsidRDefault="00FD747F" w:rsidP="00FD747F">
      <w:pPr>
        <w:autoSpaceDE w:val="0"/>
        <w:autoSpaceDN w:val="0"/>
        <w:adjustRightInd w:val="0"/>
        <w:spacing w:after="0" w:line="240" w:lineRule="auto"/>
        <w:ind w:firstLine="720"/>
        <w:rPr>
          <w:rFonts w:ascii="Arial Narrow" w:hAnsi="Arial Narrow" w:cs="Courier New"/>
          <w:color w:val="000000" w:themeColor="text1"/>
          <w:sz w:val="24"/>
          <w:szCs w:val="24"/>
        </w:rPr>
      </w:pPr>
      <w:r>
        <w:rPr>
          <w:rFonts w:ascii="Arial Narrow" w:hAnsi="Arial Narrow" w:cs="Courier New"/>
          <w:color w:val="000000" w:themeColor="text1"/>
          <w:sz w:val="24"/>
          <w:szCs w:val="24"/>
        </w:rPr>
        <w:t xml:space="preserve">                                                             </w:t>
      </w:r>
      <w:r w:rsidRPr="00877DE2">
        <w:rPr>
          <w:rFonts w:ascii="Arial Narrow" w:hAnsi="Arial Narrow" w:cs="Courier New"/>
          <w:i/>
          <w:color w:val="002060"/>
          <w:sz w:val="24"/>
          <w:szCs w:val="24"/>
          <w:shd w:val="clear" w:color="auto" w:fill="F2F2F2" w:themeFill="background1" w:themeFillShade="F2"/>
        </w:rPr>
        <w:t>add_days</w:t>
      </w:r>
      <w:r w:rsidRPr="00FD747F">
        <w:rPr>
          <w:rFonts w:ascii="Arial Narrow" w:hAnsi="Arial Narrow" w:cs="Courier New"/>
          <w:color w:val="000000" w:themeColor="text1"/>
          <w:sz w:val="24"/>
          <w:szCs w:val="24"/>
        </w:rPr>
        <w:t>(:starting_date, :number_of_dates));</w:t>
      </w:r>
    </w:p>
    <w:p w:rsidR="00FD747F" w:rsidRPr="00FD747F" w:rsidRDefault="00FD747F" w:rsidP="00FD747F">
      <w:pPr>
        <w:autoSpaceDE w:val="0"/>
        <w:autoSpaceDN w:val="0"/>
        <w:adjustRightInd w:val="0"/>
        <w:spacing w:after="0" w:line="240" w:lineRule="auto"/>
        <w:ind w:firstLine="567"/>
        <w:rPr>
          <w:rFonts w:ascii="Arial Narrow" w:hAnsi="Arial Narrow" w:cs="Courier New"/>
          <w:color w:val="000000" w:themeColor="text1"/>
          <w:sz w:val="24"/>
          <w:szCs w:val="24"/>
        </w:rPr>
      </w:pPr>
      <w:r w:rsidRPr="00FD747F">
        <w:rPr>
          <w:rFonts w:ascii="Arial Narrow" w:hAnsi="Arial Narrow" w:cs="Courier New"/>
          <w:color w:val="000000" w:themeColor="text1"/>
          <w:sz w:val="24"/>
          <w:szCs w:val="24"/>
        </w:rPr>
        <w:t>ENDMETHOD.</w:t>
      </w:r>
    </w:p>
    <w:p w:rsidR="00FD747F" w:rsidRDefault="00FD747F" w:rsidP="00FD747F">
      <w:pPr>
        <w:autoSpaceDE w:val="0"/>
        <w:autoSpaceDN w:val="0"/>
        <w:adjustRightInd w:val="0"/>
        <w:spacing w:after="0" w:line="240" w:lineRule="auto"/>
        <w:ind w:firstLine="567"/>
        <w:rPr>
          <w:rFonts w:ascii="Arial Narrow" w:hAnsi="Arial Narrow" w:cs="Courier New"/>
          <w:color w:val="000000" w:themeColor="text1"/>
          <w:sz w:val="24"/>
          <w:szCs w:val="24"/>
        </w:rPr>
      </w:pPr>
    </w:p>
    <w:p w:rsidR="00877DE2" w:rsidRPr="00877DE2" w:rsidRDefault="00877DE2" w:rsidP="00FD747F">
      <w:pPr>
        <w:autoSpaceDE w:val="0"/>
        <w:autoSpaceDN w:val="0"/>
        <w:adjustRightInd w:val="0"/>
        <w:spacing w:after="0" w:line="240" w:lineRule="auto"/>
        <w:ind w:firstLine="567"/>
        <w:rPr>
          <w:rFonts w:ascii="Arial Narrow" w:hAnsi="Arial Narrow" w:cs="Courier New"/>
          <w:color w:val="002060"/>
          <w:spacing w:val="20"/>
          <w:sz w:val="24"/>
          <w:szCs w:val="24"/>
        </w:rPr>
      </w:pPr>
      <w:r w:rsidRPr="00877DE2">
        <w:rPr>
          <w:rFonts w:ascii="Arial Narrow" w:hAnsi="Arial Narrow" w:cs="Courier New"/>
          <w:color w:val="002060"/>
          <w:spacing w:val="20"/>
          <w:sz w:val="24"/>
          <w:szCs w:val="24"/>
        </w:rPr>
        <w:t>Rem</w:t>
      </w:r>
    </w:p>
    <w:p w:rsidR="00877DE2" w:rsidRDefault="00877DE2" w:rsidP="00FD747F">
      <w:pPr>
        <w:autoSpaceDE w:val="0"/>
        <w:autoSpaceDN w:val="0"/>
        <w:adjustRightInd w:val="0"/>
        <w:spacing w:after="0" w:line="240" w:lineRule="auto"/>
        <w:ind w:firstLine="567"/>
        <w:rPr>
          <w:rFonts w:ascii="Arial Narrow" w:hAnsi="Arial Narrow" w:cs="Courier New"/>
          <w:bCs/>
          <w:color w:val="000000" w:themeColor="text1"/>
          <w:sz w:val="24"/>
          <w:szCs w:val="24"/>
        </w:rPr>
      </w:pPr>
    </w:p>
    <w:p w:rsidR="00877DE2" w:rsidRDefault="00877DE2" w:rsidP="00FD747F">
      <w:pPr>
        <w:autoSpaceDE w:val="0"/>
        <w:autoSpaceDN w:val="0"/>
        <w:adjustRightInd w:val="0"/>
        <w:spacing w:after="0" w:line="240" w:lineRule="auto"/>
        <w:ind w:firstLine="567"/>
        <w:rPr>
          <w:rFonts w:ascii="Arial Narrow" w:hAnsi="Arial Narrow" w:cs="Courier New"/>
          <w:color w:val="000000" w:themeColor="text1"/>
          <w:sz w:val="24"/>
          <w:szCs w:val="24"/>
        </w:rPr>
      </w:pPr>
      <w:r w:rsidRPr="00877DE2">
        <w:rPr>
          <w:rFonts w:ascii="Arial Narrow" w:hAnsi="Arial Narrow" w:cs="Courier New"/>
          <w:bCs/>
          <w:color w:val="000000" w:themeColor="text1"/>
          <w:sz w:val="24"/>
          <w:szCs w:val="24"/>
        </w:rPr>
        <w:t>select</w:t>
      </w:r>
      <w:r w:rsidRPr="00877DE2">
        <w:rPr>
          <w:rFonts w:ascii="Arial Narrow" w:hAnsi="Arial Narrow" w:cs="Courier New"/>
          <w:color w:val="000000" w:themeColor="text1"/>
          <w:sz w:val="24"/>
          <w:szCs w:val="24"/>
        </w:rPr>
        <w:t xml:space="preserve"> * </w:t>
      </w:r>
      <w:r w:rsidRPr="00877DE2">
        <w:rPr>
          <w:rFonts w:ascii="Arial Narrow" w:hAnsi="Arial Narrow" w:cs="Courier New"/>
          <w:bCs/>
          <w:color w:val="000000" w:themeColor="text1"/>
          <w:sz w:val="24"/>
          <w:szCs w:val="24"/>
        </w:rPr>
        <w:t>from</w:t>
      </w:r>
      <w:r w:rsidRPr="00877DE2">
        <w:rPr>
          <w:rFonts w:ascii="Arial Narrow" w:hAnsi="Arial Narrow" w:cs="Courier New"/>
          <w:color w:val="000000" w:themeColor="text1"/>
          <w:sz w:val="24"/>
          <w:szCs w:val="24"/>
        </w:rPr>
        <w:t xml:space="preserve"> </w:t>
      </w:r>
      <w:r w:rsidRPr="00877DE2">
        <w:rPr>
          <w:rFonts w:ascii="Arial Narrow" w:hAnsi="Arial Narrow" w:cs="Courier New"/>
          <w:i/>
          <w:color w:val="002060"/>
          <w:sz w:val="24"/>
          <w:szCs w:val="24"/>
          <w:shd w:val="clear" w:color="auto" w:fill="F2F2F2" w:themeFill="background1" w:themeFillShade="F2"/>
        </w:rPr>
        <w:t>SERIES_GENERATE_DATE</w:t>
      </w:r>
      <w:r w:rsidRPr="00877DE2">
        <w:rPr>
          <w:rFonts w:ascii="Arial Narrow" w:hAnsi="Arial Narrow" w:cs="Courier New"/>
          <w:color w:val="000000" w:themeColor="text1"/>
          <w:sz w:val="24"/>
          <w:szCs w:val="24"/>
        </w:rPr>
        <w:t>('INTERVAL 1 DAY', '2023-12-01', add_days('2023-12-01', 3))</w:t>
      </w:r>
    </w:p>
    <w:p w:rsidR="00877DE2" w:rsidRDefault="00877DE2" w:rsidP="00FD747F">
      <w:pPr>
        <w:autoSpaceDE w:val="0"/>
        <w:autoSpaceDN w:val="0"/>
        <w:adjustRightInd w:val="0"/>
        <w:spacing w:after="0" w:line="240" w:lineRule="auto"/>
        <w:ind w:firstLine="567"/>
        <w:rPr>
          <w:rFonts w:ascii="Arial Narrow" w:hAnsi="Arial Narrow" w:cs="Courier New"/>
          <w:color w:val="000000" w:themeColor="text1"/>
          <w:sz w:val="24"/>
          <w:szCs w:val="24"/>
        </w:rPr>
      </w:pPr>
    </w:p>
    <w:p w:rsidR="00877DE2" w:rsidRPr="00877DE2" w:rsidRDefault="00877DE2" w:rsidP="00FD747F">
      <w:pPr>
        <w:autoSpaceDE w:val="0"/>
        <w:autoSpaceDN w:val="0"/>
        <w:adjustRightInd w:val="0"/>
        <w:spacing w:after="0" w:line="240" w:lineRule="auto"/>
        <w:ind w:firstLine="567"/>
        <w:rPr>
          <w:rFonts w:ascii="Arial Narrow" w:hAnsi="Arial Narrow" w:cs="Courier New"/>
          <w:color w:val="000000" w:themeColor="text1"/>
          <w:sz w:val="24"/>
          <w:szCs w:val="24"/>
        </w:rPr>
      </w:pPr>
      <w:r>
        <w:rPr>
          <w:noProof/>
        </w:rPr>
        <w:drawing>
          <wp:inline distT="0" distB="0" distL="0" distR="0" wp14:anchorId="783AF6BB" wp14:editId="06D4EF54">
            <wp:extent cx="5029412" cy="553476"/>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29412" cy="553476"/>
                    </a:xfrm>
                    <a:prstGeom prst="rect">
                      <a:avLst/>
                    </a:prstGeom>
                  </pic:spPr>
                </pic:pic>
              </a:graphicData>
            </a:graphic>
          </wp:inline>
        </w:drawing>
      </w:r>
    </w:p>
    <w:p w:rsidR="00877DE2" w:rsidRDefault="00877DE2" w:rsidP="00FD747F">
      <w:pPr>
        <w:autoSpaceDE w:val="0"/>
        <w:autoSpaceDN w:val="0"/>
        <w:adjustRightInd w:val="0"/>
        <w:spacing w:after="0" w:line="240" w:lineRule="auto"/>
        <w:ind w:firstLine="567"/>
        <w:rPr>
          <w:rFonts w:ascii="Arial Narrow" w:hAnsi="Arial Narrow" w:cs="Courier New"/>
          <w:color w:val="000000" w:themeColor="text1"/>
          <w:sz w:val="24"/>
          <w:szCs w:val="24"/>
        </w:rPr>
      </w:pPr>
    </w:p>
    <w:p w:rsidR="00877DE2" w:rsidRPr="00FD747F" w:rsidRDefault="00877DE2" w:rsidP="00FD747F">
      <w:pPr>
        <w:autoSpaceDE w:val="0"/>
        <w:autoSpaceDN w:val="0"/>
        <w:adjustRightInd w:val="0"/>
        <w:spacing w:after="0" w:line="240" w:lineRule="auto"/>
        <w:ind w:firstLine="567"/>
        <w:rPr>
          <w:rFonts w:ascii="Arial Narrow" w:hAnsi="Arial Narrow" w:cs="Courier New"/>
          <w:color w:val="000000" w:themeColor="text1"/>
          <w:sz w:val="24"/>
          <w:szCs w:val="24"/>
        </w:rPr>
      </w:pPr>
    </w:p>
    <w:p w:rsidR="00FD747F" w:rsidRPr="00FD747F" w:rsidRDefault="00FD747F" w:rsidP="00FD747F">
      <w:pPr>
        <w:autoSpaceDE w:val="0"/>
        <w:autoSpaceDN w:val="0"/>
        <w:adjustRightInd w:val="0"/>
        <w:spacing w:after="0" w:line="240" w:lineRule="auto"/>
        <w:ind w:firstLine="567"/>
        <w:rPr>
          <w:rFonts w:ascii="Arial Narrow" w:hAnsi="Arial Narrow" w:cs="Courier New"/>
          <w:b/>
          <w:i/>
          <w:color w:val="000000" w:themeColor="text1"/>
          <w:sz w:val="24"/>
          <w:szCs w:val="24"/>
        </w:rPr>
      </w:pPr>
      <w:r w:rsidRPr="00FD747F">
        <w:rPr>
          <w:rFonts w:ascii="Arial Narrow" w:hAnsi="Arial Narrow" w:cs="Courier New"/>
          <w:color w:val="000000" w:themeColor="text1"/>
          <w:sz w:val="24"/>
          <w:szCs w:val="24"/>
        </w:rPr>
        <w:t xml:space="preserve">METHOD </w:t>
      </w:r>
      <w:r w:rsidRPr="00FD747F">
        <w:rPr>
          <w:rFonts w:ascii="Arial Narrow" w:hAnsi="Arial Narrow" w:cs="Courier New"/>
          <w:b/>
          <w:i/>
          <w:color w:val="000000" w:themeColor="text1"/>
          <w:sz w:val="24"/>
          <w:szCs w:val="24"/>
        </w:rPr>
        <w:t>GetDatesBetween</w:t>
      </w:r>
    </w:p>
    <w:p w:rsidR="00FD747F" w:rsidRPr="00FD747F" w:rsidRDefault="00FD747F" w:rsidP="00FD747F">
      <w:pPr>
        <w:autoSpaceDE w:val="0"/>
        <w:autoSpaceDN w:val="0"/>
        <w:adjustRightInd w:val="0"/>
        <w:spacing w:after="0" w:line="240" w:lineRule="auto"/>
        <w:ind w:firstLine="720"/>
        <w:rPr>
          <w:rFonts w:ascii="Arial Narrow" w:hAnsi="Arial Narrow" w:cs="Courier New"/>
          <w:color w:val="000000" w:themeColor="text1"/>
          <w:sz w:val="24"/>
          <w:szCs w:val="24"/>
        </w:rPr>
      </w:pPr>
      <w:r w:rsidRPr="00FD747F">
        <w:rPr>
          <w:rFonts w:ascii="Arial Narrow" w:hAnsi="Arial Narrow" w:cs="Courier New"/>
          <w:color w:val="000000" w:themeColor="text1"/>
          <w:sz w:val="24"/>
          <w:szCs w:val="24"/>
        </w:rPr>
        <w:t>BY DATABASE FUNCTION FOR HDB LANGUAGE SQLSCRIPT.</w:t>
      </w:r>
    </w:p>
    <w:p w:rsidR="00FD747F" w:rsidRPr="00FD747F" w:rsidRDefault="00FD747F" w:rsidP="00FD747F">
      <w:pPr>
        <w:autoSpaceDE w:val="0"/>
        <w:autoSpaceDN w:val="0"/>
        <w:adjustRightInd w:val="0"/>
        <w:spacing w:after="0" w:line="240" w:lineRule="auto"/>
        <w:ind w:firstLine="720"/>
        <w:rPr>
          <w:rFonts w:ascii="Arial Narrow" w:hAnsi="Arial Narrow" w:cs="Courier New"/>
          <w:color w:val="000000" w:themeColor="text1"/>
          <w:sz w:val="24"/>
          <w:szCs w:val="24"/>
        </w:rPr>
      </w:pPr>
      <w:r w:rsidRPr="00FD747F">
        <w:rPr>
          <w:rFonts w:ascii="Arial Narrow" w:hAnsi="Arial Narrow" w:cs="Courier New"/>
          <w:color w:val="000000" w:themeColor="text1"/>
          <w:sz w:val="24"/>
          <w:szCs w:val="24"/>
        </w:rPr>
        <w:t>return</w:t>
      </w:r>
    </w:p>
    <w:p w:rsidR="00FD747F" w:rsidRPr="00FD747F" w:rsidRDefault="00FD747F" w:rsidP="00FD747F">
      <w:pPr>
        <w:autoSpaceDE w:val="0"/>
        <w:autoSpaceDN w:val="0"/>
        <w:adjustRightInd w:val="0"/>
        <w:spacing w:after="0" w:line="240" w:lineRule="auto"/>
        <w:ind w:firstLine="720"/>
        <w:rPr>
          <w:rFonts w:ascii="Arial Narrow" w:hAnsi="Arial Narrow" w:cs="Courier New"/>
          <w:color w:val="000000" w:themeColor="text1"/>
          <w:sz w:val="24"/>
          <w:szCs w:val="24"/>
        </w:rPr>
      </w:pPr>
      <w:r w:rsidRPr="00FD747F">
        <w:rPr>
          <w:rFonts w:ascii="Arial Narrow" w:hAnsi="Arial Narrow" w:cs="Courier New"/>
          <w:color w:val="000000" w:themeColor="text1"/>
          <w:sz w:val="24"/>
          <w:szCs w:val="24"/>
        </w:rPr>
        <w:t>SELECT -- '060' as client,</w:t>
      </w:r>
    </w:p>
    <w:p w:rsidR="00FD747F" w:rsidRPr="00FD747F" w:rsidRDefault="00877DE2" w:rsidP="00877DE2">
      <w:pPr>
        <w:autoSpaceDE w:val="0"/>
        <w:autoSpaceDN w:val="0"/>
        <w:adjustRightInd w:val="0"/>
        <w:spacing w:after="0" w:line="240" w:lineRule="auto"/>
        <w:ind w:left="720" w:firstLine="720"/>
        <w:rPr>
          <w:rFonts w:ascii="Arial Narrow" w:hAnsi="Arial Narrow" w:cs="Courier New"/>
          <w:color w:val="000000" w:themeColor="text1"/>
          <w:sz w:val="24"/>
          <w:szCs w:val="24"/>
        </w:rPr>
      </w:pPr>
      <w:r>
        <w:rPr>
          <w:rFonts w:ascii="Arial Narrow" w:hAnsi="Arial Narrow" w:cs="Courier New"/>
          <w:color w:val="000000" w:themeColor="text1"/>
          <w:sz w:val="24"/>
          <w:szCs w:val="24"/>
        </w:rPr>
        <w:t xml:space="preserve"> </w:t>
      </w:r>
      <w:r w:rsidR="00FD747F" w:rsidRPr="00FD747F">
        <w:rPr>
          <w:rFonts w:ascii="Arial Narrow" w:hAnsi="Arial Narrow" w:cs="Courier New"/>
          <w:color w:val="000000" w:themeColor="text1"/>
          <w:sz w:val="24"/>
          <w:szCs w:val="24"/>
        </w:rPr>
        <w:t xml:space="preserve"> </w:t>
      </w:r>
      <w:r w:rsidR="00FD747F" w:rsidRPr="00877DE2">
        <w:rPr>
          <w:rFonts w:ascii="Arial Narrow" w:hAnsi="Arial Narrow" w:cs="Courier New"/>
          <w:i/>
          <w:color w:val="002060"/>
          <w:sz w:val="24"/>
          <w:szCs w:val="24"/>
        </w:rPr>
        <w:t>element_number</w:t>
      </w:r>
      <w:r w:rsidR="00FD747F" w:rsidRPr="00877DE2">
        <w:rPr>
          <w:rFonts w:ascii="Arial Narrow" w:hAnsi="Arial Narrow" w:cs="Courier New"/>
          <w:color w:val="002060"/>
          <w:sz w:val="24"/>
          <w:szCs w:val="24"/>
        </w:rPr>
        <w:t xml:space="preserve"> </w:t>
      </w:r>
      <w:r w:rsidR="00FD747F" w:rsidRPr="00FD747F">
        <w:rPr>
          <w:rFonts w:ascii="Arial Narrow" w:hAnsi="Arial Narrow" w:cs="Courier New"/>
          <w:color w:val="000000" w:themeColor="text1"/>
          <w:sz w:val="24"/>
          <w:szCs w:val="24"/>
        </w:rPr>
        <w:t xml:space="preserve">as number, </w:t>
      </w:r>
      <w:r>
        <w:rPr>
          <w:rFonts w:ascii="Arial Narrow" w:hAnsi="Arial Narrow" w:cs="Courier New"/>
          <w:color w:val="000000" w:themeColor="text1"/>
          <w:sz w:val="24"/>
          <w:szCs w:val="24"/>
        </w:rPr>
        <w:t xml:space="preserve"> </w:t>
      </w:r>
      <w:r w:rsidR="00FD747F" w:rsidRPr="00265F50">
        <w:rPr>
          <w:rFonts w:ascii="Arial Narrow" w:hAnsi="Arial Narrow" w:cs="Courier New"/>
          <w:i/>
          <w:color w:val="002060"/>
          <w:sz w:val="24"/>
          <w:szCs w:val="24"/>
          <w:shd w:val="clear" w:color="auto" w:fill="F2F2F2" w:themeFill="background1" w:themeFillShade="F2"/>
        </w:rPr>
        <w:t>dats_from_date</w:t>
      </w:r>
      <w:r w:rsidR="00FD747F" w:rsidRPr="00FD747F">
        <w:rPr>
          <w:rFonts w:ascii="Arial Narrow" w:hAnsi="Arial Narrow" w:cs="Courier New"/>
          <w:color w:val="000000" w:themeColor="text1"/>
          <w:sz w:val="24"/>
          <w:szCs w:val="24"/>
        </w:rPr>
        <w:t xml:space="preserve">( </w:t>
      </w:r>
      <w:r w:rsidR="00FD747F" w:rsidRPr="00877DE2">
        <w:rPr>
          <w:rFonts w:ascii="Arial Narrow" w:hAnsi="Arial Narrow" w:cs="Courier New"/>
          <w:i/>
          <w:color w:val="002060"/>
          <w:sz w:val="24"/>
          <w:szCs w:val="24"/>
        </w:rPr>
        <w:t>generated_period_start</w:t>
      </w:r>
      <w:r w:rsidR="00FD747F" w:rsidRPr="00877DE2">
        <w:rPr>
          <w:rFonts w:ascii="Arial Narrow" w:hAnsi="Arial Narrow" w:cs="Courier New"/>
          <w:color w:val="002060"/>
          <w:sz w:val="24"/>
          <w:szCs w:val="24"/>
        </w:rPr>
        <w:t xml:space="preserve"> </w:t>
      </w:r>
      <w:r w:rsidR="00FD747F" w:rsidRPr="00FD747F">
        <w:rPr>
          <w:rFonts w:ascii="Arial Narrow" w:hAnsi="Arial Narrow" w:cs="Courier New"/>
          <w:color w:val="000000" w:themeColor="text1"/>
          <w:sz w:val="24"/>
          <w:szCs w:val="24"/>
        </w:rPr>
        <w:t>) as date</w:t>
      </w:r>
    </w:p>
    <w:p w:rsidR="00FD747F" w:rsidRPr="00FD747F" w:rsidRDefault="00FD747F" w:rsidP="00FD747F">
      <w:pPr>
        <w:autoSpaceDE w:val="0"/>
        <w:autoSpaceDN w:val="0"/>
        <w:adjustRightInd w:val="0"/>
        <w:spacing w:after="0" w:line="240" w:lineRule="auto"/>
        <w:ind w:firstLine="720"/>
        <w:rPr>
          <w:rFonts w:ascii="Arial Narrow" w:hAnsi="Arial Narrow" w:cs="Courier New"/>
          <w:color w:val="000000" w:themeColor="text1"/>
          <w:sz w:val="24"/>
          <w:szCs w:val="24"/>
        </w:rPr>
      </w:pPr>
      <w:r w:rsidRPr="00FD747F">
        <w:rPr>
          <w:rFonts w:ascii="Arial Narrow" w:hAnsi="Arial Narrow" w:cs="Courier New"/>
          <w:color w:val="000000" w:themeColor="text1"/>
          <w:sz w:val="24"/>
          <w:szCs w:val="24"/>
        </w:rPr>
        <w:t xml:space="preserve">FROM </w:t>
      </w:r>
      <w:r w:rsidRPr="00265F50">
        <w:rPr>
          <w:rFonts w:ascii="Arial Narrow" w:hAnsi="Arial Narrow" w:cs="Courier New"/>
          <w:i/>
          <w:color w:val="002060"/>
          <w:sz w:val="24"/>
          <w:szCs w:val="24"/>
          <w:shd w:val="clear" w:color="auto" w:fill="F2F2F2" w:themeFill="background1" w:themeFillShade="F2"/>
        </w:rPr>
        <w:t>SERIES_GENERATE_DATE</w:t>
      </w:r>
      <w:r w:rsidRPr="00FD747F">
        <w:rPr>
          <w:rFonts w:ascii="Arial Narrow" w:hAnsi="Arial Narrow" w:cs="Courier New"/>
          <w:color w:val="000000" w:themeColor="text1"/>
          <w:sz w:val="24"/>
          <w:szCs w:val="24"/>
        </w:rPr>
        <w:t>('INTERVAL 1 DAY',</w:t>
      </w:r>
      <w:r w:rsidR="00265F50">
        <w:rPr>
          <w:rFonts w:ascii="Arial Narrow" w:hAnsi="Arial Narrow" w:cs="Courier New"/>
          <w:color w:val="000000" w:themeColor="text1"/>
          <w:sz w:val="24"/>
          <w:szCs w:val="24"/>
        </w:rPr>
        <w:t xml:space="preserve"> </w:t>
      </w:r>
      <w:r w:rsidRPr="00FD747F">
        <w:rPr>
          <w:rFonts w:ascii="Arial Narrow" w:hAnsi="Arial Narrow" w:cs="Courier New"/>
          <w:color w:val="000000" w:themeColor="text1"/>
          <w:sz w:val="24"/>
          <w:szCs w:val="24"/>
        </w:rPr>
        <w:t>:starting_date,</w:t>
      </w:r>
    </w:p>
    <w:p w:rsidR="00FD747F" w:rsidRPr="00265F50" w:rsidRDefault="00265F50" w:rsidP="00FD747F">
      <w:pPr>
        <w:autoSpaceDE w:val="0"/>
        <w:autoSpaceDN w:val="0"/>
        <w:adjustRightInd w:val="0"/>
        <w:spacing w:after="0" w:line="240" w:lineRule="auto"/>
        <w:ind w:firstLine="720"/>
        <w:rPr>
          <w:rFonts w:ascii="Arial Narrow" w:hAnsi="Arial Narrow" w:cs="Courier New"/>
          <w:color w:val="000000" w:themeColor="text1"/>
          <w:sz w:val="24"/>
          <w:szCs w:val="24"/>
        </w:rPr>
      </w:pPr>
      <w:r>
        <w:rPr>
          <w:rFonts w:ascii="Arial Narrow" w:hAnsi="Arial Narrow" w:cs="Courier New"/>
          <w:color w:val="000000" w:themeColor="text1"/>
          <w:sz w:val="24"/>
          <w:szCs w:val="24"/>
        </w:rPr>
        <w:t xml:space="preserve">                                                                                           </w:t>
      </w:r>
      <w:r w:rsidR="00FD747F" w:rsidRPr="00FD747F">
        <w:rPr>
          <w:rFonts w:ascii="Arial Narrow" w:hAnsi="Arial Narrow" w:cs="Courier New"/>
          <w:color w:val="000000" w:themeColor="text1"/>
          <w:sz w:val="24"/>
          <w:szCs w:val="24"/>
        </w:rPr>
        <w:t xml:space="preserve"> </w:t>
      </w:r>
      <w:r w:rsidR="00FD747F" w:rsidRPr="00265F50">
        <w:rPr>
          <w:rFonts w:ascii="Arial Narrow" w:hAnsi="Arial Narrow" w:cs="Courier New"/>
          <w:i/>
          <w:color w:val="002060"/>
          <w:sz w:val="24"/>
          <w:szCs w:val="24"/>
          <w:shd w:val="clear" w:color="auto" w:fill="F2F2F2" w:themeFill="background1" w:themeFillShade="F2"/>
        </w:rPr>
        <w:t>add_days</w:t>
      </w:r>
      <w:r w:rsidR="00FD747F" w:rsidRPr="00FD747F">
        <w:rPr>
          <w:rFonts w:ascii="Arial Narrow" w:hAnsi="Arial Narrow" w:cs="Courier New"/>
          <w:color w:val="000000" w:themeColor="text1"/>
          <w:sz w:val="24"/>
          <w:szCs w:val="24"/>
        </w:rPr>
        <w:t>(:end_date, 1)</w:t>
      </w:r>
      <w:r w:rsidR="00FD747F" w:rsidRPr="00265F50">
        <w:rPr>
          <w:rFonts w:ascii="Arial Narrow" w:hAnsi="Arial Narrow" w:cs="Courier New"/>
          <w:color w:val="000000" w:themeColor="text1"/>
          <w:sz w:val="24"/>
          <w:szCs w:val="24"/>
        </w:rPr>
        <w:t>);</w:t>
      </w:r>
    </w:p>
    <w:p w:rsidR="00FD747F" w:rsidRPr="00265F50" w:rsidRDefault="00FD747F" w:rsidP="00FD747F">
      <w:pPr>
        <w:autoSpaceDE w:val="0"/>
        <w:autoSpaceDN w:val="0"/>
        <w:adjustRightInd w:val="0"/>
        <w:spacing w:after="0" w:line="240" w:lineRule="auto"/>
        <w:ind w:firstLine="567"/>
        <w:rPr>
          <w:rFonts w:ascii="Arial Narrow" w:hAnsi="Arial Narrow" w:cs="Courier New"/>
          <w:color w:val="000000" w:themeColor="text1"/>
          <w:sz w:val="24"/>
          <w:szCs w:val="24"/>
        </w:rPr>
      </w:pPr>
      <w:r w:rsidRPr="00265F50">
        <w:rPr>
          <w:rFonts w:ascii="Arial Narrow" w:hAnsi="Arial Narrow" w:cs="Courier New"/>
          <w:color w:val="000000" w:themeColor="text1"/>
          <w:sz w:val="24"/>
          <w:szCs w:val="24"/>
        </w:rPr>
        <w:t>ENDMETHOD.</w:t>
      </w:r>
    </w:p>
    <w:p w:rsidR="00FD747F" w:rsidRPr="00FD747F" w:rsidRDefault="00FD747F" w:rsidP="00FD747F">
      <w:pPr>
        <w:pStyle w:val="a7"/>
        <w:spacing w:before="0" w:beforeAutospacing="0" w:after="0" w:afterAutospacing="0"/>
        <w:ind w:firstLine="567"/>
        <w:jc w:val="both"/>
        <w:rPr>
          <w:rFonts w:ascii="Arial Narrow" w:hAnsi="Arial Narrow"/>
          <w:color w:val="000000" w:themeColor="text1"/>
        </w:rPr>
      </w:pPr>
      <w:r w:rsidRPr="00265F50">
        <w:rPr>
          <w:rFonts w:ascii="Arial Narrow" w:hAnsi="Arial Narrow" w:cs="Courier New"/>
          <w:color w:val="000000" w:themeColor="text1"/>
        </w:rPr>
        <w:t>ENDCLASS.</w:t>
      </w:r>
    </w:p>
    <w:p w:rsidR="00564DC2" w:rsidRDefault="00564DC2" w:rsidP="00E55AD3">
      <w:pPr>
        <w:pStyle w:val="a7"/>
        <w:spacing w:before="0" w:beforeAutospacing="0" w:after="0" w:afterAutospacing="0"/>
        <w:ind w:firstLine="567"/>
      </w:pPr>
    </w:p>
    <w:p w:rsidR="00564DC2" w:rsidRDefault="00265F50" w:rsidP="00E55AD3">
      <w:pPr>
        <w:pStyle w:val="a7"/>
        <w:spacing w:before="0" w:beforeAutospacing="0" w:after="0" w:afterAutospacing="0"/>
        <w:ind w:firstLine="567"/>
        <w:rPr>
          <w:rFonts w:ascii="Arial Narrow" w:hAnsi="Arial Narrow"/>
        </w:rPr>
      </w:pPr>
      <w:r w:rsidRPr="00AD32C5">
        <w:rPr>
          <w:rFonts w:ascii="Arial Narrow" w:hAnsi="Arial Narrow"/>
        </w:rPr>
        <w:t>After you save and activate this AMDP Table Function, ABAP programmers are ready to call this AMDP class method or CDS Table Function within an ABAP program.</w:t>
      </w:r>
    </w:p>
    <w:p w:rsidR="00143B86" w:rsidRDefault="00143B86" w:rsidP="00E55AD3">
      <w:pPr>
        <w:pStyle w:val="a7"/>
        <w:spacing w:before="0" w:beforeAutospacing="0" w:after="0" w:afterAutospacing="0"/>
        <w:ind w:firstLine="567"/>
        <w:rPr>
          <w:rFonts w:ascii="Arial Narrow" w:hAnsi="Arial Narrow"/>
        </w:rPr>
      </w:pPr>
    </w:p>
    <w:p w:rsidR="00143B86" w:rsidRPr="00143B86" w:rsidRDefault="00143B86" w:rsidP="00143B86">
      <w:pPr>
        <w:autoSpaceDE w:val="0"/>
        <w:autoSpaceDN w:val="0"/>
        <w:adjustRightInd w:val="0"/>
        <w:spacing w:after="0" w:line="240" w:lineRule="auto"/>
        <w:ind w:firstLine="567"/>
        <w:rPr>
          <w:rFonts w:ascii="Arial Narrow" w:hAnsi="Arial Narrow" w:cs="Courier New"/>
          <w:color w:val="000000" w:themeColor="text1"/>
          <w:sz w:val="24"/>
          <w:szCs w:val="24"/>
        </w:rPr>
      </w:pPr>
      <w:r w:rsidRPr="00143B86">
        <w:rPr>
          <w:rFonts w:ascii="Arial Narrow" w:hAnsi="Arial Narrow" w:cs="Courier New"/>
          <w:color w:val="000000" w:themeColor="text1"/>
          <w:sz w:val="24"/>
          <w:szCs w:val="24"/>
        </w:rPr>
        <w:t xml:space="preserve">REPORT </w:t>
      </w:r>
      <w:r w:rsidR="00B42208">
        <w:rPr>
          <w:rFonts w:ascii="Arial Narrow" w:hAnsi="Arial Narrow" w:cs="Courier New"/>
          <w:b/>
          <w:i/>
          <w:color w:val="000000" w:themeColor="text1"/>
          <w:sz w:val="24"/>
          <w:szCs w:val="24"/>
        </w:rPr>
        <w:t>Z</w:t>
      </w:r>
      <w:r w:rsidR="00A65033">
        <w:rPr>
          <w:rFonts w:ascii="Arial Narrow" w:hAnsi="Arial Narrow" w:cs="Courier New"/>
          <w:b/>
          <w:i/>
          <w:color w:val="000000" w:themeColor="text1"/>
          <w:sz w:val="24"/>
          <w:szCs w:val="24"/>
        </w:rPr>
        <w:t>G</w:t>
      </w:r>
      <w:r w:rsidRPr="00143B86">
        <w:rPr>
          <w:rFonts w:ascii="Arial Narrow" w:hAnsi="Arial Narrow" w:cs="Courier New"/>
          <w:b/>
          <w:i/>
          <w:color w:val="000000" w:themeColor="text1"/>
          <w:sz w:val="24"/>
          <w:szCs w:val="24"/>
        </w:rPr>
        <w:t>et</w:t>
      </w:r>
      <w:r w:rsidR="00A65033">
        <w:rPr>
          <w:rFonts w:ascii="Arial Narrow" w:hAnsi="Arial Narrow" w:cs="Courier New"/>
          <w:b/>
          <w:i/>
          <w:color w:val="000000" w:themeColor="text1"/>
          <w:sz w:val="24"/>
          <w:szCs w:val="24"/>
        </w:rPr>
        <w:t>ND</w:t>
      </w:r>
      <w:r w:rsidRPr="00143B86">
        <w:rPr>
          <w:rFonts w:ascii="Arial Narrow" w:hAnsi="Arial Narrow" w:cs="Courier New"/>
          <w:b/>
          <w:i/>
          <w:color w:val="000000" w:themeColor="text1"/>
          <w:sz w:val="24"/>
          <w:szCs w:val="24"/>
        </w:rPr>
        <w:t>ates</w:t>
      </w:r>
      <w:r w:rsidR="00A65033">
        <w:rPr>
          <w:rFonts w:ascii="Arial Narrow" w:hAnsi="Arial Narrow" w:cs="Courier New"/>
          <w:b/>
          <w:i/>
          <w:color w:val="000000" w:themeColor="text1"/>
          <w:sz w:val="24"/>
          <w:szCs w:val="24"/>
        </w:rPr>
        <w:t>S</w:t>
      </w:r>
      <w:r w:rsidRPr="00143B86">
        <w:rPr>
          <w:rFonts w:ascii="Arial Narrow" w:hAnsi="Arial Narrow" w:cs="Courier New"/>
          <w:b/>
          <w:i/>
          <w:color w:val="000000" w:themeColor="text1"/>
          <w:sz w:val="24"/>
          <w:szCs w:val="24"/>
        </w:rPr>
        <w:t>tarting</w:t>
      </w:r>
      <w:r w:rsidR="00A65033">
        <w:rPr>
          <w:rFonts w:ascii="Arial Narrow" w:hAnsi="Arial Narrow" w:cs="Courier New"/>
          <w:b/>
          <w:i/>
          <w:color w:val="000000" w:themeColor="text1"/>
          <w:sz w:val="24"/>
          <w:szCs w:val="24"/>
        </w:rPr>
        <w:t>F</w:t>
      </w:r>
      <w:r w:rsidRPr="00143B86">
        <w:rPr>
          <w:rFonts w:ascii="Arial Narrow" w:hAnsi="Arial Narrow" w:cs="Courier New"/>
          <w:b/>
          <w:i/>
          <w:color w:val="000000" w:themeColor="text1"/>
          <w:sz w:val="24"/>
          <w:szCs w:val="24"/>
        </w:rPr>
        <w:t>rom_test</w:t>
      </w:r>
      <w:r w:rsidRPr="00143B86">
        <w:rPr>
          <w:rFonts w:ascii="Arial Narrow" w:hAnsi="Arial Narrow" w:cs="Courier New"/>
          <w:color w:val="000000" w:themeColor="text1"/>
          <w:sz w:val="24"/>
          <w:szCs w:val="24"/>
        </w:rPr>
        <w:t>.</w:t>
      </w:r>
    </w:p>
    <w:p w:rsidR="00143B86" w:rsidRPr="00143B86" w:rsidRDefault="00143B86" w:rsidP="00143B86">
      <w:pPr>
        <w:autoSpaceDE w:val="0"/>
        <w:autoSpaceDN w:val="0"/>
        <w:adjustRightInd w:val="0"/>
        <w:spacing w:after="0" w:line="240" w:lineRule="auto"/>
        <w:ind w:firstLine="720"/>
        <w:rPr>
          <w:rFonts w:ascii="Arial Narrow" w:hAnsi="Arial Narrow" w:cs="Courier New"/>
          <w:color w:val="000000" w:themeColor="text1"/>
          <w:sz w:val="24"/>
          <w:szCs w:val="24"/>
        </w:rPr>
      </w:pPr>
      <w:r w:rsidRPr="00143B86">
        <w:rPr>
          <w:rFonts w:ascii="Arial Narrow" w:hAnsi="Arial Narrow" w:cs="Courier New"/>
          <w:color w:val="000000" w:themeColor="text1"/>
          <w:sz w:val="24"/>
          <w:szCs w:val="24"/>
        </w:rPr>
        <w:t xml:space="preserve">data </w:t>
      </w:r>
      <w:r w:rsidRPr="00A65033">
        <w:rPr>
          <w:rFonts w:ascii="Arial Narrow" w:hAnsi="Arial Narrow" w:cs="Courier New"/>
          <w:i/>
          <w:color w:val="002060"/>
          <w:sz w:val="24"/>
          <w:szCs w:val="24"/>
        </w:rPr>
        <w:t>lv_startdate</w:t>
      </w:r>
      <w:r w:rsidRPr="00A65033">
        <w:rPr>
          <w:rFonts w:ascii="Arial Narrow" w:hAnsi="Arial Narrow" w:cs="Courier New"/>
          <w:color w:val="002060"/>
          <w:sz w:val="24"/>
          <w:szCs w:val="24"/>
        </w:rPr>
        <w:t xml:space="preserve"> </w:t>
      </w:r>
      <w:r w:rsidRPr="00143B86">
        <w:rPr>
          <w:rFonts w:ascii="Arial Narrow" w:hAnsi="Arial Narrow" w:cs="Courier New"/>
          <w:color w:val="000000" w:themeColor="text1"/>
          <w:sz w:val="24"/>
          <w:szCs w:val="24"/>
        </w:rPr>
        <w:t>TYPE dats.</w:t>
      </w:r>
    </w:p>
    <w:p w:rsidR="00143B86" w:rsidRPr="00143B86" w:rsidRDefault="00143B86" w:rsidP="00143B86">
      <w:pPr>
        <w:autoSpaceDE w:val="0"/>
        <w:autoSpaceDN w:val="0"/>
        <w:adjustRightInd w:val="0"/>
        <w:spacing w:after="0" w:line="240" w:lineRule="auto"/>
        <w:ind w:firstLine="720"/>
        <w:rPr>
          <w:rFonts w:ascii="Arial Narrow" w:hAnsi="Arial Narrow" w:cs="Courier New"/>
          <w:color w:val="000000" w:themeColor="text1"/>
          <w:sz w:val="24"/>
          <w:szCs w:val="24"/>
        </w:rPr>
      </w:pPr>
      <w:r w:rsidRPr="00143B86">
        <w:rPr>
          <w:rFonts w:ascii="Arial Narrow" w:hAnsi="Arial Narrow" w:cs="Courier New"/>
          <w:color w:val="000000" w:themeColor="text1"/>
          <w:sz w:val="24"/>
          <w:szCs w:val="24"/>
        </w:rPr>
        <w:t xml:space="preserve">data </w:t>
      </w:r>
      <w:r w:rsidRPr="00A65033">
        <w:rPr>
          <w:rFonts w:ascii="Arial Narrow" w:hAnsi="Arial Narrow" w:cs="Courier New"/>
          <w:i/>
          <w:color w:val="002060"/>
          <w:sz w:val="24"/>
          <w:szCs w:val="24"/>
        </w:rPr>
        <w:t>lv_i</w:t>
      </w:r>
      <w:r w:rsidRPr="00A65033">
        <w:rPr>
          <w:rFonts w:ascii="Arial Narrow" w:hAnsi="Arial Narrow" w:cs="Courier New"/>
          <w:color w:val="002060"/>
          <w:sz w:val="24"/>
          <w:szCs w:val="24"/>
        </w:rPr>
        <w:t xml:space="preserve"> </w:t>
      </w:r>
      <w:r w:rsidRPr="00143B86">
        <w:rPr>
          <w:rFonts w:ascii="Arial Narrow" w:hAnsi="Arial Narrow" w:cs="Courier New"/>
          <w:color w:val="000000" w:themeColor="text1"/>
          <w:sz w:val="24"/>
          <w:szCs w:val="24"/>
        </w:rPr>
        <w:t>TYPE i VALUE 10.</w:t>
      </w:r>
    </w:p>
    <w:p w:rsidR="00143B86" w:rsidRPr="00143B86" w:rsidRDefault="00143B86" w:rsidP="00143B86">
      <w:pPr>
        <w:autoSpaceDE w:val="0"/>
        <w:autoSpaceDN w:val="0"/>
        <w:adjustRightInd w:val="0"/>
        <w:spacing w:after="0" w:line="240" w:lineRule="auto"/>
        <w:ind w:firstLine="720"/>
        <w:rPr>
          <w:rFonts w:ascii="Arial Narrow" w:hAnsi="Arial Narrow" w:cs="Courier New"/>
          <w:color w:val="000000" w:themeColor="text1"/>
          <w:sz w:val="24"/>
          <w:szCs w:val="24"/>
        </w:rPr>
      </w:pPr>
      <w:r w:rsidRPr="00143B86">
        <w:rPr>
          <w:rFonts w:ascii="Arial Narrow" w:hAnsi="Arial Narrow" w:cs="Courier New"/>
          <w:color w:val="000000" w:themeColor="text1"/>
          <w:sz w:val="24"/>
          <w:szCs w:val="24"/>
        </w:rPr>
        <w:t>lv_startdate = sy-datum.</w:t>
      </w:r>
    </w:p>
    <w:p w:rsidR="00143B86" w:rsidRPr="00143B86" w:rsidRDefault="00143B86" w:rsidP="00143B86">
      <w:pPr>
        <w:autoSpaceDE w:val="0"/>
        <w:autoSpaceDN w:val="0"/>
        <w:adjustRightInd w:val="0"/>
        <w:spacing w:after="0" w:line="240" w:lineRule="auto"/>
        <w:ind w:firstLine="567"/>
        <w:rPr>
          <w:rFonts w:ascii="Arial Narrow" w:hAnsi="Arial Narrow" w:cs="Courier New"/>
          <w:color w:val="000000" w:themeColor="text1"/>
          <w:sz w:val="24"/>
          <w:szCs w:val="24"/>
        </w:rPr>
      </w:pPr>
    </w:p>
    <w:p w:rsidR="00A65033" w:rsidRDefault="00143B86" w:rsidP="00143B86">
      <w:pPr>
        <w:autoSpaceDE w:val="0"/>
        <w:autoSpaceDN w:val="0"/>
        <w:adjustRightInd w:val="0"/>
        <w:spacing w:after="0" w:line="240" w:lineRule="auto"/>
        <w:ind w:firstLine="567"/>
        <w:rPr>
          <w:rFonts w:ascii="Arial Narrow" w:hAnsi="Arial Narrow" w:cs="Courier New"/>
          <w:color w:val="000000" w:themeColor="text1"/>
          <w:sz w:val="24"/>
          <w:szCs w:val="24"/>
        </w:rPr>
      </w:pPr>
      <w:r w:rsidRPr="00143B86">
        <w:rPr>
          <w:rFonts w:ascii="Arial Narrow" w:hAnsi="Arial Narrow" w:cs="Courier New"/>
          <w:color w:val="000000" w:themeColor="text1"/>
          <w:sz w:val="24"/>
          <w:szCs w:val="24"/>
        </w:rPr>
        <w:t xml:space="preserve">select * </w:t>
      </w:r>
    </w:p>
    <w:p w:rsidR="00143B86" w:rsidRPr="00143B86" w:rsidRDefault="00143B86" w:rsidP="00143B86">
      <w:pPr>
        <w:autoSpaceDE w:val="0"/>
        <w:autoSpaceDN w:val="0"/>
        <w:adjustRightInd w:val="0"/>
        <w:spacing w:after="0" w:line="240" w:lineRule="auto"/>
        <w:ind w:firstLine="567"/>
        <w:rPr>
          <w:rFonts w:ascii="Arial Narrow" w:hAnsi="Arial Narrow" w:cs="Courier New"/>
          <w:color w:val="000000" w:themeColor="text1"/>
          <w:sz w:val="24"/>
          <w:szCs w:val="24"/>
        </w:rPr>
      </w:pPr>
      <w:r w:rsidRPr="00143B86">
        <w:rPr>
          <w:rFonts w:ascii="Arial Narrow" w:hAnsi="Arial Narrow" w:cs="Courier New"/>
          <w:color w:val="000000" w:themeColor="text1"/>
          <w:sz w:val="24"/>
          <w:szCs w:val="24"/>
        </w:rPr>
        <w:t xml:space="preserve">from </w:t>
      </w:r>
      <w:r w:rsidRPr="00A65033">
        <w:rPr>
          <w:rFonts w:ascii="Arial Narrow" w:hAnsi="Arial Narrow" w:cs="Courier New"/>
          <w:i/>
          <w:color w:val="002060"/>
          <w:sz w:val="24"/>
          <w:szCs w:val="24"/>
        </w:rPr>
        <w:t>ZGetNDatesStartingFrom</w:t>
      </w:r>
      <w:r w:rsidRPr="00143B86">
        <w:rPr>
          <w:rFonts w:ascii="Arial Narrow" w:hAnsi="Arial Narrow" w:cs="Courier New"/>
          <w:color w:val="000000" w:themeColor="text1"/>
          <w:sz w:val="24"/>
          <w:szCs w:val="24"/>
        </w:rPr>
        <w:t>( starting_date = @lv_startdate, number_of_dates = @lv_i )</w:t>
      </w:r>
    </w:p>
    <w:p w:rsidR="00143B86" w:rsidRPr="00143B86" w:rsidRDefault="00143B86" w:rsidP="00143B86">
      <w:pPr>
        <w:autoSpaceDE w:val="0"/>
        <w:autoSpaceDN w:val="0"/>
        <w:adjustRightInd w:val="0"/>
        <w:spacing w:after="0" w:line="240" w:lineRule="auto"/>
        <w:ind w:firstLine="567"/>
        <w:rPr>
          <w:rFonts w:ascii="Arial Narrow" w:hAnsi="Arial Narrow" w:cs="Courier New"/>
          <w:color w:val="000000" w:themeColor="text1"/>
          <w:sz w:val="24"/>
          <w:szCs w:val="24"/>
        </w:rPr>
      </w:pPr>
      <w:r w:rsidRPr="00143B86">
        <w:rPr>
          <w:rFonts w:ascii="Arial Narrow" w:hAnsi="Arial Narrow" w:cs="Courier New"/>
          <w:color w:val="000000" w:themeColor="text1"/>
          <w:sz w:val="24"/>
          <w:szCs w:val="24"/>
        </w:rPr>
        <w:t xml:space="preserve">INTO TABLE </w:t>
      </w:r>
      <w:r w:rsidRPr="00143B86">
        <w:rPr>
          <w:rFonts w:ascii="Arial Narrow" w:hAnsi="Arial Narrow" w:cs="Courier New"/>
          <w:i/>
          <w:color w:val="002060"/>
          <w:sz w:val="24"/>
          <w:szCs w:val="24"/>
          <w:shd w:val="clear" w:color="auto" w:fill="F2F2F2" w:themeFill="background1" w:themeFillShade="F2"/>
        </w:rPr>
        <w:t>@data</w:t>
      </w:r>
      <w:r w:rsidRPr="00143B86">
        <w:rPr>
          <w:rFonts w:ascii="Arial Narrow" w:hAnsi="Arial Narrow" w:cs="Courier New"/>
          <w:color w:val="000000" w:themeColor="text1"/>
          <w:sz w:val="24"/>
          <w:szCs w:val="24"/>
        </w:rPr>
        <w:t>(lt_data).</w:t>
      </w:r>
    </w:p>
    <w:p w:rsidR="00143B86" w:rsidRPr="00143B86" w:rsidRDefault="00143B86" w:rsidP="00143B86">
      <w:pPr>
        <w:autoSpaceDE w:val="0"/>
        <w:autoSpaceDN w:val="0"/>
        <w:adjustRightInd w:val="0"/>
        <w:spacing w:after="0" w:line="240" w:lineRule="auto"/>
        <w:ind w:firstLine="567"/>
        <w:rPr>
          <w:rFonts w:ascii="Arial Narrow" w:hAnsi="Arial Narrow" w:cs="Courier New"/>
          <w:color w:val="000000" w:themeColor="text1"/>
          <w:sz w:val="24"/>
          <w:szCs w:val="24"/>
        </w:rPr>
      </w:pPr>
      <w:r w:rsidRPr="00143B86">
        <w:rPr>
          <w:rFonts w:ascii="Arial Narrow" w:hAnsi="Arial Narrow" w:cs="Courier New"/>
          <w:color w:val="000000" w:themeColor="text1"/>
          <w:sz w:val="24"/>
          <w:szCs w:val="24"/>
        </w:rPr>
        <w:t>##db_feature_mode[amdp_table_function]</w:t>
      </w:r>
    </w:p>
    <w:p w:rsidR="00143B86" w:rsidRPr="00143B86" w:rsidRDefault="00143B86" w:rsidP="00143B86">
      <w:pPr>
        <w:autoSpaceDE w:val="0"/>
        <w:autoSpaceDN w:val="0"/>
        <w:adjustRightInd w:val="0"/>
        <w:spacing w:after="0" w:line="240" w:lineRule="auto"/>
        <w:ind w:firstLine="567"/>
        <w:rPr>
          <w:rFonts w:ascii="Arial Narrow" w:hAnsi="Arial Narrow" w:cs="Courier New"/>
          <w:color w:val="000000" w:themeColor="text1"/>
          <w:sz w:val="24"/>
          <w:szCs w:val="24"/>
        </w:rPr>
      </w:pPr>
    </w:p>
    <w:p w:rsidR="00143B86" w:rsidRPr="00143B86" w:rsidRDefault="00143B86" w:rsidP="00143B86">
      <w:pPr>
        <w:autoSpaceDE w:val="0"/>
        <w:autoSpaceDN w:val="0"/>
        <w:adjustRightInd w:val="0"/>
        <w:spacing w:after="0" w:line="240" w:lineRule="auto"/>
        <w:ind w:firstLine="567"/>
        <w:rPr>
          <w:rFonts w:ascii="Arial Narrow" w:hAnsi="Arial Narrow" w:cs="Courier New"/>
          <w:color w:val="000000" w:themeColor="text1"/>
          <w:sz w:val="24"/>
          <w:szCs w:val="24"/>
        </w:rPr>
      </w:pPr>
      <w:r w:rsidRPr="00143B86">
        <w:rPr>
          <w:rFonts w:ascii="Arial Narrow" w:hAnsi="Arial Narrow" w:cs="Courier New"/>
          <w:color w:val="000000" w:themeColor="text1"/>
          <w:sz w:val="24"/>
          <w:szCs w:val="24"/>
        </w:rPr>
        <w:t xml:space="preserve">LOOP AT lt_data </w:t>
      </w:r>
      <w:r w:rsidRPr="00A65033">
        <w:rPr>
          <w:rFonts w:ascii="Arial Narrow" w:hAnsi="Arial Narrow" w:cs="Courier New"/>
          <w:i/>
          <w:color w:val="002060"/>
          <w:sz w:val="24"/>
          <w:szCs w:val="24"/>
        </w:rPr>
        <w:t>REFERENCE</w:t>
      </w:r>
      <w:r w:rsidRPr="00143B86">
        <w:rPr>
          <w:rFonts w:ascii="Arial Narrow" w:hAnsi="Arial Narrow" w:cs="Courier New"/>
          <w:color w:val="000000" w:themeColor="text1"/>
          <w:sz w:val="24"/>
          <w:szCs w:val="24"/>
        </w:rPr>
        <w:t xml:space="preserve"> INTO </w:t>
      </w:r>
      <w:r w:rsidRPr="00143B86">
        <w:rPr>
          <w:rFonts w:ascii="Arial Narrow" w:hAnsi="Arial Narrow" w:cs="Courier New"/>
          <w:i/>
          <w:color w:val="002060"/>
          <w:sz w:val="24"/>
          <w:szCs w:val="24"/>
          <w:shd w:val="clear" w:color="auto" w:fill="F2F2F2" w:themeFill="background1" w:themeFillShade="F2"/>
        </w:rPr>
        <w:t>data</w:t>
      </w:r>
      <w:r w:rsidRPr="00143B86">
        <w:rPr>
          <w:rFonts w:ascii="Arial Narrow" w:hAnsi="Arial Narrow" w:cs="Courier New"/>
          <w:color w:val="000000" w:themeColor="text1"/>
          <w:sz w:val="24"/>
          <w:szCs w:val="24"/>
        </w:rPr>
        <w:t>(lr_data).</w:t>
      </w:r>
    </w:p>
    <w:p w:rsidR="00143B86" w:rsidRPr="00143B86" w:rsidRDefault="00143B86" w:rsidP="00143B86">
      <w:pPr>
        <w:autoSpaceDE w:val="0"/>
        <w:autoSpaceDN w:val="0"/>
        <w:adjustRightInd w:val="0"/>
        <w:spacing w:after="0" w:line="240" w:lineRule="auto"/>
        <w:ind w:firstLine="567"/>
        <w:rPr>
          <w:rFonts w:ascii="Arial Narrow" w:hAnsi="Arial Narrow" w:cs="Courier New"/>
          <w:color w:val="000000" w:themeColor="text1"/>
          <w:sz w:val="24"/>
          <w:szCs w:val="24"/>
        </w:rPr>
      </w:pPr>
      <w:r w:rsidRPr="00143B86">
        <w:rPr>
          <w:rFonts w:ascii="Arial Narrow" w:hAnsi="Arial Narrow" w:cs="Courier New"/>
          <w:color w:val="000000" w:themeColor="text1"/>
          <w:sz w:val="24"/>
          <w:szCs w:val="24"/>
        </w:rPr>
        <w:t xml:space="preserve"> WRITE :/ lr_data-&gt;number, lr_data-&gt;date.</w:t>
      </w:r>
    </w:p>
    <w:p w:rsidR="00143B86" w:rsidRPr="00143B86" w:rsidRDefault="00143B86" w:rsidP="00143B86">
      <w:pPr>
        <w:pStyle w:val="a7"/>
        <w:spacing w:before="0" w:beforeAutospacing="0" w:after="0" w:afterAutospacing="0"/>
        <w:ind w:firstLine="567"/>
        <w:rPr>
          <w:rFonts w:ascii="Arial Narrow" w:hAnsi="Arial Narrow"/>
          <w:color w:val="000000" w:themeColor="text1"/>
        </w:rPr>
      </w:pPr>
      <w:r w:rsidRPr="00143B86">
        <w:rPr>
          <w:rFonts w:ascii="Arial Narrow" w:hAnsi="Arial Narrow" w:cs="Courier New"/>
          <w:color w:val="000000" w:themeColor="text1"/>
        </w:rPr>
        <w:t>ENDLOOP.</w:t>
      </w:r>
    </w:p>
    <w:p w:rsidR="00265F50" w:rsidRDefault="00265F50" w:rsidP="00143B86">
      <w:pPr>
        <w:pStyle w:val="a7"/>
        <w:spacing w:before="0" w:beforeAutospacing="0" w:after="0" w:afterAutospacing="0"/>
        <w:ind w:firstLine="567"/>
        <w:rPr>
          <w:rFonts w:ascii="Arial Narrow" w:hAnsi="Arial Narrow"/>
          <w:color w:val="000000" w:themeColor="text1"/>
        </w:rPr>
      </w:pPr>
    </w:p>
    <w:p w:rsidR="00143B86" w:rsidRDefault="00143B86" w:rsidP="00143B86">
      <w:pPr>
        <w:pStyle w:val="a7"/>
        <w:spacing w:before="0" w:beforeAutospacing="0" w:after="0" w:afterAutospacing="0"/>
        <w:ind w:firstLine="567"/>
        <w:rPr>
          <w:rFonts w:ascii="Arial Narrow" w:hAnsi="Arial Narrow"/>
          <w:color w:val="000000" w:themeColor="text1"/>
        </w:rPr>
      </w:pPr>
      <w:r>
        <w:rPr>
          <w:noProof/>
        </w:rPr>
        <w:drawing>
          <wp:inline distT="0" distB="0" distL="0" distR="0" wp14:anchorId="4FC342AB" wp14:editId="1905C3D2">
            <wp:extent cx="1820671" cy="1518551"/>
            <wp:effectExtent l="0" t="0" r="8255" b="571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20671" cy="1518551"/>
                    </a:xfrm>
                    <a:prstGeom prst="rect">
                      <a:avLst/>
                    </a:prstGeom>
                  </pic:spPr>
                </pic:pic>
              </a:graphicData>
            </a:graphic>
          </wp:inline>
        </w:drawing>
      </w:r>
    </w:p>
    <w:p w:rsidR="00143B86" w:rsidRDefault="00143B86" w:rsidP="00143B86">
      <w:pPr>
        <w:pStyle w:val="a7"/>
        <w:spacing w:before="0" w:beforeAutospacing="0" w:after="0" w:afterAutospacing="0"/>
        <w:ind w:firstLine="567"/>
        <w:rPr>
          <w:rFonts w:ascii="Arial Narrow" w:hAnsi="Arial Narrow"/>
          <w:color w:val="000000" w:themeColor="text1"/>
        </w:rPr>
      </w:pPr>
    </w:p>
    <w:p w:rsidR="00143B86" w:rsidRPr="00143B86" w:rsidRDefault="00143B86" w:rsidP="00143B86">
      <w:pPr>
        <w:pStyle w:val="a7"/>
        <w:spacing w:before="0" w:beforeAutospacing="0" w:after="0" w:afterAutospacing="0"/>
        <w:ind w:firstLine="567"/>
        <w:rPr>
          <w:rFonts w:ascii="Arial Narrow" w:hAnsi="Arial Narrow"/>
          <w:color w:val="002060"/>
          <w:spacing w:val="20"/>
        </w:rPr>
      </w:pPr>
      <w:r w:rsidRPr="00143B86">
        <w:rPr>
          <w:rFonts w:ascii="Arial Narrow" w:hAnsi="Arial Narrow"/>
          <w:color w:val="002060"/>
          <w:spacing w:val="20"/>
        </w:rPr>
        <w:t>Rem</w:t>
      </w:r>
    </w:p>
    <w:p w:rsidR="00B42208" w:rsidRDefault="00143B86" w:rsidP="00143B86">
      <w:pPr>
        <w:pStyle w:val="a7"/>
        <w:spacing w:before="0" w:beforeAutospacing="0" w:after="0" w:afterAutospacing="0"/>
        <w:ind w:firstLine="567"/>
        <w:jc w:val="both"/>
        <w:rPr>
          <w:rFonts w:ascii="Arial Narrow" w:hAnsi="Arial Narrow"/>
        </w:rPr>
      </w:pPr>
      <w:r w:rsidRPr="00143B86">
        <w:rPr>
          <w:rFonts w:ascii="Arial Narrow" w:hAnsi="Arial Narrow"/>
        </w:rPr>
        <w:t>ABAP developers will see a warning indicating that</w:t>
      </w:r>
      <w:r>
        <w:rPr>
          <w:rFonts w:ascii="Arial Narrow" w:hAnsi="Arial Narrow"/>
        </w:rPr>
        <w:t xml:space="preserve"> </w:t>
      </w:r>
    </w:p>
    <w:p w:rsidR="00143B86" w:rsidRDefault="00143B86" w:rsidP="00B42208">
      <w:pPr>
        <w:pStyle w:val="a7"/>
        <w:spacing w:before="0" w:beforeAutospacing="0" w:after="0" w:afterAutospacing="0"/>
        <w:ind w:firstLine="567"/>
        <w:jc w:val="both"/>
        <w:rPr>
          <w:rFonts w:ascii="Arial Narrow" w:hAnsi="Arial Narrow"/>
        </w:rPr>
      </w:pPr>
      <w:r w:rsidRPr="00B42208">
        <w:rPr>
          <w:rFonts w:ascii="Arial Narrow" w:hAnsi="Arial Narrow"/>
          <w:bCs/>
          <w:i/>
          <w:color w:val="323E4F" w:themeColor="text2" w:themeShade="BF"/>
          <w:shd w:val="clear" w:color="auto" w:fill="FFFFFF" w:themeFill="background1"/>
        </w:rPr>
        <w:t>The database feature "AMDP_TABLE_FUNCTION" is used here (read the long text)</w:t>
      </w:r>
      <w:r w:rsidRPr="00B42208">
        <w:rPr>
          <w:rFonts w:ascii="Arial Narrow" w:hAnsi="Arial Narrow"/>
          <w:i/>
          <w:color w:val="323E4F" w:themeColor="text2" w:themeShade="BF"/>
          <w:shd w:val="clear" w:color="auto" w:fill="FFFFFF" w:themeFill="background1"/>
        </w:rPr>
        <w:t xml:space="preserve"> on SAP HANA Studio editor.</w:t>
      </w:r>
    </w:p>
    <w:p w:rsidR="00143B86" w:rsidRPr="00143B86" w:rsidRDefault="00143B86" w:rsidP="00143B86">
      <w:pPr>
        <w:pStyle w:val="a7"/>
        <w:spacing w:before="0" w:beforeAutospacing="0" w:after="0" w:afterAutospacing="0"/>
        <w:ind w:firstLine="567"/>
        <w:jc w:val="both"/>
        <w:rPr>
          <w:rFonts w:ascii="Arial Narrow" w:hAnsi="Arial Narrow"/>
          <w:color w:val="000000" w:themeColor="text1"/>
        </w:rPr>
      </w:pPr>
      <w:r w:rsidRPr="00143B86">
        <w:rPr>
          <w:rFonts w:ascii="Arial Narrow" w:hAnsi="Arial Narrow"/>
        </w:rPr>
        <w:t xml:space="preserve">To resolve this warning, place </w:t>
      </w:r>
      <w:r w:rsidRPr="00143B86">
        <w:rPr>
          <w:rFonts w:ascii="Arial Narrow" w:hAnsi="Arial Narrow"/>
          <w:bCs/>
          <w:i/>
          <w:color w:val="002060"/>
          <w:shd w:val="clear" w:color="auto" w:fill="F2F2F2" w:themeFill="background1" w:themeFillShade="F2"/>
        </w:rPr>
        <w:t>##db_feature_mode[amdp_table_function]</w:t>
      </w:r>
      <w:r w:rsidRPr="00143B86">
        <w:rPr>
          <w:rFonts w:ascii="Arial Narrow" w:hAnsi="Arial Narrow"/>
        </w:rPr>
        <w:t xml:space="preserve"> pragma at the end of the SELECT statement where AMDP Table Function is referenced in FROM clause</w:t>
      </w:r>
      <w:r>
        <w:rPr>
          <w:rFonts w:ascii="Arial Narrow" w:hAnsi="Arial Narrow"/>
        </w:rPr>
        <w:t>.</w:t>
      </w:r>
      <w:r w:rsidRPr="00143B86">
        <w:rPr>
          <w:rFonts w:ascii="Arial Narrow" w:hAnsi="Arial Narrow"/>
        </w:rPr>
        <w:t xml:space="preserve"> </w:t>
      </w:r>
    </w:p>
    <w:p w:rsidR="00143B86" w:rsidRPr="00143B86" w:rsidRDefault="00143B86" w:rsidP="00143B86">
      <w:pPr>
        <w:pStyle w:val="a7"/>
        <w:spacing w:before="0" w:beforeAutospacing="0" w:after="0" w:afterAutospacing="0"/>
        <w:ind w:firstLine="567"/>
        <w:rPr>
          <w:rFonts w:ascii="Arial Narrow" w:hAnsi="Arial Narrow"/>
          <w:color w:val="000000" w:themeColor="text1"/>
        </w:rPr>
      </w:pPr>
    </w:p>
    <w:p w:rsidR="0069139D" w:rsidRPr="00C46303" w:rsidRDefault="0069139D" w:rsidP="00E55AD3">
      <w:pPr>
        <w:pStyle w:val="1"/>
        <w:spacing w:before="0" w:beforeAutospacing="0" w:after="0" w:afterAutospacing="0"/>
        <w:ind w:firstLine="567"/>
        <w:jc w:val="both"/>
        <w:rPr>
          <w:rFonts w:ascii="Arial Narrow" w:hAnsi="Arial Narrow"/>
          <w:b w:val="0"/>
          <w:sz w:val="24"/>
          <w:szCs w:val="24"/>
        </w:rPr>
      </w:pPr>
    </w:p>
    <w:p w:rsidR="0069139D" w:rsidRPr="0069139D" w:rsidRDefault="0069139D" w:rsidP="0069139D">
      <w:pPr>
        <w:pStyle w:val="2"/>
        <w:ind w:firstLine="567"/>
        <w:jc w:val="center"/>
        <w:rPr>
          <w:rFonts w:ascii="Arial Narrow" w:hAnsi="Arial Narrow"/>
          <w:b/>
          <w:color w:val="000000" w:themeColor="text1"/>
          <w:sz w:val="24"/>
          <w:szCs w:val="24"/>
        </w:rPr>
      </w:pPr>
      <w:bookmarkStart w:id="38" w:name="AMDP_Method_Call"/>
      <w:r w:rsidRPr="0069139D">
        <w:rPr>
          <w:rFonts w:ascii="Arial Narrow" w:hAnsi="Arial Narrow"/>
          <w:b/>
          <w:color w:val="000000" w:themeColor="text1"/>
          <w:sz w:val="24"/>
          <w:szCs w:val="24"/>
        </w:rPr>
        <w:t>AMDP Method Call from Program and Calling an AMDP method from another AMDP method</w:t>
      </w:r>
    </w:p>
    <w:bookmarkEnd w:id="38"/>
    <w:p w:rsidR="0069139D" w:rsidRPr="0069139D" w:rsidRDefault="007C4FAD" w:rsidP="0069139D">
      <w:pPr>
        <w:pStyle w:val="1"/>
        <w:spacing w:before="0" w:beforeAutospacing="0" w:after="0" w:afterAutospacing="0"/>
        <w:ind w:firstLine="567"/>
        <w:jc w:val="center"/>
        <w:rPr>
          <w:rFonts w:ascii="Arial Narrow" w:hAnsi="Arial Narrow"/>
          <w:b w:val="0"/>
          <w:sz w:val="24"/>
          <w:szCs w:val="24"/>
        </w:rPr>
      </w:pPr>
      <w:r>
        <w:fldChar w:fldCharType="begin"/>
      </w:r>
      <w:r>
        <w:instrText xml:space="preserve"> HYPERLINK "https://sapcodes.com/2017/12/17/amdp-method-call/" </w:instrText>
      </w:r>
      <w:r>
        <w:fldChar w:fldCharType="separate"/>
      </w:r>
      <w:r w:rsidR="0069139D" w:rsidRPr="0069139D">
        <w:rPr>
          <w:rStyle w:val="a3"/>
          <w:rFonts w:ascii="Arial Narrow" w:hAnsi="Arial Narrow"/>
          <w:b w:val="0"/>
          <w:sz w:val="24"/>
          <w:szCs w:val="24"/>
          <w:u w:val="none"/>
        </w:rPr>
        <w:t>https://sapcodes.com/2017/12/17/amdp-method-call/</w:t>
      </w:r>
      <w:r>
        <w:rPr>
          <w:rStyle w:val="a3"/>
          <w:rFonts w:ascii="Arial Narrow" w:hAnsi="Arial Narrow"/>
          <w:b w:val="0"/>
          <w:sz w:val="24"/>
          <w:szCs w:val="24"/>
          <w:u w:val="none"/>
        </w:rPr>
        <w:fldChar w:fldCharType="end"/>
      </w:r>
    </w:p>
    <w:p w:rsidR="0069139D" w:rsidRPr="00C46303" w:rsidRDefault="00912F9E" w:rsidP="0069139D">
      <w:pPr>
        <w:spacing w:after="0" w:line="240" w:lineRule="auto"/>
        <w:ind w:firstLine="567"/>
        <w:jc w:val="both"/>
        <w:outlineLvl w:val="0"/>
        <w:rPr>
          <w:rFonts w:ascii="Arial Narrow" w:eastAsia="Times New Roman" w:hAnsi="Arial Narrow" w:cs="Times New Roman"/>
          <w:bCs/>
          <w:kern w:val="36"/>
          <w:sz w:val="24"/>
          <w:szCs w:val="24"/>
        </w:rPr>
      </w:pPr>
      <w:hyperlink w:anchor="Содержание" w:history="1">
        <w:r w:rsidR="0069139D" w:rsidRPr="0069139D">
          <w:rPr>
            <w:rStyle w:val="a3"/>
            <w:rFonts w:ascii="Arial Narrow" w:eastAsia="Times New Roman" w:hAnsi="Arial Narrow" w:cs="Times New Roman"/>
            <w:bCs/>
            <w:kern w:val="36"/>
            <w:sz w:val="24"/>
            <w:szCs w:val="24"/>
            <w:u w:val="none"/>
            <w:lang w:val="ru-RU"/>
          </w:rPr>
          <w:t>Содержание</w:t>
        </w:r>
      </w:hyperlink>
    </w:p>
    <w:p w:rsidR="0069139D" w:rsidRDefault="0069139D" w:rsidP="00E55AD3">
      <w:pPr>
        <w:pStyle w:val="1"/>
        <w:spacing w:before="0" w:beforeAutospacing="0" w:after="0" w:afterAutospacing="0"/>
        <w:ind w:firstLine="567"/>
        <w:jc w:val="both"/>
        <w:rPr>
          <w:rFonts w:ascii="Arial Narrow" w:hAnsi="Arial Narrow"/>
          <w:b w:val="0"/>
          <w:sz w:val="24"/>
          <w:szCs w:val="24"/>
        </w:rPr>
      </w:pPr>
    </w:p>
    <w:p w:rsidR="00610B0E" w:rsidRPr="00610B0E" w:rsidRDefault="00CC32E8" w:rsidP="00E55AD3">
      <w:pPr>
        <w:pStyle w:val="1"/>
        <w:spacing w:before="0" w:beforeAutospacing="0" w:after="0" w:afterAutospacing="0"/>
        <w:ind w:firstLine="567"/>
        <w:jc w:val="both"/>
        <w:rPr>
          <w:rFonts w:ascii="Arial Narrow" w:hAnsi="Arial Narrow"/>
          <w:b w:val="0"/>
          <w:color w:val="000000" w:themeColor="text1"/>
          <w:sz w:val="24"/>
          <w:szCs w:val="24"/>
        </w:rPr>
      </w:pPr>
      <w:r>
        <w:rPr>
          <w:rFonts w:ascii="Arial Narrow" w:hAnsi="Arial Narrow" w:cs="Courier New"/>
          <w:b w:val="0"/>
          <w:i/>
          <w:noProof/>
          <w:color w:val="002060"/>
          <w:sz w:val="24"/>
          <w:szCs w:val="24"/>
        </w:rPr>
        <mc:AlternateContent>
          <mc:Choice Requires="wps">
            <w:drawing>
              <wp:anchor distT="0" distB="0" distL="114300" distR="114300" simplePos="0" relativeHeight="251661312" behindDoc="0" locked="0" layoutInCell="1" allowOverlap="1">
                <wp:simplePos x="0" y="0"/>
                <wp:positionH relativeFrom="column">
                  <wp:posOffset>2179747</wp:posOffset>
                </wp:positionH>
                <wp:positionV relativeFrom="paragraph">
                  <wp:posOffset>111396</wp:posOffset>
                </wp:positionV>
                <wp:extent cx="1372360" cy="164891"/>
                <wp:effectExtent l="38100" t="0" r="18415" b="83185"/>
                <wp:wrapNone/>
                <wp:docPr id="81" name="Прямая со стрелкой 81"/>
                <wp:cNvGraphicFramePr/>
                <a:graphic xmlns:a="http://schemas.openxmlformats.org/drawingml/2006/main">
                  <a:graphicData uri="http://schemas.microsoft.com/office/word/2010/wordprocessingShape">
                    <wps:wsp>
                      <wps:cNvCnPr/>
                      <wps:spPr>
                        <a:xfrm flipH="1">
                          <a:off x="0" y="0"/>
                          <a:ext cx="1372360" cy="1648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2DD288" id="Прямая со стрелкой 81" o:spid="_x0000_s1026" type="#_x0000_t32" style="position:absolute;margin-left:171.65pt;margin-top:8.75pt;width:108.05pt;height:13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" strokecolor="#5b9bd5 [3204]" strokeweight=".5pt">
                <v:stroke endarrow="block" joinstyle="miter"/>
              </v:shape>
            </w:pict>
          </mc:Fallback>
        </mc:AlternateContent>
      </w:r>
      <w:r w:rsidR="00610B0E" w:rsidRPr="00610B0E">
        <w:rPr>
          <w:rFonts w:ascii="Arial Narrow" w:hAnsi="Arial Narrow" w:cs="Courier New"/>
          <w:b w:val="0"/>
          <w:i/>
          <w:color w:val="002060"/>
          <w:sz w:val="24"/>
          <w:szCs w:val="24"/>
        </w:rPr>
        <w:t>ABAP class</w:t>
      </w:r>
      <w:r w:rsidR="00610B0E" w:rsidRPr="00610B0E">
        <w:rPr>
          <w:rFonts w:ascii="Arial Narrow" w:hAnsi="Arial Narrow" w:cs="Courier New"/>
          <w:b w:val="0"/>
          <w:color w:val="002060"/>
          <w:sz w:val="24"/>
          <w:szCs w:val="24"/>
        </w:rPr>
        <w:t xml:space="preserve"> </w:t>
      </w:r>
      <w:r w:rsidR="00610B0E">
        <w:rPr>
          <w:rFonts w:ascii="Arial Narrow" w:hAnsi="Arial Narrow" w:cs="Courier New"/>
          <w:b w:val="0"/>
          <w:color w:val="000000" w:themeColor="text1"/>
          <w:sz w:val="24"/>
          <w:szCs w:val="24"/>
        </w:rPr>
        <w:t>[</w:t>
      </w:r>
      <w:r w:rsidR="00610B0E" w:rsidRPr="007A6FDA">
        <w:rPr>
          <w:rFonts w:ascii="Arial Narrow" w:hAnsi="Arial Narrow" w:cs="Courier New"/>
          <w:b w:val="0"/>
          <w:color w:val="000000" w:themeColor="text1"/>
          <w:sz w:val="24"/>
          <w:szCs w:val="24"/>
        </w:rPr>
        <w:t>ZCL_F</w:t>
      </w:r>
      <w:r w:rsidR="00610B0E">
        <w:rPr>
          <w:rFonts w:ascii="Arial Narrow" w:hAnsi="Arial Narrow" w:cs="Courier New"/>
          <w:b w:val="0"/>
          <w:color w:val="000000" w:themeColor="text1"/>
          <w:sz w:val="24"/>
          <w:szCs w:val="24"/>
        </w:rPr>
        <w:t>l</w:t>
      </w:r>
      <w:r w:rsidR="0043452C">
        <w:rPr>
          <w:rFonts w:ascii="Arial Narrow" w:hAnsi="Arial Narrow" w:cs="Courier New"/>
          <w:b w:val="0"/>
          <w:color w:val="000000" w:themeColor="text1"/>
          <w:sz w:val="24"/>
          <w:szCs w:val="24"/>
        </w:rPr>
        <w:t>IGHT</w:t>
      </w:r>
      <w:r w:rsidR="00610B0E" w:rsidRPr="007A6FDA">
        <w:rPr>
          <w:rFonts w:ascii="Arial Narrow" w:hAnsi="Arial Narrow" w:cs="Courier New"/>
          <w:b w:val="0"/>
          <w:color w:val="000000" w:themeColor="text1"/>
          <w:sz w:val="24"/>
          <w:szCs w:val="24"/>
        </w:rPr>
        <w:t>_C</w:t>
      </w:r>
      <w:r w:rsidR="0043452C">
        <w:rPr>
          <w:rFonts w:ascii="Arial Narrow" w:hAnsi="Arial Narrow" w:cs="Courier New"/>
          <w:b w:val="0"/>
          <w:color w:val="000000" w:themeColor="text1"/>
          <w:sz w:val="24"/>
          <w:szCs w:val="24"/>
        </w:rPr>
        <w:t>ALC</w:t>
      </w:r>
      <w:r w:rsidR="00610B0E">
        <w:rPr>
          <w:rFonts w:ascii="Arial Narrow" w:hAnsi="Arial Narrow" w:cs="Courier New"/>
          <w:b w:val="0"/>
          <w:color w:val="000000" w:themeColor="text1"/>
          <w:sz w:val="24"/>
          <w:szCs w:val="24"/>
        </w:rPr>
        <w:t>]</w:t>
      </w:r>
      <w:r w:rsidR="00610B0E">
        <w:rPr>
          <w:rFonts w:ascii="Arial Narrow" w:hAnsi="Arial Narrow" w:cs="Courier New"/>
          <w:b w:val="0"/>
          <w:color w:val="000000" w:themeColor="text1"/>
          <w:sz w:val="24"/>
          <w:szCs w:val="24"/>
        </w:rPr>
        <w:tab/>
      </w:r>
      <w:r w:rsidR="00610B0E">
        <w:rPr>
          <w:rFonts w:ascii="Arial Narrow" w:hAnsi="Arial Narrow" w:cs="Courier New"/>
          <w:b w:val="0"/>
          <w:color w:val="000000" w:themeColor="text1"/>
          <w:sz w:val="24"/>
          <w:szCs w:val="24"/>
        </w:rPr>
        <w:tab/>
      </w:r>
      <w:r w:rsidR="00610B0E">
        <w:rPr>
          <w:rFonts w:ascii="Arial Narrow" w:hAnsi="Arial Narrow" w:cs="Courier New"/>
          <w:b w:val="0"/>
          <w:color w:val="000000" w:themeColor="text1"/>
          <w:sz w:val="24"/>
          <w:szCs w:val="24"/>
        </w:rPr>
        <w:tab/>
      </w:r>
      <w:r w:rsidR="00610B0E">
        <w:rPr>
          <w:rFonts w:ascii="Arial Narrow" w:hAnsi="Arial Narrow" w:cs="Courier New"/>
          <w:b w:val="0"/>
          <w:color w:val="000000" w:themeColor="text1"/>
          <w:sz w:val="24"/>
          <w:szCs w:val="24"/>
        </w:rPr>
        <w:tab/>
      </w:r>
      <w:r w:rsidR="00610B0E" w:rsidRPr="00610B0E">
        <w:rPr>
          <w:rFonts w:ascii="Arial Narrow" w:hAnsi="Arial Narrow" w:cs="Courier New"/>
          <w:b w:val="0"/>
          <w:i/>
          <w:color w:val="002060"/>
          <w:sz w:val="24"/>
          <w:szCs w:val="24"/>
        </w:rPr>
        <w:t>ABAP</w:t>
      </w:r>
      <w:r w:rsidR="00610B0E">
        <w:rPr>
          <w:rFonts w:ascii="Arial Narrow" w:hAnsi="Arial Narrow" w:cs="Courier New"/>
          <w:b w:val="0"/>
          <w:i/>
          <w:color w:val="002060"/>
          <w:sz w:val="24"/>
          <w:szCs w:val="24"/>
        </w:rPr>
        <w:t xml:space="preserve"> program</w:t>
      </w:r>
      <w:r w:rsidR="00610B0E">
        <w:rPr>
          <w:rFonts w:ascii="Arial Narrow" w:hAnsi="Arial Narrow" w:cs="Courier New"/>
          <w:b w:val="0"/>
          <w:color w:val="000000" w:themeColor="text1"/>
          <w:sz w:val="24"/>
          <w:szCs w:val="24"/>
        </w:rPr>
        <w:t xml:space="preserve"> [Z</w:t>
      </w:r>
      <w:r>
        <w:rPr>
          <w:rFonts w:ascii="Arial Narrow" w:hAnsi="Arial Narrow" w:cs="Courier New"/>
          <w:b w:val="0"/>
          <w:color w:val="000000" w:themeColor="text1"/>
          <w:sz w:val="24"/>
          <w:szCs w:val="24"/>
        </w:rPr>
        <w:t>F</w:t>
      </w:r>
      <w:r w:rsidR="00610B0E">
        <w:rPr>
          <w:rFonts w:ascii="Arial Narrow" w:hAnsi="Arial Narrow" w:cs="Courier New"/>
          <w:b w:val="0"/>
          <w:color w:val="000000" w:themeColor="text1"/>
          <w:sz w:val="24"/>
          <w:szCs w:val="24"/>
        </w:rPr>
        <w:t>light</w:t>
      </w:r>
      <w:r>
        <w:rPr>
          <w:rFonts w:ascii="Arial Narrow" w:hAnsi="Arial Narrow" w:cs="Courier New"/>
          <w:b w:val="0"/>
          <w:color w:val="000000" w:themeColor="text1"/>
          <w:sz w:val="24"/>
          <w:szCs w:val="24"/>
        </w:rPr>
        <w:t>_Inf</w:t>
      </w:r>
      <w:r w:rsidR="00610B0E">
        <w:rPr>
          <w:rFonts w:ascii="Arial Narrow" w:hAnsi="Arial Narrow" w:cs="Courier New"/>
          <w:b w:val="0"/>
          <w:color w:val="000000" w:themeColor="text1"/>
          <w:sz w:val="24"/>
          <w:szCs w:val="24"/>
        </w:rPr>
        <w:t>]</w:t>
      </w:r>
    </w:p>
    <w:p w:rsidR="00610B0E" w:rsidRDefault="00610B0E" w:rsidP="00E55AD3">
      <w:pPr>
        <w:pStyle w:val="1"/>
        <w:spacing w:before="0" w:beforeAutospacing="0" w:after="0" w:afterAutospacing="0"/>
        <w:ind w:firstLine="567"/>
        <w:jc w:val="both"/>
        <w:rPr>
          <w:rFonts w:ascii="Arial Narrow" w:hAnsi="Arial Narrow"/>
          <w:b w:val="0"/>
          <w:sz w:val="24"/>
          <w:szCs w:val="24"/>
        </w:rPr>
      </w:pPr>
      <w:r w:rsidRPr="00610B0E">
        <w:rPr>
          <w:rFonts w:ascii="Arial Narrow" w:hAnsi="Arial Narrow"/>
          <w:b w:val="0"/>
          <w:i/>
          <w:color w:val="002060"/>
          <w:sz w:val="24"/>
          <w:szCs w:val="24"/>
        </w:rPr>
        <w:t>AMDP method</w:t>
      </w:r>
      <w:r w:rsidRPr="00610B0E">
        <w:rPr>
          <w:rFonts w:ascii="Arial Narrow" w:hAnsi="Arial Narrow"/>
          <w:b w:val="0"/>
          <w:color w:val="002060"/>
          <w:sz w:val="24"/>
          <w:szCs w:val="24"/>
        </w:rPr>
        <w:t xml:space="preserve"> </w:t>
      </w:r>
      <w:r>
        <w:rPr>
          <w:rFonts w:ascii="Arial Narrow" w:hAnsi="Arial Narrow"/>
          <w:b w:val="0"/>
          <w:color w:val="000000" w:themeColor="text1"/>
          <w:sz w:val="24"/>
          <w:szCs w:val="24"/>
        </w:rPr>
        <w:t>[</w:t>
      </w:r>
      <w:r w:rsidRPr="00610B0E">
        <w:rPr>
          <w:rFonts w:ascii="Arial Narrow" w:hAnsi="Arial Narrow" w:cs="Courier New"/>
          <w:b w:val="0"/>
          <w:color w:val="000000" w:themeColor="text1"/>
          <w:sz w:val="24"/>
          <w:szCs w:val="24"/>
        </w:rPr>
        <w:t>get_flight_detail</w:t>
      </w:r>
      <w:r>
        <w:rPr>
          <w:rFonts w:ascii="Arial Narrow" w:hAnsi="Arial Narrow"/>
          <w:b w:val="0"/>
          <w:color w:val="000000" w:themeColor="text1"/>
          <w:sz w:val="24"/>
          <w:szCs w:val="24"/>
        </w:rPr>
        <w:t>]</w:t>
      </w:r>
    </w:p>
    <w:p w:rsidR="00610B0E" w:rsidRDefault="00610B0E" w:rsidP="0069139D">
      <w:pPr>
        <w:pStyle w:val="1"/>
        <w:spacing w:before="0" w:beforeAutospacing="0" w:after="0" w:afterAutospacing="0"/>
        <w:ind w:firstLine="567"/>
        <w:rPr>
          <w:rFonts w:ascii="Arial Narrow" w:hAnsi="Arial Narrow"/>
          <w:b w:val="0"/>
          <w:color w:val="000000" w:themeColor="text1"/>
          <w:sz w:val="24"/>
          <w:szCs w:val="24"/>
        </w:rPr>
      </w:pPr>
    </w:p>
    <w:p w:rsidR="0069139D" w:rsidRPr="0069139D" w:rsidRDefault="0069139D" w:rsidP="0069139D">
      <w:pPr>
        <w:pStyle w:val="1"/>
        <w:spacing w:before="0" w:beforeAutospacing="0" w:after="0" w:afterAutospacing="0"/>
        <w:ind w:firstLine="567"/>
        <w:rPr>
          <w:rFonts w:ascii="Arial Narrow" w:hAnsi="Arial Narrow"/>
          <w:b w:val="0"/>
          <w:color w:val="000000" w:themeColor="text1"/>
          <w:sz w:val="24"/>
          <w:szCs w:val="24"/>
        </w:rPr>
      </w:pPr>
      <w:r w:rsidRPr="0069139D">
        <w:rPr>
          <w:rFonts w:ascii="Arial Narrow" w:hAnsi="Arial Narrow"/>
          <w:b w:val="0"/>
          <w:color w:val="000000" w:themeColor="text1"/>
          <w:sz w:val="24"/>
          <w:szCs w:val="24"/>
        </w:rPr>
        <w:t>Here we have a single AMDP method.</w:t>
      </w:r>
    </w:p>
    <w:p w:rsidR="0069139D" w:rsidRPr="0069139D" w:rsidRDefault="0069139D" w:rsidP="00E55AD3">
      <w:pPr>
        <w:pStyle w:val="1"/>
        <w:spacing w:before="0" w:beforeAutospacing="0" w:after="0" w:afterAutospacing="0"/>
        <w:ind w:firstLine="567"/>
        <w:jc w:val="both"/>
        <w:rPr>
          <w:rFonts w:ascii="Arial Narrow" w:hAnsi="Arial Narrow"/>
          <w:b w:val="0"/>
          <w:sz w:val="24"/>
          <w:szCs w:val="24"/>
        </w:rPr>
      </w:pPr>
    </w:p>
    <w:p w:rsidR="007A6FDA" w:rsidRPr="007A6FDA" w:rsidRDefault="007A6FDA" w:rsidP="007A6FDA">
      <w:pPr>
        <w:autoSpaceDE w:val="0"/>
        <w:autoSpaceDN w:val="0"/>
        <w:adjustRightInd w:val="0"/>
        <w:spacing w:after="0" w:line="240" w:lineRule="auto"/>
        <w:ind w:firstLine="567"/>
        <w:rPr>
          <w:rFonts w:ascii="Arial Narrow" w:hAnsi="Arial Narrow" w:cs="Courier New"/>
          <w:color w:val="000000" w:themeColor="text1"/>
          <w:sz w:val="24"/>
          <w:szCs w:val="24"/>
        </w:rPr>
      </w:pPr>
      <w:r w:rsidRPr="007A6FDA">
        <w:rPr>
          <w:rFonts w:ascii="Arial Narrow" w:hAnsi="Arial Narrow" w:cs="Courier New"/>
          <w:color w:val="000000" w:themeColor="text1"/>
          <w:sz w:val="24"/>
          <w:szCs w:val="24"/>
        </w:rPr>
        <w:t xml:space="preserve">class </w:t>
      </w:r>
      <w:r w:rsidRPr="00062155">
        <w:rPr>
          <w:rFonts w:ascii="Arial Narrow" w:hAnsi="Arial Narrow" w:cs="Courier New"/>
          <w:i/>
          <w:color w:val="385623" w:themeColor="accent6" w:themeShade="80"/>
          <w:sz w:val="24"/>
          <w:szCs w:val="24"/>
          <w:shd w:val="clear" w:color="auto" w:fill="F2F2F2" w:themeFill="background1" w:themeFillShade="F2"/>
        </w:rPr>
        <w:t>ZCL_F</w:t>
      </w:r>
      <w:r w:rsidR="0051602D" w:rsidRPr="00062155">
        <w:rPr>
          <w:rFonts w:ascii="Arial Narrow" w:hAnsi="Arial Narrow" w:cs="Courier New"/>
          <w:i/>
          <w:color w:val="385623" w:themeColor="accent6" w:themeShade="80"/>
          <w:sz w:val="24"/>
          <w:szCs w:val="24"/>
          <w:shd w:val="clear" w:color="auto" w:fill="F2F2F2" w:themeFill="background1" w:themeFillShade="F2"/>
        </w:rPr>
        <w:t>LIGHT</w:t>
      </w:r>
      <w:r w:rsidRPr="00062155">
        <w:rPr>
          <w:rFonts w:ascii="Arial Narrow" w:hAnsi="Arial Narrow" w:cs="Courier New"/>
          <w:i/>
          <w:color w:val="385623" w:themeColor="accent6" w:themeShade="80"/>
          <w:sz w:val="24"/>
          <w:szCs w:val="24"/>
          <w:shd w:val="clear" w:color="auto" w:fill="F2F2F2" w:themeFill="background1" w:themeFillShade="F2"/>
        </w:rPr>
        <w:t>_C</w:t>
      </w:r>
      <w:r w:rsidR="0051602D" w:rsidRPr="00062155">
        <w:rPr>
          <w:rFonts w:ascii="Arial Narrow" w:hAnsi="Arial Narrow" w:cs="Courier New"/>
          <w:i/>
          <w:color w:val="385623" w:themeColor="accent6" w:themeShade="80"/>
          <w:sz w:val="24"/>
          <w:szCs w:val="24"/>
          <w:shd w:val="clear" w:color="auto" w:fill="F2F2F2" w:themeFill="background1" w:themeFillShade="F2"/>
        </w:rPr>
        <w:t>ALC</w:t>
      </w:r>
      <w:r w:rsidRPr="007A6FDA">
        <w:rPr>
          <w:rFonts w:ascii="Arial Narrow" w:hAnsi="Arial Narrow" w:cs="Courier New"/>
          <w:color w:val="000000" w:themeColor="text1"/>
          <w:sz w:val="24"/>
          <w:szCs w:val="24"/>
        </w:rPr>
        <w:t xml:space="preserve"> </w:t>
      </w:r>
      <w:r w:rsidRPr="007A6FDA">
        <w:rPr>
          <w:rFonts w:ascii="Arial Narrow" w:hAnsi="Arial Narrow" w:cs="Courier New"/>
          <w:i/>
          <w:color w:val="002060"/>
          <w:sz w:val="24"/>
          <w:szCs w:val="24"/>
        </w:rPr>
        <w:t>definition</w:t>
      </w:r>
    </w:p>
    <w:p w:rsidR="007A6FDA" w:rsidRPr="007A6FDA" w:rsidRDefault="007A6FDA" w:rsidP="007A6FDA">
      <w:pPr>
        <w:autoSpaceDE w:val="0"/>
        <w:autoSpaceDN w:val="0"/>
        <w:adjustRightInd w:val="0"/>
        <w:spacing w:after="0" w:line="240" w:lineRule="auto"/>
        <w:ind w:firstLine="567"/>
        <w:rPr>
          <w:rFonts w:ascii="Arial Narrow" w:hAnsi="Arial Narrow" w:cs="Courier New"/>
          <w:color w:val="000000" w:themeColor="text1"/>
          <w:sz w:val="24"/>
          <w:szCs w:val="24"/>
        </w:rPr>
      </w:pPr>
      <w:r w:rsidRPr="007A6FDA">
        <w:rPr>
          <w:rFonts w:ascii="Arial Narrow" w:hAnsi="Arial Narrow" w:cs="Courier New"/>
          <w:color w:val="000000" w:themeColor="text1"/>
          <w:sz w:val="24"/>
          <w:szCs w:val="24"/>
        </w:rPr>
        <w:t xml:space="preserve">  public</w:t>
      </w:r>
    </w:p>
    <w:p w:rsidR="007A6FDA" w:rsidRPr="007A6FDA" w:rsidRDefault="007A6FDA" w:rsidP="007A6FDA">
      <w:pPr>
        <w:autoSpaceDE w:val="0"/>
        <w:autoSpaceDN w:val="0"/>
        <w:adjustRightInd w:val="0"/>
        <w:spacing w:after="0" w:line="240" w:lineRule="auto"/>
        <w:ind w:firstLine="567"/>
        <w:rPr>
          <w:rFonts w:ascii="Arial Narrow" w:hAnsi="Arial Narrow" w:cs="Courier New"/>
          <w:color w:val="000000" w:themeColor="text1"/>
          <w:sz w:val="24"/>
          <w:szCs w:val="24"/>
        </w:rPr>
      </w:pPr>
      <w:r w:rsidRPr="007A6FDA">
        <w:rPr>
          <w:rFonts w:ascii="Arial Narrow" w:hAnsi="Arial Narrow" w:cs="Courier New"/>
          <w:color w:val="000000" w:themeColor="text1"/>
          <w:sz w:val="24"/>
          <w:szCs w:val="24"/>
        </w:rPr>
        <w:t xml:space="preserve">  final</w:t>
      </w:r>
    </w:p>
    <w:p w:rsidR="007A6FDA" w:rsidRPr="007A6FDA" w:rsidRDefault="007A6FDA" w:rsidP="007A6FDA">
      <w:pPr>
        <w:autoSpaceDE w:val="0"/>
        <w:autoSpaceDN w:val="0"/>
        <w:adjustRightInd w:val="0"/>
        <w:spacing w:after="0" w:line="240" w:lineRule="auto"/>
        <w:ind w:firstLine="567"/>
        <w:rPr>
          <w:rFonts w:ascii="Arial Narrow" w:hAnsi="Arial Narrow" w:cs="Courier New"/>
          <w:color w:val="000000" w:themeColor="text1"/>
          <w:sz w:val="24"/>
          <w:szCs w:val="24"/>
        </w:rPr>
      </w:pPr>
      <w:r w:rsidRPr="007A6FDA">
        <w:rPr>
          <w:rFonts w:ascii="Arial Narrow" w:hAnsi="Arial Narrow" w:cs="Courier New"/>
          <w:color w:val="000000" w:themeColor="text1"/>
          <w:sz w:val="24"/>
          <w:szCs w:val="24"/>
        </w:rPr>
        <w:t xml:space="preserve">  create public .</w:t>
      </w:r>
    </w:p>
    <w:p w:rsidR="007A6FDA" w:rsidRPr="007A6FDA" w:rsidRDefault="007A6FDA" w:rsidP="007A6FDA">
      <w:pPr>
        <w:autoSpaceDE w:val="0"/>
        <w:autoSpaceDN w:val="0"/>
        <w:adjustRightInd w:val="0"/>
        <w:spacing w:after="0" w:line="240" w:lineRule="auto"/>
        <w:ind w:firstLine="720"/>
        <w:rPr>
          <w:rFonts w:ascii="Arial Narrow" w:hAnsi="Arial Narrow" w:cs="Courier New"/>
          <w:color w:val="000000" w:themeColor="text1"/>
          <w:sz w:val="24"/>
          <w:szCs w:val="24"/>
        </w:rPr>
      </w:pPr>
      <w:r w:rsidRPr="007A6FDA">
        <w:rPr>
          <w:rFonts w:ascii="Arial Narrow" w:hAnsi="Arial Narrow" w:cs="Courier New"/>
          <w:color w:val="000000" w:themeColor="text1"/>
          <w:sz w:val="24"/>
          <w:szCs w:val="24"/>
        </w:rPr>
        <w:lastRenderedPageBreak/>
        <w:t>public section.</w:t>
      </w:r>
    </w:p>
    <w:p w:rsidR="007A6FDA" w:rsidRPr="007A6FDA" w:rsidRDefault="007A6FDA" w:rsidP="007A6FDA">
      <w:pPr>
        <w:autoSpaceDE w:val="0"/>
        <w:autoSpaceDN w:val="0"/>
        <w:adjustRightInd w:val="0"/>
        <w:spacing w:after="0" w:line="240" w:lineRule="auto"/>
        <w:ind w:firstLine="720"/>
        <w:rPr>
          <w:rFonts w:ascii="Arial Narrow" w:hAnsi="Arial Narrow" w:cs="Courier New"/>
          <w:color w:val="000000" w:themeColor="text1"/>
          <w:sz w:val="24"/>
          <w:szCs w:val="24"/>
        </w:rPr>
      </w:pPr>
      <w:r w:rsidRPr="007A6FDA">
        <w:rPr>
          <w:rFonts w:ascii="Arial Narrow" w:hAnsi="Arial Narrow" w:cs="Courier New"/>
          <w:color w:val="000000" w:themeColor="text1"/>
          <w:sz w:val="24"/>
          <w:szCs w:val="24"/>
        </w:rPr>
        <w:t xml:space="preserve">interfaces: </w:t>
      </w:r>
      <w:r w:rsidRPr="0063531F">
        <w:rPr>
          <w:rFonts w:ascii="Arial Narrow" w:hAnsi="Arial Narrow" w:cs="Courier New"/>
          <w:i/>
          <w:color w:val="002060"/>
          <w:sz w:val="24"/>
          <w:szCs w:val="24"/>
        </w:rPr>
        <w:t>if_amdp_marker_hdb</w:t>
      </w:r>
      <w:r w:rsidRPr="007A6FDA">
        <w:rPr>
          <w:rFonts w:ascii="Arial Narrow" w:hAnsi="Arial Narrow" w:cs="Courier New"/>
          <w:color w:val="000000" w:themeColor="text1"/>
          <w:sz w:val="24"/>
          <w:szCs w:val="24"/>
        </w:rPr>
        <w:t>.</w:t>
      </w:r>
    </w:p>
    <w:p w:rsidR="007A6FDA" w:rsidRPr="007A6FDA" w:rsidRDefault="007A6FDA" w:rsidP="001B4D72">
      <w:pPr>
        <w:autoSpaceDE w:val="0"/>
        <w:autoSpaceDN w:val="0"/>
        <w:adjustRightInd w:val="0"/>
        <w:spacing w:after="0" w:line="240" w:lineRule="auto"/>
        <w:ind w:firstLine="720"/>
        <w:rPr>
          <w:rFonts w:ascii="Arial Narrow" w:hAnsi="Arial Narrow" w:cs="Courier New"/>
          <w:color w:val="000000" w:themeColor="text1"/>
          <w:sz w:val="24"/>
          <w:szCs w:val="24"/>
        </w:rPr>
      </w:pPr>
      <w:r w:rsidRPr="007A6FDA">
        <w:rPr>
          <w:rFonts w:ascii="Arial Narrow" w:hAnsi="Arial Narrow" w:cs="Courier New"/>
          <w:color w:val="000000" w:themeColor="text1"/>
          <w:sz w:val="24"/>
          <w:szCs w:val="24"/>
        </w:rPr>
        <w:t xml:space="preserve">methods: </w:t>
      </w:r>
      <w:r w:rsidRPr="0063531F">
        <w:rPr>
          <w:rFonts w:ascii="Arial Narrow" w:hAnsi="Arial Narrow" w:cs="Courier New"/>
          <w:b/>
          <w:i/>
          <w:color w:val="000000" w:themeColor="text1"/>
          <w:sz w:val="24"/>
          <w:szCs w:val="24"/>
        </w:rPr>
        <w:t>get_flight_detail</w:t>
      </w:r>
      <w:r w:rsidRPr="007A6FDA">
        <w:rPr>
          <w:rFonts w:ascii="Arial Narrow" w:hAnsi="Arial Narrow" w:cs="Courier New"/>
          <w:color w:val="000000" w:themeColor="text1"/>
          <w:sz w:val="24"/>
          <w:szCs w:val="24"/>
        </w:rPr>
        <w:t xml:space="preserve"> importing value(</w:t>
      </w:r>
      <w:r w:rsidRPr="0063531F">
        <w:rPr>
          <w:rFonts w:ascii="Arial Narrow" w:hAnsi="Arial Narrow" w:cs="Courier New"/>
          <w:i/>
          <w:color w:val="002060"/>
          <w:sz w:val="24"/>
          <w:szCs w:val="24"/>
        </w:rPr>
        <w:t>iv_mandt</w:t>
      </w:r>
      <w:r w:rsidRPr="007A6FDA">
        <w:rPr>
          <w:rFonts w:ascii="Arial Narrow" w:hAnsi="Arial Narrow" w:cs="Courier New"/>
          <w:color w:val="000000" w:themeColor="text1"/>
          <w:sz w:val="24"/>
          <w:szCs w:val="24"/>
        </w:rPr>
        <w:t>) type sy-mandt value(</w:t>
      </w:r>
      <w:r w:rsidRPr="0063531F">
        <w:rPr>
          <w:rFonts w:ascii="Arial Narrow" w:hAnsi="Arial Narrow" w:cs="Courier New"/>
          <w:i/>
          <w:color w:val="002060"/>
          <w:sz w:val="24"/>
          <w:szCs w:val="24"/>
        </w:rPr>
        <w:t>iv_carrid</w:t>
      </w:r>
      <w:r w:rsidRPr="007A6FDA">
        <w:rPr>
          <w:rFonts w:ascii="Arial Narrow" w:hAnsi="Arial Narrow" w:cs="Courier New"/>
          <w:color w:val="000000" w:themeColor="text1"/>
          <w:sz w:val="24"/>
          <w:szCs w:val="24"/>
        </w:rPr>
        <w:t>) type sflight-carrid</w:t>
      </w:r>
    </w:p>
    <w:p w:rsidR="007A6FDA" w:rsidRPr="007A6FDA" w:rsidRDefault="007A6FDA" w:rsidP="007A6FDA">
      <w:pPr>
        <w:autoSpaceDE w:val="0"/>
        <w:autoSpaceDN w:val="0"/>
        <w:adjustRightInd w:val="0"/>
        <w:spacing w:after="0" w:line="240" w:lineRule="auto"/>
        <w:ind w:firstLine="567"/>
        <w:rPr>
          <w:rFonts w:ascii="Arial Narrow" w:hAnsi="Arial Narrow" w:cs="Courier New"/>
          <w:color w:val="000000" w:themeColor="text1"/>
          <w:sz w:val="24"/>
          <w:szCs w:val="24"/>
        </w:rPr>
      </w:pPr>
      <w:r w:rsidRPr="007A6FDA">
        <w:rPr>
          <w:rFonts w:ascii="Arial Narrow" w:hAnsi="Arial Narrow" w:cs="Courier New"/>
          <w:color w:val="000000" w:themeColor="text1"/>
          <w:sz w:val="24"/>
          <w:szCs w:val="24"/>
        </w:rPr>
        <w:t xml:space="preserve">                           </w:t>
      </w:r>
      <w:r w:rsidR="0063531F">
        <w:rPr>
          <w:rFonts w:ascii="Arial Narrow" w:hAnsi="Arial Narrow" w:cs="Courier New"/>
          <w:color w:val="000000" w:themeColor="text1"/>
          <w:sz w:val="24"/>
          <w:szCs w:val="24"/>
        </w:rPr>
        <w:tab/>
      </w:r>
      <w:r w:rsidR="0063531F">
        <w:rPr>
          <w:rFonts w:ascii="Arial Narrow" w:hAnsi="Arial Narrow" w:cs="Courier New"/>
          <w:color w:val="000000" w:themeColor="text1"/>
          <w:sz w:val="24"/>
          <w:szCs w:val="24"/>
        </w:rPr>
        <w:tab/>
        <w:t xml:space="preserve">     </w:t>
      </w:r>
      <w:r w:rsidRPr="007A6FDA">
        <w:rPr>
          <w:rFonts w:ascii="Arial Narrow" w:hAnsi="Arial Narrow" w:cs="Courier New"/>
          <w:color w:val="000000" w:themeColor="text1"/>
          <w:sz w:val="24"/>
          <w:szCs w:val="24"/>
        </w:rPr>
        <w:t>exporting value(</w:t>
      </w:r>
      <w:r w:rsidRPr="0063531F">
        <w:rPr>
          <w:rFonts w:ascii="Arial Narrow" w:hAnsi="Arial Narrow" w:cs="Courier New"/>
          <w:i/>
          <w:color w:val="002060"/>
          <w:sz w:val="24"/>
          <w:szCs w:val="24"/>
        </w:rPr>
        <w:t>et_flight</w:t>
      </w:r>
      <w:r w:rsidRPr="007A6FDA">
        <w:rPr>
          <w:rFonts w:ascii="Arial Narrow" w:hAnsi="Arial Narrow" w:cs="Courier New"/>
          <w:color w:val="000000" w:themeColor="text1"/>
          <w:sz w:val="24"/>
          <w:szCs w:val="24"/>
        </w:rPr>
        <w:t>) type flighttab.</w:t>
      </w:r>
    </w:p>
    <w:p w:rsidR="007A6FDA" w:rsidRPr="007A6FDA" w:rsidRDefault="007A6FDA" w:rsidP="007A6FDA">
      <w:pPr>
        <w:autoSpaceDE w:val="0"/>
        <w:autoSpaceDN w:val="0"/>
        <w:adjustRightInd w:val="0"/>
        <w:spacing w:after="0" w:line="240" w:lineRule="auto"/>
        <w:ind w:firstLine="720"/>
        <w:rPr>
          <w:rFonts w:ascii="Arial Narrow" w:hAnsi="Arial Narrow" w:cs="Courier New"/>
          <w:color w:val="000000" w:themeColor="text1"/>
          <w:sz w:val="24"/>
          <w:szCs w:val="24"/>
        </w:rPr>
      </w:pPr>
      <w:r w:rsidRPr="007A6FDA">
        <w:rPr>
          <w:rFonts w:ascii="Arial Narrow" w:hAnsi="Arial Narrow" w:cs="Courier New"/>
          <w:color w:val="000000" w:themeColor="text1"/>
          <w:sz w:val="24"/>
          <w:szCs w:val="24"/>
        </w:rPr>
        <w:t>protected section.</w:t>
      </w:r>
    </w:p>
    <w:p w:rsidR="007A6FDA" w:rsidRDefault="007A6FDA" w:rsidP="007A6FDA">
      <w:pPr>
        <w:autoSpaceDE w:val="0"/>
        <w:autoSpaceDN w:val="0"/>
        <w:adjustRightInd w:val="0"/>
        <w:spacing w:after="0" w:line="240" w:lineRule="auto"/>
        <w:ind w:firstLine="720"/>
        <w:rPr>
          <w:rFonts w:ascii="Arial Narrow" w:hAnsi="Arial Narrow" w:cs="Courier New"/>
          <w:color w:val="000000" w:themeColor="text1"/>
          <w:sz w:val="24"/>
          <w:szCs w:val="24"/>
        </w:rPr>
      </w:pPr>
      <w:r w:rsidRPr="007A6FDA">
        <w:rPr>
          <w:rFonts w:ascii="Arial Narrow" w:hAnsi="Arial Narrow" w:cs="Courier New"/>
          <w:color w:val="000000" w:themeColor="text1"/>
          <w:sz w:val="24"/>
          <w:szCs w:val="24"/>
        </w:rPr>
        <w:t>private section.</w:t>
      </w:r>
    </w:p>
    <w:p w:rsidR="0043452C" w:rsidRPr="0043452C" w:rsidRDefault="0043452C" w:rsidP="0043452C">
      <w:pPr>
        <w:autoSpaceDE w:val="0"/>
        <w:autoSpaceDN w:val="0"/>
        <w:adjustRightInd w:val="0"/>
        <w:spacing w:after="0" w:line="240" w:lineRule="auto"/>
        <w:ind w:firstLine="567"/>
        <w:rPr>
          <w:rFonts w:ascii="Arial Narrow" w:hAnsi="Arial Narrow" w:cs="Courier New"/>
          <w:color w:val="000000" w:themeColor="text1"/>
          <w:sz w:val="24"/>
          <w:szCs w:val="24"/>
        </w:rPr>
      </w:pPr>
      <w:r>
        <w:rPr>
          <w:rFonts w:ascii="Arial Narrow" w:hAnsi="Arial Narrow" w:cs="Courier New"/>
          <w:color w:val="000000" w:themeColor="text1"/>
          <w:sz w:val="24"/>
          <w:szCs w:val="24"/>
        </w:rPr>
        <w:t xml:space="preserve">   </w:t>
      </w:r>
      <w:r w:rsidRPr="0043452C">
        <w:rPr>
          <w:rFonts w:ascii="Arial Narrow" w:hAnsi="Arial Narrow" w:cs="Courier New"/>
          <w:color w:val="000000" w:themeColor="text1"/>
          <w:sz w:val="24"/>
          <w:szCs w:val="24"/>
        </w:rPr>
        <w:t xml:space="preserve">methods: </w:t>
      </w:r>
      <w:r w:rsidRPr="0043452C">
        <w:rPr>
          <w:rFonts w:ascii="Arial Narrow" w:hAnsi="Arial Narrow" w:cs="Courier New"/>
          <w:b/>
          <w:i/>
          <w:color w:val="000000" w:themeColor="text1"/>
          <w:sz w:val="24"/>
          <w:szCs w:val="24"/>
        </w:rPr>
        <w:t>get_flight_detail_db</w:t>
      </w:r>
      <w:r w:rsidRPr="0043452C">
        <w:rPr>
          <w:rFonts w:ascii="Arial Narrow" w:hAnsi="Arial Narrow" w:cs="Courier New"/>
          <w:color w:val="000000" w:themeColor="text1"/>
          <w:sz w:val="24"/>
          <w:szCs w:val="24"/>
        </w:rPr>
        <w:t xml:space="preserve"> importing value(</w:t>
      </w:r>
      <w:r w:rsidRPr="0043452C">
        <w:rPr>
          <w:rFonts w:ascii="Arial Narrow" w:hAnsi="Arial Narrow" w:cs="Courier New"/>
          <w:i/>
          <w:color w:val="002060"/>
          <w:sz w:val="24"/>
          <w:szCs w:val="24"/>
        </w:rPr>
        <w:t>iv_mandt</w:t>
      </w:r>
      <w:r w:rsidRPr="0043452C">
        <w:rPr>
          <w:rFonts w:ascii="Arial Narrow" w:hAnsi="Arial Narrow" w:cs="Courier New"/>
          <w:color w:val="000000" w:themeColor="text1"/>
          <w:sz w:val="24"/>
          <w:szCs w:val="24"/>
        </w:rPr>
        <w:t>) type sy-mandt</w:t>
      </w:r>
    </w:p>
    <w:p w:rsidR="0043452C" w:rsidRPr="0043452C" w:rsidRDefault="0043452C" w:rsidP="0043452C">
      <w:pPr>
        <w:autoSpaceDE w:val="0"/>
        <w:autoSpaceDN w:val="0"/>
        <w:adjustRightInd w:val="0"/>
        <w:spacing w:after="0" w:line="240" w:lineRule="auto"/>
        <w:ind w:firstLine="567"/>
        <w:rPr>
          <w:rFonts w:ascii="Arial Narrow" w:hAnsi="Arial Narrow" w:cs="Courier New"/>
          <w:color w:val="000000" w:themeColor="text1"/>
          <w:sz w:val="24"/>
          <w:szCs w:val="24"/>
        </w:rPr>
      </w:pPr>
      <w:r w:rsidRPr="0043452C">
        <w:rPr>
          <w:rFonts w:ascii="Arial Narrow" w:hAnsi="Arial Narrow" w:cs="Courier New"/>
          <w:color w:val="000000" w:themeColor="text1"/>
          <w:sz w:val="24"/>
          <w:szCs w:val="24"/>
        </w:rPr>
        <w:t xml:space="preserve">                                      </w:t>
      </w:r>
      <w:r>
        <w:rPr>
          <w:rFonts w:ascii="Arial Narrow" w:hAnsi="Arial Narrow" w:cs="Courier New"/>
          <w:color w:val="000000" w:themeColor="text1"/>
          <w:sz w:val="24"/>
          <w:szCs w:val="24"/>
        </w:rPr>
        <w:tab/>
      </w:r>
      <w:r>
        <w:rPr>
          <w:rFonts w:ascii="Arial Narrow" w:hAnsi="Arial Narrow" w:cs="Courier New"/>
          <w:color w:val="000000" w:themeColor="text1"/>
          <w:sz w:val="24"/>
          <w:szCs w:val="24"/>
        </w:rPr>
        <w:tab/>
      </w:r>
      <w:r>
        <w:rPr>
          <w:rFonts w:ascii="Arial Narrow" w:hAnsi="Arial Narrow" w:cs="Courier New"/>
          <w:color w:val="000000" w:themeColor="text1"/>
          <w:sz w:val="24"/>
          <w:szCs w:val="24"/>
        </w:rPr>
        <w:tab/>
      </w:r>
      <w:r w:rsidRPr="0043452C">
        <w:rPr>
          <w:rFonts w:ascii="Arial Narrow" w:hAnsi="Arial Narrow" w:cs="Courier New"/>
          <w:color w:val="000000" w:themeColor="text1"/>
          <w:sz w:val="24"/>
          <w:szCs w:val="24"/>
        </w:rPr>
        <w:t xml:space="preserve"> value(</w:t>
      </w:r>
      <w:r w:rsidRPr="0043452C">
        <w:rPr>
          <w:rFonts w:ascii="Arial Narrow" w:hAnsi="Arial Narrow" w:cs="Courier New"/>
          <w:i/>
          <w:color w:val="002060"/>
          <w:sz w:val="24"/>
          <w:szCs w:val="24"/>
        </w:rPr>
        <w:t>iv_carrid</w:t>
      </w:r>
      <w:r w:rsidRPr="0043452C">
        <w:rPr>
          <w:rFonts w:ascii="Arial Narrow" w:hAnsi="Arial Narrow" w:cs="Courier New"/>
          <w:color w:val="000000" w:themeColor="text1"/>
          <w:sz w:val="24"/>
          <w:szCs w:val="24"/>
        </w:rPr>
        <w:t>) type sflight-carrid</w:t>
      </w:r>
    </w:p>
    <w:p w:rsidR="0043452C" w:rsidRPr="0043452C" w:rsidRDefault="0043452C" w:rsidP="0043452C">
      <w:pPr>
        <w:autoSpaceDE w:val="0"/>
        <w:autoSpaceDN w:val="0"/>
        <w:adjustRightInd w:val="0"/>
        <w:spacing w:after="0" w:line="240" w:lineRule="auto"/>
        <w:ind w:left="1440" w:firstLine="720"/>
        <w:rPr>
          <w:rFonts w:ascii="Arial Narrow" w:hAnsi="Arial Narrow" w:cs="Courier New"/>
          <w:color w:val="000000" w:themeColor="text1"/>
          <w:sz w:val="24"/>
          <w:szCs w:val="24"/>
        </w:rPr>
      </w:pPr>
      <w:r w:rsidRPr="0043452C">
        <w:rPr>
          <w:rFonts w:ascii="Arial Narrow" w:hAnsi="Arial Narrow" w:cs="Courier New"/>
          <w:color w:val="000000" w:themeColor="text1"/>
          <w:sz w:val="24"/>
          <w:szCs w:val="24"/>
        </w:rPr>
        <w:t xml:space="preserve">                         exporting value(</w:t>
      </w:r>
      <w:r w:rsidRPr="0043452C">
        <w:rPr>
          <w:rFonts w:ascii="Arial Narrow" w:hAnsi="Arial Narrow" w:cs="Courier New"/>
          <w:i/>
          <w:color w:val="002060"/>
          <w:sz w:val="24"/>
          <w:szCs w:val="24"/>
        </w:rPr>
        <w:t>et_flight</w:t>
      </w:r>
      <w:r w:rsidRPr="0043452C">
        <w:rPr>
          <w:rFonts w:ascii="Arial Narrow" w:hAnsi="Arial Narrow" w:cs="Courier New"/>
          <w:color w:val="000000" w:themeColor="text1"/>
          <w:sz w:val="24"/>
          <w:szCs w:val="24"/>
        </w:rPr>
        <w:t>) type flighttab.</w:t>
      </w:r>
    </w:p>
    <w:p w:rsidR="007A6FDA" w:rsidRPr="007A6FDA" w:rsidRDefault="0063531F" w:rsidP="007A6FDA">
      <w:pPr>
        <w:autoSpaceDE w:val="0"/>
        <w:autoSpaceDN w:val="0"/>
        <w:adjustRightInd w:val="0"/>
        <w:spacing w:after="0" w:line="240" w:lineRule="auto"/>
        <w:ind w:firstLine="567"/>
        <w:rPr>
          <w:rFonts w:ascii="Arial Narrow" w:hAnsi="Arial Narrow" w:cs="Courier New"/>
          <w:color w:val="000000" w:themeColor="text1"/>
          <w:sz w:val="24"/>
          <w:szCs w:val="24"/>
        </w:rPr>
      </w:pPr>
      <w:r>
        <w:rPr>
          <w:rFonts w:ascii="Arial Narrow" w:hAnsi="Arial Narrow" w:cs="Courier New"/>
          <w:color w:val="000000" w:themeColor="text1"/>
          <w:sz w:val="24"/>
          <w:szCs w:val="24"/>
        </w:rPr>
        <w:t>end</w:t>
      </w:r>
      <w:r w:rsidRPr="007A6FDA">
        <w:rPr>
          <w:rFonts w:ascii="Arial Narrow" w:hAnsi="Arial Narrow" w:cs="Courier New"/>
          <w:color w:val="000000" w:themeColor="text1"/>
          <w:sz w:val="24"/>
          <w:szCs w:val="24"/>
        </w:rPr>
        <w:t>class</w:t>
      </w:r>
      <w:r w:rsidR="007A6FDA" w:rsidRPr="007A6FDA">
        <w:rPr>
          <w:rFonts w:ascii="Arial Narrow" w:hAnsi="Arial Narrow" w:cs="Courier New"/>
          <w:color w:val="000000" w:themeColor="text1"/>
          <w:sz w:val="24"/>
          <w:szCs w:val="24"/>
        </w:rPr>
        <w:t>.</w:t>
      </w:r>
    </w:p>
    <w:p w:rsidR="007A6FDA" w:rsidRDefault="007A6FDA" w:rsidP="007A6FDA">
      <w:pPr>
        <w:autoSpaceDE w:val="0"/>
        <w:autoSpaceDN w:val="0"/>
        <w:adjustRightInd w:val="0"/>
        <w:spacing w:after="0" w:line="240" w:lineRule="auto"/>
        <w:ind w:firstLine="567"/>
        <w:rPr>
          <w:rFonts w:ascii="Arial Narrow" w:hAnsi="Arial Narrow" w:cs="Courier New"/>
          <w:color w:val="000000" w:themeColor="text1"/>
          <w:sz w:val="24"/>
          <w:szCs w:val="24"/>
        </w:rPr>
      </w:pPr>
    </w:p>
    <w:p w:rsidR="007A6FDA" w:rsidRPr="007A6FDA" w:rsidRDefault="0063531F" w:rsidP="007A6FDA">
      <w:pPr>
        <w:autoSpaceDE w:val="0"/>
        <w:autoSpaceDN w:val="0"/>
        <w:adjustRightInd w:val="0"/>
        <w:spacing w:after="0" w:line="240" w:lineRule="auto"/>
        <w:ind w:firstLine="567"/>
        <w:rPr>
          <w:rFonts w:ascii="Arial Narrow" w:hAnsi="Arial Narrow" w:cs="Courier New"/>
          <w:color w:val="000000" w:themeColor="text1"/>
          <w:sz w:val="24"/>
          <w:szCs w:val="24"/>
        </w:rPr>
      </w:pPr>
      <w:r w:rsidRPr="007A6FDA">
        <w:rPr>
          <w:rFonts w:ascii="Arial Narrow" w:hAnsi="Arial Narrow" w:cs="Courier New"/>
          <w:color w:val="000000" w:themeColor="text1"/>
          <w:sz w:val="24"/>
          <w:szCs w:val="24"/>
        </w:rPr>
        <w:t>class</w:t>
      </w:r>
      <w:r w:rsidR="007A6FDA" w:rsidRPr="007A6FDA">
        <w:rPr>
          <w:rFonts w:ascii="Arial Narrow" w:hAnsi="Arial Narrow" w:cs="Courier New"/>
          <w:color w:val="000000" w:themeColor="text1"/>
          <w:sz w:val="24"/>
          <w:szCs w:val="24"/>
        </w:rPr>
        <w:t xml:space="preserve"> </w:t>
      </w:r>
      <w:r w:rsidR="0051602D" w:rsidRPr="00062155">
        <w:rPr>
          <w:rFonts w:ascii="Arial Narrow" w:hAnsi="Arial Narrow" w:cs="Courier New"/>
          <w:color w:val="385623" w:themeColor="accent6" w:themeShade="80"/>
          <w:sz w:val="24"/>
          <w:szCs w:val="24"/>
          <w:shd w:val="clear" w:color="auto" w:fill="F2F2F2" w:themeFill="background1" w:themeFillShade="F2"/>
        </w:rPr>
        <w:t>ZCL_FLIGHT_CALC</w:t>
      </w:r>
      <w:r w:rsidR="00610B0E" w:rsidRPr="007A6FDA">
        <w:rPr>
          <w:rFonts w:ascii="Arial Narrow" w:hAnsi="Arial Narrow" w:cs="Courier New"/>
          <w:color w:val="000000" w:themeColor="text1"/>
          <w:sz w:val="24"/>
          <w:szCs w:val="24"/>
        </w:rPr>
        <w:t xml:space="preserve"> </w:t>
      </w:r>
      <w:r w:rsidR="007A6FDA" w:rsidRPr="0063531F">
        <w:rPr>
          <w:rFonts w:ascii="Arial Narrow" w:hAnsi="Arial Narrow" w:cs="Courier New"/>
          <w:i/>
          <w:color w:val="002060"/>
          <w:sz w:val="24"/>
          <w:szCs w:val="24"/>
        </w:rPr>
        <w:t>IMPLEMENTATION</w:t>
      </w:r>
      <w:r w:rsidR="007A6FDA" w:rsidRPr="007A6FDA">
        <w:rPr>
          <w:rFonts w:ascii="Arial Narrow" w:hAnsi="Arial Narrow" w:cs="Courier New"/>
          <w:color w:val="000000" w:themeColor="text1"/>
          <w:sz w:val="24"/>
          <w:szCs w:val="24"/>
        </w:rPr>
        <w:t>.</w:t>
      </w:r>
    </w:p>
    <w:p w:rsidR="007A6FDA" w:rsidRPr="007A6FDA" w:rsidRDefault="007A6FDA" w:rsidP="001B4D72">
      <w:pPr>
        <w:autoSpaceDE w:val="0"/>
        <w:autoSpaceDN w:val="0"/>
        <w:adjustRightInd w:val="0"/>
        <w:spacing w:after="0" w:line="240" w:lineRule="auto"/>
        <w:ind w:firstLine="567"/>
        <w:rPr>
          <w:rFonts w:ascii="Arial Narrow" w:hAnsi="Arial Narrow" w:cs="Courier New"/>
          <w:color w:val="000000" w:themeColor="text1"/>
          <w:sz w:val="24"/>
          <w:szCs w:val="24"/>
        </w:rPr>
      </w:pPr>
      <w:r w:rsidRPr="007A6FDA">
        <w:rPr>
          <w:rFonts w:ascii="Arial Narrow" w:hAnsi="Arial Narrow" w:cs="Courier New"/>
          <w:color w:val="000000" w:themeColor="text1"/>
          <w:sz w:val="24"/>
          <w:szCs w:val="24"/>
        </w:rPr>
        <w:t xml:space="preserve">method </w:t>
      </w:r>
      <w:r w:rsidRPr="0063531F">
        <w:rPr>
          <w:rFonts w:ascii="Arial Narrow" w:hAnsi="Arial Narrow" w:cs="Courier New"/>
          <w:b/>
          <w:i/>
          <w:color w:val="000000" w:themeColor="text1"/>
          <w:sz w:val="24"/>
          <w:szCs w:val="24"/>
        </w:rPr>
        <w:t xml:space="preserve">get_flight_detail </w:t>
      </w:r>
      <w:r w:rsidRPr="007A6FDA">
        <w:rPr>
          <w:rFonts w:ascii="Arial Narrow" w:hAnsi="Arial Narrow" w:cs="Courier New"/>
          <w:color w:val="000000" w:themeColor="text1"/>
          <w:sz w:val="24"/>
          <w:szCs w:val="24"/>
        </w:rPr>
        <w:t>by database procedure for hdb language sqlscript</w:t>
      </w:r>
    </w:p>
    <w:p w:rsidR="0043452C" w:rsidRPr="0043452C" w:rsidRDefault="007A6FDA" w:rsidP="0043452C">
      <w:pPr>
        <w:autoSpaceDE w:val="0"/>
        <w:autoSpaceDN w:val="0"/>
        <w:adjustRightInd w:val="0"/>
        <w:spacing w:after="0" w:line="240" w:lineRule="auto"/>
        <w:ind w:firstLine="720"/>
        <w:rPr>
          <w:rFonts w:ascii="Arial Narrow" w:hAnsi="Arial Narrow" w:cs="Courier New"/>
          <w:color w:val="000000" w:themeColor="text1"/>
          <w:sz w:val="24"/>
          <w:szCs w:val="24"/>
        </w:rPr>
      </w:pPr>
      <w:r w:rsidRPr="007A6FDA">
        <w:rPr>
          <w:rFonts w:ascii="Arial Narrow" w:hAnsi="Arial Narrow" w:cs="Courier New"/>
          <w:color w:val="000000" w:themeColor="text1"/>
          <w:sz w:val="24"/>
          <w:szCs w:val="24"/>
        </w:rPr>
        <w:t xml:space="preserve">                         </w:t>
      </w:r>
      <w:r w:rsidR="0063531F">
        <w:rPr>
          <w:rFonts w:ascii="Arial Narrow" w:hAnsi="Arial Narrow" w:cs="Courier New"/>
          <w:color w:val="000000" w:themeColor="text1"/>
          <w:sz w:val="24"/>
          <w:szCs w:val="24"/>
        </w:rPr>
        <w:tab/>
      </w:r>
      <w:r w:rsidR="0063531F">
        <w:rPr>
          <w:rFonts w:ascii="Arial Narrow" w:hAnsi="Arial Narrow" w:cs="Courier New"/>
          <w:color w:val="000000" w:themeColor="text1"/>
          <w:sz w:val="24"/>
          <w:szCs w:val="24"/>
        </w:rPr>
        <w:tab/>
      </w:r>
      <w:r w:rsidR="0043452C" w:rsidRPr="0043452C">
        <w:rPr>
          <w:rFonts w:ascii="Arial Narrow" w:hAnsi="Arial Narrow" w:cs="Courier New"/>
          <w:color w:val="000000" w:themeColor="text1"/>
          <w:sz w:val="24"/>
          <w:szCs w:val="24"/>
          <w:shd w:val="clear" w:color="auto" w:fill="FFFFFF" w:themeFill="background1"/>
        </w:rPr>
        <w:t xml:space="preserve">using </w:t>
      </w:r>
      <w:r w:rsidR="0043452C" w:rsidRPr="0043452C">
        <w:rPr>
          <w:rFonts w:ascii="Arial Narrow" w:hAnsi="Arial Narrow" w:cs="Courier New"/>
          <w:i/>
          <w:color w:val="002060"/>
          <w:sz w:val="24"/>
          <w:szCs w:val="24"/>
          <w:shd w:val="clear" w:color="auto" w:fill="FFFFFF" w:themeFill="background1"/>
        </w:rPr>
        <w:t>ZCL_FLIGHT_CALC=&gt;GET_FLIGHT_DETAIL_DB</w:t>
      </w:r>
      <w:r w:rsidR="0043452C" w:rsidRPr="0043452C">
        <w:rPr>
          <w:rFonts w:ascii="Arial Narrow" w:hAnsi="Arial Narrow" w:cs="Courier New"/>
          <w:color w:val="000000" w:themeColor="text1"/>
          <w:sz w:val="24"/>
          <w:szCs w:val="24"/>
        </w:rPr>
        <w:t>.</w:t>
      </w:r>
    </w:p>
    <w:p w:rsidR="0043452C" w:rsidRPr="0043452C" w:rsidRDefault="0043452C" w:rsidP="0043452C">
      <w:pPr>
        <w:autoSpaceDE w:val="0"/>
        <w:autoSpaceDN w:val="0"/>
        <w:adjustRightInd w:val="0"/>
        <w:spacing w:after="0" w:line="240" w:lineRule="auto"/>
        <w:ind w:firstLine="567"/>
        <w:rPr>
          <w:rFonts w:ascii="Arial Narrow" w:hAnsi="Arial Narrow" w:cs="Courier New"/>
          <w:color w:val="000000" w:themeColor="text1"/>
          <w:sz w:val="24"/>
          <w:szCs w:val="24"/>
        </w:rPr>
      </w:pPr>
      <w:r w:rsidRPr="0043452C">
        <w:rPr>
          <w:rFonts w:ascii="Arial Narrow" w:hAnsi="Arial Narrow" w:cs="Courier New"/>
          <w:color w:val="000000" w:themeColor="text1"/>
          <w:sz w:val="24"/>
          <w:szCs w:val="24"/>
        </w:rPr>
        <w:t xml:space="preserve">   </w:t>
      </w:r>
      <w:r w:rsidRPr="0043452C">
        <w:rPr>
          <w:rFonts w:ascii="Arial Narrow" w:hAnsi="Arial Narrow" w:cs="Courier New"/>
          <w:color w:val="000000" w:themeColor="text1"/>
          <w:sz w:val="24"/>
          <w:szCs w:val="24"/>
          <w:shd w:val="clear" w:color="auto" w:fill="FFFFFF" w:themeFill="background1"/>
        </w:rPr>
        <w:t xml:space="preserve">call </w:t>
      </w:r>
      <w:r w:rsidRPr="0043452C">
        <w:rPr>
          <w:rFonts w:ascii="Arial Narrow" w:hAnsi="Arial Narrow" w:cs="Courier New"/>
          <w:i/>
          <w:color w:val="002060"/>
          <w:sz w:val="24"/>
          <w:szCs w:val="24"/>
          <w:shd w:val="clear" w:color="auto" w:fill="F2F2F2" w:themeFill="background1" w:themeFillShade="F2"/>
        </w:rPr>
        <w:t>"ZCL_FLIGHT_CALC=&gt;GET_FLIGHT_DETAIL_DB"</w:t>
      </w:r>
      <w:r w:rsidRPr="0043452C">
        <w:rPr>
          <w:rFonts w:ascii="Arial Narrow" w:hAnsi="Arial Narrow" w:cs="Courier New"/>
          <w:color w:val="000000" w:themeColor="text1"/>
          <w:sz w:val="24"/>
          <w:szCs w:val="24"/>
        </w:rPr>
        <w:t>( iv_mandt</w:t>
      </w:r>
      <w:r w:rsidRPr="0043452C">
        <w:rPr>
          <w:rFonts w:ascii="Arial Narrow" w:hAnsi="Arial Narrow" w:cs="Courier New"/>
          <w:color w:val="C00000"/>
          <w:sz w:val="24"/>
          <w:szCs w:val="24"/>
        </w:rPr>
        <w:t>=&gt;</w:t>
      </w:r>
      <w:r w:rsidRPr="0043452C">
        <w:rPr>
          <w:rFonts w:ascii="Arial Narrow" w:hAnsi="Arial Narrow" w:cs="Courier New"/>
          <w:color w:val="000000" w:themeColor="text1"/>
          <w:sz w:val="24"/>
          <w:szCs w:val="24"/>
        </w:rPr>
        <w:t>iv_mandt, iv_carrid=&gt;iv_carrid,</w:t>
      </w:r>
    </w:p>
    <w:p w:rsidR="0043452C" w:rsidRDefault="0043452C" w:rsidP="0043452C">
      <w:pPr>
        <w:autoSpaceDE w:val="0"/>
        <w:autoSpaceDN w:val="0"/>
        <w:adjustRightInd w:val="0"/>
        <w:spacing w:after="0" w:line="240" w:lineRule="auto"/>
        <w:ind w:left="2160" w:firstLine="720"/>
        <w:rPr>
          <w:rFonts w:ascii="Arial Narrow" w:hAnsi="Arial Narrow" w:cs="Courier New"/>
          <w:color w:val="000000" w:themeColor="text1"/>
          <w:sz w:val="24"/>
          <w:szCs w:val="24"/>
        </w:rPr>
      </w:pPr>
      <w:r w:rsidRPr="0043452C">
        <w:rPr>
          <w:rFonts w:ascii="Arial Narrow" w:hAnsi="Arial Narrow" w:cs="Courier New"/>
          <w:color w:val="000000" w:themeColor="text1"/>
          <w:sz w:val="24"/>
          <w:szCs w:val="24"/>
        </w:rPr>
        <w:t xml:space="preserve">                                                  </w:t>
      </w:r>
      <w:r>
        <w:rPr>
          <w:rFonts w:ascii="Arial Narrow" w:hAnsi="Arial Narrow" w:cs="Courier New"/>
          <w:color w:val="000000" w:themeColor="text1"/>
          <w:sz w:val="24"/>
          <w:szCs w:val="24"/>
        </w:rPr>
        <w:t xml:space="preserve">   </w:t>
      </w:r>
      <w:r w:rsidRPr="0043452C">
        <w:rPr>
          <w:rFonts w:ascii="Arial Narrow" w:hAnsi="Arial Narrow" w:cs="Courier New"/>
          <w:color w:val="000000" w:themeColor="text1"/>
          <w:sz w:val="24"/>
          <w:szCs w:val="24"/>
        </w:rPr>
        <w:t xml:space="preserve">et_flight=&gt;et_flight  ); </w:t>
      </w:r>
    </w:p>
    <w:p w:rsidR="007A6FDA" w:rsidRDefault="007A6FDA" w:rsidP="0043452C">
      <w:pPr>
        <w:autoSpaceDE w:val="0"/>
        <w:autoSpaceDN w:val="0"/>
        <w:adjustRightInd w:val="0"/>
        <w:spacing w:after="0" w:line="240" w:lineRule="auto"/>
        <w:ind w:firstLine="567"/>
        <w:rPr>
          <w:rFonts w:ascii="Arial Narrow" w:hAnsi="Arial Narrow" w:cs="Courier New"/>
          <w:color w:val="000000" w:themeColor="text1"/>
          <w:sz w:val="24"/>
          <w:szCs w:val="24"/>
        </w:rPr>
      </w:pPr>
      <w:r w:rsidRPr="0043452C">
        <w:rPr>
          <w:rFonts w:ascii="Arial Narrow" w:hAnsi="Arial Narrow" w:cs="Courier New"/>
          <w:color w:val="000000" w:themeColor="text1"/>
          <w:sz w:val="24"/>
          <w:szCs w:val="24"/>
        </w:rPr>
        <w:t>endmethod.</w:t>
      </w:r>
    </w:p>
    <w:p w:rsidR="001B4D72" w:rsidRDefault="0043452C" w:rsidP="001B4D72">
      <w:pPr>
        <w:autoSpaceDE w:val="0"/>
        <w:autoSpaceDN w:val="0"/>
        <w:adjustRightInd w:val="0"/>
        <w:spacing w:after="0" w:line="240" w:lineRule="auto"/>
        <w:ind w:firstLine="567"/>
        <w:rPr>
          <w:rFonts w:ascii="Arial Narrow" w:hAnsi="Arial Narrow" w:cs="Courier New"/>
          <w:color w:val="000000" w:themeColor="text1"/>
          <w:sz w:val="24"/>
          <w:szCs w:val="24"/>
        </w:rPr>
      </w:pPr>
      <w:r w:rsidRPr="0043452C">
        <w:rPr>
          <w:rFonts w:ascii="Arial Narrow" w:hAnsi="Arial Narrow" w:cs="Courier New"/>
          <w:color w:val="000000" w:themeColor="text1"/>
          <w:sz w:val="24"/>
          <w:szCs w:val="24"/>
        </w:rPr>
        <w:t xml:space="preserve">method </w:t>
      </w:r>
      <w:r w:rsidRPr="0043452C">
        <w:rPr>
          <w:rFonts w:ascii="Arial Narrow" w:hAnsi="Arial Narrow" w:cs="Courier New"/>
          <w:b/>
          <w:i/>
          <w:color w:val="000000" w:themeColor="text1"/>
          <w:sz w:val="24"/>
          <w:szCs w:val="24"/>
        </w:rPr>
        <w:t>get_flight_detail_db</w:t>
      </w:r>
      <w:r w:rsidRPr="0043452C">
        <w:rPr>
          <w:rFonts w:ascii="Arial Narrow" w:hAnsi="Arial Narrow" w:cs="Courier New"/>
          <w:color w:val="000000" w:themeColor="text1"/>
          <w:sz w:val="24"/>
          <w:szCs w:val="24"/>
        </w:rPr>
        <w:t xml:space="preserve"> by database procedure for hdb</w:t>
      </w:r>
      <w:r>
        <w:rPr>
          <w:rFonts w:ascii="Arial Narrow" w:hAnsi="Arial Narrow" w:cs="Courier New"/>
          <w:color w:val="000000" w:themeColor="text1"/>
          <w:sz w:val="24"/>
          <w:szCs w:val="24"/>
        </w:rPr>
        <w:t xml:space="preserve"> </w:t>
      </w:r>
      <w:r w:rsidRPr="0043452C">
        <w:rPr>
          <w:rFonts w:ascii="Arial Narrow" w:hAnsi="Arial Narrow" w:cs="Courier New"/>
          <w:color w:val="000000" w:themeColor="text1"/>
          <w:sz w:val="24"/>
          <w:szCs w:val="24"/>
        </w:rPr>
        <w:t>language sqlscript</w:t>
      </w:r>
      <w:r>
        <w:rPr>
          <w:rFonts w:ascii="Arial Narrow" w:hAnsi="Arial Narrow" w:cs="Courier New"/>
          <w:color w:val="000000" w:themeColor="text1"/>
          <w:sz w:val="24"/>
          <w:szCs w:val="24"/>
        </w:rPr>
        <w:t xml:space="preserve"> </w:t>
      </w:r>
    </w:p>
    <w:p w:rsidR="0043452C" w:rsidRPr="0043452C" w:rsidRDefault="001B4D72" w:rsidP="001B4D72">
      <w:pPr>
        <w:autoSpaceDE w:val="0"/>
        <w:autoSpaceDN w:val="0"/>
        <w:adjustRightInd w:val="0"/>
        <w:spacing w:after="0" w:line="240" w:lineRule="auto"/>
        <w:ind w:firstLine="567"/>
        <w:rPr>
          <w:rFonts w:ascii="Arial Narrow" w:hAnsi="Arial Narrow" w:cs="Courier New"/>
          <w:color w:val="000000" w:themeColor="text1"/>
          <w:sz w:val="24"/>
          <w:szCs w:val="24"/>
        </w:rPr>
      </w:pPr>
      <w:r>
        <w:rPr>
          <w:rFonts w:ascii="Arial Narrow" w:hAnsi="Arial Narrow" w:cs="Courier New"/>
          <w:color w:val="000000" w:themeColor="text1"/>
          <w:sz w:val="24"/>
          <w:szCs w:val="24"/>
        </w:rPr>
        <w:t xml:space="preserve">                                                </w:t>
      </w:r>
      <w:r w:rsidR="0043452C" w:rsidRPr="0043452C">
        <w:rPr>
          <w:rFonts w:ascii="Arial Narrow" w:hAnsi="Arial Narrow" w:cs="Courier New"/>
          <w:color w:val="000000" w:themeColor="text1"/>
          <w:sz w:val="24"/>
          <w:szCs w:val="24"/>
        </w:rPr>
        <w:t>options read-only</w:t>
      </w:r>
    </w:p>
    <w:p w:rsidR="0043452C" w:rsidRPr="0043452C" w:rsidRDefault="0043452C" w:rsidP="0043452C">
      <w:pPr>
        <w:autoSpaceDE w:val="0"/>
        <w:autoSpaceDN w:val="0"/>
        <w:adjustRightInd w:val="0"/>
        <w:spacing w:after="0" w:line="240" w:lineRule="auto"/>
        <w:ind w:left="720" w:firstLine="720"/>
        <w:rPr>
          <w:rFonts w:ascii="Arial Narrow" w:hAnsi="Arial Narrow" w:cs="Courier New"/>
          <w:color w:val="000000" w:themeColor="text1"/>
          <w:sz w:val="24"/>
          <w:szCs w:val="24"/>
        </w:rPr>
      </w:pPr>
      <w:r w:rsidRPr="0043452C">
        <w:rPr>
          <w:rFonts w:ascii="Arial Narrow" w:hAnsi="Arial Narrow" w:cs="Courier New"/>
          <w:color w:val="000000" w:themeColor="text1"/>
          <w:sz w:val="24"/>
          <w:szCs w:val="24"/>
        </w:rPr>
        <w:t xml:space="preserve">                            </w:t>
      </w:r>
      <w:r>
        <w:rPr>
          <w:rFonts w:ascii="Arial Narrow" w:hAnsi="Arial Narrow" w:cs="Courier New"/>
          <w:color w:val="000000" w:themeColor="text1"/>
          <w:sz w:val="24"/>
          <w:szCs w:val="24"/>
        </w:rPr>
        <w:t xml:space="preserve">    </w:t>
      </w:r>
      <w:r w:rsidRPr="0043452C">
        <w:rPr>
          <w:rFonts w:ascii="Arial Narrow" w:hAnsi="Arial Narrow" w:cs="Courier New"/>
          <w:color w:val="000000" w:themeColor="text1"/>
          <w:sz w:val="24"/>
          <w:szCs w:val="24"/>
        </w:rPr>
        <w:t xml:space="preserve">using </w:t>
      </w:r>
      <w:r w:rsidRPr="0043452C">
        <w:rPr>
          <w:rFonts w:ascii="Arial Narrow" w:hAnsi="Arial Narrow" w:cs="Courier New"/>
          <w:i/>
          <w:color w:val="002060"/>
          <w:sz w:val="24"/>
          <w:szCs w:val="24"/>
        </w:rPr>
        <w:t>sflight</w:t>
      </w:r>
      <w:r w:rsidRPr="0043452C">
        <w:rPr>
          <w:rFonts w:ascii="Arial Narrow" w:hAnsi="Arial Narrow" w:cs="Courier New"/>
          <w:color w:val="000000" w:themeColor="text1"/>
          <w:sz w:val="24"/>
          <w:szCs w:val="24"/>
        </w:rPr>
        <w:t>.</w:t>
      </w:r>
    </w:p>
    <w:p w:rsidR="0043452C" w:rsidRPr="0043452C" w:rsidRDefault="0043452C" w:rsidP="0043452C">
      <w:pPr>
        <w:autoSpaceDE w:val="0"/>
        <w:autoSpaceDN w:val="0"/>
        <w:adjustRightInd w:val="0"/>
        <w:spacing w:after="0" w:line="240" w:lineRule="auto"/>
        <w:ind w:firstLine="567"/>
        <w:rPr>
          <w:rFonts w:ascii="Arial Narrow" w:hAnsi="Arial Narrow" w:cs="Courier New"/>
          <w:color w:val="000000" w:themeColor="text1"/>
          <w:sz w:val="24"/>
          <w:szCs w:val="24"/>
        </w:rPr>
      </w:pPr>
      <w:r w:rsidRPr="0043452C">
        <w:rPr>
          <w:rFonts w:ascii="Arial Narrow" w:hAnsi="Arial Narrow" w:cs="Courier New"/>
          <w:color w:val="000000" w:themeColor="text1"/>
          <w:sz w:val="24"/>
          <w:szCs w:val="24"/>
        </w:rPr>
        <w:t xml:space="preserve">    et_flight = select * from sflight where mandt = iv_mandt and carrid = iv_carrid;</w:t>
      </w:r>
    </w:p>
    <w:p w:rsidR="0043452C" w:rsidRPr="0043452C" w:rsidRDefault="0043452C" w:rsidP="0043452C">
      <w:pPr>
        <w:autoSpaceDE w:val="0"/>
        <w:autoSpaceDN w:val="0"/>
        <w:adjustRightInd w:val="0"/>
        <w:spacing w:after="0" w:line="240" w:lineRule="auto"/>
        <w:ind w:firstLine="567"/>
        <w:rPr>
          <w:rFonts w:ascii="Arial Narrow" w:hAnsi="Arial Narrow" w:cs="Courier New"/>
          <w:color w:val="000000" w:themeColor="text1"/>
          <w:sz w:val="24"/>
          <w:szCs w:val="24"/>
        </w:rPr>
      </w:pPr>
      <w:r w:rsidRPr="0043452C">
        <w:rPr>
          <w:rFonts w:ascii="Arial Narrow" w:hAnsi="Arial Narrow" w:cs="Courier New"/>
          <w:color w:val="000000" w:themeColor="text1"/>
          <w:sz w:val="24"/>
          <w:szCs w:val="24"/>
        </w:rPr>
        <w:t>endmethod.</w:t>
      </w:r>
    </w:p>
    <w:p w:rsidR="0069139D" w:rsidRPr="0063531F" w:rsidRDefault="0063531F" w:rsidP="007A6FDA">
      <w:pPr>
        <w:pStyle w:val="1"/>
        <w:spacing w:before="0" w:beforeAutospacing="0" w:after="0" w:afterAutospacing="0"/>
        <w:ind w:firstLine="567"/>
        <w:jc w:val="both"/>
        <w:rPr>
          <w:rFonts w:ascii="Arial Narrow" w:hAnsi="Arial Narrow"/>
          <w:b w:val="0"/>
          <w:color w:val="000000" w:themeColor="text1"/>
          <w:sz w:val="24"/>
          <w:szCs w:val="24"/>
        </w:rPr>
      </w:pPr>
      <w:r w:rsidRPr="0063531F">
        <w:rPr>
          <w:rFonts w:ascii="Arial Narrow" w:hAnsi="Arial Narrow" w:cs="Courier New"/>
          <w:b w:val="0"/>
          <w:color w:val="000000" w:themeColor="text1"/>
          <w:sz w:val="24"/>
          <w:szCs w:val="24"/>
        </w:rPr>
        <w:t>endclass</w:t>
      </w:r>
      <w:r w:rsidR="007A6FDA" w:rsidRPr="0043452C">
        <w:rPr>
          <w:rFonts w:ascii="Arial Narrow" w:hAnsi="Arial Narrow" w:cs="Courier New"/>
          <w:b w:val="0"/>
          <w:color w:val="000000" w:themeColor="text1"/>
          <w:sz w:val="24"/>
          <w:szCs w:val="24"/>
        </w:rPr>
        <w:t>.</w:t>
      </w:r>
    </w:p>
    <w:p w:rsidR="0069139D" w:rsidRDefault="0069139D" w:rsidP="00E55AD3">
      <w:pPr>
        <w:pStyle w:val="1"/>
        <w:spacing w:before="0" w:beforeAutospacing="0" w:after="0" w:afterAutospacing="0"/>
        <w:ind w:firstLine="567"/>
        <w:jc w:val="both"/>
        <w:rPr>
          <w:rFonts w:ascii="Arial Narrow" w:hAnsi="Arial Narrow"/>
          <w:b w:val="0"/>
          <w:sz w:val="24"/>
          <w:szCs w:val="24"/>
        </w:rPr>
      </w:pPr>
    </w:p>
    <w:p w:rsidR="00062155" w:rsidRDefault="0043452C" w:rsidP="002306AA">
      <w:pPr>
        <w:pStyle w:val="1"/>
        <w:spacing w:before="0" w:beforeAutospacing="0" w:after="0" w:afterAutospacing="0"/>
        <w:ind w:firstLine="567"/>
        <w:jc w:val="both"/>
        <w:rPr>
          <w:rFonts w:ascii="Arial Narrow" w:hAnsi="Arial Narrow"/>
          <w:b w:val="0"/>
          <w:color w:val="385623" w:themeColor="accent6" w:themeShade="80"/>
          <w:sz w:val="24"/>
          <w:szCs w:val="24"/>
        </w:rPr>
      </w:pPr>
      <w:r>
        <w:rPr>
          <w:rFonts w:ascii="Arial Narrow" w:hAnsi="Arial Narrow"/>
          <w:b w:val="0"/>
          <w:color w:val="000000" w:themeColor="text1"/>
          <w:sz w:val="24"/>
          <w:szCs w:val="24"/>
        </w:rPr>
        <w:t>Above</w:t>
      </w:r>
      <w:r w:rsidR="002306AA" w:rsidRPr="002306AA">
        <w:rPr>
          <w:rFonts w:ascii="Arial Narrow" w:hAnsi="Arial Narrow"/>
          <w:b w:val="0"/>
          <w:color w:val="000000" w:themeColor="text1"/>
          <w:sz w:val="24"/>
          <w:szCs w:val="24"/>
        </w:rPr>
        <w:t xml:space="preserve"> we have </w:t>
      </w:r>
      <w:r>
        <w:rPr>
          <w:rFonts w:ascii="Arial Narrow" w:hAnsi="Arial Narrow"/>
          <w:b w:val="0"/>
          <w:color w:val="000000" w:themeColor="text1"/>
          <w:sz w:val="24"/>
          <w:szCs w:val="24"/>
        </w:rPr>
        <w:t>two</w:t>
      </w:r>
      <w:r w:rsidR="002306AA" w:rsidRPr="002306AA">
        <w:rPr>
          <w:rFonts w:ascii="Arial Narrow" w:hAnsi="Arial Narrow"/>
          <w:b w:val="0"/>
          <w:color w:val="000000" w:themeColor="text1"/>
          <w:sz w:val="24"/>
          <w:szCs w:val="24"/>
        </w:rPr>
        <w:t xml:space="preserve"> AMDP methods</w:t>
      </w:r>
      <w:r w:rsidR="001B4D72" w:rsidRPr="001B4D72">
        <w:rPr>
          <w:rFonts w:ascii="Arial Narrow" w:hAnsi="Arial Narrow"/>
          <w:b w:val="0"/>
          <w:color w:val="000000" w:themeColor="text1"/>
          <w:sz w:val="24"/>
          <w:szCs w:val="24"/>
        </w:rPr>
        <w:t xml:space="preserve"> </w:t>
      </w:r>
      <w:r w:rsidR="001B4D72">
        <w:rPr>
          <w:rFonts w:ascii="Arial Narrow" w:hAnsi="Arial Narrow"/>
          <w:b w:val="0"/>
          <w:color w:val="000000" w:themeColor="text1"/>
          <w:sz w:val="24"/>
          <w:szCs w:val="24"/>
        </w:rPr>
        <w:t>with the</w:t>
      </w:r>
      <w:r w:rsidR="002306AA" w:rsidRPr="002306AA">
        <w:rPr>
          <w:rFonts w:ascii="Arial Narrow" w:hAnsi="Arial Narrow"/>
          <w:b w:val="0"/>
          <w:color w:val="000000" w:themeColor="text1"/>
          <w:sz w:val="24"/>
          <w:szCs w:val="24"/>
        </w:rPr>
        <w:t xml:space="preserve"> </w:t>
      </w:r>
      <w:r w:rsidR="002306AA" w:rsidRPr="002306AA">
        <w:rPr>
          <w:rFonts w:ascii="Arial Narrow" w:hAnsi="Arial Narrow"/>
          <w:b w:val="0"/>
          <w:i/>
          <w:color w:val="002060"/>
          <w:sz w:val="24"/>
          <w:szCs w:val="24"/>
        </w:rPr>
        <w:t>public</w:t>
      </w:r>
      <w:r w:rsidR="002306AA" w:rsidRPr="002306AA">
        <w:rPr>
          <w:rFonts w:ascii="Arial Narrow" w:hAnsi="Arial Narrow"/>
          <w:b w:val="0"/>
          <w:color w:val="000000" w:themeColor="text1"/>
          <w:sz w:val="24"/>
          <w:szCs w:val="24"/>
        </w:rPr>
        <w:t xml:space="preserve"> AMDP method </w:t>
      </w:r>
      <w:r w:rsidR="00D16827" w:rsidRPr="00062155">
        <w:rPr>
          <w:rFonts w:ascii="Arial Narrow" w:hAnsi="Arial Narrow"/>
          <w:b w:val="0"/>
          <w:i/>
          <w:color w:val="385623" w:themeColor="accent6" w:themeShade="80"/>
          <w:sz w:val="24"/>
          <w:szCs w:val="24"/>
          <w:shd w:val="clear" w:color="auto" w:fill="F2F2F2" w:themeFill="background1" w:themeFillShade="F2"/>
        </w:rPr>
        <w:t>get_flight_detail</w:t>
      </w:r>
      <w:r w:rsidR="00062155" w:rsidRPr="00062155">
        <w:rPr>
          <w:rFonts w:ascii="Arial Narrow" w:hAnsi="Arial Narrow"/>
          <w:b w:val="0"/>
          <w:i/>
          <w:color w:val="385623" w:themeColor="accent6" w:themeShade="80"/>
          <w:sz w:val="24"/>
          <w:szCs w:val="24"/>
          <w:shd w:val="clear" w:color="auto" w:fill="F2F2F2" w:themeFill="background1" w:themeFillShade="F2"/>
        </w:rPr>
        <w:t xml:space="preserve"> v3</w:t>
      </w:r>
      <w:r w:rsidR="00D16827" w:rsidRPr="002306AA">
        <w:rPr>
          <w:rFonts w:ascii="Arial Narrow" w:hAnsi="Arial Narrow"/>
          <w:b w:val="0"/>
          <w:color w:val="000000" w:themeColor="text1"/>
          <w:sz w:val="24"/>
          <w:szCs w:val="24"/>
        </w:rPr>
        <w:t xml:space="preserve"> </w:t>
      </w:r>
      <w:r w:rsidR="002306AA" w:rsidRPr="002306AA">
        <w:rPr>
          <w:rFonts w:ascii="Arial Narrow" w:hAnsi="Arial Narrow"/>
          <w:b w:val="0"/>
          <w:color w:val="000000" w:themeColor="text1"/>
          <w:sz w:val="24"/>
          <w:szCs w:val="24"/>
        </w:rPr>
        <w:t>call</w:t>
      </w:r>
      <w:r w:rsidR="001B4D72">
        <w:rPr>
          <w:rFonts w:ascii="Arial Narrow" w:hAnsi="Arial Narrow"/>
          <w:b w:val="0"/>
          <w:color w:val="000000" w:themeColor="text1"/>
          <w:sz w:val="24"/>
          <w:szCs w:val="24"/>
        </w:rPr>
        <w:t xml:space="preserve">ing the </w:t>
      </w:r>
      <w:r w:rsidR="002306AA" w:rsidRPr="002306AA">
        <w:rPr>
          <w:rFonts w:ascii="Arial Narrow" w:hAnsi="Arial Narrow"/>
          <w:b w:val="0"/>
          <w:i/>
          <w:color w:val="002060"/>
          <w:sz w:val="24"/>
          <w:szCs w:val="24"/>
        </w:rPr>
        <w:t>private</w:t>
      </w:r>
      <w:r w:rsidR="002306AA">
        <w:rPr>
          <w:rFonts w:ascii="Arial Narrow" w:hAnsi="Arial Narrow"/>
          <w:b w:val="0"/>
          <w:color w:val="000000" w:themeColor="text1"/>
          <w:sz w:val="24"/>
          <w:szCs w:val="24"/>
        </w:rPr>
        <w:t xml:space="preserve"> </w:t>
      </w:r>
      <w:r w:rsidR="002306AA" w:rsidRPr="002306AA">
        <w:rPr>
          <w:rFonts w:ascii="Arial Narrow" w:hAnsi="Arial Narrow"/>
          <w:b w:val="0"/>
          <w:color w:val="000000" w:themeColor="text1"/>
          <w:sz w:val="24"/>
          <w:szCs w:val="24"/>
        </w:rPr>
        <w:t xml:space="preserve">AMDP method  </w:t>
      </w:r>
      <w:r w:rsidR="00D16827" w:rsidRPr="00062155">
        <w:rPr>
          <w:rFonts w:ascii="Arial Narrow" w:hAnsi="Arial Narrow"/>
          <w:b w:val="0"/>
          <w:i/>
          <w:color w:val="385623" w:themeColor="accent6" w:themeShade="80"/>
          <w:sz w:val="24"/>
          <w:szCs w:val="24"/>
          <w:shd w:val="clear" w:color="auto" w:fill="F2F2F2" w:themeFill="background1" w:themeFillShade="F2"/>
        </w:rPr>
        <w:t>get_flight_detail_db</w:t>
      </w:r>
      <w:r w:rsidR="00062155">
        <w:rPr>
          <w:rFonts w:ascii="Arial Narrow" w:hAnsi="Arial Narrow"/>
          <w:b w:val="0"/>
          <w:color w:val="385623" w:themeColor="accent6" w:themeShade="80"/>
          <w:sz w:val="24"/>
          <w:szCs w:val="24"/>
        </w:rPr>
        <w:t>.</w:t>
      </w:r>
    </w:p>
    <w:p w:rsidR="00FC2A59" w:rsidRDefault="00FC2A59" w:rsidP="002306AA">
      <w:pPr>
        <w:pStyle w:val="1"/>
        <w:spacing w:before="0" w:beforeAutospacing="0" w:after="0" w:afterAutospacing="0"/>
        <w:ind w:firstLine="567"/>
        <w:jc w:val="both"/>
        <w:rPr>
          <w:rFonts w:ascii="Arial Narrow" w:hAnsi="Arial Narrow"/>
          <w:b w:val="0"/>
          <w:color w:val="000000" w:themeColor="text1"/>
          <w:sz w:val="24"/>
          <w:szCs w:val="24"/>
          <w:shd w:val="clear" w:color="auto" w:fill="F2F2F2" w:themeFill="background1" w:themeFillShade="F2"/>
        </w:rPr>
      </w:pPr>
    </w:p>
    <w:p w:rsidR="002306AA" w:rsidRPr="002306AA" w:rsidRDefault="00062155" w:rsidP="00FC2A59">
      <w:pPr>
        <w:pStyle w:val="1"/>
        <w:shd w:val="clear" w:color="auto" w:fill="F2F2F2" w:themeFill="background1" w:themeFillShade="F2"/>
        <w:spacing w:before="0" w:beforeAutospacing="0" w:after="0" w:afterAutospacing="0"/>
        <w:ind w:firstLine="567"/>
        <w:jc w:val="both"/>
        <w:rPr>
          <w:rFonts w:ascii="Arial Narrow" w:hAnsi="Arial Narrow"/>
          <w:b w:val="0"/>
          <w:color w:val="000000" w:themeColor="text1"/>
          <w:sz w:val="24"/>
          <w:szCs w:val="24"/>
        </w:rPr>
      </w:pPr>
      <w:r w:rsidRPr="00FC2A59">
        <w:rPr>
          <w:rFonts w:ascii="Arial Narrow" w:hAnsi="Arial Narrow"/>
          <w:b w:val="0"/>
          <w:color w:val="000000" w:themeColor="text1"/>
          <w:sz w:val="24"/>
          <w:szCs w:val="24"/>
          <w:shd w:val="clear" w:color="auto" w:fill="F2F2F2" w:themeFill="background1" w:themeFillShade="F2"/>
        </w:rPr>
        <w:t>T</w:t>
      </w:r>
      <w:r w:rsidR="002306AA" w:rsidRPr="00FC2A59">
        <w:rPr>
          <w:rFonts w:ascii="Arial Narrow" w:hAnsi="Arial Narrow"/>
          <w:b w:val="0"/>
          <w:color w:val="000000" w:themeColor="text1"/>
          <w:sz w:val="24"/>
          <w:szCs w:val="24"/>
          <w:shd w:val="clear" w:color="auto" w:fill="F2F2F2" w:themeFill="background1" w:themeFillShade="F2"/>
        </w:rPr>
        <w:t xml:space="preserve">he </w:t>
      </w:r>
      <w:r w:rsidR="002306AA" w:rsidRPr="00FC2A59">
        <w:rPr>
          <w:rFonts w:ascii="Arial Narrow" w:hAnsi="Arial Narrow"/>
          <w:b w:val="0"/>
          <w:color w:val="002060"/>
          <w:spacing w:val="20"/>
          <w:sz w:val="24"/>
          <w:szCs w:val="24"/>
          <w:shd w:val="clear" w:color="auto" w:fill="F2F2F2" w:themeFill="background1" w:themeFillShade="F2"/>
        </w:rPr>
        <w:t xml:space="preserve">call </w:t>
      </w:r>
      <w:r w:rsidR="00FC2A59" w:rsidRPr="00FC2A59">
        <w:rPr>
          <w:rFonts w:ascii="Arial Narrow" w:hAnsi="Arial Narrow"/>
          <w:b w:val="0"/>
          <w:color w:val="002060"/>
          <w:spacing w:val="20"/>
          <w:sz w:val="24"/>
          <w:szCs w:val="24"/>
          <w:shd w:val="clear" w:color="auto" w:fill="F2F2F2" w:themeFill="background1" w:themeFillShade="F2"/>
        </w:rPr>
        <w:t xml:space="preserve">features </w:t>
      </w:r>
      <w:r w:rsidR="002306AA" w:rsidRPr="00FC2A59">
        <w:rPr>
          <w:rFonts w:ascii="Arial Narrow" w:hAnsi="Arial Narrow"/>
          <w:b w:val="0"/>
          <w:color w:val="002060"/>
          <w:spacing w:val="20"/>
          <w:sz w:val="24"/>
          <w:szCs w:val="24"/>
          <w:shd w:val="clear" w:color="auto" w:fill="F2F2F2" w:themeFill="background1" w:themeFillShade="F2"/>
        </w:rPr>
        <w:t>of the private AMDP method</w:t>
      </w:r>
      <w:r w:rsidR="002306AA" w:rsidRPr="002306AA">
        <w:rPr>
          <w:rFonts w:ascii="Arial Narrow" w:hAnsi="Arial Narrow"/>
          <w:b w:val="0"/>
          <w:color w:val="000000" w:themeColor="text1"/>
          <w:sz w:val="24"/>
          <w:szCs w:val="24"/>
        </w:rPr>
        <w:t> </w:t>
      </w:r>
    </w:p>
    <w:p w:rsidR="002306AA" w:rsidRPr="002306AA" w:rsidRDefault="002306AA" w:rsidP="00145A83">
      <w:pPr>
        <w:pStyle w:val="1"/>
        <w:numPr>
          <w:ilvl w:val="0"/>
          <w:numId w:val="52"/>
        </w:numPr>
        <w:shd w:val="clear" w:color="auto" w:fill="FFFFFF" w:themeFill="background1"/>
        <w:spacing w:before="0" w:beforeAutospacing="0" w:after="0" w:afterAutospacing="0"/>
        <w:ind w:left="1134"/>
        <w:jc w:val="both"/>
        <w:rPr>
          <w:rFonts w:ascii="Arial Narrow" w:hAnsi="Arial Narrow"/>
          <w:b w:val="0"/>
          <w:color w:val="000000" w:themeColor="text1"/>
          <w:sz w:val="24"/>
          <w:szCs w:val="24"/>
        </w:rPr>
      </w:pPr>
      <w:r w:rsidRPr="002306AA">
        <w:rPr>
          <w:rFonts w:ascii="Arial Narrow" w:hAnsi="Arial Narrow"/>
          <w:b w:val="0"/>
          <w:color w:val="000000" w:themeColor="text1"/>
          <w:sz w:val="24"/>
          <w:szCs w:val="24"/>
        </w:rPr>
        <w:t xml:space="preserve">The public AMDP method must include the private AMDP method in the </w:t>
      </w:r>
      <w:r w:rsidRPr="00062155">
        <w:rPr>
          <w:rFonts w:ascii="Arial Narrow" w:hAnsi="Arial Narrow"/>
          <w:b w:val="0"/>
          <w:i/>
          <w:color w:val="385623" w:themeColor="accent6" w:themeShade="80"/>
          <w:sz w:val="24"/>
          <w:szCs w:val="24"/>
          <w:shd w:val="clear" w:color="auto" w:fill="F2F2F2" w:themeFill="background1" w:themeFillShade="F2"/>
        </w:rPr>
        <w:t>USING</w:t>
      </w:r>
      <w:r w:rsidRPr="002306AA">
        <w:rPr>
          <w:rFonts w:ascii="Arial Narrow" w:hAnsi="Arial Narrow"/>
          <w:b w:val="0"/>
          <w:color w:val="000000" w:themeColor="text1"/>
          <w:sz w:val="24"/>
          <w:szCs w:val="24"/>
        </w:rPr>
        <w:t xml:space="preserve"> option .</w:t>
      </w:r>
    </w:p>
    <w:p w:rsidR="002306AA" w:rsidRDefault="002306AA" w:rsidP="00145A83">
      <w:pPr>
        <w:pStyle w:val="1"/>
        <w:numPr>
          <w:ilvl w:val="0"/>
          <w:numId w:val="52"/>
        </w:numPr>
        <w:spacing w:before="0" w:beforeAutospacing="0" w:after="0" w:afterAutospacing="0"/>
        <w:ind w:left="1134"/>
        <w:jc w:val="both"/>
        <w:rPr>
          <w:rFonts w:ascii="Arial Narrow" w:hAnsi="Arial Narrow"/>
          <w:b w:val="0"/>
          <w:color w:val="000000" w:themeColor="text1"/>
          <w:sz w:val="24"/>
          <w:szCs w:val="24"/>
        </w:rPr>
      </w:pPr>
      <w:r w:rsidRPr="002306AA">
        <w:rPr>
          <w:rFonts w:ascii="Arial Narrow" w:hAnsi="Arial Narrow"/>
          <w:b w:val="0"/>
          <w:color w:val="000000" w:themeColor="text1"/>
          <w:sz w:val="24"/>
          <w:szCs w:val="24"/>
        </w:rPr>
        <w:t xml:space="preserve">It must not a call method but CALL and AMPD method must be called inside </w:t>
      </w:r>
      <w:r w:rsidRPr="00062155">
        <w:rPr>
          <w:rFonts w:ascii="Arial Narrow" w:hAnsi="Arial Narrow"/>
          <w:b w:val="0"/>
          <w:i/>
          <w:color w:val="385623" w:themeColor="accent6" w:themeShade="80"/>
          <w:sz w:val="24"/>
          <w:szCs w:val="24"/>
          <w:shd w:val="clear" w:color="auto" w:fill="F2F2F2" w:themeFill="background1" w:themeFillShade="F2"/>
        </w:rPr>
        <w:t>double quotes</w:t>
      </w:r>
      <w:r w:rsidRPr="00062155">
        <w:rPr>
          <w:rFonts w:ascii="Arial Narrow" w:hAnsi="Arial Narrow"/>
          <w:b w:val="0"/>
          <w:color w:val="385623" w:themeColor="accent6" w:themeShade="80"/>
          <w:sz w:val="24"/>
          <w:szCs w:val="24"/>
        </w:rPr>
        <w:t xml:space="preserve"> </w:t>
      </w:r>
      <w:r w:rsidRPr="002306AA">
        <w:rPr>
          <w:rFonts w:ascii="Arial Narrow" w:hAnsi="Arial Narrow"/>
          <w:b w:val="0"/>
          <w:color w:val="000000" w:themeColor="text1"/>
          <w:sz w:val="24"/>
          <w:szCs w:val="24"/>
        </w:rPr>
        <w:t xml:space="preserve">and </w:t>
      </w:r>
      <w:r w:rsidRPr="00062155">
        <w:rPr>
          <w:rFonts w:ascii="Arial Narrow" w:hAnsi="Arial Narrow"/>
          <w:b w:val="0"/>
          <w:i/>
          <w:color w:val="385623" w:themeColor="accent6" w:themeShade="80"/>
          <w:sz w:val="24"/>
          <w:szCs w:val="24"/>
          <w:shd w:val="clear" w:color="auto" w:fill="F2F2F2" w:themeFill="background1" w:themeFillShade="F2"/>
        </w:rPr>
        <w:t>capital letters</w:t>
      </w:r>
      <w:r w:rsidRPr="002306AA">
        <w:rPr>
          <w:rFonts w:ascii="Arial Narrow" w:hAnsi="Arial Narrow"/>
          <w:b w:val="0"/>
          <w:color w:val="000000" w:themeColor="text1"/>
          <w:sz w:val="24"/>
          <w:szCs w:val="24"/>
        </w:rPr>
        <w:t>.</w:t>
      </w:r>
    </w:p>
    <w:p w:rsidR="00D16827" w:rsidRDefault="00D16827" w:rsidP="002306AA">
      <w:pPr>
        <w:pStyle w:val="1"/>
        <w:spacing w:before="0" w:beforeAutospacing="0" w:after="0" w:afterAutospacing="0"/>
        <w:ind w:firstLine="567"/>
        <w:jc w:val="both"/>
        <w:rPr>
          <w:rFonts w:ascii="Arial Narrow" w:hAnsi="Arial Narrow"/>
          <w:b w:val="0"/>
          <w:color w:val="000000" w:themeColor="text1"/>
          <w:sz w:val="24"/>
          <w:szCs w:val="24"/>
        </w:rPr>
      </w:pPr>
    </w:p>
    <w:p w:rsidR="000F2BE2" w:rsidRDefault="000F2BE2" w:rsidP="00E55AD3">
      <w:pPr>
        <w:pStyle w:val="1"/>
        <w:spacing w:before="0" w:beforeAutospacing="0" w:after="0" w:afterAutospacing="0"/>
        <w:ind w:firstLine="567"/>
        <w:jc w:val="both"/>
        <w:rPr>
          <w:rFonts w:ascii="Arial Narrow" w:hAnsi="Arial Narrow"/>
          <w:b w:val="0"/>
          <w:sz w:val="24"/>
          <w:szCs w:val="24"/>
        </w:rPr>
      </w:pPr>
    </w:p>
    <w:p w:rsidR="00EE6C0F" w:rsidRPr="002333B2" w:rsidRDefault="00EE6C0F" w:rsidP="00EE6C0F">
      <w:pPr>
        <w:pStyle w:val="1"/>
        <w:spacing w:before="0" w:beforeAutospacing="0" w:after="0" w:afterAutospacing="0"/>
        <w:ind w:firstLine="567"/>
        <w:jc w:val="center"/>
        <w:rPr>
          <w:rFonts w:ascii="Arial Narrow" w:hAnsi="Arial Narrow"/>
          <w:sz w:val="24"/>
          <w:szCs w:val="24"/>
        </w:rPr>
      </w:pPr>
      <w:bookmarkStart w:id="39" w:name="For_All_Entries_Alternatives"/>
      <w:r w:rsidRPr="002333B2">
        <w:rPr>
          <w:rFonts w:ascii="Arial Narrow" w:hAnsi="Arial Narrow"/>
          <w:sz w:val="24"/>
          <w:szCs w:val="24"/>
        </w:rPr>
        <w:t>For All Entries Alternatives</w:t>
      </w:r>
    </w:p>
    <w:bookmarkEnd w:id="39"/>
    <w:p w:rsidR="00EE6C0F" w:rsidRPr="002333B2" w:rsidRDefault="00EE6C0F" w:rsidP="00EE6C0F">
      <w:pPr>
        <w:spacing w:after="0" w:line="240" w:lineRule="auto"/>
        <w:ind w:firstLine="567"/>
        <w:jc w:val="center"/>
        <w:rPr>
          <w:rFonts w:ascii="Arial Narrow" w:hAnsi="Arial Narrow"/>
          <w:sz w:val="24"/>
          <w:szCs w:val="24"/>
        </w:rPr>
      </w:pPr>
      <w:r w:rsidRPr="002333B2">
        <w:rPr>
          <w:rFonts w:ascii="Arial Narrow" w:hAnsi="Arial Narrow"/>
          <w:sz w:val="24"/>
          <w:szCs w:val="24"/>
        </w:rPr>
        <w:fldChar w:fldCharType="begin"/>
      </w:r>
      <w:r w:rsidRPr="002333B2">
        <w:rPr>
          <w:rFonts w:ascii="Arial Narrow" w:hAnsi="Arial Narrow"/>
          <w:sz w:val="24"/>
          <w:szCs w:val="24"/>
        </w:rPr>
        <w:instrText xml:space="preserve"> HYPERLINK "https://blogs.sap.com/2018/12/26/for-all-entries-alternatives/" </w:instrText>
      </w:r>
      <w:r w:rsidRPr="002333B2">
        <w:rPr>
          <w:rFonts w:ascii="Arial Narrow" w:hAnsi="Arial Narrow"/>
          <w:sz w:val="24"/>
          <w:szCs w:val="24"/>
        </w:rPr>
        <w:fldChar w:fldCharType="separate"/>
      </w:r>
      <w:r w:rsidRPr="002333B2">
        <w:rPr>
          <w:rStyle w:val="a3"/>
          <w:rFonts w:ascii="Arial Narrow" w:hAnsi="Arial Narrow"/>
          <w:sz w:val="24"/>
          <w:szCs w:val="24"/>
          <w:u w:val="none"/>
        </w:rPr>
        <w:t>https://blogs.sap.com/2018/12/26/for-all-entries-alternatives/</w:t>
      </w:r>
      <w:r w:rsidRPr="002333B2">
        <w:rPr>
          <w:rFonts w:ascii="Arial Narrow" w:hAnsi="Arial Narrow"/>
          <w:sz w:val="24"/>
          <w:szCs w:val="24"/>
        </w:rPr>
        <w:fldChar w:fldCharType="end"/>
      </w:r>
    </w:p>
    <w:p w:rsidR="00EE6C0F" w:rsidRPr="00793E5A" w:rsidRDefault="00EE6C0F" w:rsidP="00EE6C0F">
      <w:pPr>
        <w:spacing w:after="0" w:line="240" w:lineRule="auto"/>
        <w:ind w:firstLine="567"/>
        <w:jc w:val="both"/>
        <w:rPr>
          <w:rFonts w:ascii="Arial Narrow" w:eastAsia="Times New Roman" w:hAnsi="Arial Narrow" w:cs="Times New Roman"/>
          <w:sz w:val="24"/>
          <w:szCs w:val="24"/>
        </w:rPr>
      </w:pPr>
      <w:r w:rsidRPr="00793E5A">
        <w:rPr>
          <w:rFonts w:ascii="Arial Narrow" w:eastAsia="Times New Roman" w:hAnsi="Arial Narrow" w:cs="Times New Roman"/>
          <w:sz w:val="24"/>
          <w:szCs w:val="24"/>
        </w:rPr>
        <w:t xml:space="preserve">See also </w:t>
      </w:r>
      <w:hyperlink r:id="rId81" w:history="1">
        <w:r w:rsidRPr="00793E5A">
          <w:rPr>
            <w:rStyle w:val="a3"/>
            <w:rFonts w:ascii="Arial Narrow" w:eastAsia="Times New Roman" w:hAnsi="Arial Narrow" w:cs="Times New Roman"/>
            <w:sz w:val="24"/>
            <w:szCs w:val="24"/>
            <w:u w:val="none"/>
          </w:rPr>
          <w:t>https://www.meltingpointathens.com/what-can-i-use-instead-of-all-entries-in-sap-abap/</w:t>
        </w:r>
      </w:hyperlink>
    </w:p>
    <w:p w:rsidR="00092518" w:rsidRPr="00BE57A4" w:rsidRDefault="00912F9E" w:rsidP="00092518">
      <w:pPr>
        <w:spacing w:after="0" w:line="240" w:lineRule="auto"/>
        <w:ind w:firstLine="567"/>
        <w:jc w:val="both"/>
        <w:outlineLvl w:val="0"/>
        <w:rPr>
          <w:rFonts w:ascii="Arial Narrow" w:eastAsia="Times New Roman" w:hAnsi="Arial Narrow" w:cs="Times New Roman"/>
          <w:bCs/>
          <w:kern w:val="36"/>
          <w:sz w:val="24"/>
          <w:szCs w:val="24"/>
        </w:rPr>
      </w:pPr>
      <w:hyperlink w:anchor="Содержание" w:history="1">
        <w:r w:rsidR="00092518" w:rsidRPr="002E64CF">
          <w:rPr>
            <w:rStyle w:val="a3"/>
            <w:rFonts w:ascii="Arial Narrow" w:eastAsia="Times New Roman" w:hAnsi="Arial Narrow" w:cs="Times New Roman"/>
            <w:bCs/>
            <w:kern w:val="36"/>
            <w:sz w:val="24"/>
            <w:szCs w:val="24"/>
            <w:u w:val="none"/>
            <w:lang w:val="ru-RU"/>
          </w:rPr>
          <w:t>Содержание</w:t>
        </w:r>
      </w:hyperlink>
    </w:p>
    <w:p w:rsidR="00EE6C0F" w:rsidRPr="002333B2" w:rsidRDefault="00EE6C0F" w:rsidP="00EE6C0F">
      <w:pPr>
        <w:spacing w:after="0" w:line="240" w:lineRule="auto"/>
        <w:ind w:firstLine="567"/>
        <w:jc w:val="both"/>
        <w:rPr>
          <w:rFonts w:ascii="Arial Narrow" w:hAnsi="Arial Narrow"/>
          <w:sz w:val="24"/>
          <w:szCs w:val="24"/>
        </w:rPr>
      </w:pPr>
    </w:p>
    <w:p w:rsidR="00EE6C0F" w:rsidRPr="00C45ECD" w:rsidRDefault="00EE6C0F" w:rsidP="00EE6C0F">
      <w:pPr>
        <w:pStyle w:val="a7"/>
        <w:spacing w:before="0" w:beforeAutospacing="0" w:after="0" w:afterAutospacing="0"/>
        <w:ind w:firstLine="567"/>
        <w:jc w:val="both"/>
        <w:rPr>
          <w:rFonts w:ascii="Arial Narrow" w:hAnsi="Arial Narrow"/>
        </w:rPr>
      </w:pPr>
      <w:r w:rsidRPr="00C45ECD">
        <w:rPr>
          <w:rFonts w:ascii="Arial Narrow" w:hAnsi="Arial Narrow"/>
        </w:rPr>
        <w:t xml:space="preserve">In </w:t>
      </w:r>
      <w:r w:rsidRPr="00EE6C0F">
        <w:rPr>
          <w:rFonts w:ascii="Arial Narrow" w:hAnsi="Arial Narrow"/>
          <w:b/>
          <w:i/>
          <w:color w:val="000000" w:themeColor="text1"/>
        </w:rPr>
        <w:t>ABAP</w:t>
      </w:r>
      <w:r w:rsidRPr="00EE6C0F">
        <w:rPr>
          <w:rFonts w:ascii="Arial Narrow" w:hAnsi="Arial Narrow"/>
          <w:color w:val="000000" w:themeColor="text1"/>
        </w:rPr>
        <w:t xml:space="preserve"> </w:t>
      </w:r>
      <w:r w:rsidRPr="00EE6C0F">
        <w:rPr>
          <w:rFonts w:ascii="Arial Narrow" w:hAnsi="Arial Narrow"/>
          <w:i/>
          <w:color w:val="002060"/>
          <w:shd w:val="clear" w:color="auto" w:fill="F2F2F2" w:themeFill="background1" w:themeFillShade="F2"/>
        </w:rPr>
        <w:t>FOR ALL ENTRIES</w:t>
      </w:r>
      <w:r w:rsidRPr="00EE6C0F">
        <w:rPr>
          <w:rFonts w:ascii="Arial Narrow" w:hAnsi="Arial Narrow"/>
          <w:color w:val="002060"/>
        </w:rPr>
        <w:t xml:space="preserve"> </w:t>
      </w:r>
      <w:r w:rsidRPr="00C45ECD">
        <w:rPr>
          <w:rFonts w:ascii="Arial Narrow" w:hAnsi="Arial Narrow"/>
        </w:rPr>
        <w:t xml:space="preserve">statement is used to fetch corresponding data for all the records in the source or result package. The same functionality can be achieved using </w:t>
      </w:r>
      <w:r w:rsidRPr="0081334D">
        <w:rPr>
          <w:rFonts w:ascii="Arial Narrow" w:hAnsi="Arial Narrow"/>
          <w:i/>
          <w:color w:val="002060"/>
          <w:shd w:val="clear" w:color="auto" w:fill="F2F2F2" w:themeFill="background1" w:themeFillShade="F2"/>
        </w:rPr>
        <w:t>LEFT OUTER JOIN</w:t>
      </w:r>
      <w:r w:rsidRPr="00C45ECD">
        <w:rPr>
          <w:rFonts w:ascii="Arial Narrow" w:hAnsi="Arial Narrow"/>
        </w:rPr>
        <w:t xml:space="preserve"> in the </w:t>
      </w:r>
      <w:r w:rsidRPr="00EE6C0F">
        <w:rPr>
          <w:rFonts w:ascii="Arial Narrow" w:hAnsi="Arial Narrow"/>
          <w:b/>
          <w:i/>
          <w:color w:val="000000" w:themeColor="text1"/>
        </w:rPr>
        <w:t>AMDP</w:t>
      </w:r>
      <w:r w:rsidRPr="00C45ECD">
        <w:rPr>
          <w:rFonts w:ascii="Arial Narrow" w:hAnsi="Arial Narrow"/>
        </w:rPr>
        <w:t xml:space="preserve"> script.</w:t>
      </w:r>
    </w:p>
    <w:p w:rsidR="00EE6C0F" w:rsidRDefault="00EE6C0F" w:rsidP="00EE6C0F">
      <w:pPr>
        <w:spacing w:after="0" w:line="240" w:lineRule="auto"/>
        <w:ind w:firstLine="567"/>
        <w:jc w:val="both"/>
        <w:rPr>
          <w:rFonts w:ascii="Arial Narrow" w:hAnsi="Arial Narrow"/>
          <w:b/>
          <w:i/>
          <w:sz w:val="24"/>
          <w:szCs w:val="24"/>
        </w:rPr>
      </w:pPr>
    </w:p>
    <w:p w:rsidR="00EE6C0F" w:rsidRPr="00092518" w:rsidRDefault="00092518" w:rsidP="00092518">
      <w:pPr>
        <w:shd w:val="clear" w:color="auto" w:fill="F2F2F2" w:themeFill="background1" w:themeFillShade="F2"/>
        <w:spacing w:after="0" w:line="240" w:lineRule="auto"/>
        <w:ind w:firstLine="567"/>
        <w:jc w:val="both"/>
        <w:rPr>
          <w:rFonts w:ascii="Arial Narrow" w:eastAsia="Times New Roman" w:hAnsi="Arial Narrow" w:cs="Times New Roman"/>
          <w:color w:val="002060"/>
          <w:spacing w:val="20"/>
          <w:sz w:val="24"/>
          <w:szCs w:val="24"/>
        </w:rPr>
      </w:pPr>
      <w:r w:rsidRPr="00092518">
        <w:rPr>
          <w:rFonts w:ascii="Arial Narrow" w:hAnsi="Arial Narrow"/>
          <w:color w:val="002060"/>
          <w:spacing w:val="20"/>
          <w:shd w:val="clear" w:color="auto" w:fill="F2F2F2" w:themeFill="background1" w:themeFillShade="F2"/>
        </w:rPr>
        <w:t>FOR ALL ENTRIES</w:t>
      </w:r>
      <w:r w:rsidRPr="00092518">
        <w:rPr>
          <w:rFonts w:ascii="Arial Narrow" w:hAnsi="Arial Narrow"/>
          <w:color w:val="002060"/>
          <w:spacing w:val="20"/>
        </w:rPr>
        <w:t xml:space="preserve"> </w:t>
      </w:r>
      <w:r w:rsidR="00EE6C0F" w:rsidRPr="00092518">
        <w:rPr>
          <w:rFonts w:ascii="Arial Narrow" w:eastAsia="Times New Roman" w:hAnsi="Arial Narrow" w:cs="Times New Roman"/>
          <w:color w:val="002060"/>
          <w:spacing w:val="20"/>
          <w:sz w:val="24"/>
          <w:szCs w:val="24"/>
        </w:rPr>
        <w:t>alternatives</w:t>
      </w:r>
    </w:p>
    <w:p w:rsidR="00EE6C0F" w:rsidRPr="002333B2" w:rsidRDefault="00912F9E" w:rsidP="00EE6C0F">
      <w:pPr>
        <w:pStyle w:val="a6"/>
        <w:numPr>
          <w:ilvl w:val="0"/>
          <w:numId w:val="37"/>
        </w:numPr>
        <w:spacing w:after="0" w:line="240" w:lineRule="auto"/>
        <w:ind w:left="1134"/>
        <w:jc w:val="both"/>
        <w:rPr>
          <w:rFonts w:ascii="Arial Narrow" w:eastAsia="Times New Roman" w:hAnsi="Arial Narrow" w:cs="Times New Roman"/>
          <w:sz w:val="24"/>
          <w:szCs w:val="24"/>
        </w:rPr>
      </w:pPr>
      <w:hyperlink w:anchor="Pushing_Internal_table_to_DB_by_AMDP" w:history="1">
        <w:r w:rsidR="00EE6C0F" w:rsidRPr="006F7073">
          <w:rPr>
            <w:rStyle w:val="a3"/>
            <w:rFonts w:ascii="Arial Narrow" w:eastAsia="Times New Roman" w:hAnsi="Arial Narrow" w:cs="Times New Roman"/>
            <w:sz w:val="24"/>
            <w:szCs w:val="24"/>
            <w:u w:val="none"/>
          </w:rPr>
          <w:t>Pushing Internal table to DB by using AMDP</w:t>
        </w:r>
      </w:hyperlink>
      <w:r w:rsidR="00EE6C0F" w:rsidRPr="006F7073">
        <w:rPr>
          <w:rFonts w:ascii="Arial Narrow" w:eastAsia="Times New Roman" w:hAnsi="Arial Narrow" w:cs="Times New Roman"/>
          <w:sz w:val="24"/>
          <w:szCs w:val="24"/>
        </w:rPr>
        <w:t xml:space="preserve"> </w:t>
      </w:r>
      <w:r w:rsidR="00EE6C0F">
        <w:rPr>
          <w:rFonts w:ascii="Arial Narrow" w:eastAsia="Times New Roman" w:hAnsi="Arial Narrow" w:cs="Times New Roman"/>
          <w:sz w:val="24"/>
          <w:szCs w:val="24"/>
        </w:rPr>
        <w:t>/a</w:t>
      </w:r>
      <w:r w:rsidR="00EE6C0F" w:rsidRPr="002333B2">
        <w:rPr>
          <w:rFonts w:ascii="Arial Narrow" w:eastAsia="Times New Roman" w:hAnsi="Arial Narrow" w:cs="Times New Roman"/>
          <w:sz w:val="24"/>
          <w:szCs w:val="24"/>
        </w:rPr>
        <w:t>fter release 7.40</w:t>
      </w:r>
      <w:r w:rsidR="00EE6C0F">
        <w:rPr>
          <w:rFonts w:ascii="Arial Narrow" w:eastAsia="Times New Roman" w:hAnsi="Arial Narrow" w:cs="Times New Roman"/>
          <w:sz w:val="24"/>
          <w:szCs w:val="24"/>
        </w:rPr>
        <w:t>/</w:t>
      </w:r>
    </w:p>
    <w:p w:rsidR="00EE6C0F" w:rsidRPr="00793E5A" w:rsidRDefault="00912F9E" w:rsidP="00EE6C0F">
      <w:pPr>
        <w:pStyle w:val="a6"/>
        <w:numPr>
          <w:ilvl w:val="0"/>
          <w:numId w:val="37"/>
        </w:numPr>
        <w:spacing w:after="0" w:line="240" w:lineRule="auto"/>
        <w:ind w:left="1134"/>
        <w:jc w:val="both"/>
        <w:rPr>
          <w:rFonts w:ascii="Arial Narrow" w:eastAsia="Times New Roman" w:hAnsi="Arial Narrow" w:cs="Times New Roman"/>
          <w:sz w:val="24"/>
          <w:szCs w:val="24"/>
        </w:rPr>
      </w:pPr>
      <w:hyperlink w:anchor="Using_GTT" w:history="1">
        <w:r w:rsidR="00EE6C0F" w:rsidRPr="00B26A56">
          <w:rPr>
            <w:rStyle w:val="a3"/>
            <w:rFonts w:ascii="Arial Narrow" w:eastAsia="Times New Roman" w:hAnsi="Arial Narrow" w:cs="Times New Roman"/>
            <w:sz w:val="24"/>
            <w:szCs w:val="24"/>
            <w:u w:val="none"/>
          </w:rPr>
          <w:t>Usage GTT /Global Temporary table/</w:t>
        </w:r>
      </w:hyperlink>
      <w:r w:rsidR="00EE6C0F" w:rsidRPr="002333B2">
        <w:rPr>
          <w:rFonts w:ascii="Arial Narrow" w:eastAsia="Times New Roman" w:hAnsi="Arial Narrow" w:cs="Times New Roman"/>
          <w:sz w:val="24"/>
          <w:szCs w:val="24"/>
        </w:rPr>
        <w:t xml:space="preserve"> –  </w:t>
      </w:r>
      <w:r w:rsidR="00EE6C0F">
        <w:rPr>
          <w:rFonts w:ascii="Arial Narrow" w:eastAsia="Times New Roman" w:hAnsi="Arial Narrow" w:cs="Times New Roman"/>
          <w:sz w:val="24"/>
          <w:szCs w:val="24"/>
        </w:rPr>
        <w:t>/b</w:t>
      </w:r>
      <w:r w:rsidR="00EE6C0F" w:rsidRPr="002333B2">
        <w:rPr>
          <w:rFonts w:ascii="Arial Narrow" w:eastAsia="Times New Roman" w:hAnsi="Arial Narrow" w:cs="Times New Roman"/>
          <w:sz w:val="24"/>
          <w:szCs w:val="24"/>
        </w:rPr>
        <w:t>efore 7.52</w:t>
      </w:r>
      <w:r w:rsidR="00EE6C0F">
        <w:rPr>
          <w:rFonts w:ascii="Arial Narrow" w:eastAsia="Times New Roman" w:hAnsi="Arial Narrow" w:cs="Times New Roman"/>
          <w:sz w:val="24"/>
          <w:szCs w:val="24"/>
        </w:rPr>
        <w:t>/</w:t>
      </w:r>
    </w:p>
    <w:p w:rsidR="00EE6C0F" w:rsidRPr="00793E5A" w:rsidRDefault="00EE6C0F" w:rsidP="00EE6C0F">
      <w:pPr>
        <w:pStyle w:val="a6"/>
        <w:numPr>
          <w:ilvl w:val="0"/>
          <w:numId w:val="37"/>
        </w:numPr>
        <w:spacing w:after="0" w:line="240" w:lineRule="auto"/>
        <w:ind w:left="1134"/>
        <w:jc w:val="both"/>
        <w:rPr>
          <w:rFonts w:ascii="Arial Narrow" w:eastAsia="Times New Roman" w:hAnsi="Arial Narrow" w:cs="Times New Roman"/>
          <w:sz w:val="24"/>
          <w:szCs w:val="24"/>
        </w:rPr>
      </w:pPr>
      <w:r w:rsidRPr="00793E5A">
        <w:rPr>
          <w:rFonts w:ascii="Arial Narrow" w:eastAsia="Times New Roman" w:hAnsi="Arial Narrow" w:cs="Times New Roman"/>
          <w:sz w:val="24"/>
          <w:szCs w:val="24"/>
        </w:rPr>
        <w:t>Direct select from internal table – /from 7.52/</w:t>
      </w:r>
    </w:p>
    <w:p w:rsidR="00EE6C0F" w:rsidRDefault="00EE6C0F" w:rsidP="00EE6C0F">
      <w:pPr>
        <w:spacing w:after="0" w:line="240" w:lineRule="auto"/>
        <w:ind w:firstLine="567"/>
        <w:jc w:val="both"/>
        <w:rPr>
          <w:rFonts w:ascii="Arial Narrow" w:hAnsi="Arial Narrow"/>
          <w:b/>
          <w:i/>
          <w:sz w:val="24"/>
          <w:szCs w:val="24"/>
        </w:rPr>
      </w:pPr>
    </w:p>
    <w:p w:rsidR="00EE6C0F" w:rsidRPr="009F3F6C" w:rsidRDefault="00EE6C0F" w:rsidP="00EE6C0F">
      <w:pPr>
        <w:pStyle w:val="a7"/>
        <w:spacing w:before="0" w:beforeAutospacing="0" w:after="0" w:afterAutospacing="0"/>
        <w:ind w:firstLine="567"/>
        <w:jc w:val="center"/>
        <w:rPr>
          <w:rFonts w:ascii="Arial Narrow" w:hAnsi="Arial Narrow"/>
        </w:rPr>
      </w:pPr>
      <w:bookmarkStart w:id="40" w:name="Using_Internal_table_as_Data_Source"/>
      <w:r w:rsidRPr="009F3F6C">
        <w:rPr>
          <w:rStyle w:val="a4"/>
          <w:rFonts w:ascii="Arial Narrow" w:hAnsi="Arial Narrow"/>
        </w:rPr>
        <w:t>Using Internal table as Data Source</w:t>
      </w:r>
      <w:bookmarkEnd w:id="40"/>
      <w:r w:rsidRPr="009F3F6C">
        <w:rPr>
          <w:rStyle w:val="a4"/>
          <w:rFonts w:ascii="Arial Narrow" w:hAnsi="Arial Narrow"/>
        </w:rPr>
        <w:t xml:space="preserve"> From Release 7.52</w:t>
      </w:r>
    </w:p>
    <w:p w:rsidR="00EE6C0F" w:rsidRPr="00783D40" w:rsidRDefault="00912F9E" w:rsidP="00EE6C0F">
      <w:pPr>
        <w:spacing w:after="0" w:line="240" w:lineRule="auto"/>
        <w:ind w:firstLine="567"/>
        <w:jc w:val="both"/>
        <w:outlineLvl w:val="0"/>
        <w:rPr>
          <w:rFonts w:ascii="Arial Narrow" w:eastAsia="Times New Roman" w:hAnsi="Arial Narrow" w:cs="Times New Roman"/>
          <w:bCs/>
          <w:kern w:val="36"/>
          <w:sz w:val="24"/>
          <w:szCs w:val="24"/>
        </w:rPr>
      </w:pPr>
      <w:hyperlink w:anchor="Содержание" w:history="1">
        <w:r w:rsidR="00EE6C0F" w:rsidRPr="002E64CF">
          <w:rPr>
            <w:rStyle w:val="a3"/>
            <w:rFonts w:ascii="Arial Narrow" w:eastAsia="Times New Roman" w:hAnsi="Arial Narrow" w:cs="Times New Roman"/>
            <w:bCs/>
            <w:kern w:val="36"/>
            <w:sz w:val="24"/>
            <w:szCs w:val="24"/>
            <w:u w:val="none"/>
            <w:lang w:val="ru-RU"/>
          </w:rPr>
          <w:t>Содержание</w:t>
        </w:r>
      </w:hyperlink>
    </w:p>
    <w:p w:rsidR="00EE6C0F" w:rsidRDefault="00EE6C0F" w:rsidP="00EE6C0F">
      <w:pPr>
        <w:pStyle w:val="a7"/>
        <w:spacing w:before="0" w:beforeAutospacing="0" w:after="0" w:afterAutospacing="0"/>
        <w:ind w:firstLine="567"/>
        <w:rPr>
          <w:rFonts w:ascii="Arial Narrow" w:hAnsi="Arial Narrow"/>
        </w:rPr>
      </w:pPr>
    </w:p>
    <w:p w:rsidR="00EE6C0F" w:rsidRPr="007F256F" w:rsidRDefault="00EE6C0F" w:rsidP="00EE6C0F">
      <w:pPr>
        <w:pStyle w:val="a7"/>
        <w:spacing w:before="0" w:beforeAutospacing="0" w:after="0" w:afterAutospacing="0"/>
        <w:ind w:firstLine="567"/>
        <w:jc w:val="both"/>
        <w:rPr>
          <w:rFonts w:ascii="Arial Narrow" w:hAnsi="Arial Narrow"/>
          <w:color w:val="000000" w:themeColor="text1"/>
        </w:rPr>
      </w:pPr>
      <w:r w:rsidRPr="009F3F6C">
        <w:rPr>
          <w:rFonts w:ascii="Arial Narrow" w:hAnsi="Arial Narrow"/>
        </w:rPr>
        <w:t>The </w:t>
      </w:r>
      <w:r w:rsidRPr="009F3F6C">
        <w:rPr>
          <w:rStyle w:val="qtext"/>
          <w:rFonts w:ascii="Arial Narrow" w:hAnsi="Arial Narrow"/>
        </w:rPr>
        <w:t>SELECT</w:t>
      </w:r>
      <w:r w:rsidRPr="009F3F6C">
        <w:rPr>
          <w:rFonts w:ascii="Arial Narrow" w:hAnsi="Arial Narrow"/>
        </w:rPr>
        <w:t xml:space="preserve"> statement handles the </w:t>
      </w:r>
      <w:r w:rsidRPr="00092518">
        <w:rPr>
          <w:rFonts w:ascii="Arial Narrow" w:hAnsi="Arial Narrow"/>
          <w:i/>
          <w:color w:val="002060"/>
          <w:shd w:val="clear" w:color="auto" w:fill="F2F2F2" w:themeFill="background1" w:themeFillShade="F2"/>
        </w:rPr>
        <w:t>internal table</w:t>
      </w:r>
      <w:r w:rsidRPr="00092518">
        <w:rPr>
          <w:rFonts w:ascii="Arial Narrow" w:hAnsi="Arial Narrow"/>
          <w:color w:val="002060"/>
        </w:rPr>
        <w:t xml:space="preserve"> </w:t>
      </w:r>
      <w:r w:rsidRPr="009F3F6C">
        <w:rPr>
          <w:rFonts w:ascii="Arial Narrow" w:hAnsi="Arial Narrow"/>
        </w:rPr>
        <w:t xml:space="preserve">of the application server like a </w:t>
      </w:r>
      <w:r w:rsidRPr="00092518">
        <w:rPr>
          <w:rFonts w:ascii="Arial Narrow" w:hAnsi="Arial Narrow"/>
          <w:i/>
          <w:color w:val="002060"/>
          <w:shd w:val="clear" w:color="auto" w:fill="F2F2F2" w:themeFill="background1" w:themeFillShade="F2"/>
        </w:rPr>
        <w:t>database table</w:t>
      </w:r>
      <w:r w:rsidRPr="009F3F6C">
        <w:rPr>
          <w:rFonts w:ascii="Arial Narrow" w:hAnsi="Arial Narrow"/>
        </w:rPr>
        <w:t xml:space="preserve"> on the database and </w:t>
      </w:r>
      <w:r w:rsidRPr="00092518">
        <w:rPr>
          <w:rFonts w:ascii="Arial Narrow" w:hAnsi="Arial Narrow"/>
          <w:i/>
          <w:color w:val="002060"/>
          <w:shd w:val="clear" w:color="auto" w:fill="F2F2F2" w:themeFill="background1" w:themeFillShade="F2"/>
        </w:rPr>
        <w:t xml:space="preserve">internal table </w:t>
      </w:r>
      <w:r w:rsidRPr="00092518">
        <w:rPr>
          <w:rFonts w:ascii="Arial Narrow" w:hAnsi="Arial Narrow"/>
          <w:color w:val="000000" w:themeColor="text1"/>
          <w:shd w:val="clear" w:color="auto" w:fill="F2F2F2" w:themeFill="background1" w:themeFillShade="F2"/>
        </w:rPr>
        <w:t>must be prefixed with</w:t>
      </w:r>
      <w:r w:rsidRPr="00092518">
        <w:rPr>
          <w:rFonts w:ascii="Arial Narrow" w:hAnsi="Arial Narrow"/>
          <w:i/>
          <w:color w:val="000000" w:themeColor="text1"/>
          <w:shd w:val="clear" w:color="auto" w:fill="F2F2F2" w:themeFill="background1" w:themeFillShade="F2"/>
        </w:rPr>
        <w:t> </w:t>
      </w:r>
      <w:r w:rsidRPr="00092518">
        <w:rPr>
          <w:rFonts w:ascii="Arial Narrow" w:hAnsi="Arial Narrow"/>
          <w:color w:val="002060"/>
          <w:shd w:val="clear" w:color="auto" w:fill="F2F2F2" w:themeFill="background1" w:themeFillShade="F2"/>
        </w:rPr>
        <w:t>@</w:t>
      </w:r>
      <w:r w:rsidRPr="00092518">
        <w:rPr>
          <w:rFonts w:ascii="Arial Narrow" w:hAnsi="Arial Narrow"/>
          <w:i/>
          <w:color w:val="000000" w:themeColor="text1"/>
          <w:shd w:val="clear" w:color="auto" w:fill="F2F2F2" w:themeFill="background1" w:themeFillShade="F2"/>
        </w:rPr>
        <w:t xml:space="preserve"> </w:t>
      </w:r>
      <w:r w:rsidRPr="00092518">
        <w:rPr>
          <w:rFonts w:ascii="Arial Narrow" w:hAnsi="Arial Narrow"/>
          <w:color w:val="000000" w:themeColor="text1"/>
          <w:shd w:val="clear" w:color="auto" w:fill="F2F2F2" w:themeFill="background1" w:themeFillShade="F2"/>
        </w:rPr>
        <w:t>symbol</w:t>
      </w:r>
      <w:r w:rsidRPr="00092518">
        <w:rPr>
          <w:rFonts w:ascii="Arial Narrow" w:hAnsi="Arial Narrow"/>
          <w:i/>
          <w:color w:val="000000" w:themeColor="text1"/>
        </w:rPr>
        <w:t xml:space="preserve"> </w:t>
      </w:r>
      <w:r w:rsidRPr="00092518">
        <w:rPr>
          <w:rFonts w:ascii="Arial Narrow" w:hAnsi="Arial Narrow"/>
          <w:color w:val="000000" w:themeColor="text1"/>
        </w:rPr>
        <w:t>as a data source of a query</w:t>
      </w:r>
      <w:r w:rsidRPr="007F256F">
        <w:rPr>
          <w:rFonts w:ascii="Arial Narrow" w:hAnsi="Arial Narrow"/>
          <w:color w:val="000000" w:themeColor="text1"/>
        </w:rPr>
        <w:t>.</w:t>
      </w:r>
    </w:p>
    <w:p w:rsidR="00EE6C0F" w:rsidRDefault="00EE6C0F" w:rsidP="00EE6C0F">
      <w:pPr>
        <w:pStyle w:val="HTML"/>
        <w:ind w:firstLine="567"/>
        <w:rPr>
          <w:rStyle w:val="token"/>
          <w:rFonts w:ascii="Arial Narrow" w:hAnsi="Arial Narrow"/>
          <w:sz w:val="24"/>
          <w:szCs w:val="24"/>
        </w:rPr>
      </w:pPr>
    </w:p>
    <w:p w:rsidR="00EE6C0F" w:rsidRPr="009F3F6C" w:rsidRDefault="00EE6C0F" w:rsidP="00EE6C0F">
      <w:pPr>
        <w:pStyle w:val="HTML"/>
        <w:ind w:firstLine="567"/>
        <w:rPr>
          <w:rStyle w:val="HTML1"/>
          <w:rFonts w:ascii="Arial Narrow" w:hAnsi="Arial Narrow"/>
          <w:sz w:val="24"/>
          <w:szCs w:val="24"/>
        </w:rPr>
      </w:pPr>
      <w:r w:rsidRPr="009F3F6C">
        <w:rPr>
          <w:rStyle w:val="token"/>
          <w:rFonts w:ascii="Arial Narrow" w:hAnsi="Arial Narrow"/>
          <w:sz w:val="24"/>
          <w:szCs w:val="24"/>
        </w:rPr>
        <w:t>TYPES</w:t>
      </w:r>
      <w:r w:rsidRPr="009F3F6C">
        <w:rPr>
          <w:rStyle w:val="HTML1"/>
          <w:rFonts w:ascii="Arial Narrow" w:hAnsi="Arial Narrow"/>
          <w:sz w:val="24"/>
          <w:szCs w:val="24"/>
        </w:rPr>
        <w:t xml:space="preserve"> </w:t>
      </w:r>
      <w:r w:rsidRPr="009F3F6C">
        <w:rPr>
          <w:rStyle w:val="token"/>
          <w:rFonts w:ascii="Arial Narrow" w:hAnsi="Arial Narrow"/>
          <w:sz w:val="24"/>
          <w:szCs w:val="24"/>
        </w:rPr>
        <w:t>:</w:t>
      </w:r>
      <w:r w:rsidRPr="009F3F6C">
        <w:rPr>
          <w:rStyle w:val="HTML1"/>
          <w:rFonts w:ascii="Arial Narrow" w:hAnsi="Arial Narrow"/>
          <w:sz w:val="24"/>
          <w:szCs w:val="24"/>
        </w:rPr>
        <w:t xml:space="preserve"> </w:t>
      </w:r>
      <w:r w:rsidRPr="009F3F6C">
        <w:rPr>
          <w:rStyle w:val="token"/>
          <w:rFonts w:ascii="Arial Narrow" w:hAnsi="Arial Narrow"/>
          <w:sz w:val="24"/>
          <w:szCs w:val="24"/>
        </w:rPr>
        <w:t>BEGIN</w:t>
      </w:r>
      <w:r w:rsidRPr="009F3F6C">
        <w:rPr>
          <w:rStyle w:val="HTML1"/>
          <w:rFonts w:ascii="Arial Narrow" w:hAnsi="Arial Narrow"/>
          <w:sz w:val="24"/>
          <w:szCs w:val="24"/>
        </w:rPr>
        <w:t xml:space="preserve"> </w:t>
      </w:r>
      <w:r w:rsidRPr="009F3F6C">
        <w:rPr>
          <w:rStyle w:val="token"/>
          <w:rFonts w:ascii="Arial Narrow" w:hAnsi="Arial Narrow"/>
          <w:sz w:val="24"/>
          <w:szCs w:val="24"/>
        </w:rPr>
        <w:t>OF</w:t>
      </w:r>
      <w:r w:rsidRPr="009F3F6C">
        <w:rPr>
          <w:rStyle w:val="HTML1"/>
          <w:rFonts w:ascii="Arial Narrow" w:hAnsi="Arial Narrow"/>
          <w:sz w:val="24"/>
          <w:szCs w:val="24"/>
        </w:rPr>
        <w:t xml:space="preserve"> lty_flt</w:t>
      </w:r>
      <w:r w:rsidRPr="009F3F6C">
        <w:rPr>
          <w:rStyle w:val="token"/>
          <w:rFonts w:ascii="Arial Narrow" w:hAnsi="Arial Narrow"/>
          <w:sz w:val="24"/>
          <w:szCs w:val="24"/>
        </w:rPr>
        <w:t>,</w:t>
      </w:r>
    </w:p>
    <w:p w:rsidR="00EE6C0F" w:rsidRPr="009F3F6C" w:rsidRDefault="00EE6C0F" w:rsidP="00EE6C0F">
      <w:pPr>
        <w:pStyle w:val="HTML"/>
        <w:ind w:firstLine="567"/>
        <w:rPr>
          <w:rStyle w:val="HTML1"/>
          <w:rFonts w:ascii="Arial Narrow" w:hAnsi="Arial Narrow"/>
          <w:sz w:val="24"/>
          <w:szCs w:val="24"/>
        </w:rPr>
      </w:pPr>
      <w:r w:rsidRPr="009F3F6C">
        <w:rPr>
          <w:rStyle w:val="HTML1"/>
          <w:rFonts w:ascii="Arial Narrow" w:hAnsi="Arial Narrow"/>
          <w:sz w:val="24"/>
          <w:szCs w:val="24"/>
        </w:rPr>
        <w:t xml:space="preserve">        </w:t>
      </w:r>
      <w:r>
        <w:rPr>
          <w:rStyle w:val="HTML1"/>
          <w:rFonts w:ascii="Arial Narrow" w:hAnsi="Arial Narrow"/>
          <w:sz w:val="24"/>
          <w:szCs w:val="24"/>
        </w:rPr>
        <w:t xml:space="preserve">           </w:t>
      </w:r>
      <w:r w:rsidRPr="009F3F6C">
        <w:rPr>
          <w:rStyle w:val="HTML1"/>
          <w:rFonts w:ascii="Arial Narrow" w:hAnsi="Arial Narrow"/>
          <w:sz w:val="24"/>
          <w:szCs w:val="24"/>
        </w:rPr>
        <w:t xml:space="preserve">carrid </w:t>
      </w:r>
      <w:r w:rsidRPr="009F3F6C">
        <w:rPr>
          <w:rStyle w:val="token"/>
          <w:rFonts w:ascii="Arial Narrow" w:hAnsi="Arial Narrow"/>
          <w:sz w:val="24"/>
          <w:szCs w:val="24"/>
        </w:rPr>
        <w:t>TYPE</w:t>
      </w:r>
      <w:r w:rsidRPr="009F3F6C">
        <w:rPr>
          <w:rStyle w:val="HTML1"/>
          <w:rFonts w:ascii="Arial Narrow" w:hAnsi="Arial Narrow"/>
          <w:sz w:val="24"/>
          <w:szCs w:val="24"/>
        </w:rPr>
        <w:t xml:space="preserve"> s_carr_id</w:t>
      </w:r>
      <w:r w:rsidRPr="009F3F6C">
        <w:rPr>
          <w:rStyle w:val="token"/>
          <w:rFonts w:ascii="Arial Narrow" w:hAnsi="Arial Narrow"/>
          <w:sz w:val="24"/>
          <w:szCs w:val="24"/>
        </w:rPr>
        <w:t>,</w:t>
      </w:r>
    </w:p>
    <w:p w:rsidR="00EE6C0F" w:rsidRPr="009F3F6C" w:rsidRDefault="00EE6C0F" w:rsidP="00EE6C0F">
      <w:pPr>
        <w:pStyle w:val="HTML"/>
        <w:ind w:firstLine="567"/>
        <w:rPr>
          <w:rStyle w:val="HTML1"/>
          <w:rFonts w:ascii="Arial Narrow" w:hAnsi="Arial Narrow"/>
          <w:sz w:val="24"/>
          <w:szCs w:val="24"/>
        </w:rPr>
      </w:pPr>
      <w:r w:rsidRPr="009F3F6C">
        <w:rPr>
          <w:rStyle w:val="HTML1"/>
          <w:rFonts w:ascii="Arial Narrow" w:hAnsi="Arial Narrow"/>
          <w:sz w:val="24"/>
          <w:szCs w:val="24"/>
        </w:rPr>
        <w:t xml:space="preserve">            </w:t>
      </w:r>
      <w:r>
        <w:rPr>
          <w:rStyle w:val="HTML1"/>
          <w:rFonts w:ascii="Arial Narrow" w:hAnsi="Arial Narrow"/>
          <w:sz w:val="24"/>
          <w:szCs w:val="24"/>
        </w:rPr>
        <w:t xml:space="preserve">       </w:t>
      </w:r>
      <w:r w:rsidRPr="009F3F6C">
        <w:rPr>
          <w:rStyle w:val="HTML1"/>
          <w:rFonts w:ascii="Arial Narrow" w:hAnsi="Arial Narrow"/>
          <w:sz w:val="24"/>
          <w:szCs w:val="24"/>
        </w:rPr>
        <w:t xml:space="preserve">connid </w:t>
      </w:r>
      <w:r w:rsidRPr="009F3F6C">
        <w:rPr>
          <w:rStyle w:val="token"/>
          <w:rFonts w:ascii="Arial Narrow" w:hAnsi="Arial Narrow"/>
          <w:sz w:val="24"/>
          <w:szCs w:val="24"/>
        </w:rPr>
        <w:t>TYPE</w:t>
      </w:r>
      <w:r w:rsidRPr="009F3F6C">
        <w:rPr>
          <w:rStyle w:val="HTML1"/>
          <w:rFonts w:ascii="Arial Narrow" w:hAnsi="Arial Narrow"/>
          <w:sz w:val="24"/>
          <w:szCs w:val="24"/>
        </w:rPr>
        <w:t xml:space="preserve"> s_conn_id</w:t>
      </w:r>
      <w:r w:rsidRPr="009F3F6C">
        <w:rPr>
          <w:rStyle w:val="token"/>
          <w:rFonts w:ascii="Arial Narrow" w:hAnsi="Arial Narrow"/>
          <w:sz w:val="24"/>
          <w:szCs w:val="24"/>
        </w:rPr>
        <w:t>,</w:t>
      </w:r>
    </w:p>
    <w:p w:rsidR="00EE6C0F" w:rsidRPr="009F3F6C" w:rsidRDefault="00EE6C0F" w:rsidP="00EE6C0F">
      <w:pPr>
        <w:pStyle w:val="HTML"/>
        <w:ind w:firstLine="567"/>
        <w:rPr>
          <w:rStyle w:val="HTML1"/>
          <w:rFonts w:ascii="Arial Narrow" w:hAnsi="Arial Narrow"/>
          <w:sz w:val="24"/>
          <w:szCs w:val="24"/>
        </w:rPr>
      </w:pPr>
      <w:r w:rsidRPr="009F3F6C">
        <w:rPr>
          <w:rStyle w:val="HTML1"/>
          <w:rFonts w:ascii="Arial Narrow" w:hAnsi="Arial Narrow"/>
          <w:sz w:val="24"/>
          <w:szCs w:val="24"/>
        </w:rPr>
        <w:t xml:space="preserve">          </w:t>
      </w:r>
      <w:r>
        <w:rPr>
          <w:rStyle w:val="HTML1"/>
          <w:rFonts w:ascii="Arial Narrow" w:hAnsi="Arial Narrow"/>
          <w:sz w:val="24"/>
          <w:szCs w:val="24"/>
        </w:rPr>
        <w:t xml:space="preserve">     </w:t>
      </w:r>
      <w:r w:rsidRPr="009F3F6C">
        <w:rPr>
          <w:rStyle w:val="token"/>
          <w:rFonts w:ascii="Arial Narrow" w:hAnsi="Arial Narrow"/>
          <w:sz w:val="24"/>
          <w:szCs w:val="24"/>
        </w:rPr>
        <w:t>END</w:t>
      </w:r>
      <w:r w:rsidRPr="009F3F6C">
        <w:rPr>
          <w:rStyle w:val="HTML1"/>
          <w:rFonts w:ascii="Arial Narrow" w:hAnsi="Arial Narrow"/>
          <w:sz w:val="24"/>
          <w:szCs w:val="24"/>
        </w:rPr>
        <w:t xml:space="preserve"> </w:t>
      </w:r>
      <w:r w:rsidRPr="009F3F6C">
        <w:rPr>
          <w:rStyle w:val="token"/>
          <w:rFonts w:ascii="Arial Narrow" w:hAnsi="Arial Narrow"/>
          <w:sz w:val="24"/>
          <w:szCs w:val="24"/>
        </w:rPr>
        <w:t>OF</w:t>
      </w:r>
      <w:r w:rsidRPr="009F3F6C">
        <w:rPr>
          <w:rStyle w:val="HTML1"/>
          <w:rFonts w:ascii="Arial Narrow" w:hAnsi="Arial Narrow"/>
          <w:sz w:val="24"/>
          <w:szCs w:val="24"/>
        </w:rPr>
        <w:t xml:space="preserve"> lty_flt</w:t>
      </w:r>
      <w:r w:rsidRPr="009F3F6C">
        <w:rPr>
          <w:rStyle w:val="token"/>
          <w:rFonts w:ascii="Arial Narrow" w:hAnsi="Arial Narrow"/>
          <w:sz w:val="24"/>
          <w:szCs w:val="24"/>
        </w:rPr>
        <w:t>.</w:t>
      </w:r>
    </w:p>
    <w:p w:rsidR="00EE6C0F" w:rsidRPr="009F3F6C" w:rsidRDefault="00EE6C0F" w:rsidP="00EE6C0F">
      <w:pPr>
        <w:pStyle w:val="HTML"/>
        <w:ind w:firstLine="567"/>
        <w:rPr>
          <w:rStyle w:val="HTML1"/>
          <w:rFonts w:ascii="Arial Narrow" w:hAnsi="Arial Narrow"/>
          <w:sz w:val="24"/>
          <w:szCs w:val="24"/>
        </w:rPr>
      </w:pPr>
      <w:r w:rsidRPr="009F3F6C">
        <w:rPr>
          <w:rStyle w:val="token"/>
          <w:rFonts w:ascii="Arial Narrow" w:hAnsi="Arial Narrow"/>
          <w:sz w:val="24"/>
          <w:szCs w:val="24"/>
        </w:rPr>
        <w:t>DATA</w:t>
      </w:r>
      <w:r w:rsidRPr="009F3F6C">
        <w:rPr>
          <w:rStyle w:val="HTML1"/>
          <w:rFonts w:ascii="Arial Narrow" w:hAnsi="Arial Narrow"/>
          <w:sz w:val="24"/>
          <w:szCs w:val="24"/>
        </w:rPr>
        <w:t xml:space="preserve"> </w:t>
      </w:r>
      <w:r w:rsidRPr="009F3F6C">
        <w:rPr>
          <w:rStyle w:val="token"/>
          <w:rFonts w:ascii="Arial Narrow" w:hAnsi="Arial Narrow"/>
          <w:sz w:val="24"/>
          <w:szCs w:val="24"/>
        </w:rPr>
        <w:t>:</w:t>
      </w:r>
      <w:r w:rsidRPr="009F3F6C">
        <w:rPr>
          <w:rStyle w:val="HTML1"/>
          <w:rFonts w:ascii="Arial Narrow" w:hAnsi="Arial Narrow"/>
          <w:sz w:val="24"/>
          <w:szCs w:val="24"/>
        </w:rPr>
        <w:t xml:space="preserve"> </w:t>
      </w:r>
      <w:r w:rsidRPr="009F3F6C">
        <w:rPr>
          <w:rStyle w:val="HTML1"/>
          <w:rFonts w:ascii="Arial Narrow" w:hAnsi="Arial Narrow"/>
          <w:i/>
          <w:color w:val="002060"/>
          <w:sz w:val="24"/>
          <w:szCs w:val="24"/>
        </w:rPr>
        <w:t>lt_flt</w:t>
      </w:r>
      <w:r w:rsidRPr="009F3F6C">
        <w:rPr>
          <w:rStyle w:val="HTML1"/>
          <w:rFonts w:ascii="Arial Narrow" w:hAnsi="Arial Narrow"/>
          <w:color w:val="002060"/>
          <w:sz w:val="24"/>
          <w:szCs w:val="24"/>
        </w:rPr>
        <w:t xml:space="preserve"> </w:t>
      </w:r>
      <w:r w:rsidRPr="009F3F6C">
        <w:rPr>
          <w:rStyle w:val="token"/>
          <w:rFonts w:ascii="Arial Narrow" w:hAnsi="Arial Narrow"/>
          <w:sz w:val="24"/>
          <w:szCs w:val="24"/>
        </w:rPr>
        <w:t>TYPE</w:t>
      </w:r>
      <w:r w:rsidRPr="009F3F6C">
        <w:rPr>
          <w:rStyle w:val="HTML1"/>
          <w:rFonts w:ascii="Arial Narrow" w:hAnsi="Arial Narrow"/>
          <w:sz w:val="24"/>
          <w:szCs w:val="24"/>
        </w:rPr>
        <w:t xml:space="preserve"> </w:t>
      </w:r>
      <w:r w:rsidRPr="009F3F6C">
        <w:rPr>
          <w:rStyle w:val="token"/>
          <w:rFonts w:ascii="Arial Narrow" w:hAnsi="Arial Narrow"/>
          <w:sz w:val="24"/>
          <w:szCs w:val="24"/>
        </w:rPr>
        <w:t>STANDARD</w:t>
      </w:r>
      <w:r w:rsidRPr="009F3F6C">
        <w:rPr>
          <w:rStyle w:val="HTML1"/>
          <w:rFonts w:ascii="Arial Narrow" w:hAnsi="Arial Narrow"/>
          <w:sz w:val="24"/>
          <w:szCs w:val="24"/>
        </w:rPr>
        <w:t xml:space="preserve"> </w:t>
      </w:r>
      <w:r w:rsidRPr="009F3F6C">
        <w:rPr>
          <w:rStyle w:val="token"/>
          <w:rFonts w:ascii="Arial Narrow" w:hAnsi="Arial Narrow"/>
          <w:sz w:val="24"/>
          <w:szCs w:val="24"/>
        </w:rPr>
        <w:t>TABLE</w:t>
      </w:r>
      <w:r w:rsidRPr="009F3F6C">
        <w:rPr>
          <w:rStyle w:val="HTML1"/>
          <w:rFonts w:ascii="Arial Narrow" w:hAnsi="Arial Narrow"/>
          <w:sz w:val="24"/>
          <w:szCs w:val="24"/>
        </w:rPr>
        <w:t xml:space="preserve"> </w:t>
      </w:r>
      <w:r w:rsidRPr="009F3F6C">
        <w:rPr>
          <w:rStyle w:val="token"/>
          <w:rFonts w:ascii="Arial Narrow" w:hAnsi="Arial Narrow"/>
          <w:sz w:val="24"/>
          <w:szCs w:val="24"/>
        </w:rPr>
        <w:t>OF</w:t>
      </w:r>
      <w:r w:rsidRPr="009F3F6C">
        <w:rPr>
          <w:rStyle w:val="HTML1"/>
          <w:rFonts w:ascii="Arial Narrow" w:hAnsi="Arial Narrow"/>
          <w:sz w:val="24"/>
          <w:szCs w:val="24"/>
        </w:rPr>
        <w:t xml:space="preserve"> lty_flt</w:t>
      </w:r>
      <w:r w:rsidRPr="009F3F6C">
        <w:rPr>
          <w:rStyle w:val="token"/>
          <w:rFonts w:ascii="Arial Narrow" w:hAnsi="Arial Narrow"/>
          <w:sz w:val="24"/>
          <w:szCs w:val="24"/>
        </w:rPr>
        <w:t>.</w:t>
      </w:r>
    </w:p>
    <w:p w:rsidR="00EE6C0F" w:rsidRDefault="00EE6C0F" w:rsidP="00EE6C0F">
      <w:pPr>
        <w:pStyle w:val="HTML"/>
        <w:ind w:firstLine="567"/>
        <w:rPr>
          <w:rStyle w:val="token"/>
          <w:rFonts w:ascii="Arial Narrow" w:hAnsi="Arial Narrow"/>
          <w:i/>
          <w:color w:val="002060"/>
          <w:sz w:val="24"/>
          <w:szCs w:val="24"/>
        </w:rPr>
      </w:pPr>
    </w:p>
    <w:p w:rsidR="00EE6C0F" w:rsidRDefault="00EE6C0F" w:rsidP="00EE6C0F">
      <w:pPr>
        <w:pStyle w:val="HTML"/>
        <w:ind w:firstLine="567"/>
        <w:rPr>
          <w:rStyle w:val="token"/>
          <w:rFonts w:ascii="Arial Narrow" w:hAnsi="Arial Narrow"/>
          <w:i/>
          <w:color w:val="002060"/>
          <w:sz w:val="24"/>
          <w:szCs w:val="24"/>
        </w:rPr>
      </w:pPr>
      <w:r w:rsidRPr="009F3F6C">
        <w:rPr>
          <w:rStyle w:val="token"/>
          <w:rFonts w:ascii="Arial Narrow" w:hAnsi="Arial Narrow"/>
          <w:i/>
          <w:color w:val="002060"/>
          <w:sz w:val="24"/>
          <w:szCs w:val="24"/>
        </w:rPr>
        <w:t>"</w:t>
      </w:r>
      <w:r w:rsidRPr="00FC564F">
        <w:rPr>
          <w:rStyle w:val="token"/>
          <w:rFonts w:ascii="Arial Narrow" w:hAnsi="Arial Narrow"/>
          <w:i/>
          <w:color w:val="002060"/>
          <w:sz w:val="24"/>
          <w:szCs w:val="24"/>
        </w:rPr>
        <w:t xml:space="preserve"> </w:t>
      </w:r>
      <w:r w:rsidRPr="009F3F6C">
        <w:rPr>
          <w:rStyle w:val="token"/>
          <w:rFonts w:ascii="Arial Narrow" w:hAnsi="Arial Narrow"/>
          <w:i/>
          <w:color w:val="002060"/>
          <w:sz w:val="24"/>
          <w:szCs w:val="24"/>
        </w:rPr>
        <w:t>Insert record into local internal table</w:t>
      </w:r>
    </w:p>
    <w:p w:rsidR="00EE6C0F" w:rsidRPr="009F3F6C" w:rsidRDefault="00EE6C0F" w:rsidP="00EE6C0F">
      <w:pPr>
        <w:pStyle w:val="HTML"/>
        <w:ind w:firstLine="567"/>
        <w:rPr>
          <w:rStyle w:val="HTML1"/>
          <w:rFonts w:ascii="Arial Narrow" w:hAnsi="Arial Narrow"/>
          <w:sz w:val="24"/>
          <w:szCs w:val="24"/>
        </w:rPr>
      </w:pPr>
      <w:r w:rsidRPr="009F3F6C">
        <w:rPr>
          <w:rStyle w:val="HTML1"/>
          <w:rFonts w:ascii="Arial Narrow" w:hAnsi="Arial Narrow"/>
          <w:sz w:val="24"/>
          <w:szCs w:val="24"/>
        </w:rPr>
        <w:t xml:space="preserve">lt_flt </w:t>
      </w:r>
      <w:r w:rsidRPr="009F3F6C">
        <w:rPr>
          <w:rStyle w:val="token"/>
          <w:rFonts w:ascii="Arial Narrow" w:hAnsi="Arial Narrow"/>
          <w:sz w:val="24"/>
          <w:szCs w:val="24"/>
        </w:rPr>
        <w:t>=</w:t>
      </w:r>
      <w:r w:rsidRPr="009F3F6C">
        <w:rPr>
          <w:rStyle w:val="HTML1"/>
          <w:rFonts w:ascii="Arial Narrow" w:hAnsi="Arial Narrow"/>
          <w:sz w:val="24"/>
          <w:szCs w:val="24"/>
        </w:rPr>
        <w:t xml:space="preserve">  </w:t>
      </w:r>
      <w:r w:rsidRPr="00092518">
        <w:rPr>
          <w:rStyle w:val="HTML1"/>
          <w:rFonts w:ascii="Arial Narrow" w:hAnsi="Arial Narrow"/>
          <w:i/>
          <w:color w:val="002060"/>
          <w:sz w:val="24"/>
          <w:szCs w:val="24"/>
          <w:shd w:val="clear" w:color="auto" w:fill="F2F2F2" w:themeFill="background1" w:themeFillShade="F2"/>
        </w:rPr>
        <w:t>value #</w:t>
      </w:r>
      <w:r w:rsidRPr="00092518">
        <w:rPr>
          <w:rStyle w:val="token"/>
          <w:rFonts w:ascii="Arial Narrow" w:hAnsi="Arial Narrow"/>
          <w:sz w:val="24"/>
          <w:szCs w:val="24"/>
          <w:shd w:val="clear" w:color="auto" w:fill="FFFFFF" w:themeFill="background1"/>
        </w:rPr>
        <w:t>(</w:t>
      </w:r>
      <w:r w:rsidRPr="00092518">
        <w:rPr>
          <w:rStyle w:val="HTML1"/>
          <w:rFonts w:ascii="Arial Narrow" w:hAnsi="Arial Narrow"/>
          <w:sz w:val="24"/>
          <w:szCs w:val="24"/>
          <w:shd w:val="clear" w:color="auto" w:fill="FFFFFF" w:themeFill="background1"/>
        </w:rPr>
        <w:t xml:space="preserve"> </w:t>
      </w:r>
      <w:r w:rsidRPr="00092518">
        <w:rPr>
          <w:rStyle w:val="token"/>
          <w:rFonts w:ascii="Arial Narrow" w:hAnsi="Arial Narrow"/>
          <w:sz w:val="24"/>
          <w:szCs w:val="24"/>
          <w:shd w:val="clear" w:color="auto" w:fill="FFFFFF" w:themeFill="background1"/>
        </w:rPr>
        <w:t>(</w:t>
      </w:r>
      <w:r w:rsidRPr="00092518">
        <w:rPr>
          <w:rStyle w:val="HTML1"/>
          <w:rFonts w:ascii="Arial Narrow" w:hAnsi="Arial Narrow"/>
          <w:sz w:val="24"/>
          <w:szCs w:val="24"/>
          <w:shd w:val="clear" w:color="auto" w:fill="FFFFFF" w:themeFill="background1"/>
        </w:rPr>
        <w:t xml:space="preserve"> carrid </w:t>
      </w:r>
      <w:r w:rsidRPr="00092518">
        <w:rPr>
          <w:rStyle w:val="token"/>
          <w:rFonts w:ascii="Arial Narrow" w:hAnsi="Arial Narrow"/>
          <w:sz w:val="24"/>
          <w:szCs w:val="24"/>
          <w:shd w:val="clear" w:color="auto" w:fill="FFFFFF" w:themeFill="background1"/>
        </w:rPr>
        <w:t>=</w:t>
      </w:r>
      <w:r w:rsidRPr="00092518">
        <w:rPr>
          <w:rStyle w:val="HTML1"/>
          <w:rFonts w:ascii="Arial Narrow" w:hAnsi="Arial Narrow"/>
          <w:sz w:val="24"/>
          <w:szCs w:val="24"/>
          <w:shd w:val="clear" w:color="auto" w:fill="FFFFFF" w:themeFill="background1"/>
        </w:rPr>
        <w:t xml:space="preserve"> </w:t>
      </w:r>
      <w:r w:rsidRPr="00092518">
        <w:rPr>
          <w:rStyle w:val="token"/>
          <w:rFonts w:ascii="Arial Narrow" w:hAnsi="Arial Narrow"/>
          <w:sz w:val="24"/>
          <w:szCs w:val="24"/>
          <w:shd w:val="clear" w:color="auto" w:fill="FFFFFF" w:themeFill="background1"/>
        </w:rPr>
        <w:t>'LH'</w:t>
      </w:r>
      <w:r w:rsidRPr="00092518">
        <w:rPr>
          <w:rStyle w:val="HTML1"/>
          <w:rFonts w:ascii="Arial Narrow" w:hAnsi="Arial Narrow"/>
          <w:sz w:val="24"/>
          <w:szCs w:val="24"/>
          <w:shd w:val="clear" w:color="auto" w:fill="FFFFFF" w:themeFill="background1"/>
        </w:rPr>
        <w:t xml:space="preserve"> </w:t>
      </w:r>
      <w:r w:rsidRPr="00092518">
        <w:rPr>
          <w:rStyle w:val="token"/>
          <w:rFonts w:ascii="Arial Narrow" w:hAnsi="Arial Narrow"/>
          <w:sz w:val="24"/>
          <w:szCs w:val="24"/>
          <w:shd w:val="clear" w:color="auto" w:fill="FFFFFF" w:themeFill="background1"/>
        </w:rPr>
        <w:t>)</w:t>
      </w:r>
      <w:r w:rsidRPr="00092518">
        <w:rPr>
          <w:rStyle w:val="HTML1"/>
          <w:rFonts w:ascii="Arial Narrow" w:hAnsi="Arial Narrow"/>
          <w:sz w:val="24"/>
          <w:szCs w:val="24"/>
          <w:shd w:val="clear" w:color="auto" w:fill="FFFFFF" w:themeFill="background1"/>
        </w:rPr>
        <w:t xml:space="preserve"> </w:t>
      </w:r>
      <w:r w:rsidRPr="00092518">
        <w:rPr>
          <w:rStyle w:val="token"/>
          <w:rFonts w:ascii="Arial Narrow" w:hAnsi="Arial Narrow"/>
          <w:sz w:val="24"/>
          <w:szCs w:val="24"/>
          <w:shd w:val="clear" w:color="auto" w:fill="FFFFFF" w:themeFill="background1"/>
        </w:rPr>
        <w:t>(</w:t>
      </w:r>
      <w:r w:rsidRPr="00092518">
        <w:rPr>
          <w:rStyle w:val="HTML1"/>
          <w:rFonts w:ascii="Arial Narrow" w:hAnsi="Arial Narrow"/>
          <w:sz w:val="24"/>
          <w:szCs w:val="24"/>
          <w:shd w:val="clear" w:color="auto" w:fill="FFFFFF" w:themeFill="background1"/>
        </w:rPr>
        <w:t xml:space="preserve"> connid </w:t>
      </w:r>
      <w:r w:rsidRPr="00092518">
        <w:rPr>
          <w:rStyle w:val="token"/>
          <w:rFonts w:ascii="Arial Narrow" w:hAnsi="Arial Narrow"/>
          <w:sz w:val="24"/>
          <w:szCs w:val="24"/>
          <w:shd w:val="clear" w:color="auto" w:fill="FFFFFF" w:themeFill="background1"/>
        </w:rPr>
        <w:t>=</w:t>
      </w:r>
      <w:r w:rsidRPr="00092518">
        <w:rPr>
          <w:rStyle w:val="HTML1"/>
          <w:rFonts w:ascii="Arial Narrow" w:hAnsi="Arial Narrow"/>
          <w:sz w:val="24"/>
          <w:szCs w:val="24"/>
          <w:shd w:val="clear" w:color="auto" w:fill="FFFFFF" w:themeFill="background1"/>
        </w:rPr>
        <w:t xml:space="preserve"> </w:t>
      </w:r>
      <w:r w:rsidRPr="00092518">
        <w:rPr>
          <w:rStyle w:val="token"/>
          <w:rFonts w:ascii="Arial Narrow" w:hAnsi="Arial Narrow"/>
          <w:sz w:val="24"/>
          <w:szCs w:val="24"/>
          <w:shd w:val="clear" w:color="auto" w:fill="FFFFFF" w:themeFill="background1"/>
        </w:rPr>
        <w:t>2402</w:t>
      </w:r>
      <w:r w:rsidRPr="00092518">
        <w:rPr>
          <w:rStyle w:val="HTML1"/>
          <w:rFonts w:ascii="Arial Narrow" w:hAnsi="Arial Narrow"/>
          <w:sz w:val="24"/>
          <w:szCs w:val="24"/>
          <w:shd w:val="clear" w:color="auto" w:fill="FFFFFF" w:themeFill="background1"/>
        </w:rPr>
        <w:t xml:space="preserve"> </w:t>
      </w:r>
      <w:r w:rsidRPr="00092518">
        <w:rPr>
          <w:rStyle w:val="token"/>
          <w:rFonts w:ascii="Arial Narrow" w:hAnsi="Arial Narrow"/>
          <w:sz w:val="24"/>
          <w:szCs w:val="24"/>
          <w:shd w:val="clear" w:color="auto" w:fill="FFFFFF" w:themeFill="background1"/>
        </w:rPr>
        <w:t>)</w:t>
      </w:r>
      <w:r w:rsidRPr="00092518">
        <w:rPr>
          <w:rStyle w:val="HTML1"/>
          <w:rFonts w:ascii="Arial Narrow" w:hAnsi="Arial Narrow"/>
          <w:sz w:val="24"/>
          <w:szCs w:val="24"/>
          <w:shd w:val="clear" w:color="auto" w:fill="FFFFFF" w:themeFill="background1"/>
        </w:rPr>
        <w:t xml:space="preserve"> </w:t>
      </w:r>
      <w:r w:rsidRPr="00092518">
        <w:rPr>
          <w:rStyle w:val="token"/>
          <w:rFonts w:ascii="Arial Narrow" w:hAnsi="Arial Narrow"/>
          <w:sz w:val="24"/>
          <w:szCs w:val="24"/>
          <w:shd w:val="clear" w:color="auto" w:fill="FFFFFF" w:themeFill="background1"/>
        </w:rPr>
        <w:t>)</w:t>
      </w:r>
      <w:r w:rsidRPr="009F3F6C">
        <w:rPr>
          <w:rStyle w:val="HTML1"/>
          <w:rFonts w:ascii="Arial Narrow" w:hAnsi="Arial Narrow"/>
          <w:sz w:val="24"/>
          <w:szCs w:val="24"/>
        </w:rPr>
        <w:t xml:space="preserve"> </w:t>
      </w:r>
      <w:r w:rsidRPr="009F3F6C">
        <w:rPr>
          <w:rStyle w:val="token"/>
          <w:rFonts w:ascii="Arial Narrow" w:hAnsi="Arial Narrow"/>
          <w:sz w:val="24"/>
          <w:szCs w:val="24"/>
        </w:rPr>
        <w:t>.</w:t>
      </w:r>
    </w:p>
    <w:p w:rsidR="00EE6C0F" w:rsidRPr="009F3F6C" w:rsidRDefault="00EE6C0F" w:rsidP="00EE6C0F">
      <w:pPr>
        <w:pStyle w:val="HTML"/>
        <w:ind w:firstLine="567"/>
        <w:rPr>
          <w:rStyle w:val="HTML1"/>
          <w:rFonts w:ascii="Arial Narrow" w:hAnsi="Arial Narrow"/>
          <w:sz w:val="24"/>
          <w:szCs w:val="24"/>
        </w:rPr>
      </w:pPr>
    </w:p>
    <w:p w:rsidR="00EE6C0F" w:rsidRPr="009F3F6C" w:rsidRDefault="00EE6C0F" w:rsidP="00EE6C0F">
      <w:pPr>
        <w:pStyle w:val="HTML"/>
        <w:ind w:firstLine="567"/>
        <w:rPr>
          <w:rStyle w:val="HTML1"/>
          <w:rFonts w:ascii="Arial Narrow" w:hAnsi="Arial Narrow"/>
          <w:sz w:val="24"/>
          <w:szCs w:val="24"/>
        </w:rPr>
      </w:pPr>
      <w:r w:rsidRPr="009F3F6C">
        <w:rPr>
          <w:rStyle w:val="token"/>
          <w:rFonts w:ascii="Arial Narrow" w:hAnsi="Arial Narrow"/>
          <w:sz w:val="24"/>
          <w:szCs w:val="24"/>
        </w:rPr>
        <w:t>SELECT</w:t>
      </w:r>
      <w:r w:rsidRPr="009F3F6C">
        <w:rPr>
          <w:rStyle w:val="HTML1"/>
          <w:rFonts w:ascii="Arial Narrow" w:hAnsi="Arial Narrow"/>
          <w:sz w:val="24"/>
          <w:szCs w:val="24"/>
        </w:rPr>
        <w:t xml:space="preserve"> a</w:t>
      </w:r>
      <w:r w:rsidRPr="009F3F6C">
        <w:rPr>
          <w:rStyle w:val="token"/>
          <w:rFonts w:ascii="Arial Narrow" w:hAnsi="Arial Narrow"/>
          <w:sz w:val="24"/>
          <w:szCs w:val="24"/>
        </w:rPr>
        <w:t>~</w:t>
      </w:r>
      <w:r w:rsidRPr="009F3F6C">
        <w:rPr>
          <w:rStyle w:val="HTML1"/>
          <w:rFonts w:ascii="Arial Narrow" w:hAnsi="Arial Narrow"/>
          <w:sz w:val="24"/>
          <w:szCs w:val="24"/>
        </w:rPr>
        <w:t>carrid</w:t>
      </w:r>
      <w:r w:rsidRPr="009F3F6C">
        <w:rPr>
          <w:rStyle w:val="token"/>
          <w:rFonts w:ascii="Arial Narrow" w:hAnsi="Arial Narrow"/>
          <w:sz w:val="24"/>
          <w:szCs w:val="24"/>
        </w:rPr>
        <w:t>,</w:t>
      </w:r>
      <w:r>
        <w:rPr>
          <w:rStyle w:val="token"/>
          <w:rFonts w:ascii="Arial Narrow" w:hAnsi="Arial Narrow"/>
          <w:sz w:val="24"/>
          <w:szCs w:val="24"/>
        </w:rPr>
        <w:t xml:space="preserve"> </w:t>
      </w:r>
      <w:r w:rsidRPr="009F3F6C">
        <w:rPr>
          <w:rStyle w:val="HTML1"/>
          <w:rFonts w:ascii="Arial Narrow" w:hAnsi="Arial Narrow"/>
          <w:sz w:val="24"/>
          <w:szCs w:val="24"/>
        </w:rPr>
        <w:t>a</w:t>
      </w:r>
      <w:r w:rsidRPr="009F3F6C">
        <w:rPr>
          <w:rStyle w:val="token"/>
          <w:rFonts w:ascii="Arial Narrow" w:hAnsi="Arial Narrow"/>
          <w:sz w:val="24"/>
          <w:szCs w:val="24"/>
        </w:rPr>
        <w:t>~</w:t>
      </w:r>
      <w:r w:rsidRPr="009F3F6C">
        <w:rPr>
          <w:rStyle w:val="HTML1"/>
          <w:rFonts w:ascii="Arial Narrow" w:hAnsi="Arial Narrow"/>
          <w:sz w:val="24"/>
          <w:szCs w:val="24"/>
        </w:rPr>
        <w:t>connid</w:t>
      </w:r>
      <w:r w:rsidRPr="009F3F6C">
        <w:rPr>
          <w:rStyle w:val="token"/>
          <w:rFonts w:ascii="Arial Narrow" w:hAnsi="Arial Narrow"/>
          <w:sz w:val="24"/>
          <w:szCs w:val="24"/>
        </w:rPr>
        <w:t>,</w:t>
      </w:r>
      <w:r w:rsidRPr="009F3F6C">
        <w:rPr>
          <w:rStyle w:val="HTML1"/>
          <w:rFonts w:ascii="Arial Narrow" w:hAnsi="Arial Narrow"/>
          <w:sz w:val="24"/>
          <w:szCs w:val="24"/>
        </w:rPr>
        <w:t xml:space="preserve"> </w:t>
      </w:r>
      <w:r w:rsidRPr="009F3F6C">
        <w:rPr>
          <w:rStyle w:val="token"/>
          <w:rFonts w:ascii="Arial Narrow" w:hAnsi="Arial Narrow"/>
          <w:sz w:val="24"/>
          <w:szCs w:val="24"/>
        </w:rPr>
        <w:t>SUM(</w:t>
      </w:r>
      <w:r w:rsidRPr="009F3F6C">
        <w:rPr>
          <w:rStyle w:val="HTML1"/>
          <w:rFonts w:ascii="Arial Narrow" w:hAnsi="Arial Narrow"/>
          <w:sz w:val="24"/>
          <w:szCs w:val="24"/>
        </w:rPr>
        <w:t xml:space="preserve"> b</w:t>
      </w:r>
      <w:r w:rsidRPr="009F3F6C">
        <w:rPr>
          <w:rStyle w:val="token"/>
          <w:rFonts w:ascii="Arial Narrow" w:hAnsi="Arial Narrow"/>
          <w:sz w:val="24"/>
          <w:szCs w:val="24"/>
        </w:rPr>
        <w:t>~</w:t>
      </w:r>
      <w:r w:rsidRPr="009F3F6C">
        <w:rPr>
          <w:rStyle w:val="HTML1"/>
          <w:rFonts w:ascii="Arial Narrow" w:hAnsi="Arial Narrow"/>
          <w:sz w:val="24"/>
          <w:szCs w:val="24"/>
        </w:rPr>
        <w:t xml:space="preserve">price </w:t>
      </w:r>
      <w:r w:rsidRPr="009F3F6C">
        <w:rPr>
          <w:rStyle w:val="token"/>
          <w:rFonts w:ascii="Arial Narrow" w:hAnsi="Arial Narrow"/>
          <w:sz w:val="24"/>
          <w:szCs w:val="24"/>
        </w:rPr>
        <w:t>)</w:t>
      </w:r>
      <w:r w:rsidRPr="009F3F6C">
        <w:rPr>
          <w:rStyle w:val="HTML1"/>
          <w:rFonts w:ascii="Arial Narrow" w:hAnsi="Arial Narrow"/>
          <w:sz w:val="24"/>
          <w:szCs w:val="24"/>
        </w:rPr>
        <w:t xml:space="preserve"> </w:t>
      </w:r>
      <w:r w:rsidRPr="009F3F6C">
        <w:rPr>
          <w:rStyle w:val="token"/>
          <w:rFonts w:ascii="Arial Narrow" w:hAnsi="Arial Narrow"/>
          <w:sz w:val="24"/>
          <w:szCs w:val="24"/>
        </w:rPr>
        <w:t>AS</w:t>
      </w:r>
      <w:r w:rsidRPr="009F3F6C">
        <w:rPr>
          <w:rStyle w:val="HTML1"/>
          <w:rFonts w:ascii="Arial Narrow" w:hAnsi="Arial Narrow"/>
          <w:sz w:val="24"/>
          <w:szCs w:val="24"/>
        </w:rPr>
        <w:t xml:space="preserve"> price</w:t>
      </w:r>
      <w:r w:rsidRPr="009F3F6C">
        <w:rPr>
          <w:rStyle w:val="token"/>
          <w:rFonts w:ascii="Arial Narrow" w:hAnsi="Arial Narrow"/>
          <w:sz w:val="24"/>
          <w:szCs w:val="24"/>
        </w:rPr>
        <w:t>,</w:t>
      </w:r>
      <w:r w:rsidRPr="009F3F6C">
        <w:rPr>
          <w:rStyle w:val="HTML1"/>
          <w:rFonts w:ascii="Arial Narrow" w:hAnsi="Arial Narrow"/>
          <w:sz w:val="24"/>
          <w:szCs w:val="24"/>
        </w:rPr>
        <w:t xml:space="preserve"> b</w:t>
      </w:r>
      <w:r w:rsidRPr="009F3F6C">
        <w:rPr>
          <w:rStyle w:val="token"/>
          <w:rFonts w:ascii="Arial Narrow" w:hAnsi="Arial Narrow"/>
          <w:sz w:val="24"/>
          <w:szCs w:val="24"/>
        </w:rPr>
        <w:t>~</w:t>
      </w:r>
      <w:r w:rsidRPr="009F3F6C">
        <w:rPr>
          <w:rStyle w:val="HTML1"/>
          <w:rFonts w:ascii="Arial Narrow" w:hAnsi="Arial Narrow"/>
          <w:sz w:val="24"/>
          <w:szCs w:val="24"/>
        </w:rPr>
        <w:t>currency</w:t>
      </w:r>
    </w:p>
    <w:p w:rsidR="00EE6C0F" w:rsidRDefault="00EE6C0F" w:rsidP="00EE6C0F">
      <w:pPr>
        <w:pStyle w:val="HTML"/>
        <w:ind w:firstLine="567"/>
        <w:rPr>
          <w:rStyle w:val="HTML1"/>
          <w:rFonts w:ascii="Arial Narrow" w:hAnsi="Arial Narrow"/>
          <w:sz w:val="24"/>
          <w:szCs w:val="24"/>
        </w:rPr>
      </w:pPr>
      <w:r w:rsidRPr="009F3F6C">
        <w:rPr>
          <w:rStyle w:val="token"/>
          <w:rFonts w:ascii="Arial Narrow" w:hAnsi="Arial Narrow"/>
          <w:sz w:val="24"/>
          <w:szCs w:val="24"/>
        </w:rPr>
        <w:t>FROM</w:t>
      </w:r>
      <w:r w:rsidRPr="009F3F6C">
        <w:rPr>
          <w:rStyle w:val="HTML1"/>
          <w:rFonts w:ascii="Arial Narrow" w:hAnsi="Arial Narrow"/>
          <w:sz w:val="24"/>
          <w:szCs w:val="24"/>
        </w:rPr>
        <w:t xml:space="preserve"> </w:t>
      </w:r>
      <w:r w:rsidRPr="00092518">
        <w:rPr>
          <w:rStyle w:val="HTML1"/>
          <w:rFonts w:ascii="Arial Narrow" w:hAnsi="Arial Narrow"/>
          <w:i/>
          <w:color w:val="002060"/>
          <w:sz w:val="24"/>
          <w:szCs w:val="24"/>
          <w:shd w:val="clear" w:color="auto" w:fill="F2F2F2" w:themeFill="background1" w:themeFillShade="F2"/>
        </w:rPr>
        <w:t>@lt_flt</w:t>
      </w:r>
      <w:r w:rsidRPr="00092518">
        <w:rPr>
          <w:rStyle w:val="HTML1"/>
          <w:rFonts w:ascii="Arial Narrow" w:hAnsi="Arial Narrow"/>
          <w:color w:val="002060"/>
          <w:sz w:val="24"/>
          <w:szCs w:val="24"/>
        </w:rPr>
        <w:t xml:space="preserve"> </w:t>
      </w:r>
      <w:r w:rsidRPr="009F3F6C">
        <w:rPr>
          <w:rStyle w:val="token"/>
          <w:rFonts w:ascii="Arial Narrow" w:hAnsi="Arial Narrow"/>
          <w:sz w:val="24"/>
          <w:szCs w:val="24"/>
        </w:rPr>
        <w:t>AS</w:t>
      </w:r>
      <w:r w:rsidRPr="009F3F6C">
        <w:rPr>
          <w:rStyle w:val="HTML1"/>
          <w:rFonts w:ascii="Arial Narrow" w:hAnsi="Arial Narrow"/>
          <w:sz w:val="24"/>
          <w:szCs w:val="24"/>
        </w:rPr>
        <w:t xml:space="preserve"> a </w:t>
      </w:r>
    </w:p>
    <w:p w:rsidR="00EE6C0F" w:rsidRPr="009F3F6C" w:rsidRDefault="00EE6C0F" w:rsidP="00EE6C0F">
      <w:pPr>
        <w:pStyle w:val="HTML"/>
        <w:ind w:firstLine="567"/>
        <w:rPr>
          <w:rStyle w:val="HTML1"/>
          <w:rFonts w:ascii="Arial Narrow" w:hAnsi="Arial Narrow"/>
          <w:sz w:val="24"/>
          <w:szCs w:val="24"/>
        </w:rPr>
      </w:pPr>
      <w:r w:rsidRPr="009F3F6C">
        <w:rPr>
          <w:rStyle w:val="token"/>
          <w:rFonts w:ascii="Arial Narrow" w:hAnsi="Arial Narrow"/>
          <w:sz w:val="24"/>
          <w:szCs w:val="24"/>
        </w:rPr>
        <w:t>LEFT</w:t>
      </w:r>
      <w:r w:rsidRPr="009F3F6C">
        <w:rPr>
          <w:rStyle w:val="HTML1"/>
          <w:rFonts w:ascii="Arial Narrow" w:hAnsi="Arial Narrow"/>
          <w:sz w:val="24"/>
          <w:szCs w:val="24"/>
        </w:rPr>
        <w:t xml:space="preserve"> </w:t>
      </w:r>
      <w:r w:rsidRPr="009F3F6C">
        <w:rPr>
          <w:rStyle w:val="token"/>
          <w:rFonts w:ascii="Arial Narrow" w:hAnsi="Arial Narrow"/>
          <w:sz w:val="24"/>
          <w:szCs w:val="24"/>
        </w:rPr>
        <w:t>OUTER</w:t>
      </w:r>
      <w:r w:rsidRPr="009F3F6C">
        <w:rPr>
          <w:rStyle w:val="HTML1"/>
          <w:rFonts w:ascii="Arial Narrow" w:hAnsi="Arial Narrow"/>
          <w:sz w:val="24"/>
          <w:szCs w:val="24"/>
        </w:rPr>
        <w:t xml:space="preserve"> </w:t>
      </w:r>
      <w:r w:rsidRPr="009F3F6C">
        <w:rPr>
          <w:rStyle w:val="token"/>
          <w:rFonts w:ascii="Arial Narrow" w:hAnsi="Arial Narrow"/>
          <w:sz w:val="24"/>
          <w:szCs w:val="24"/>
        </w:rPr>
        <w:t>JOIN</w:t>
      </w:r>
      <w:r w:rsidRPr="009F3F6C">
        <w:rPr>
          <w:rStyle w:val="HTML1"/>
          <w:rFonts w:ascii="Arial Narrow" w:hAnsi="Arial Narrow"/>
          <w:sz w:val="24"/>
          <w:szCs w:val="24"/>
        </w:rPr>
        <w:t xml:space="preserve"> sflight </w:t>
      </w:r>
      <w:r w:rsidRPr="009F3F6C">
        <w:rPr>
          <w:rStyle w:val="token"/>
          <w:rFonts w:ascii="Arial Narrow" w:hAnsi="Arial Narrow"/>
          <w:sz w:val="24"/>
          <w:szCs w:val="24"/>
        </w:rPr>
        <w:t>AS</w:t>
      </w:r>
      <w:r w:rsidRPr="009F3F6C">
        <w:rPr>
          <w:rStyle w:val="HTML1"/>
          <w:rFonts w:ascii="Arial Narrow" w:hAnsi="Arial Narrow"/>
          <w:sz w:val="24"/>
          <w:szCs w:val="24"/>
        </w:rPr>
        <w:t xml:space="preserve"> b </w:t>
      </w:r>
      <w:r w:rsidRPr="009F3F6C">
        <w:rPr>
          <w:rStyle w:val="token"/>
          <w:rFonts w:ascii="Arial Narrow" w:hAnsi="Arial Narrow"/>
          <w:sz w:val="24"/>
          <w:szCs w:val="24"/>
        </w:rPr>
        <w:t>ON</w:t>
      </w:r>
      <w:r w:rsidRPr="009F3F6C">
        <w:rPr>
          <w:rStyle w:val="HTML1"/>
          <w:rFonts w:ascii="Arial Narrow" w:hAnsi="Arial Narrow"/>
          <w:sz w:val="24"/>
          <w:szCs w:val="24"/>
        </w:rPr>
        <w:t xml:space="preserve"> a</w:t>
      </w:r>
      <w:r w:rsidRPr="009F3F6C">
        <w:rPr>
          <w:rStyle w:val="token"/>
          <w:rFonts w:ascii="Arial Narrow" w:hAnsi="Arial Narrow"/>
          <w:sz w:val="24"/>
          <w:szCs w:val="24"/>
        </w:rPr>
        <w:t>~</w:t>
      </w:r>
      <w:r w:rsidRPr="009F3F6C">
        <w:rPr>
          <w:rStyle w:val="HTML1"/>
          <w:rFonts w:ascii="Arial Narrow" w:hAnsi="Arial Narrow"/>
          <w:sz w:val="24"/>
          <w:szCs w:val="24"/>
        </w:rPr>
        <w:t xml:space="preserve">carrid </w:t>
      </w:r>
      <w:r w:rsidRPr="009F3F6C">
        <w:rPr>
          <w:rStyle w:val="token"/>
          <w:rFonts w:ascii="Arial Narrow" w:hAnsi="Arial Narrow"/>
          <w:sz w:val="24"/>
          <w:szCs w:val="24"/>
        </w:rPr>
        <w:t>=</w:t>
      </w:r>
      <w:r w:rsidRPr="009F3F6C">
        <w:rPr>
          <w:rStyle w:val="HTML1"/>
          <w:rFonts w:ascii="Arial Narrow" w:hAnsi="Arial Narrow"/>
          <w:sz w:val="24"/>
          <w:szCs w:val="24"/>
        </w:rPr>
        <w:t xml:space="preserve"> b</w:t>
      </w:r>
      <w:r w:rsidRPr="009F3F6C">
        <w:rPr>
          <w:rStyle w:val="token"/>
          <w:rFonts w:ascii="Arial Narrow" w:hAnsi="Arial Narrow"/>
          <w:sz w:val="24"/>
          <w:szCs w:val="24"/>
        </w:rPr>
        <w:t>~</w:t>
      </w:r>
      <w:r w:rsidRPr="009F3F6C">
        <w:rPr>
          <w:rStyle w:val="HTML1"/>
          <w:rFonts w:ascii="Arial Narrow" w:hAnsi="Arial Narrow"/>
          <w:sz w:val="24"/>
          <w:szCs w:val="24"/>
        </w:rPr>
        <w:t xml:space="preserve">carrid </w:t>
      </w:r>
      <w:r w:rsidRPr="009F3F6C">
        <w:rPr>
          <w:rStyle w:val="token"/>
          <w:rFonts w:ascii="Arial Narrow" w:hAnsi="Arial Narrow"/>
          <w:sz w:val="24"/>
          <w:szCs w:val="24"/>
        </w:rPr>
        <w:t>AND</w:t>
      </w:r>
      <w:r w:rsidRPr="009F3F6C">
        <w:rPr>
          <w:rStyle w:val="HTML1"/>
          <w:rFonts w:ascii="Arial Narrow" w:hAnsi="Arial Narrow"/>
          <w:sz w:val="24"/>
          <w:szCs w:val="24"/>
        </w:rPr>
        <w:t xml:space="preserve"> a</w:t>
      </w:r>
      <w:r w:rsidRPr="009F3F6C">
        <w:rPr>
          <w:rStyle w:val="token"/>
          <w:rFonts w:ascii="Arial Narrow" w:hAnsi="Arial Narrow"/>
          <w:sz w:val="24"/>
          <w:szCs w:val="24"/>
        </w:rPr>
        <w:t>~</w:t>
      </w:r>
      <w:r w:rsidRPr="009F3F6C">
        <w:rPr>
          <w:rStyle w:val="HTML1"/>
          <w:rFonts w:ascii="Arial Narrow" w:hAnsi="Arial Narrow"/>
          <w:sz w:val="24"/>
          <w:szCs w:val="24"/>
        </w:rPr>
        <w:t xml:space="preserve">connid </w:t>
      </w:r>
      <w:r w:rsidRPr="009F3F6C">
        <w:rPr>
          <w:rStyle w:val="token"/>
          <w:rFonts w:ascii="Arial Narrow" w:hAnsi="Arial Narrow"/>
          <w:sz w:val="24"/>
          <w:szCs w:val="24"/>
        </w:rPr>
        <w:t>=</w:t>
      </w:r>
      <w:r w:rsidRPr="009F3F6C">
        <w:rPr>
          <w:rStyle w:val="HTML1"/>
          <w:rFonts w:ascii="Arial Narrow" w:hAnsi="Arial Narrow"/>
          <w:sz w:val="24"/>
          <w:szCs w:val="24"/>
        </w:rPr>
        <w:t xml:space="preserve"> b</w:t>
      </w:r>
      <w:r w:rsidRPr="009F3F6C">
        <w:rPr>
          <w:rStyle w:val="token"/>
          <w:rFonts w:ascii="Arial Narrow" w:hAnsi="Arial Narrow"/>
          <w:sz w:val="24"/>
          <w:szCs w:val="24"/>
        </w:rPr>
        <w:t>~</w:t>
      </w:r>
      <w:r w:rsidRPr="009F3F6C">
        <w:rPr>
          <w:rStyle w:val="HTML1"/>
          <w:rFonts w:ascii="Arial Narrow" w:hAnsi="Arial Narrow"/>
          <w:sz w:val="24"/>
          <w:szCs w:val="24"/>
        </w:rPr>
        <w:t>connid</w:t>
      </w:r>
    </w:p>
    <w:p w:rsidR="00EE6C0F" w:rsidRPr="009F3F6C" w:rsidRDefault="00EE6C0F" w:rsidP="00EE6C0F">
      <w:pPr>
        <w:pStyle w:val="HTML"/>
        <w:ind w:firstLine="567"/>
        <w:rPr>
          <w:rStyle w:val="HTML1"/>
          <w:rFonts w:ascii="Arial Narrow" w:hAnsi="Arial Narrow"/>
          <w:sz w:val="24"/>
          <w:szCs w:val="24"/>
        </w:rPr>
      </w:pPr>
      <w:r w:rsidRPr="009F3F6C">
        <w:rPr>
          <w:rStyle w:val="token"/>
          <w:rFonts w:ascii="Arial Narrow" w:hAnsi="Arial Narrow"/>
          <w:sz w:val="24"/>
          <w:szCs w:val="24"/>
        </w:rPr>
        <w:t>GROUP</w:t>
      </w:r>
      <w:r w:rsidRPr="009F3F6C">
        <w:rPr>
          <w:rStyle w:val="HTML1"/>
          <w:rFonts w:ascii="Arial Narrow" w:hAnsi="Arial Narrow"/>
          <w:sz w:val="24"/>
          <w:szCs w:val="24"/>
        </w:rPr>
        <w:t xml:space="preserve"> </w:t>
      </w:r>
      <w:r w:rsidRPr="009F3F6C">
        <w:rPr>
          <w:rStyle w:val="token"/>
          <w:rFonts w:ascii="Arial Narrow" w:hAnsi="Arial Narrow"/>
          <w:sz w:val="24"/>
          <w:szCs w:val="24"/>
        </w:rPr>
        <w:t>BY</w:t>
      </w:r>
      <w:r w:rsidRPr="009F3F6C">
        <w:rPr>
          <w:rStyle w:val="HTML1"/>
          <w:rFonts w:ascii="Arial Narrow" w:hAnsi="Arial Narrow"/>
          <w:sz w:val="24"/>
          <w:szCs w:val="24"/>
        </w:rPr>
        <w:t xml:space="preserve"> a</w:t>
      </w:r>
      <w:r w:rsidRPr="009F3F6C">
        <w:rPr>
          <w:rStyle w:val="token"/>
          <w:rFonts w:ascii="Arial Narrow" w:hAnsi="Arial Narrow"/>
          <w:sz w:val="24"/>
          <w:szCs w:val="24"/>
        </w:rPr>
        <w:t>~</w:t>
      </w:r>
      <w:r w:rsidRPr="009F3F6C">
        <w:rPr>
          <w:rStyle w:val="HTML1"/>
          <w:rFonts w:ascii="Arial Narrow" w:hAnsi="Arial Narrow"/>
          <w:sz w:val="24"/>
          <w:szCs w:val="24"/>
        </w:rPr>
        <w:t>carrid</w:t>
      </w:r>
      <w:r w:rsidRPr="009F3F6C">
        <w:rPr>
          <w:rStyle w:val="token"/>
          <w:rFonts w:ascii="Arial Narrow" w:hAnsi="Arial Narrow"/>
          <w:sz w:val="24"/>
          <w:szCs w:val="24"/>
        </w:rPr>
        <w:t>,</w:t>
      </w:r>
      <w:r w:rsidRPr="009F3F6C">
        <w:rPr>
          <w:rStyle w:val="HTML1"/>
          <w:rFonts w:ascii="Arial Narrow" w:hAnsi="Arial Narrow"/>
          <w:sz w:val="24"/>
          <w:szCs w:val="24"/>
        </w:rPr>
        <w:t xml:space="preserve"> a</w:t>
      </w:r>
      <w:r w:rsidRPr="009F3F6C">
        <w:rPr>
          <w:rStyle w:val="token"/>
          <w:rFonts w:ascii="Arial Narrow" w:hAnsi="Arial Narrow"/>
          <w:sz w:val="24"/>
          <w:szCs w:val="24"/>
        </w:rPr>
        <w:t>~</w:t>
      </w:r>
      <w:r w:rsidRPr="009F3F6C">
        <w:rPr>
          <w:rStyle w:val="HTML1"/>
          <w:rFonts w:ascii="Arial Narrow" w:hAnsi="Arial Narrow"/>
          <w:sz w:val="24"/>
          <w:szCs w:val="24"/>
        </w:rPr>
        <w:t>connid</w:t>
      </w:r>
      <w:r w:rsidRPr="009F3F6C">
        <w:rPr>
          <w:rStyle w:val="token"/>
          <w:rFonts w:ascii="Arial Narrow" w:hAnsi="Arial Narrow"/>
          <w:sz w:val="24"/>
          <w:szCs w:val="24"/>
        </w:rPr>
        <w:t>,</w:t>
      </w:r>
      <w:r w:rsidRPr="009F3F6C">
        <w:rPr>
          <w:rStyle w:val="HTML1"/>
          <w:rFonts w:ascii="Arial Narrow" w:hAnsi="Arial Narrow"/>
          <w:sz w:val="24"/>
          <w:szCs w:val="24"/>
        </w:rPr>
        <w:t xml:space="preserve"> b</w:t>
      </w:r>
      <w:r w:rsidRPr="009F3F6C">
        <w:rPr>
          <w:rStyle w:val="token"/>
          <w:rFonts w:ascii="Arial Narrow" w:hAnsi="Arial Narrow"/>
          <w:sz w:val="24"/>
          <w:szCs w:val="24"/>
        </w:rPr>
        <w:t>~</w:t>
      </w:r>
      <w:r w:rsidRPr="009F3F6C">
        <w:rPr>
          <w:rStyle w:val="HTML1"/>
          <w:rFonts w:ascii="Arial Narrow" w:hAnsi="Arial Narrow"/>
          <w:sz w:val="24"/>
          <w:szCs w:val="24"/>
        </w:rPr>
        <w:t>currency</w:t>
      </w:r>
    </w:p>
    <w:p w:rsidR="00EE6C0F" w:rsidRPr="009F3F6C" w:rsidRDefault="00EE6C0F" w:rsidP="00EE6C0F">
      <w:pPr>
        <w:pStyle w:val="HTML"/>
        <w:ind w:firstLine="567"/>
        <w:rPr>
          <w:rStyle w:val="HTML1"/>
          <w:rFonts w:ascii="Arial Narrow" w:hAnsi="Arial Narrow"/>
          <w:sz w:val="24"/>
          <w:szCs w:val="24"/>
        </w:rPr>
      </w:pPr>
      <w:r w:rsidRPr="009F3F6C">
        <w:rPr>
          <w:rStyle w:val="token"/>
          <w:rFonts w:ascii="Arial Narrow" w:hAnsi="Arial Narrow"/>
          <w:sz w:val="24"/>
          <w:szCs w:val="24"/>
        </w:rPr>
        <w:t>ORDER</w:t>
      </w:r>
      <w:r w:rsidRPr="009F3F6C">
        <w:rPr>
          <w:rStyle w:val="HTML1"/>
          <w:rFonts w:ascii="Arial Narrow" w:hAnsi="Arial Narrow"/>
          <w:sz w:val="24"/>
          <w:szCs w:val="24"/>
        </w:rPr>
        <w:t xml:space="preserve"> </w:t>
      </w:r>
      <w:r w:rsidRPr="009F3F6C">
        <w:rPr>
          <w:rStyle w:val="token"/>
          <w:rFonts w:ascii="Arial Narrow" w:hAnsi="Arial Narrow"/>
          <w:sz w:val="24"/>
          <w:szCs w:val="24"/>
        </w:rPr>
        <w:t>BY</w:t>
      </w:r>
      <w:r w:rsidRPr="009F3F6C">
        <w:rPr>
          <w:rStyle w:val="HTML1"/>
          <w:rFonts w:ascii="Arial Narrow" w:hAnsi="Arial Narrow"/>
          <w:sz w:val="24"/>
          <w:szCs w:val="24"/>
        </w:rPr>
        <w:t xml:space="preserve"> a</w:t>
      </w:r>
      <w:r w:rsidRPr="009F3F6C">
        <w:rPr>
          <w:rStyle w:val="token"/>
          <w:rFonts w:ascii="Arial Narrow" w:hAnsi="Arial Narrow"/>
          <w:sz w:val="24"/>
          <w:szCs w:val="24"/>
        </w:rPr>
        <w:t>~</w:t>
      </w:r>
      <w:r w:rsidRPr="009F3F6C">
        <w:rPr>
          <w:rStyle w:val="HTML1"/>
          <w:rFonts w:ascii="Arial Narrow" w:hAnsi="Arial Narrow"/>
          <w:sz w:val="24"/>
          <w:szCs w:val="24"/>
        </w:rPr>
        <w:t>carrid</w:t>
      </w:r>
    </w:p>
    <w:p w:rsidR="00EE6C0F" w:rsidRPr="00A1445E" w:rsidRDefault="00EE6C0F" w:rsidP="00EE6C0F">
      <w:pPr>
        <w:pStyle w:val="HTML"/>
        <w:ind w:firstLine="567"/>
        <w:rPr>
          <w:rStyle w:val="HTML1"/>
          <w:rFonts w:ascii="Arial Narrow" w:hAnsi="Arial Narrow"/>
          <w:i/>
          <w:sz w:val="24"/>
          <w:szCs w:val="24"/>
        </w:rPr>
      </w:pPr>
      <w:r w:rsidRPr="009F3F6C">
        <w:rPr>
          <w:rStyle w:val="token"/>
          <w:rFonts w:ascii="Arial Narrow" w:hAnsi="Arial Narrow"/>
          <w:sz w:val="24"/>
          <w:szCs w:val="24"/>
        </w:rPr>
        <w:t>INTO</w:t>
      </w:r>
      <w:r w:rsidRPr="009F3F6C">
        <w:rPr>
          <w:rStyle w:val="HTML1"/>
          <w:rFonts w:ascii="Arial Narrow" w:hAnsi="Arial Narrow"/>
          <w:sz w:val="24"/>
          <w:szCs w:val="24"/>
        </w:rPr>
        <w:t xml:space="preserve"> </w:t>
      </w:r>
      <w:r w:rsidRPr="009F3F6C">
        <w:rPr>
          <w:rStyle w:val="token"/>
          <w:rFonts w:ascii="Arial Narrow" w:hAnsi="Arial Narrow"/>
          <w:sz w:val="24"/>
          <w:szCs w:val="24"/>
        </w:rPr>
        <w:t>TABLE</w:t>
      </w:r>
      <w:r w:rsidRPr="009F3F6C">
        <w:rPr>
          <w:rStyle w:val="HTML1"/>
          <w:rFonts w:ascii="Arial Narrow" w:hAnsi="Arial Narrow"/>
          <w:sz w:val="24"/>
          <w:szCs w:val="24"/>
        </w:rPr>
        <w:t xml:space="preserve"> </w:t>
      </w:r>
      <w:r w:rsidRPr="00092518">
        <w:rPr>
          <w:rStyle w:val="HTML1"/>
          <w:rFonts w:ascii="Arial Narrow" w:hAnsi="Arial Narrow"/>
          <w:i/>
          <w:color w:val="002060"/>
          <w:sz w:val="24"/>
          <w:szCs w:val="24"/>
          <w:shd w:val="clear" w:color="auto" w:fill="F2F2F2" w:themeFill="background1" w:themeFillShade="F2"/>
        </w:rPr>
        <w:t>@data</w:t>
      </w:r>
      <w:r w:rsidRPr="00092518">
        <w:rPr>
          <w:rStyle w:val="token"/>
          <w:rFonts w:ascii="Arial Narrow" w:hAnsi="Arial Narrow"/>
          <w:color w:val="000000" w:themeColor="text1"/>
          <w:sz w:val="24"/>
          <w:szCs w:val="24"/>
          <w:shd w:val="clear" w:color="auto" w:fill="F2F2F2" w:themeFill="background1" w:themeFillShade="F2"/>
        </w:rPr>
        <w:t>(</w:t>
      </w:r>
      <w:r w:rsidRPr="00092518">
        <w:rPr>
          <w:rStyle w:val="HTML1"/>
          <w:rFonts w:ascii="Arial Narrow" w:hAnsi="Arial Narrow"/>
          <w:color w:val="000000" w:themeColor="text1"/>
          <w:sz w:val="24"/>
          <w:szCs w:val="24"/>
          <w:shd w:val="clear" w:color="auto" w:fill="F2F2F2" w:themeFill="background1" w:themeFillShade="F2"/>
        </w:rPr>
        <w:t>lt_itab</w:t>
      </w:r>
      <w:r w:rsidRPr="00092518">
        <w:rPr>
          <w:rStyle w:val="token"/>
          <w:rFonts w:ascii="Arial Narrow" w:hAnsi="Arial Narrow"/>
          <w:color w:val="000000" w:themeColor="text1"/>
          <w:sz w:val="24"/>
          <w:szCs w:val="24"/>
          <w:shd w:val="clear" w:color="auto" w:fill="F2F2F2" w:themeFill="background1" w:themeFillShade="F2"/>
        </w:rPr>
        <w:t>)</w:t>
      </w:r>
    </w:p>
    <w:p w:rsidR="00EE6C0F" w:rsidRPr="009F3F6C" w:rsidRDefault="00EE6C0F" w:rsidP="00EE6C0F">
      <w:pPr>
        <w:pStyle w:val="HTML"/>
        <w:ind w:firstLine="567"/>
        <w:rPr>
          <w:rStyle w:val="HTML1"/>
          <w:rFonts w:ascii="Arial Narrow" w:hAnsi="Arial Narrow"/>
          <w:sz w:val="24"/>
          <w:szCs w:val="24"/>
        </w:rPr>
      </w:pPr>
      <w:r w:rsidRPr="009F3F6C">
        <w:rPr>
          <w:rStyle w:val="HTML1"/>
          <w:rFonts w:ascii="Arial Narrow" w:hAnsi="Arial Narrow"/>
          <w:sz w:val="24"/>
          <w:szCs w:val="24"/>
        </w:rPr>
        <w:t>##db_feature_mode[itabs_in_from_clause]</w:t>
      </w:r>
      <w:r w:rsidRPr="009F3F6C">
        <w:rPr>
          <w:rStyle w:val="token"/>
          <w:rFonts w:ascii="Arial Narrow" w:hAnsi="Arial Narrow"/>
          <w:sz w:val="24"/>
          <w:szCs w:val="24"/>
        </w:rPr>
        <w:t>.</w:t>
      </w:r>
    </w:p>
    <w:p w:rsidR="00EE6C0F" w:rsidRDefault="00EE6C0F" w:rsidP="00EE6C0F">
      <w:pPr>
        <w:spacing w:after="0" w:line="240" w:lineRule="auto"/>
        <w:ind w:firstLine="567"/>
        <w:jc w:val="both"/>
        <w:rPr>
          <w:rFonts w:ascii="Arial Narrow" w:hAnsi="Arial Narrow"/>
          <w:sz w:val="24"/>
          <w:szCs w:val="24"/>
        </w:rPr>
      </w:pPr>
    </w:p>
    <w:p w:rsidR="00EE6C0F" w:rsidRPr="009F3F6C" w:rsidRDefault="00EE6C0F" w:rsidP="00EE6C0F">
      <w:pPr>
        <w:spacing w:after="0" w:line="240" w:lineRule="auto"/>
        <w:ind w:firstLine="567"/>
        <w:jc w:val="both"/>
        <w:rPr>
          <w:rFonts w:ascii="Arial Narrow" w:hAnsi="Arial Narrow"/>
          <w:i/>
          <w:color w:val="002060"/>
          <w:sz w:val="24"/>
          <w:szCs w:val="24"/>
        </w:rPr>
      </w:pPr>
      <w:r w:rsidRPr="009F3F6C">
        <w:rPr>
          <w:rFonts w:ascii="Arial Narrow" w:hAnsi="Arial Narrow"/>
          <w:i/>
          <w:color w:val="002060"/>
          <w:sz w:val="24"/>
          <w:szCs w:val="24"/>
        </w:rPr>
        <w:t>Output</w:t>
      </w:r>
    </w:p>
    <w:p w:rsidR="00EE6C0F" w:rsidRPr="009F3F6C" w:rsidRDefault="00EE6C0F" w:rsidP="00EE6C0F">
      <w:pPr>
        <w:spacing w:after="0" w:line="240" w:lineRule="auto"/>
        <w:ind w:firstLine="567"/>
        <w:jc w:val="both"/>
        <w:rPr>
          <w:rFonts w:ascii="Arial Narrow" w:hAnsi="Arial Narrow"/>
          <w:sz w:val="24"/>
          <w:szCs w:val="24"/>
        </w:rPr>
      </w:pPr>
      <w:r w:rsidRPr="009F3F6C">
        <w:rPr>
          <w:rFonts w:ascii="Arial Narrow" w:hAnsi="Arial Narrow"/>
          <w:noProof/>
          <w:sz w:val="24"/>
          <w:szCs w:val="24"/>
        </w:rPr>
        <w:drawing>
          <wp:inline distT="0" distB="0" distL="0" distR="0" wp14:anchorId="30E370C1" wp14:editId="20696266">
            <wp:extent cx="6332220" cy="1484280"/>
            <wp:effectExtent l="0" t="0" r="0" b="1905"/>
            <wp:docPr id="39" name="Рисунок 39" descr="https://blogs.sap.com/wp-content/uploads/2018/12/Co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blogs.sap.com/wp-content/uploads/2018/12/Code-2.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32220" cy="1484280"/>
                    </a:xfrm>
                    <a:prstGeom prst="rect">
                      <a:avLst/>
                    </a:prstGeom>
                    <a:noFill/>
                    <a:ln>
                      <a:noFill/>
                    </a:ln>
                  </pic:spPr>
                </pic:pic>
              </a:graphicData>
            </a:graphic>
          </wp:inline>
        </w:drawing>
      </w:r>
    </w:p>
    <w:p w:rsidR="00EE6C0F" w:rsidRDefault="00EE6C0F" w:rsidP="00EE6C0F">
      <w:pPr>
        <w:pStyle w:val="a7"/>
        <w:spacing w:before="0" w:beforeAutospacing="0" w:after="0" w:afterAutospacing="0"/>
        <w:ind w:firstLine="567"/>
        <w:rPr>
          <w:rFonts w:ascii="Arial Narrow" w:hAnsi="Arial Narrow"/>
        </w:rPr>
      </w:pPr>
    </w:p>
    <w:p w:rsidR="00EE6C0F" w:rsidRPr="009F3F6C" w:rsidRDefault="00EE6C0F" w:rsidP="00EE6C0F">
      <w:pPr>
        <w:pStyle w:val="a7"/>
        <w:spacing w:before="0" w:beforeAutospacing="0" w:after="0" w:afterAutospacing="0"/>
        <w:ind w:firstLine="567"/>
        <w:rPr>
          <w:rFonts w:ascii="Arial Narrow" w:hAnsi="Arial Narrow"/>
        </w:rPr>
      </w:pPr>
      <w:r w:rsidRPr="009F3F6C">
        <w:rPr>
          <w:rFonts w:ascii="Arial Narrow" w:hAnsi="Arial Narrow"/>
        </w:rPr>
        <w:t>For more about Internal Table as Data Source</w:t>
      </w:r>
    </w:p>
    <w:p w:rsidR="00EE6C0F" w:rsidRPr="009F3F6C" w:rsidRDefault="00912F9E" w:rsidP="00EE6C0F">
      <w:pPr>
        <w:pStyle w:val="a7"/>
        <w:spacing w:before="0" w:beforeAutospacing="0" w:after="0" w:afterAutospacing="0"/>
        <w:ind w:firstLine="567"/>
        <w:rPr>
          <w:rFonts w:ascii="Arial Narrow" w:hAnsi="Arial Narrow"/>
        </w:rPr>
      </w:pPr>
      <w:hyperlink r:id="rId83" w:tgtFrame="_blank" w:history="1">
        <w:r w:rsidR="00EE6C0F" w:rsidRPr="009F3F6C">
          <w:rPr>
            <w:rStyle w:val="a3"/>
            <w:rFonts w:ascii="Arial Narrow" w:hAnsi="Arial Narrow"/>
            <w:u w:val="none"/>
          </w:rPr>
          <w:t>https://help.sap.com/doc/abapdocu_752_index_htm/7.52/en-US/abapselect_itab.htm</w:t>
        </w:r>
      </w:hyperlink>
    </w:p>
    <w:p w:rsidR="00EE6C0F" w:rsidRDefault="00EE6C0F" w:rsidP="00E55AD3">
      <w:pPr>
        <w:pStyle w:val="1"/>
        <w:spacing w:before="0" w:beforeAutospacing="0" w:after="0" w:afterAutospacing="0"/>
        <w:ind w:firstLine="567"/>
        <w:jc w:val="both"/>
        <w:rPr>
          <w:rFonts w:ascii="Arial Narrow" w:hAnsi="Arial Narrow"/>
          <w:b w:val="0"/>
          <w:sz w:val="24"/>
          <w:szCs w:val="24"/>
        </w:rPr>
      </w:pPr>
    </w:p>
    <w:p w:rsidR="00EE6C0F" w:rsidRDefault="00EE6C0F" w:rsidP="00E55AD3">
      <w:pPr>
        <w:pStyle w:val="1"/>
        <w:spacing w:before="0" w:beforeAutospacing="0" w:after="0" w:afterAutospacing="0"/>
        <w:ind w:firstLine="567"/>
        <w:jc w:val="both"/>
        <w:rPr>
          <w:rFonts w:ascii="Arial Narrow" w:hAnsi="Arial Narrow"/>
          <w:b w:val="0"/>
          <w:sz w:val="24"/>
          <w:szCs w:val="24"/>
        </w:rPr>
      </w:pPr>
    </w:p>
    <w:p w:rsidR="00462C06" w:rsidRPr="002333B2" w:rsidRDefault="00462C06" w:rsidP="00462C06">
      <w:pPr>
        <w:spacing w:after="0" w:line="240" w:lineRule="auto"/>
        <w:ind w:firstLine="567"/>
        <w:jc w:val="center"/>
        <w:rPr>
          <w:rFonts w:ascii="Arial Narrow" w:eastAsia="Times New Roman" w:hAnsi="Arial Narrow" w:cs="Times New Roman"/>
          <w:sz w:val="24"/>
          <w:szCs w:val="24"/>
        </w:rPr>
      </w:pPr>
      <w:bookmarkStart w:id="41" w:name="Pushing_Internal_table_to_DB_by_AMDP"/>
      <w:r w:rsidRPr="002333B2">
        <w:rPr>
          <w:rFonts w:ascii="Arial Narrow" w:eastAsia="Times New Roman" w:hAnsi="Arial Narrow" w:cs="Times New Roman"/>
          <w:b/>
          <w:bCs/>
          <w:sz w:val="24"/>
          <w:szCs w:val="24"/>
        </w:rPr>
        <w:t>Pushing Internal table to DB by using AMDP</w:t>
      </w:r>
    </w:p>
    <w:bookmarkEnd w:id="41"/>
    <w:p w:rsidR="00462C06" w:rsidRPr="00F41D26" w:rsidRDefault="00462C06" w:rsidP="00462C06">
      <w:pPr>
        <w:spacing w:after="0" w:line="240" w:lineRule="auto"/>
        <w:ind w:firstLine="567"/>
        <w:jc w:val="both"/>
        <w:outlineLvl w:val="0"/>
        <w:rPr>
          <w:rFonts w:ascii="Arial Narrow" w:eastAsia="Times New Roman" w:hAnsi="Arial Narrow" w:cs="Times New Roman"/>
          <w:bCs/>
          <w:kern w:val="36"/>
          <w:sz w:val="24"/>
          <w:szCs w:val="24"/>
        </w:rPr>
      </w:pPr>
      <w:r w:rsidRPr="002E64CF">
        <w:rPr>
          <w:rFonts w:ascii="Arial Narrow" w:eastAsia="Times New Roman" w:hAnsi="Arial Narrow" w:cs="Times New Roman"/>
          <w:bCs/>
          <w:kern w:val="36"/>
          <w:sz w:val="24"/>
          <w:szCs w:val="24"/>
          <w:lang w:val="ru-RU"/>
        </w:rPr>
        <w:fldChar w:fldCharType="begin"/>
      </w:r>
      <w:r w:rsidRPr="00F41D26">
        <w:rPr>
          <w:rFonts w:ascii="Arial Narrow" w:eastAsia="Times New Roman" w:hAnsi="Arial Narrow" w:cs="Times New Roman"/>
          <w:bCs/>
          <w:kern w:val="36"/>
          <w:sz w:val="24"/>
          <w:szCs w:val="24"/>
        </w:rPr>
        <w:instrText xml:space="preserve"> </w:instrText>
      </w:r>
      <w:r w:rsidRPr="00DE6285">
        <w:rPr>
          <w:rFonts w:ascii="Arial Narrow" w:eastAsia="Times New Roman" w:hAnsi="Arial Narrow" w:cs="Times New Roman"/>
          <w:bCs/>
          <w:kern w:val="36"/>
          <w:sz w:val="24"/>
          <w:szCs w:val="24"/>
        </w:rPr>
        <w:instrText>HYPERLINK</w:instrText>
      </w:r>
      <w:r w:rsidRPr="00F41D26">
        <w:rPr>
          <w:rFonts w:ascii="Arial Narrow" w:eastAsia="Times New Roman" w:hAnsi="Arial Narrow" w:cs="Times New Roman"/>
          <w:bCs/>
          <w:kern w:val="36"/>
          <w:sz w:val="24"/>
          <w:szCs w:val="24"/>
        </w:rPr>
        <w:instrText xml:space="preserve">  \</w:instrText>
      </w:r>
      <w:r w:rsidRPr="00DE6285">
        <w:rPr>
          <w:rFonts w:ascii="Arial Narrow" w:eastAsia="Times New Roman" w:hAnsi="Arial Narrow" w:cs="Times New Roman"/>
          <w:bCs/>
          <w:kern w:val="36"/>
          <w:sz w:val="24"/>
          <w:szCs w:val="24"/>
        </w:rPr>
        <w:instrText>l</w:instrText>
      </w:r>
      <w:r w:rsidRPr="00F41D26">
        <w:rPr>
          <w:rFonts w:ascii="Arial Narrow" w:eastAsia="Times New Roman" w:hAnsi="Arial Narrow" w:cs="Times New Roman"/>
          <w:bCs/>
          <w:kern w:val="36"/>
          <w:sz w:val="24"/>
          <w:szCs w:val="24"/>
        </w:rPr>
        <w:instrText xml:space="preserve"> "</w:instrText>
      </w:r>
      <w:r w:rsidRPr="002E64CF">
        <w:rPr>
          <w:rFonts w:ascii="Arial Narrow" w:eastAsia="Times New Roman" w:hAnsi="Arial Narrow" w:cs="Times New Roman"/>
          <w:bCs/>
          <w:kern w:val="36"/>
          <w:sz w:val="24"/>
          <w:szCs w:val="24"/>
          <w:lang w:val="ru-RU"/>
        </w:rPr>
        <w:instrText>Содержание</w:instrText>
      </w:r>
      <w:r w:rsidRPr="00F41D26">
        <w:rPr>
          <w:rFonts w:ascii="Arial Narrow" w:eastAsia="Times New Roman" w:hAnsi="Arial Narrow" w:cs="Times New Roman"/>
          <w:bCs/>
          <w:kern w:val="36"/>
          <w:sz w:val="24"/>
          <w:szCs w:val="24"/>
        </w:rPr>
        <w:instrText xml:space="preserve">" </w:instrText>
      </w:r>
      <w:r w:rsidRPr="002E64CF">
        <w:rPr>
          <w:rFonts w:ascii="Arial Narrow" w:eastAsia="Times New Roman" w:hAnsi="Arial Narrow" w:cs="Times New Roman"/>
          <w:bCs/>
          <w:kern w:val="36"/>
          <w:sz w:val="24"/>
          <w:szCs w:val="24"/>
          <w:lang w:val="ru-RU"/>
        </w:rPr>
        <w:fldChar w:fldCharType="separate"/>
      </w:r>
      <w:r w:rsidRPr="002E64CF">
        <w:rPr>
          <w:rStyle w:val="a3"/>
          <w:rFonts w:ascii="Arial Narrow" w:eastAsia="Times New Roman" w:hAnsi="Arial Narrow" w:cs="Times New Roman"/>
          <w:bCs/>
          <w:kern w:val="36"/>
          <w:sz w:val="24"/>
          <w:szCs w:val="24"/>
          <w:u w:val="none"/>
          <w:lang w:val="ru-RU"/>
        </w:rPr>
        <w:t>Содержание</w:t>
      </w:r>
      <w:r w:rsidRPr="002E64CF">
        <w:rPr>
          <w:rFonts w:ascii="Arial Narrow" w:eastAsia="Times New Roman" w:hAnsi="Arial Narrow" w:cs="Times New Roman"/>
          <w:bCs/>
          <w:kern w:val="36"/>
          <w:sz w:val="24"/>
          <w:szCs w:val="24"/>
          <w:lang w:val="ru-RU"/>
        </w:rPr>
        <w:fldChar w:fldCharType="end"/>
      </w:r>
    </w:p>
    <w:p w:rsidR="00462C06" w:rsidRPr="00F41D26" w:rsidRDefault="00462C06" w:rsidP="00462C06">
      <w:pPr>
        <w:spacing w:after="0" w:line="240" w:lineRule="auto"/>
        <w:ind w:firstLine="567"/>
        <w:jc w:val="both"/>
        <w:rPr>
          <w:rFonts w:ascii="Arial Narrow" w:hAnsi="Arial Narrow"/>
          <w:sz w:val="24"/>
          <w:szCs w:val="24"/>
        </w:rPr>
      </w:pPr>
    </w:p>
    <w:p w:rsidR="00462C06" w:rsidRPr="003046B3" w:rsidRDefault="00462C06" w:rsidP="00462C06">
      <w:pPr>
        <w:spacing w:after="0" w:line="240" w:lineRule="auto"/>
        <w:ind w:firstLine="567"/>
        <w:jc w:val="both"/>
        <w:rPr>
          <w:rFonts w:ascii="Arial Narrow" w:hAnsi="Arial Narrow"/>
          <w:sz w:val="24"/>
          <w:szCs w:val="24"/>
        </w:rPr>
      </w:pPr>
      <w:r w:rsidRPr="003046B3">
        <w:rPr>
          <w:rFonts w:ascii="Arial Narrow" w:hAnsi="Arial Narrow"/>
          <w:sz w:val="24"/>
          <w:szCs w:val="24"/>
        </w:rPr>
        <w:t xml:space="preserve">While developing AMDP class there must be a situation like how to </w:t>
      </w:r>
      <w:r w:rsidRPr="00462C06">
        <w:rPr>
          <w:rFonts w:ascii="Arial Narrow" w:hAnsi="Arial Narrow"/>
          <w:sz w:val="24"/>
          <w:szCs w:val="24"/>
          <w:shd w:val="clear" w:color="auto" w:fill="FFF2CC" w:themeFill="accent4" w:themeFillTint="33"/>
        </w:rPr>
        <w:t xml:space="preserve">handle </w:t>
      </w:r>
      <w:r w:rsidRPr="00462C06">
        <w:rPr>
          <w:rFonts w:ascii="Arial Narrow" w:hAnsi="Arial Narrow"/>
          <w:i/>
          <w:color w:val="002060"/>
          <w:sz w:val="24"/>
          <w:szCs w:val="24"/>
          <w:shd w:val="clear" w:color="auto" w:fill="FFF2CC" w:themeFill="accent4" w:themeFillTint="33"/>
        </w:rPr>
        <w:t>internal table</w:t>
      </w:r>
      <w:r w:rsidRPr="00462C06">
        <w:rPr>
          <w:rFonts w:ascii="Arial Narrow" w:hAnsi="Arial Narrow"/>
          <w:color w:val="002060"/>
          <w:sz w:val="24"/>
          <w:szCs w:val="24"/>
          <w:shd w:val="clear" w:color="auto" w:fill="FFF2CC" w:themeFill="accent4" w:themeFillTint="33"/>
        </w:rPr>
        <w:t xml:space="preserve"> </w:t>
      </w:r>
      <w:r w:rsidRPr="00462C06">
        <w:rPr>
          <w:rFonts w:ascii="Arial Narrow" w:hAnsi="Arial Narrow"/>
          <w:sz w:val="24"/>
          <w:szCs w:val="24"/>
          <w:shd w:val="clear" w:color="auto" w:fill="FFF2CC" w:themeFill="accent4" w:themeFillTint="33"/>
        </w:rPr>
        <w:t>inside AMDP</w:t>
      </w:r>
      <w:r w:rsidRPr="003046B3">
        <w:rPr>
          <w:rFonts w:ascii="Arial Narrow" w:hAnsi="Arial Narrow"/>
          <w:sz w:val="24"/>
          <w:szCs w:val="24"/>
        </w:rPr>
        <w:t>.</w:t>
      </w:r>
    </w:p>
    <w:p w:rsidR="00462C06" w:rsidRPr="003046B3" w:rsidRDefault="00462C06" w:rsidP="00462C06">
      <w:pPr>
        <w:spacing w:after="0" w:line="240" w:lineRule="auto"/>
        <w:ind w:firstLine="567"/>
        <w:jc w:val="both"/>
        <w:rPr>
          <w:rFonts w:ascii="Arial Narrow" w:hAnsi="Arial Narrow"/>
          <w:sz w:val="24"/>
          <w:szCs w:val="24"/>
        </w:rPr>
      </w:pPr>
    </w:p>
    <w:p w:rsidR="00462C06" w:rsidRDefault="00462C06" w:rsidP="00462C06">
      <w:pPr>
        <w:pStyle w:val="a7"/>
        <w:spacing w:before="0" w:beforeAutospacing="0" w:after="0" w:afterAutospacing="0"/>
        <w:ind w:firstLine="567"/>
        <w:jc w:val="both"/>
        <w:rPr>
          <w:rFonts w:ascii="Arial Narrow" w:hAnsi="Arial Narrow"/>
        </w:rPr>
      </w:pPr>
      <w:r w:rsidRPr="003046B3">
        <w:rPr>
          <w:rFonts w:ascii="Arial Narrow" w:hAnsi="Arial Narrow"/>
          <w:b/>
          <w:i/>
        </w:rPr>
        <w:t xml:space="preserve">Scenario </w:t>
      </w:r>
      <w:r w:rsidRPr="003046B3">
        <w:rPr>
          <w:rFonts w:ascii="Arial Narrow" w:hAnsi="Arial Narrow"/>
        </w:rPr>
        <w:t xml:space="preserve"> </w:t>
      </w:r>
    </w:p>
    <w:p w:rsidR="00462C06" w:rsidRPr="003046B3" w:rsidRDefault="00462C06" w:rsidP="00462C06">
      <w:pPr>
        <w:pStyle w:val="a7"/>
        <w:spacing w:before="0" w:beforeAutospacing="0" w:after="0" w:afterAutospacing="0"/>
        <w:ind w:firstLine="567"/>
        <w:jc w:val="both"/>
        <w:rPr>
          <w:rFonts w:ascii="Arial Narrow" w:hAnsi="Arial Narrow"/>
        </w:rPr>
      </w:pPr>
      <w:r w:rsidRPr="003046B3">
        <w:rPr>
          <w:rFonts w:ascii="Arial Narrow" w:hAnsi="Arial Narrow"/>
        </w:rPr>
        <w:t>Suppose you have Airline code</w:t>
      </w:r>
      <w:r>
        <w:rPr>
          <w:rFonts w:ascii="Arial Narrow" w:hAnsi="Arial Narrow"/>
        </w:rPr>
        <w:t xml:space="preserve"> /</w:t>
      </w:r>
      <w:r>
        <w:rPr>
          <w:rFonts w:ascii="Arial Narrow" w:hAnsi="Arial Narrow"/>
          <w:i/>
          <w:color w:val="002060"/>
        </w:rPr>
        <w:t>c</w:t>
      </w:r>
      <w:r w:rsidRPr="00045328">
        <w:rPr>
          <w:rFonts w:ascii="Arial Narrow" w:hAnsi="Arial Narrow"/>
          <w:i/>
          <w:color w:val="002060"/>
        </w:rPr>
        <w:t>arrid</w:t>
      </w:r>
      <w:r>
        <w:rPr>
          <w:rFonts w:ascii="Arial Narrow" w:hAnsi="Arial Narrow"/>
        </w:rPr>
        <w:t>/</w:t>
      </w:r>
      <w:r w:rsidRPr="003046B3">
        <w:rPr>
          <w:rFonts w:ascii="Arial Narrow" w:hAnsi="Arial Narrow"/>
        </w:rPr>
        <w:t xml:space="preserve"> and connection number</w:t>
      </w:r>
      <w:r>
        <w:rPr>
          <w:rFonts w:ascii="Arial Narrow" w:hAnsi="Arial Narrow"/>
        </w:rPr>
        <w:t xml:space="preserve"> /</w:t>
      </w:r>
      <w:r>
        <w:rPr>
          <w:rFonts w:ascii="Arial Narrow" w:hAnsi="Arial Narrow"/>
          <w:i/>
          <w:color w:val="002060"/>
        </w:rPr>
        <w:t>c</w:t>
      </w:r>
      <w:r w:rsidRPr="00045328">
        <w:rPr>
          <w:rFonts w:ascii="Arial Narrow" w:hAnsi="Arial Narrow"/>
          <w:i/>
          <w:color w:val="002060"/>
        </w:rPr>
        <w:t>onnid</w:t>
      </w:r>
      <w:r>
        <w:rPr>
          <w:rFonts w:ascii="Arial Narrow" w:hAnsi="Arial Narrow"/>
        </w:rPr>
        <w:t>/</w:t>
      </w:r>
      <w:r w:rsidRPr="003046B3">
        <w:rPr>
          <w:rFonts w:ascii="Arial Narrow" w:hAnsi="Arial Narrow"/>
        </w:rPr>
        <w:t xml:space="preserve"> in an internal table based on that you need to fetch data from inside AMDP.</w:t>
      </w:r>
    </w:p>
    <w:p w:rsidR="00462C06" w:rsidRDefault="00462C06" w:rsidP="00462C06">
      <w:pPr>
        <w:pStyle w:val="a7"/>
        <w:spacing w:before="0" w:beforeAutospacing="0" w:after="0" w:afterAutospacing="0"/>
        <w:ind w:firstLine="567"/>
        <w:jc w:val="both"/>
        <w:rPr>
          <w:rFonts w:ascii="Arial Narrow" w:hAnsi="Arial Narrow"/>
        </w:rPr>
      </w:pPr>
    </w:p>
    <w:p w:rsidR="00462C06" w:rsidRPr="00A1445E" w:rsidRDefault="00462C06" w:rsidP="00462C06">
      <w:pPr>
        <w:spacing w:after="0" w:line="240" w:lineRule="auto"/>
        <w:ind w:firstLine="567"/>
        <w:rPr>
          <w:rFonts w:ascii="Arial Narrow" w:eastAsia="Times New Roman" w:hAnsi="Arial Narrow" w:cs="Times New Roman"/>
          <w:color w:val="000000" w:themeColor="text1"/>
          <w:sz w:val="24"/>
          <w:szCs w:val="24"/>
        </w:rPr>
      </w:pPr>
      <w:r w:rsidRPr="00A1445E">
        <w:rPr>
          <w:rFonts w:ascii="Arial Narrow" w:eastAsia="Times New Roman" w:hAnsi="Arial Narrow" w:cs="Consolas"/>
          <w:bCs/>
          <w:color w:val="000000" w:themeColor="text1"/>
          <w:sz w:val="24"/>
          <w:szCs w:val="24"/>
        </w:rPr>
        <w:t>INTERFACES : IF_AMDP_MARKER_HDB.</w:t>
      </w:r>
    </w:p>
    <w:p w:rsidR="00462C06" w:rsidRDefault="00462C06" w:rsidP="00462C06">
      <w:pPr>
        <w:spacing w:after="0" w:line="240" w:lineRule="auto"/>
        <w:ind w:firstLine="567"/>
        <w:rPr>
          <w:rFonts w:ascii="Arial Narrow" w:eastAsia="Times New Roman" w:hAnsi="Arial Narrow" w:cs="Consolas"/>
          <w:bCs/>
          <w:color w:val="000000" w:themeColor="text1"/>
          <w:sz w:val="24"/>
          <w:szCs w:val="24"/>
        </w:rPr>
      </w:pPr>
      <w:r w:rsidRPr="00A1445E">
        <w:rPr>
          <w:rFonts w:ascii="Arial Narrow" w:eastAsia="Times New Roman" w:hAnsi="Arial Narrow" w:cs="Consolas"/>
          <w:bCs/>
          <w:color w:val="000000" w:themeColor="text1"/>
          <w:sz w:val="24"/>
          <w:szCs w:val="24"/>
        </w:rPr>
        <w:t xml:space="preserve">TYPES : </w:t>
      </w:r>
    </w:p>
    <w:p w:rsidR="00462C06" w:rsidRPr="00462C06" w:rsidRDefault="00462C06" w:rsidP="00462C06">
      <w:pPr>
        <w:spacing w:after="0" w:line="240" w:lineRule="auto"/>
        <w:ind w:firstLine="567"/>
        <w:rPr>
          <w:rFonts w:ascii="Arial Narrow" w:eastAsia="Times New Roman" w:hAnsi="Arial Narrow" w:cs="Times New Roman"/>
          <w:i/>
          <w:color w:val="323E4F" w:themeColor="text2" w:themeShade="BF"/>
          <w:sz w:val="24"/>
          <w:szCs w:val="24"/>
        </w:rPr>
      </w:pPr>
      <w:r w:rsidRPr="00A1445E">
        <w:rPr>
          <w:rFonts w:ascii="Arial Narrow" w:eastAsia="Times New Roman" w:hAnsi="Arial Narrow" w:cs="Consolas"/>
          <w:bCs/>
          <w:color w:val="000000" w:themeColor="text1"/>
          <w:sz w:val="24"/>
          <w:szCs w:val="24"/>
        </w:rPr>
        <w:t xml:space="preserve">BEGIN OF </w:t>
      </w:r>
      <w:r w:rsidRPr="00462C06">
        <w:rPr>
          <w:rFonts w:ascii="Arial Narrow" w:eastAsia="Times New Roman" w:hAnsi="Arial Narrow" w:cs="Consolas"/>
          <w:bCs/>
          <w:i/>
          <w:color w:val="385623" w:themeColor="accent6" w:themeShade="80"/>
          <w:sz w:val="24"/>
          <w:szCs w:val="24"/>
          <w:shd w:val="clear" w:color="auto" w:fill="F2F2F2" w:themeFill="background1" w:themeFillShade="F2"/>
        </w:rPr>
        <w:t>lty_flight</w:t>
      </w:r>
      <w:r w:rsidRPr="00A1445E">
        <w:rPr>
          <w:rFonts w:ascii="Arial Narrow" w:eastAsia="Times New Roman" w:hAnsi="Arial Narrow" w:cs="Consolas"/>
          <w:bCs/>
          <w:color w:val="000000" w:themeColor="text1"/>
          <w:sz w:val="24"/>
          <w:szCs w:val="24"/>
        </w:rPr>
        <w:t>,</w:t>
      </w:r>
      <w:r>
        <w:rPr>
          <w:rFonts w:ascii="Arial Narrow" w:eastAsia="Times New Roman" w:hAnsi="Arial Narrow" w:cs="Consolas"/>
          <w:bCs/>
          <w:color w:val="000000" w:themeColor="text1"/>
          <w:sz w:val="24"/>
          <w:szCs w:val="24"/>
        </w:rPr>
        <w:t xml:space="preserve"> </w:t>
      </w:r>
      <w:r w:rsidR="00BE57A4" w:rsidRPr="00BE57A4">
        <w:rPr>
          <w:rFonts w:ascii="Arial Narrow" w:hAnsi="Arial Narrow" w:cs="Courier New"/>
          <w:i/>
          <w:color w:val="808080"/>
          <w:sz w:val="24"/>
          <w:szCs w:val="24"/>
        </w:rPr>
        <w:t>"</w:t>
      </w:r>
      <w:r w:rsidRPr="00BE57A4">
        <w:rPr>
          <w:rFonts w:ascii="Arial Narrow" w:eastAsia="Times New Roman" w:hAnsi="Arial Narrow" w:cs="Consolas"/>
          <w:bCs/>
          <w:i/>
          <w:color w:val="323E4F" w:themeColor="text2" w:themeShade="BF"/>
          <w:sz w:val="24"/>
          <w:szCs w:val="24"/>
        </w:rPr>
        <w:t xml:space="preserve"> l</w:t>
      </w:r>
      <w:r w:rsidRPr="00462C06">
        <w:rPr>
          <w:rFonts w:ascii="Arial Narrow" w:eastAsia="Times New Roman" w:hAnsi="Arial Narrow" w:cs="Consolas"/>
          <w:bCs/>
          <w:i/>
          <w:color w:val="323E4F" w:themeColor="text2" w:themeShade="BF"/>
          <w:sz w:val="24"/>
          <w:szCs w:val="24"/>
        </w:rPr>
        <w:t>ocal type flight</w:t>
      </w:r>
    </w:p>
    <w:p w:rsidR="00462C06" w:rsidRPr="00A1445E" w:rsidRDefault="00462C06" w:rsidP="00462C06">
      <w:pPr>
        <w:spacing w:after="0" w:line="240" w:lineRule="auto"/>
        <w:ind w:firstLine="720"/>
        <w:rPr>
          <w:rFonts w:ascii="Arial Narrow" w:eastAsia="Times New Roman" w:hAnsi="Arial Narrow" w:cs="Times New Roman"/>
          <w:color w:val="000000" w:themeColor="text1"/>
          <w:sz w:val="24"/>
          <w:szCs w:val="24"/>
        </w:rPr>
      </w:pPr>
      <w:r>
        <w:rPr>
          <w:rFonts w:ascii="Arial Narrow" w:hAnsi="Arial Narrow"/>
          <w:i/>
          <w:color w:val="002060"/>
        </w:rPr>
        <w:t>c</w:t>
      </w:r>
      <w:r w:rsidRPr="00045328">
        <w:rPr>
          <w:rFonts w:ascii="Arial Narrow" w:hAnsi="Arial Narrow"/>
          <w:i/>
          <w:color w:val="002060"/>
        </w:rPr>
        <w:t>arrid</w:t>
      </w:r>
      <w:r w:rsidRPr="00A1445E">
        <w:rPr>
          <w:rFonts w:ascii="Arial Narrow" w:eastAsia="Times New Roman" w:hAnsi="Arial Narrow" w:cs="Consolas"/>
          <w:bCs/>
          <w:color w:val="000000" w:themeColor="text1"/>
          <w:sz w:val="24"/>
          <w:szCs w:val="24"/>
        </w:rPr>
        <w:t xml:space="preserve"> TYPE S_CARR_ID,</w:t>
      </w:r>
    </w:p>
    <w:p w:rsidR="00462C06" w:rsidRPr="00A1445E" w:rsidRDefault="00462C06" w:rsidP="00462C06">
      <w:pPr>
        <w:spacing w:after="0" w:line="240" w:lineRule="auto"/>
        <w:ind w:firstLine="720"/>
        <w:rPr>
          <w:rFonts w:ascii="Arial Narrow" w:eastAsia="Times New Roman" w:hAnsi="Arial Narrow" w:cs="Times New Roman"/>
          <w:color w:val="000000" w:themeColor="text1"/>
          <w:sz w:val="24"/>
          <w:szCs w:val="24"/>
        </w:rPr>
      </w:pPr>
      <w:r>
        <w:rPr>
          <w:rFonts w:ascii="Arial Narrow" w:hAnsi="Arial Narrow"/>
          <w:i/>
          <w:color w:val="002060"/>
        </w:rPr>
        <w:lastRenderedPageBreak/>
        <w:t>c</w:t>
      </w:r>
      <w:r w:rsidRPr="00045328">
        <w:rPr>
          <w:rFonts w:ascii="Arial Narrow" w:hAnsi="Arial Narrow"/>
          <w:i/>
          <w:color w:val="002060"/>
        </w:rPr>
        <w:t>onnid</w:t>
      </w:r>
      <w:r w:rsidRPr="00A1445E">
        <w:rPr>
          <w:rFonts w:ascii="Arial Narrow" w:eastAsia="Times New Roman" w:hAnsi="Arial Narrow" w:cs="Consolas"/>
          <w:bCs/>
          <w:color w:val="000000" w:themeColor="text1"/>
          <w:sz w:val="24"/>
          <w:szCs w:val="24"/>
        </w:rPr>
        <w:t xml:space="preserve"> TYPE S_CONN_ID,</w:t>
      </w:r>
    </w:p>
    <w:p w:rsidR="00462C06" w:rsidRDefault="00462C06" w:rsidP="00462C06">
      <w:pPr>
        <w:spacing w:after="0" w:line="240" w:lineRule="auto"/>
        <w:ind w:firstLine="567"/>
        <w:rPr>
          <w:rFonts w:ascii="Arial Narrow" w:eastAsia="Times New Roman" w:hAnsi="Arial Narrow" w:cs="Consolas"/>
          <w:bCs/>
          <w:color w:val="000000" w:themeColor="text1"/>
          <w:sz w:val="24"/>
          <w:szCs w:val="24"/>
        </w:rPr>
      </w:pPr>
      <w:r w:rsidRPr="00A1445E">
        <w:rPr>
          <w:rFonts w:ascii="Arial Narrow" w:eastAsia="Times New Roman" w:hAnsi="Arial Narrow" w:cs="Consolas"/>
          <w:bCs/>
          <w:color w:val="000000" w:themeColor="text1"/>
          <w:sz w:val="24"/>
          <w:szCs w:val="24"/>
        </w:rPr>
        <w:t xml:space="preserve">END OF </w:t>
      </w:r>
      <w:r w:rsidRPr="006108EB">
        <w:rPr>
          <w:rFonts w:ascii="Arial Narrow" w:eastAsia="Times New Roman" w:hAnsi="Arial Narrow" w:cs="Consolas"/>
          <w:bCs/>
          <w:color w:val="000000" w:themeColor="text1"/>
          <w:sz w:val="24"/>
          <w:szCs w:val="24"/>
        </w:rPr>
        <w:t>lty</w:t>
      </w:r>
      <w:r w:rsidRPr="00A1445E">
        <w:rPr>
          <w:rFonts w:ascii="Arial Narrow" w:eastAsia="Times New Roman" w:hAnsi="Arial Narrow" w:cs="Consolas"/>
          <w:bCs/>
          <w:color w:val="000000" w:themeColor="text1"/>
          <w:sz w:val="24"/>
          <w:szCs w:val="24"/>
        </w:rPr>
        <w:t>_</w:t>
      </w:r>
      <w:r w:rsidRPr="006108EB">
        <w:rPr>
          <w:rFonts w:ascii="Arial Narrow" w:eastAsia="Times New Roman" w:hAnsi="Arial Narrow" w:cs="Consolas"/>
          <w:bCs/>
          <w:color w:val="000000" w:themeColor="text1"/>
          <w:sz w:val="24"/>
          <w:szCs w:val="24"/>
        </w:rPr>
        <w:t>flight</w:t>
      </w:r>
      <w:r w:rsidRPr="00A1445E">
        <w:rPr>
          <w:rFonts w:ascii="Arial Narrow" w:eastAsia="Times New Roman" w:hAnsi="Arial Narrow" w:cs="Consolas"/>
          <w:bCs/>
          <w:color w:val="000000" w:themeColor="text1"/>
          <w:sz w:val="24"/>
          <w:szCs w:val="24"/>
        </w:rPr>
        <w:t>,</w:t>
      </w:r>
    </w:p>
    <w:p w:rsidR="00462C06" w:rsidRDefault="00462C06" w:rsidP="00462C06">
      <w:pPr>
        <w:spacing w:after="0" w:line="240" w:lineRule="auto"/>
        <w:ind w:firstLine="567"/>
        <w:rPr>
          <w:rFonts w:ascii="Arial Narrow" w:eastAsia="Times New Roman" w:hAnsi="Arial Narrow" w:cs="Consolas"/>
          <w:bCs/>
          <w:color w:val="000000" w:themeColor="text1"/>
          <w:sz w:val="24"/>
          <w:szCs w:val="24"/>
        </w:rPr>
      </w:pPr>
    </w:p>
    <w:p w:rsidR="00462C06" w:rsidRPr="00A1445E" w:rsidRDefault="00462C06" w:rsidP="00462C06">
      <w:pPr>
        <w:spacing w:after="0" w:line="240" w:lineRule="auto"/>
        <w:ind w:firstLine="567"/>
        <w:rPr>
          <w:rFonts w:ascii="Arial Narrow" w:eastAsia="Times New Roman" w:hAnsi="Arial Narrow" w:cs="Times New Roman"/>
          <w:color w:val="000000" w:themeColor="text1"/>
          <w:sz w:val="24"/>
          <w:szCs w:val="24"/>
        </w:rPr>
      </w:pPr>
      <w:r w:rsidRPr="00A1445E">
        <w:rPr>
          <w:rFonts w:ascii="Arial Narrow" w:eastAsia="Times New Roman" w:hAnsi="Arial Narrow" w:cs="Consolas"/>
          <w:bCs/>
          <w:color w:val="000000" w:themeColor="text1"/>
          <w:sz w:val="24"/>
          <w:szCs w:val="24"/>
        </w:rPr>
        <w:t xml:space="preserve">BEGIN OF </w:t>
      </w:r>
      <w:r w:rsidRPr="00462C06">
        <w:rPr>
          <w:rFonts w:ascii="Arial Narrow" w:eastAsia="Times New Roman" w:hAnsi="Arial Narrow" w:cs="Consolas"/>
          <w:bCs/>
          <w:i/>
          <w:color w:val="385623" w:themeColor="accent6" w:themeShade="80"/>
          <w:sz w:val="24"/>
          <w:szCs w:val="24"/>
          <w:shd w:val="clear" w:color="auto" w:fill="F2F2F2" w:themeFill="background1" w:themeFillShade="F2"/>
        </w:rPr>
        <w:t>lty_flight_dtl</w:t>
      </w:r>
      <w:r w:rsidRPr="00A1445E">
        <w:rPr>
          <w:rFonts w:ascii="Arial Narrow" w:eastAsia="Times New Roman" w:hAnsi="Arial Narrow" w:cs="Consolas"/>
          <w:bCs/>
          <w:color w:val="000000" w:themeColor="text1"/>
          <w:sz w:val="24"/>
          <w:szCs w:val="24"/>
        </w:rPr>
        <w:t>,</w:t>
      </w:r>
    </w:p>
    <w:p w:rsidR="00462C06" w:rsidRDefault="00462C06" w:rsidP="00462C06">
      <w:pPr>
        <w:spacing w:after="0" w:line="240" w:lineRule="auto"/>
        <w:ind w:firstLine="720"/>
        <w:rPr>
          <w:rFonts w:ascii="Arial Narrow" w:eastAsia="Times New Roman" w:hAnsi="Arial Narrow" w:cs="Consolas"/>
          <w:bCs/>
          <w:color w:val="000000" w:themeColor="text1"/>
          <w:sz w:val="24"/>
          <w:szCs w:val="24"/>
        </w:rPr>
      </w:pPr>
      <w:r>
        <w:rPr>
          <w:rFonts w:ascii="Arial Narrow" w:hAnsi="Arial Narrow"/>
          <w:i/>
          <w:color w:val="002060"/>
        </w:rPr>
        <w:t>c</w:t>
      </w:r>
      <w:r w:rsidRPr="00045328">
        <w:rPr>
          <w:rFonts w:ascii="Arial Narrow" w:hAnsi="Arial Narrow"/>
          <w:i/>
          <w:color w:val="002060"/>
        </w:rPr>
        <w:t>arrid</w:t>
      </w:r>
      <w:r w:rsidRPr="00A1445E">
        <w:rPr>
          <w:rFonts w:ascii="Arial Narrow" w:eastAsia="Times New Roman" w:hAnsi="Arial Narrow" w:cs="Consolas"/>
          <w:bCs/>
          <w:color w:val="000000" w:themeColor="text1"/>
          <w:sz w:val="24"/>
          <w:szCs w:val="24"/>
        </w:rPr>
        <w:t xml:space="preserve"> TYPE S_CARR_ID,</w:t>
      </w:r>
    </w:p>
    <w:p w:rsidR="00462C06" w:rsidRDefault="00462C06" w:rsidP="00462C06">
      <w:pPr>
        <w:spacing w:after="0" w:line="240" w:lineRule="auto"/>
        <w:ind w:left="720"/>
        <w:rPr>
          <w:rFonts w:ascii="Arial Narrow" w:eastAsia="Times New Roman" w:hAnsi="Arial Narrow" w:cs="Consolas"/>
          <w:bCs/>
          <w:color w:val="000000" w:themeColor="text1"/>
          <w:sz w:val="24"/>
          <w:szCs w:val="24"/>
        </w:rPr>
      </w:pPr>
      <w:r>
        <w:rPr>
          <w:rFonts w:ascii="Arial Narrow" w:hAnsi="Arial Narrow"/>
          <w:i/>
          <w:color w:val="002060"/>
        </w:rPr>
        <w:t>c</w:t>
      </w:r>
      <w:r w:rsidRPr="00045328">
        <w:rPr>
          <w:rFonts w:ascii="Arial Narrow" w:hAnsi="Arial Narrow"/>
          <w:i/>
          <w:color w:val="002060"/>
        </w:rPr>
        <w:t>onnid</w:t>
      </w:r>
      <w:r w:rsidRPr="00A1445E">
        <w:rPr>
          <w:rFonts w:ascii="Arial Narrow" w:eastAsia="Times New Roman" w:hAnsi="Arial Narrow" w:cs="Consolas"/>
          <w:bCs/>
          <w:color w:val="000000" w:themeColor="text1"/>
          <w:sz w:val="24"/>
          <w:szCs w:val="24"/>
        </w:rPr>
        <w:t xml:space="preserve"> TYPE S_CONN_ID,</w:t>
      </w:r>
    </w:p>
    <w:p w:rsidR="00462C06" w:rsidRDefault="00462C06" w:rsidP="00462C06">
      <w:pPr>
        <w:spacing w:after="0" w:line="240" w:lineRule="auto"/>
        <w:ind w:left="720"/>
        <w:rPr>
          <w:rFonts w:ascii="Arial Narrow" w:eastAsia="Times New Roman" w:hAnsi="Arial Narrow" w:cs="Consolas"/>
          <w:bCs/>
          <w:color w:val="000000" w:themeColor="text1"/>
          <w:sz w:val="24"/>
          <w:szCs w:val="24"/>
        </w:rPr>
      </w:pPr>
      <w:r w:rsidRPr="00462C06">
        <w:rPr>
          <w:rFonts w:ascii="Arial Narrow" w:eastAsia="Times New Roman" w:hAnsi="Arial Narrow" w:cs="Consolas"/>
          <w:bCs/>
          <w:i/>
          <w:color w:val="002060"/>
          <w:sz w:val="24"/>
          <w:szCs w:val="24"/>
        </w:rPr>
        <w:t>fldate</w:t>
      </w:r>
      <w:r w:rsidRPr="00A1445E">
        <w:rPr>
          <w:rFonts w:ascii="Arial Narrow" w:eastAsia="Times New Roman" w:hAnsi="Arial Narrow" w:cs="Consolas"/>
          <w:bCs/>
          <w:color w:val="000000" w:themeColor="text1"/>
          <w:sz w:val="24"/>
          <w:szCs w:val="24"/>
        </w:rPr>
        <w:t xml:space="preserve"> TYPE S_DATE,</w:t>
      </w:r>
    </w:p>
    <w:p w:rsidR="00462C06" w:rsidRDefault="00462C06" w:rsidP="00462C06">
      <w:pPr>
        <w:spacing w:after="0" w:line="240" w:lineRule="auto"/>
        <w:ind w:left="720"/>
        <w:rPr>
          <w:rFonts w:ascii="Arial Narrow" w:eastAsia="Times New Roman" w:hAnsi="Arial Narrow" w:cs="Consolas"/>
          <w:bCs/>
          <w:color w:val="000000" w:themeColor="text1"/>
          <w:sz w:val="24"/>
          <w:szCs w:val="24"/>
        </w:rPr>
      </w:pPr>
      <w:r w:rsidRPr="00462C06">
        <w:rPr>
          <w:rFonts w:ascii="Arial Narrow" w:eastAsia="Times New Roman" w:hAnsi="Arial Narrow" w:cs="Consolas"/>
          <w:bCs/>
          <w:i/>
          <w:color w:val="002060"/>
          <w:sz w:val="24"/>
          <w:szCs w:val="24"/>
        </w:rPr>
        <w:t>price</w:t>
      </w:r>
      <w:r w:rsidRPr="00A1445E">
        <w:rPr>
          <w:rFonts w:ascii="Arial Narrow" w:eastAsia="Times New Roman" w:hAnsi="Arial Narrow" w:cs="Consolas"/>
          <w:bCs/>
          <w:color w:val="000000" w:themeColor="text1"/>
          <w:sz w:val="24"/>
          <w:szCs w:val="24"/>
        </w:rPr>
        <w:t xml:space="preserve"> TYPE S_PRICE,</w:t>
      </w:r>
    </w:p>
    <w:p w:rsidR="00462C06" w:rsidRPr="00A1445E" w:rsidRDefault="00462C06" w:rsidP="00462C06">
      <w:pPr>
        <w:spacing w:after="0" w:line="240" w:lineRule="auto"/>
        <w:ind w:left="720"/>
        <w:rPr>
          <w:rFonts w:ascii="Arial Narrow" w:eastAsia="Times New Roman" w:hAnsi="Arial Narrow" w:cs="Times New Roman"/>
          <w:color w:val="000000" w:themeColor="text1"/>
          <w:sz w:val="24"/>
          <w:szCs w:val="24"/>
        </w:rPr>
      </w:pPr>
      <w:r w:rsidRPr="00462C06">
        <w:rPr>
          <w:rFonts w:ascii="Arial Narrow" w:eastAsia="Times New Roman" w:hAnsi="Arial Narrow" w:cs="Consolas"/>
          <w:bCs/>
          <w:i/>
          <w:color w:val="002060"/>
          <w:sz w:val="24"/>
          <w:szCs w:val="24"/>
        </w:rPr>
        <w:t>currency</w:t>
      </w:r>
      <w:r>
        <w:rPr>
          <w:rFonts w:ascii="Arial Narrow" w:eastAsia="Times New Roman" w:hAnsi="Arial Narrow" w:cs="Consolas"/>
          <w:bCs/>
          <w:color w:val="000000" w:themeColor="text1"/>
          <w:sz w:val="24"/>
          <w:szCs w:val="24"/>
        </w:rPr>
        <w:t xml:space="preserve"> </w:t>
      </w:r>
      <w:r w:rsidRPr="00A1445E">
        <w:rPr>
          <w:rFonts w:ascii="Arial Narrow" w:eastAsia="Times New Roman" w:hAnsi="Arial Narrow" w:cs="Consolas"/>
          <w:bCs/>
          <w:color w:val="000000" w:themeColor="text1"/>
          <w:sz w:val="24"/>
          <w:szCs w:val="24"/>
        </w:rPr>
        <w:t>TYPE S_CURRCODE,</w:t>
      </w:r>
    </w:p>
    <w:p w:rsidR="00462C06" w:rsidRPr="00A1445E" w:rsidRDefault="00462C06" w:rsidP="00462C06">
      <w:pPr>
        <w:spacing w:after="0" w:line="240" w:lineRule="auto"/>
        <w:ind w:firstLine="720"/>
        <w:rPr>
          <w:rFonts w:ascii="Arial Narrow" w:eastAsia="Times New Roman" w:hAnsi="Arial Narrow" w:cs="Times New Roman"/>
          <w:color w:val="000000" w:themeColor="text1"/>
          <w:sz w:val="24"/>
          <w:szCs w:val="24"/>
        </w:rPr>
      </w:pPr>
      <w:r w:rsidRPr="00462C06">
        <w:rPr>
          <w:rFonts w:ascii="Arial Narrow" w:eastAsia="Times New Roman" w:hAnsi="Arial Narrow" w:cs="Consolas"/>
          <w:bCs/>
          <w:i/>
          <w:color w:val="002060"/>
          <w:sz w:val="24"/>
          <w:szCs w:val="24"/>
        </w:rPr>
        <w:t>planetype</w:t>
      </w:r>
      <w:r w:rsidRPr="00A1445E">
        <w:rPr>
          <w:rFonts w:ascii="Arial Narrow" w:eastAsia="Times New Roman" w:hAnsi="Arial Narrow" w:cs="Consolas"/>
          <w:bCs/>
          <w:color w:val="000000" w:themeColor="text1"/>
          <w:sz w:val="24"/>
          <w:szCs w:val="24"/>
        </w:rPr>
        <w:t xml:space="preserve"> TYPE S_PLANETYE,</w:t>
      </w:r>
    </w:p>
    <w:p w:rsidR="00462C06" w:rsidRPr="00A1445E" w:rsidRDefault="00462C06" w:rsidP="00462C06">
      <w:pPr>
        <w:spacing w:after="0" w:line="240" w:lineRule="auto"/>
        <w:ind w:firstLine="567"/>
        <w:rPr>
          <w:rFonts w:ascii="Arial Narrow" w:eastAsia="Times New Roman" w:hAnsi="Arial Narrow" w:cs="Times New Roman"/>
          <w:color w:val="000000" w:themeColor="text1"/>
          <w:sz w:val="24"/>
          <w:szCs w:val="24"/>
        </w:rPr>
      </w:pPr>
      <w:r w:rsidRPr="00A1445E">
        <w:rPr>
          <w:rFonts w:ascii="Arial Narrow" w:eastAsia="Times New Roman" w:hAnsi="Arial Narrow" w:cs="Consolas"/>
          <w:bCs/>
          <w:color w:val="000000" w:themeColor="text1"/>
          <w:sz w:val="24"/>
          <w:szCs w:val="24"/>
        </w:rPr>
        <w:t xml:space="preserve">END OF </w:t>
      </w:r>
      <w:r w:rsidRPr="006108EB">
        <w:rPr>
          <w:rFonts w:ascii="Arial Narrow" w:eastAsia="Times New Roman" w:hAnsi="Arial Narrow" w:cs="Consolas"/>
          <w:bCs/>
          <w:color w:val="000000" w:themeColor="text1"/>
          <w:sz w:val="24"/>
          <w:szCs w:val="24"/>
        </w:rPr>
        <w:t>lty</w:t>
      </w:r>
      <w:r w:rsidRPr="00A1445E">
        <w:rPr>
          <w:rFonts w:ascii="Arial Narrow" w:eastAsia="Times New Roman" w:hAnsi="Arial Narrow" w:cs="Consolas"/>
          <w:bCs/>
          <w:color w:val="000000" w:themeColor="text1"/>
          <w:sz w:val="24"/>
          <w:szCs w:val="24"/>
        </w:rPr>
        <w:t>_</w:t>
      </w:r>
      <w:r w:rsidRPr="006108EB">
        <w:rPr>
          <w:rFonts w:ascii="Arial Narrow" w:eastAsia="Times New Roman" w:hAnsi="Arial Narrow" w:cs="Consolas"/>
          <w:bCs/>
          <w:color w:val="000000" w:themeColor="text1"/>
          <w:sz w:val="24"/>
          <w:szCs w:val="24"/>
        </w:rPr>
        <w:t>flight_dtl</w:t>
      </w:r>
      <w:r w:rsidRPr="00A1445E">
        <w:rPr>
          <w:rFonts w:ascii="Arial Narrow" w:eastAsia="Times New Roman" w:hAnsi="Arial Narrow" w:cs="Consolas"/>
          <w:bCs/>
          <w:color w:val="000000" w:themeColor="text1"/>
          <w:sz w:val="24"/>
          <w:szCs w:val="24"/>
        </w:rPr>
        <w:t>,</w:t>
      </w:r>
    </w:p>
    <w:p w:rsidR="00462C06" w:rsidRDefault="00462C06" w:rsidP="00462C06">
      <w:pPr>
        <w:spacing w:after="0" w:line="240" w:lineRule="auto"/>
        <w:ind w:firstLine="567"/>
        <w:rPr>
          <w:rFonts w:ascii="Arial Narrow" w:eastAsia="Times New Roman" w:hAnsi="Arial Narrow" w:cs="Consolas"/>
          <w:bCs/>
          <w:color w:val="000000" w:themeColor="text1"/>
          <w:sz w:val="24"/>
          <w:szCs w:val="24"/>
        </w:rPr>
      </w:pPr>
    </w:p>
    <w:p w:rsidR="00462C06" w:rsidRPr="00A1445E" w:rsidRDefault="00462C06" w:rsidP="00462C06">
      <w:pPr>
        <w:spacing w:after="0" w:line="240" w:lineRule="auto"/>
        <w:ind w:firstLine="567"/>
        <w:rPr>
          <w:rFonts w:ascii="Arial Narrow" w:eastAsia="Times New Roman" w:hAnsi="Arial Narrow" w:cs="Times New Roman"/>
          <w:color w:val="000000" w:themeColor="text1"/>
          <w:sz w:val="24"/>
          <w:szCs w:val="24"/>
        </w:rPr>
      </w:pPr>
      <w:r w:rsidRPr="006108EB">
        <w:rPr>
          <w:rFonts w:ascii="Arial Narrow" w:eastAsia="Times New Roman" w:hAnsi="Arial Narrow" w:cs="Consolas"/>
          <w:bCs/>
          <w:i/>
          <w:color w:val="002060"/>
          <w:sz w:val="24"/>
          <w:szCs w:val="24"/>
        </w:rPr>
        <w:t>lt_sflight</w:t>
      </w:r>
      <w:r w:rsidRPr="00A1445E">
        <w:rPr>
          <w:rFonts w:ascii="Arial Narrow" w:eastAsia="Times New Roman" w:hAnsi="Arial Narrow" w:cs="Consolas"/>
          <w:bCs/>
          <w:color w:val="002060"/>
          <w:sz w:val="24"/>
          <w:szCs w:val="24"/>
        </w:rPr>
        <w:t xml:space="preserve"> </w:t>
      </w:r>
      <w:r w:rsidRPr="00A1445E">
        <w:rPr>
          <w:rFonts w:ascii="Arial Narrow" w:eastAsia="Times New Roman" w:hAnsi="Arial Narrow" w:cs="Consolas"/>
          <w:bCs/>
          <w:color w:val="000000" w:themeColor="text1"/>
          <w:sz w:val="24"/>
          <w:szCs w:val="24"/>
        </w:rPr>
        <w:t xml:space="preserve">TYPE STANDARD TABLE OF </w:t>
      </w:r>
      <w:r w:rsidRPr="006108EB">
        <w:rPr>
          <w:rFonts w:ascii="Arial Narrow" w:eastAsia="Times New Roman" w:hAnsi="Arial Narrow" w:cs="Consolas"/>
          <w:bCs/>
          <w:i/>
          <w:color w:val="000000" w:themeColor="text1"/>
          <w:sz w:val="24"/>
          <w:szCs w:val="24"/>
        </w:rPr>
        <w:t>lty</w:t>
      </w:r>
      <w:r w:rsidRPr="00A1445E">
        <w:rPr>
          <w:rFonts w:ascii="Arial Narrow" w:eastAsia="Times New Roman" w:hAnsi="Arial Narrow" w:cs="Consolas"/>
          <w:bCs/>
          <w:i/>
          <w:color w:val="000000" w:themeColor="text1"/>
          <w:sz w:val="24"/>
          <w:szCs w:val="24"/>
        </w:rPr>
        <w:t>_</w:t>
      </w:r>
      <w:r w:rsidRPr="006108EB">
        <w:rPr>
          <w:rFonts w:ascii="Arial Narrow" w:eastAsia="Times New Roman" w:hAnsi="Arial Narrow" w:cs="Consolas"/>
          <w:bCs/>
          <w:i/>
          <w:color w:val="000000" w:themeColor="text1"/>
          <w:sz w:val="24"/>
          <w:szCs w:val="24"/>
        </w:rPr>
        <w:t>flight</w:t>
      </w:r>
      <w:r w:rsidRPr="00A1445E">
        <w:rPr>
          <w:rFonts w:ascii="Arial Narrow" w:eastAsia="Times New Roman" w:hAnsi="Arial Narrow" w:cs="Consolas"/>
          <w:bCs/>
          <w:color w:val="000000" w:themeColor="text1"/>
          <w:sz w:val="24"/>
          <w:szCs w:val="24"/>
        </w:rPr>
        <w:t xml:space="preserve"> WITH EMPTY KEY,</w:t>
      </w:r>
    </w:p>
    <w:p w:rsidR="00462C06" w:rsidRPr="00A1445E" w:rsidRDefault="000E4A10" w:rsidP="00462C06">
      <w:pPr>
        <w:spacing w:after="0" w:line="240" w:lineRule="auto"/>
        <w:ind w:firstLine="567"/>
        <w:rPr>
          <w:rFonts w:ascii="Arial Narrow" w:eastAsia="Times New Roman" w:hAnsi="Arial Narrow" w:cs="Times New Roman"/>
          <w:color w:val="000000" w:themeColor="text1"/>
          <w:sz w:val="24"/>
          <w:szCs w:val="24"/>
        </w:rPr>
      </w:pPr>
      <w:r>
        <w:rPr>
          <w:rFonts w:ascii="Arial Narrow" w:eastAsia="Times New Roman" w:hAnsi="Arial Narrow" w:cs="Consolas"/>
          <w:bCs/>
          <w:i/>
          <w:color w:val="002060"/>
          <w:sz w:val="24"/>
          <w:szCs w:val="24"/>
        </w:rPr>
        <w:t>l</w:t>
      </w:r>
      <w:r w:rsidR="00462C06" w:rsidRPr="006108EB">
        <w:rPr>
          <w:rFonts w:ascii="Arial Narrow" w:eastAsia="Times New Roman" w:hAnsi="Arial Narrow" w:cs="Consolas"/>
          <w:bCs/>
          <w:i/>
          <w:color w:val="002060"/>
          <w:sz w:val="24"/>
          <w:szCs w:val="24"/>
        </w:rPr>
        <w:t>t_sflight</w:t>
      </w:r>
      <w:r w:rsidR="00462C06">
        <w:rPr>
          <w:rFonts w:ascii="Arial Narrow" w:eastAsia="Times New Roman" w:hAnsi="Arial Narrow" w:cs="Consolas"/>
          <w:bCs/>
          <w:i/>
          <w:color w:val="002060"/>
          <w:sz w:val="24"/>
          <w:szCs w:val="24"/>
        </w:rPr>
        <w:t>_dtl</w:t>
      </w:r>
      <w:r w:rsidR="00462C06" w:rsidRPr="00A1445E">
        <w:rPr>
          <w:rFonts w:ascii="Arial Narrow" w:eastAsia="Times New Roman" w:hAnsi="Arial Narrow" w:cs="Consolas"/>
          <w:bCs/>
          <w:color w:val="000000" w:themeColor="text1"/>
          <w:sz w:val="24"/>
          <w:szCs w:val="24"/>
        </w:rPr>
        <w:t xml:space="preserve"> TYPE STANDARD TABLE OF </w:t>
      </w:r>
      <w:r w:rsidR="00462C06" w:rsidRPr="006108EB">
        <w:rPr>
          <w:rFonts w:ascii="Arial Narrow" w:eastAsia="Times New Roman" w:hAnsi="Arial Narrow" w:cs="Consolas"/>
          <w:bCs/>
          <w:i/>
          <w:color w:val="000000" w:themeColor="text1"/>
          <w:sz w:val="24"/>
          <w:szCs w:val="24"/>
        </w:rPr>
        <w:t>lty</w:t>
      </w:r>
      <w:r w:rsidR="00462C06" w:rsidRPr="00A1445E">
        <w:rPr>
          <w:rFonts w:ascii="Arial Narrow" w:eastAsia="Times New Roman" w:hAnsi="Arial Narrow" w:cs="Consolas"/>
          <w:bCs/>
          <w:i/>
          <w:color w:val="000000" w:themeColor="text1"/>
          <w:sz w:val="24"/>
          <w:szCs w:val="24"/>
        </w:rPr>
        <w:t>_</w:t>
      </w:r>
      <w:r w:rsidR="00462C06" w:rsidRPr="006108EB">
        <w:rPr>
          <w:rFonts w:ascii="Arial Narrow" w:eastAsia="Times New Roman" w:hAnsi="Arial Narrow" w:cs="Consolas"/>
          <w:bCs/>
          <w:i/>
          <w:color w:val="000000" w:themeColor="text1"/>
          <w:sz w:val="24"/>
          <w:szCs w:val="24"/>
        </w:rPr>
        <w:t>flight_dtl</w:t>
      </w:r>
      <w:r w:rsidR="00462C06" w:rsidRPr="00A1445E">
        <w:rPr>
          <w:rFonts w:ascii="Arial Narrow" w:eastAsia="Times New Roman" w:hAnsi="Arial Narrow" w:cs="Consolas"/>
          <w:bCs/>
          <w:color w:val="000000" w:themeColor="text1"/>
          <w:sz w:val="24"/>
          <w:szCs w:val="24"/>
        </w:rPr>
        <w:t xml:space="preserve"> WITH EMPTY KEY.</w:t>
      </w:r>
    </w:p>
    <w:p w:rsidR="00462C06" w:rsidRDefault="00462C06" w:rsidP="00462C06">
      <w:pPr>
        <w:spacing w:after="0" w:line="240" w:lineRule="auto"/>
        <w:ind w:firstLine="567"/>
        <w:rPr>
          <w:rFonts w:ascii="Arial Narrow" w:eastAsia="Times New Roman" w:hAnsi="Arial Narrow" w:cs="Consolas"/>
          <w:bCs/>
          <w:color w:val="000000" w:themeColor="text1"/>
          <w:sz w:val="24"/>
          <w:szCs w:val="24"/>
        </w:rPr>
      </w:pPr>
    </w:p>
    <w:p w:rsidR="00462C06" w:rsidRPr="00A1445E" w:rsidRDefault="00462C06" w:rsidP="00462C06">
      <w:pPr>
        <w:spacing w:after="0" w:line="240" w:lineRule="auto"/>
        <w:ind w:firstLine="567"/>
        <w:rPr>
          <w:rFonts w:ascii="Arial Narrow" w:eastAsia="Times New Roman" w:hAnsi="Arial Narrow" w:cs="Times New Roman"/>
          <w:b/>
          <w:i/>
          <w:color w:val="000000" w:themeColor="text1"/>
          <w:sz w:val="24"/>
          <w:szCs w:val="24"/>
        </w:rPr>
      </w:pPr>
      <w:r w:rsidRPr="00A1445E">
        <w:rPr>
          <w:rFonts w:ascii="Arial Narrow" w:eastAsia="Times New Roman" w:hAnsi="Arial Narrow" w:cs="Consolas"/>
          <w:bCs/>
          <w:color w:val="000000" w:themeColor="text1"/>
          <w:sz w:val="24"/>
          <w:szCs w:val="24"/>
        </w:rPr>
        <w:t xml:space="preserve">CLASS-METHOOS : </w:t>
      </w:r>
      <w:r w:rsidRPr="006108EB">
        <w:rPr>
          <w:rFonts w:ascii="Arial Narrow" w:eastAsia="Times New Roman" w:hAnsi="Arial Narrow" w:cs="Consolas"/>
          <w:b/>
          <w:bCs/>
          <w:i/>
          <w:color w:val="000000" w:themeColor="text1"/>
          <w:sz w:val="24"/>
          <w:szCs w:val="24"/>
        </w:rPr>
        <w:t>get_flight_details</w:t>
      </w:r>
    </w:p>
    <w:p w:rsidR="00462C06" w:rsidRPr="006108EB" w:rsidRDefault="00462C06" w:rsidP="00462C06">
      <w:pPr>
        <w:spacing w:after="0" w:line="240" w:lineRule="auto"/>
        <w:ind w:firstLine="720"/>
        <w:rPr>
          <w:rFonts w:ascii="Arial Narrow" w:eastAsia="Times New Roman" w:hAnsi="Arial Narrow" w:cs="Consolas"/>
          <w:bCs/>
          <w:color w:val="000000" w:themeColor="text1"/>
          <w:sz w:val="24"/>
          <w:szCs w:val="24"/>
        </w:rPr>
      </w:pPr>
      <w:r w:rsidRPr="00A1445E">
        <w:rPr>
          <w:rFonts w:ascii="Arial Narrow" w:eastAsia="Times New Roman" w:hAnsi="Arial Narrow" w:cs="Consolas"/>
          <w:bCs/>
          <w:color w:val="000000" w:themeColor="text1"/>
          <w:sz w:val="24"/>
          <w:szCs w:val="24"/>
        </w:rPr>
        <w:t>IMPORTING</w:t>
      </w:r>
      <w:r>
        <w:rPr>
          <w:rFonts w:ascii="Arial Narrow" w:eastAsia="Times New Roman" w:hAnsi="Arial Narrow" w:cs="Consolas"/>
          <w:bCs/>
          <w:color w:val="000000" w:themeColor="text1"/>
          <w:sz w:val="24"/>
          <w:szCs w:val="24"/>
        </w:rPr>
        <w:t xml:space="preserve"> </w:t>
      </w:r>
      <w:r w:rsidRPr="00A1445E">
        <w:rPr>
          <w:rFonts w:ascii="Arial Narrow" w:eastAsia="Times New Roman" w:hAnsi="Arial Narrow" w:cs="Consolas"/>
          <w:bCs/>
          <w:color w:val="000000" w:themeColor="text1"/>
          <w:sz w:val="24"/>
          <w:szCs w:val="24"/>
        </w:rPr>
        <w:t>VALUE(</w:t>
      </w:r>
      <w:r w:rsidRPr="006108EB">
        <w:rPr>
          <w:rFonts w:ascii="Arial Narrow" w:eastAsia="Times New Roman" w:hAnsi="Arial Narrow" w:cs="Consolas"/>
          <w:bCs/>
          <w:i/>
          <w:color w:val="002060"/>
          <w:sz w:val="24"/>
          <w:szCs w:val="24"/>
        </w:rPr>
        <w:t>it_sflight</w:t>
      </w:r>
      <w:r w:rsidRPr="00A1445E">
        <w:rPr>
          <w:rFonts w:ascii="Arial Narrow" w:eastAsia="Times New Roman" w:hAnsi="Arial Narrow" w:cs="Consolas"/>
          <w:bCs/>
          <w:color w:val="000000" w:themeColor="text1"/>
          <w:sz w:val="24"/>
          <w:szCs w:val="24"/>
        </w:rPr>
        <w:t>)</w:t>
      </w:r>
      <w:r w:rsidRPr="00A1445E">
        <w:rPr>
          <w:rFonts w:ascii="Arial Narrow" w:eastAsia="Times New Roman" w:hAnsi="Arial Narrow" w:cs="Consolas"/>
          <w:bCs/>
          <w:color w:val="000000" w:themeColor="text1"/>
          <w:sz w:val="24"/>
          <w:szCs w:val="24"/>
        </w:rPr>
        <w:tab/>
        <w:t xml:space="preserve">TYPE </w:t>
      </w:r>
      <w:r w:rsidRPr="006108EB">
        <w:rPr>
          <w:rFonts w:ascii="Arial Narrow" w:eastAsia="Times New Roman" w:hAnsi="Arial Narrow" w:cs="Consolas"/>
          <w:bCs/>
          <w:i/>
          <w:color w:val="000000" w:themeColor="text1"/>
          <w:sz w:val="24"/>
          <w:szCs w:val="24"/>
        </w:rPr>
        <w:t>lt_sflight</w:t>
      </w:r>
      <w:r w:rsidRPr="00A1445E">
        <w:rPr>
          <w:rFonts w:ascii="Arial Narrow" w:eastAsia="Times New Roman" w:hAnsi="Arial Narrow" w:cs="Consolas"/>
          <w:bCs/>
          <w:color w:val="000000" w:themeColor="text1"/>
          <w:sz w:val="24"/>
          <w:szCs w:val="24"/>
        </w:rPr>
        <w:t xml:space="preserve"> </w:t>
      </w:r>
    </w:p>
    <w:p w:rsidR="00462C06" w:rsidRPr="00A1445E" w:rsidRDefault="00462C06" w:rsidP="00462C06">
      <w:pPr>
        <w:spacing w:after="0" w:line="240" w:lineRule="auto"/>
        <w:ind w:firstLine="720"/>
        <w:rPr>
          <w:rFonts w:ascii="Arial Narrow" w:eastAsia="Times New Roman" w:hAnsi="Arial Narrow" w:cs="Times New Roman"/>
          <w:color w:val="000000" w:themeColor="text1"/>
          <w:sz w:val="24"/>
          <w:szCs w:val="24"/>
        </w:rPr>
      </w:pPr>
      <w:r w:rsidRPr="00A1445E">
        <w:rPr>
          <w:rFonts w:ascii="Arial Narrow" w:eastAsia="Times New Roman" w:hAnsi="Arial Narrow" w:cs="Consolas"/>
          <w:bCs/>
          <w:color w:val="000000" w:themeColor="text1"/>
          <w:sz w:val="24"/>
          <w:szCs w:val="24"/>
        </w:rPr>
        <w:t>EXPORTING</w:t>
      </w:r>
      <w:r>
        <w:rPr>
          <w:rFonts w:ascii="Arial Narrow" w:eastAsia="Times New Roman" w:hAnsi="Arial Narrow" w:cs="Consolas"/>
          <w:bCs/>
          <w:color w:val="000000" w:themeColor="text1"/>
          <w:sz w:val="24"/>
          <w:szCs w:val="24"/>
        </w:rPr>
        <w:t xml:space="preserve"> </w:t>
      </w:r>
      <w:r w:rsidRPr="00A1445E">
        <w:rPr>
          <w:rFonts w:ascii="Arial Narrow" w:eastAsia="Times New Roman" w:hAnsi="Arial Narrow" w:cs="Consolas"/>
          <w:bCs/>
          <w:color w:val="000000" w:themeColor="text1"/>
          <w:sz w:val="24"/>
          <w:szCs w:val="24"/>
        </w:rPr>
        <w:t>VALUE(</w:t>
      </w:r>
      <w:r w:rsidRPr="006108EB">
        <w:rPr>
          <w:rFonts w:ascii="Arial Narrow" w:eastAsia="Times New Roman" w:hAnsi="Arial Narrow" w:cs="Consolas"/>
          <w:bCs/>
          <w:i/>
          <w:color w:val="002060"/>
          <w:sz w:val="24"/>
          <w:szCs w:val="24"/>
        </w:rPr>
        <w:t>et_</w:t>
      </w:r>
      <w:r>
        <w:rPr>
          <w:rFonts w:ascii="Arial Narrow" w:eastAsia="Times New Roman" w:hAnsi="Arial Narrow" w:cs="Consolas"/>
          <w:bCs/>
          <w:i/>
          <w:color w:val="002060"/>
          <w:sz w:val="24"/>
          <w:szCs w:val="24"/>
        </w:rPr>
        <w:t>sf</w:t>
      </w:r>
      <w:r w:rsidRPr="006108EB">
        <w:rPr>
          <w:rFonts w:ascii="Arial Narrow" w:eastAsia="Times New Roman" w:hAnsi="Arial Narrow" w:cs="Consolas"/>
          <w:bCs/>
          <w:i/>
          <w:color w:val="002060"/>
          <w:sz w:val="24"/>
          <w:szCs w:val="24"/>
        </w:rPr>
        <w:t>light_dtl</w:t>
      </w:r>
      <w:r w:rsidRPr="00A1445E">
        <w:rPr>
          <w:rFonts w:ascii="Arial Narrow" w:eastAsia="Times New Roman" w:hAnsi="Arial Narrow" w:cs="Consolas"/>
          <w:bCs/>
          <w:color w:val="000000" w:themeColor="text1"/>
          <w:sz w:val="24"/>
          <w:szCs w:val="24"/>
        </w:rPr>
        <w:t xml:space="preserve">) TYPE </w:t>
      </w:r>
      <w:r w:rsidRPr="006108EB">
        <w:rPr>
          <w:rFonts w:ascii="Arial Narrow" w:eastAsia="Times New Roman" w:hAnsi="Arial Narrow" w:cs="Consolas"/>
          <w:bCs/>
          <w:i/>
          <w:color w:val="000000" w:themeColor="text1"/>
          <w:sz w:val="24"/>
          <w:szCs w:val="24"/>
        </w:rPr>
        <w:t>lt_sflight_dtl</w:t>
      </w:r>
      <w:r>
        <w:rPr>
          <w:rFonts w:ascii="Arial Narrow" w:eastAsia="Times New Roman" w:hAnsi="Arial Narrow" w:cs="Consolas"/>
          <w:bCs/>
          <w:color w:val="000000" w:themeColor="text1"/>
          <w:sz w:val="24"/>
          <w:szCs w:val="24"/>
        </w:rPr>
        <w:t>.</w:t>
      </w:r>
    </w:p>
    <w:p w:rsidR="00462C06" w:rsidRPr="00A1445E" w:rsidRDefault="00462C06" w:rsidP="00462C06">
      <w:pPr>
        <w:spacing w:after="0" w:line="240" w:lineRule="auto"/>
        <w:ind w:firstLine="567"/>
        <w:jc w:val="both"/>
        <w:rPr>
          <w:rFonts w:ascii="Arial Narrow" w:hAnsi="Arial Narrow"/>
          <w:color w:val="000000" w:themeColor="text1"/>
          <w:sz w:val="24"/>
          <w:szCs w:val="24"/>
        </w:rPr>
      </w:pPr>
    </w:p>
    <w:p w:rsidR="00462C06" w:rsidRDefault="00462C06" w:rsidP="00462C06">
      <w:pPr>
        <w:spacing w:after="0" w:line="240" w:lineRule="auto"/>
        <w:ind w:firstLine="567"/>
        <w:rPr>
          <w:rFonts w:ascii="Arial Narrow" w:eastAsia="Times New Roman" w:hAnsi="Arial Narrow" w:cs="Consolas"/>
          <w:bCs/>
          <w:color w:val="000000" w:themeColor="text1"/>
          <w:sz w:val="24"/>
          <w:szCs w:val="24"/>
        </w:rPr>
      </w:pPr>
      <w:r w:rsidRPr="006108EB">
        <w:rPr>
          <w:rFonts w:ascii="Arial Narrow" w:eastAsia="Times New Roman" w:hAnsi="Arial Narrow" w:cs="Consolas"/>
          <w:bCs/>
          <w:color w:val="000000" w:themeColor="text1"/>
          <w:sz w:val="24"/>
          <w:szCs w:val="24"/>
        </w:rPr>
        <w:t xml:space="preserve">METHOD </w:t>
      </w:r>
      <w:r w:rsidRPr="006108EB">
        <w:rPr>
          <w:rFonts w:ascii="Arial Narrow" w:eastAsia="Times New Roman" w:hAnsi="Arial Narrow" w:cs="Consolas"/>
          <w:b/>
          <w:bCs/>
          <w:i/>
          <w:color w:val="000000" w:themeColor="text1"/>
          <w:sz w:val="24"/>
          <w:szCs w:val="24"/>
        </w:rPr>
        <w:t>get_flight_details</w:t>
      </w:r>
      <w:r w:rsidRPr="006108EB">
        <w:rPr>
          <w:rFonts w:ascii="Arial Narrow" w:eastAsia="Times New Roman" w:hAnsi="Arial Narrow" w:cs="Consolas"/>
          <w:bCs/>
          <w:color w:val="000000" w:themeColor="text1"/>
          <w:sz w:val="24"/>
          <w:szCs w:val="24"/>
        </w:rPr>
        <w:t xml:space="preserve"> </w:t>
      </w:r>
    </w:p>
    <w:p w:rsidR="00815FA2" w:rsidRDefault="00462C06" w:rsidP="00462C06">
      <w:pPr>
        <w:spacing w:after="0" w:line="240" w:lineRule="auto"/>
        <w:ind w:firstLine="720"/>
        <w:rPr>
          <w:rFonts w:ascii="Arial Narrow" w:eastAsia="Times New Roman" w:hAnsi="Arial Narrow" w:cs="Consolas"/>
          <w:bCs/>
          <w:color w:val="000000" w:themeColor="text1"/>
          <w:sz w:val="24"/>
          <w:szCs w:val="24"/>
        </w:rPr>
      </w:pPr>
      <w:r w:rsidRPr="006108EB">
        <w:rPr>
          <w:rFonts w:ascii="Arial Narrow" w:eastAsia="Times New Roman" w:hAnsi="Arial Narrow" w:cs="Consolas"/>
          <w:bCs/>
          <w:color w:val="000000" w:themeColor="text1"/>
          <w:sz w:val="24"/>
          <w:szCs w:val="24"/>
        </w:rPr>
        <w:t>BY DATABASE PROCEDURE FOR HDB</w:t>
      </w:r>
      <w:r>
        <w:rPr>
          <w:rFonts w:ascii="Arial Narrow" w:eastAsia="Times New Roman" w:hAnsi="Arial Narrow" w:cs="Consolas"/>
          <w:bCs/>
          <w:color w:val="000000" w:themeColor="text1"/>
          <w:sz w:val="24"/>
          <w:szCs w:val="24"/>
        </w:rPr>
        <w:t xml:space="preserve"> </w:t>
      </w:r>
    </w:p>
    <w:p w:rsidR="00462C06" w:rsidRDefault="00462C06" w:rsidP="00462C06">
      <w:pPr>
        <w:spacing w:after="0" w:line="240" w:lineRule="auto"/>
        <w:ind w:firstLine="720"/>
        <w:rPr>
          <w:rFonts w:ascii="Arial Narrow" w:eastAsia="Times New Roman" w:hAnsi="Arial Narrow" w:cs="Consolas"/>
          <w:bCs/>
          <w:color w:val="000000" w:themeColor="text1"/>
          <w:sz w:val="24"/>
          <w:szCs w:val="24"/>
        </w:rPr>
      </w:pPr>
      <w:r w:rsidRPr="006108EB">
        <w:rPr>
          <w:rFonts w:ascii="Arial Narrow" w:eastAsia="Times New Roman" w:hAnsi="Arial Narrow" w:cs="Consolas"/>
          <w:bCs/>
          <w:color w:val="000000" w:themeColor="text1"/>
          <w:sz w:val="24"/>
          <w:szCs w:val="24"/>
        </w:rPr>
        <w:t xml:space="preserve">LANGUAGE SQLSCRIPT </w:t>
      </w:r>
    </w:p>
    <w:p w:rsidR="00462C06" w:rsidRDefault="00462C06" w:rsidP="00462C06">
      <w:pPr>
        <w:spacing w:after="0" w:line="240" w:lineRule="auto"/>
        <w:ind w:firstLine="720"/>
        <w:rPr>
          <w:rFonts w:ascii="Arial Narrow" w:eastAsia="Times New Roman" w:hAnsi="Arial Narrow" w:cs="Consolas"/>
          <w:bCs/>
          <w:color w:val="000000" w:themeColor="text1"/>
          <w:sz w:val="24"/>
          <w:szCs w:val="24"/>
        </w:rPr>
      </w:pPr>
      <w:r w:rsidRPr="006108EB">
        <w:rPr>
          <w:rFonts w:ascii="Arial Narrow" w:eastAsia="Times New Roman" w:hAnsi="Arial Narrow" w:cs="Consolas"/>
          <w:bCs/>
          <w:color w:val="000000" w:themeColor="text1"/>
          <w:sz w:val="24"/>
          <w:szCs w:val="24"/>
        </w:rPr>
        <w:t xml:space="preserve">OPTIONS READ-ONLY </w:t>
      </w:r>
      <w:r w:rsidRPr="00A933E3">
        <w:rPr>
          <w:rFonts w:ascii="Arial Narrow" w:eastAsia="Times New Roman" w:hAnsi="Arial Narrow" w:cs="Consolas"/>
          <w:bCs/>
          <w:color w:val="000000" w:themeColor="text1"/>
          <w:sz w:val="24"/>
          <w:szCs w:val="24"/>
          <w:shd w:val="clear" w:color="auto" w:fill="F2F2F2" w:themeFill="background1" w:themeFillShade="F2"/>
        </w:rPr>
        <w:t xml:space="preserve">USING </w:t>
      </w:r>
      <w:r w:rsidRPr="00A933E3">
        <w:rPr>
          <w:rFonts w:ascii="Arial Narrow" w:eastAsia="Times New Roman" w:hAnsi="Arial Narrow" w:cs="Consolas"/>
          <w:bCs/>
          <w:i/>
          <w:color w:val="002060"/>
          <w:sz w:val="24"/>
          <w:szCs w:val="24"/>
          <w:shd w:val="clear" w:color="auto" w:fill="F2F2F2" w:themeFill="background1" w:themeFillShade="F2"/>
        </w:rPr>
        <w:t>sflight</w:t>
      </w:r>
      <w:r w:rsidRPr="006108EB">
        <w:rPr>
          <w:rFonts w:ascii="Arial Narrow" w:eastAsia="Times New Roman" w:hAnsi="Arial Narrow" w:cs="Consolas"/>
          <w:bCs/>
          <w:color w:val="000000" w:themeColor="text1"/>
          <w:sz w:val="24"/>
          <w:szCs w:val="24"/>
        </w:rPr>
        <w:t>.</w:t>
      </w:r>
    </w:p>
    <w:p w:rsidR="00815FA2" w:rsidRPr="00815FA2" w:rsidRDefault="00815FA2" w:rsidP="00462C06">
      <w:pPr>
        <w:spacing w:after="0" w:line="240" w:lineRule="auto"/>
        <w:ind w:firstLine="720"/>
        <w:rPr>
          <w:rFonts w:ascii="Arial Narrow" w:eastAsia="Times New Roman" w:hAnsi="Arial Narrow" w:cs="Times New Roman"/>
          <w:i/>
          <w:color w:val="323E4F" w:themeColor="text2" w:themeShade="BF"/>
          <w:sz w:val="24"/>
          <w:szCs w:val="24"/>
        </w:rPr>
      </w:pPr>
      <w:r w:rsidRPr="00815FA2">
        <w:rPr>
          <w:rFonts w:ascii="Arial Narrow" w:eastAsia="Times New Roman" w:hAnsi="Arial Narrow" w:cs="Times New Roman"/>
          <w:i/>
          <w:color w:val="323E4F" w:themeColor="text2" w:themeShade="BF"/>
          <w:sz w:val="24"/>
          <w:szCs w:val="24"/>
        </w:rPr>
        <w:t xml:space="preserve">-- </w:t>
      </w:r>
      <w:r w:rsidRPr="00815FA2">
        <w:rPr>
          <w:rFonts w:ascii="Arial Narrow" w:eastAsia="Times New Roman" w:hAnsi="Arial Narrow" w:cs="Times New Roman"/>
          <w:i/>
          <w:color w:val="323E4F" w:themeColor="text2" w:themeShade="BF"/>
          <w:sz w:val="24"/>
          <w:szCs w:val="24"/>
          <w:lang w:val="ru-RU"/>
        </w:rPr>
        <w:t>По</w:t>
      </w:r>
      <w:r w:rsidRPr="00815FA2">
        <w:rPr>
          <w:rFonts w:ascii="Arial Narrow" w:eastAsia="Times New Roman" w:hAnsi="Arial Narrow" w:cs="Times New Roman"/>
          <w:i/>
          <w:color w:val="323E4F" w:themeColor="text2" w:themeShade="BF"/>
          <w:sz w:val="24"/>
          <w:szCs w:val="24"/>
        </w:rPr>
        <w:t xml:space="preserve"> </w:t>
      </w:r>
      <w:r w:rsidRPr="00815FA2">
        <w:rPr>
          <w:rFonts w:ascii="Arial Narrow" w:hAnsi="Arial Narrow"/>
          <w:i/>
          <w:color w:val="323E4F" w:themeColor="text2" w:themeShade="BF"/>
        </w:rPr>
        <w:t>carrid</w:t>
      </w:r>
      <w:r w:rsidRPr="00815FA2">
        <w:rPr>
          <w:rFonts w:ascii="Arial Narrow" w:eastAsia="Times New Roman" w:hAnsi="Arial Narrow" w:cs="Times New Roman"/>
          <w:i/>
          <w:color w:val="323E4F" w:themeColor="text2" w:themeShade="BF"/>
          <w:sz w:val="24"/>
          <w:szCs w:val="24"/>
        </w:rPr>
        <w:t xml:space="preserve"> </w:t>
      </w:r>
      <w:r w:rsidRPr="00815FA2">
        <w:rPr>
          <w:rFonts w:ascii="Arial Narrow" w:eastAsia="Times New Roman" w:hAnsi="Arial Narrow" w:cs="Times New Roman"/>
          <w:i/>
          <w:color w:val="323E4F" w:themeColor="text2" w:themeShade="BF"/>
          <w:sz w:val="24"/>
          <w:szCs w:val="24"/>
          <w:lang w:val="ru-RU"/>
        </w:rPr>
        <w:t>и</w:t>
      </w:r>
      <w:r w:rsidRPr="00815FA2">
        <w:rPr>
          <w:rFonts w:ascii="Arial Narrow" w:eastAsia="Times New Roman" w:hAnsi="Arial Narrow" w:cs="Times New Roman"/>
          <w:i/>
          <w:color w:val="323E4F" w:themeColor="text2" w:themeShade="BF"/>
          <w:sz w:val="24"/>
          <w:szCs w:val="24"/>
        </w:rPr>
        <w:t xml:space="preserve"> </w:t>
      </w:r>
      <w:r w:rsidRPr="00815FA2">
        <w:rPr>
          <w:rFonts w:ascii="Arial Narrow" w:hAnsi="Arial Narrow"/>
          <w:i/>
          <w:color w:val="323E4F" w:themeColor="text2" w:themeShade="BF"/>
        </w:rPr>
        <w:t>connid</w:t>
      </w:r>
      <w:r w:rsidRPr="00815FA2">
        <w:rPr>
          <w:rFonts w:ascii="Arial Narrow" w:eastAsia="Times New Roman" w:hAnsi="Arial Narrow" w:cs="Times New Roman"/>
          <w:i/>
          <w:color w:val="323E4F" w:themeColor="text2" w:themeShade="BF"/>
          <w:sz w:val="24"/>
          <w:szCs w:val="24"/>
        </w:rPr>
        <w:t xml:space="preserve"> </w:t>
      </w:r>
      <w:r w:rsidRPr="00815FA2">
        <w:rPr>
          <w:rFonts w:ascii="Arial Narrow" w:eastAsia="Times New Roman" w:hAnsi="Arial Narrow" w:cs="Times New Roman"/>
          <w:i/>
          <w:color w:val="323E4F" w:themeColor="text2" w:themeShade="BF"/>
          <w:sz w:val="24"/>
          <w:szCs w:val="24"/>
          <w:lang w:val="ru-RU"/>
        </w:rPr>
        <w:t>подтягиваем</w:t>
      </w:r>
      <w:r w:rsidRPr="00815FA2">
        <w:rPr>
          <w:rFonts w:ascii="Arial Narrow" w:eastAsia="Times New Roman" w:hAnsi="Arial Narrow" w:cs="Times New Roman"/>
          <w:i/>
          <w:color w:val="323E4F" w:themeColor="text2" w:themeShade="BF"/>
          <w:sz w:val="24"/>
          <w:szCs w:val="24"/>
        </w:rPr>
        <w:t xml:space="preserve"> </w:t>
      </w:r>
      <w:r w:rsidR="00A933E3">
        <w:rPr>
          <w:rFonts w:ascii="Arial Narrow" w:eastAsia="Times New Roman" w:hAnsi="Arial Narrow" w:cs="Times New Roman"/>
          <w:i/>
          <w:color w:val="323E4F" w:themeColor="text2" w:themeShade="BF"/>
          <w:sz w:val="24"/>
          <w:szCs w:val="24"/>
          <w:lang w:val="ru-RU"/>
        </w:rPr>
        <w:t>остальные</w:t>
      </w:r>
      <w:r w:rsidR="00A933E3" w:rsidRPr="00A933E3">
        <w:rPr>
          <w:rFonts w:ascii="Arial Narrow" w:eastAsia="Times New Roman" w:hAnsi="Arial Narrow" w:cs="Times New Roman"/>
          <w:i/>
          <w:color w:val="323E4F" w:themeColor="text2" w:themeShade="BF"/>
          <w:sz w:val="24"/>
          <w:szCs w:val="24"/>
        </w:rPr>
        <w:t xml:space="preserve"> </w:t>
      </w:r>
      <w:r w:rsidR="00A933E3">
        <w:rPr>
          <w:rFonts w:ascii="Arial Narrow" w:eastAsia="Times New Roman" w:hAnsi="Arial Narrow" w:cs="Times New Roman"/>
          <w:i/>
          <w:color w:val="323E4F" w:themeColor="text2" w:themeShade="BF"/>
          <w:sz w:val="24"/>
          <w:szCs w:val="24"/>
          <w:lang w:val="ru-RU"/>
        </w:rPr>
        <w:t>поля</w:t>
      </w:r>
      <w:r w:rsidR="00A933E3" w:rsidRPr="00A933E3">
        <w:rPr>
          <w:rFonts w:ascii="Arial Narrow" w:eastAsia="Times New Roman" w:hAnsi="Arial Narrow" w:cs="Times New Roman"/>
          <w:i/>
          <w:color w:val="323E4F" w:themeColor="text2" w:themeShade="BF"/>
          <w:sz w:val="24"/>
          <w:szCs w:val="24"/>
        </w:rPr>
        <w:t xml:space="preserve"> - </w:t>
      </w:r>
      <w:r w:rsidRPr="00815FA2">
        <w:rPr>
          <w:rFonts w:ascii="Arial Narrow" w:eastAsia="Times New Roman" w:hAnsi="Arial Narrow" w:cs="Consolas"/>
          <w:bCs/>
          <w:i/>
          <w:color w:val="323E4F" w:themeColor="text2" w:themeShade="BF"/>
          <w:sz w:val="24"/>
          <w:szCs w:val="24"/>
        </w:rPr>
        <w:t>fldate</w:t>
      </w:r>
      <w:r w:rsidRPr="00815FA2">
        <w:rPr>
          <w:rFonts w:ascii="Arial Narrow" w:eastAsia="Times New Roman" w:hAnsi="Arial Narrow" w:cs="Times New Roman"/>
          <w:i/>
          <w:color w:val="323E4F" w:themeColor="text2" w:themeShade="BF"/>
          <w:sz w:val="24"/>
          <w:szCs w:val="24"/>
        </w:rPr>
        <w:t xml:space="preserve"> | </w:t>
      </w:r>
      <w:r w:rsidRPr="00815FA2">
        <w:rPr>
          <w:rFonts w:ascii="Arial Narrow" w:eastAsia="Times New Roman" w:hAnsi="Arial Narrow" w:cs="Consolas"/>
          <w:bCs/>
          <w:i/>
          <w:color w:val="323E4F" w:themeColor="text2" w:themeShade="BF"/>
          <w:sz w:val="24"/>
          <w:szCs w:val="24"/>
        </w:rPr>
        <w:t>price</w:t>
      </w:r>
      <w:r w:rsidRPr="00815FA2">
        <w:rPr>
          <w:rFonts w:ascii="Arial Narrow" w:eastAsia="Times New Roman" w:hAnsi="Arial Narrow" w:cs="Times New Roman"/>
          <w:i/>
          <w:color w:val="323E4F" w:themeColor="text2" w:themeShade="BF"/>
          <w:sz w:val="24"/>
          <w:szCs w:val="24"/>
        </w:rPr>
        <w:t xml:space="preserve"> | </w:t>
      </w:r>
      <w:r w:rsidRPr="00815FA2">
        <w:rPr>
          <w:rFonts w:ascii="Arial Narrow" w:eastAsia="Times New Roman" w:hAnsi="Arial Narrow" w:cs="Consolas"/>
          <w:bCs/>
          <w:i/>
          <w:color w:val="323E4F" w:themeColor="text2" w:themeShade="BF"/>
          <w:sz w:val="24"/>
          <w:szCs w:val="24"/>
        </w:rPr>
        <w:t>currency</w:t>
      </w:r>
      <w:r w:rsidRPr="00815FA2">
        <w:rPr>
          <w:rFonts w:ascii="Arial Narrow" w:eastAsia="Times New Roman" w:hAnsi="Arial Narrow" w:cs="Times New Roman"/>
          <w:i/>
          <w:color w:val="323E4F" w:themeColor="text2" w:themeShade="BF"/>
          <w:sz w:val="24"/>
          <w:szCs w:val="24"/>
        </w:rPr>
        <w:t xml:space="preserve"> | </w:t>
      </w:r>
      <w:r w:rsidRPr="00815FA2">
        <w:rPr>
          <w:rFonts w:ascii="Arial Narrow" w:eastAsia="Times New Roman" w:hAnsi="Arial Narrow" w:cs="Consolas"/>
          <w:bCs/>
          <w:i/>
          <w:color w:val="323E4F" w:themeColor="text2" w:themeShade="BF"/>
          <w:sz w:val="24"/>
          <w:szCs w:val="24"/>
        </w:rPr>
        <w:t>planetype</w:t>
      </w:r>
    </w:p>
    <w:p w:rsidR="00462C06" w:rsidRPr="006108EB" w:rsidRDefault="00462C06" w:rsidP="00462C06">
      <w:pPr>
        <w:spacing w:after="0" w:line="240" w:lineRule="auto"/>
        <w:ind w:firstLine="567"/>
        <w:rPr>
          <w:rFonts w:ascii="Arial Narrow" w:eastAsia="Times New Roman" w:hAnsi="Arial Narrow" w:cs="Times New Roman"/>
          <w:color w:val="000000" w:themeColor="text1"/>
          <w:sz w:val="24"/>
          <w:szCs w:val="24"/>
        </w:rPr>
      </w:pPr>
      <w:r w:rsidRPr="00815FA2">
        <w:rPr>
          <w:rFonts w:ascii="Arial Narrow" w:eastAsia="Times New Roman" w:hAnsi="Arial Narrow" w:cs="Consolas"/>
          <w:bCs/>
          <w:i/>
          <w:color w:val="002060"/>
          <w:sz w:val="24"/>
          <w:szCs w:val="24"/>
        </w:rPr>
        <w:t xml:space="preserve">   </w:t>
      </w:r>
      <w:r w:rsidRPr="00A933E3">
        <w:rPr>
          <w:rFonts w:ascii="Arial Narrow" w:eastAsia="Times New Roman" w:hAnsi="Arial Narrow" w:cs="Consolas"/>
          <w:bCs/>
          <w:i/>
          <w:color w:val="002060"/>
          <w:sz w:val="24"/>
          <w:szCs w:val="24"/>
          <w:shd w:val="clear" w:color="auto" w:fill="FFFFFF" w:themeFill="background1"/>
        </w:rPr>
        <w:t>et_sflight_dtl</w:t>
      </w:r>
      <w:r w:rsidRPr="006108EB">
        <w:rPr>
          <w:rFonts w:ascii="Arial Narrow" w:eastAsia="Times New Roman" w:hAnsi="Arial Narrow" w:cs="Consolas"/>
          <w:bCs/>
          <w:color w:val="000000" w:themeColor="text1"/>
          <w:sz w:val="24"/>
          <w:szCs w:val="24"/>
        </w:rPr>
        <w:t xml:space="preserve"> </w:t>
      </w:r>
      <w:r>
        <w:rPr>
          <w:rFonts w:ascii="Arial Narrow" w:eastAsia="Times New Roman" w:hAnsi="Arial Narrow" w:cs="Consolas"/>
          <w:bCs/>
          <w:color w:val="000000" w:themeColor="text1"/>
          <w:sz w:val="24"/>
          <w:szCs w:val="24"/>
        </w:rPr>
        <w:t xml:space="preserve"> = </w:t>
      </w:r>
      <w:r w:rsidRPr="006108EB">
        <w:rPr>
          <w:rFonts w:ascii="Arial Narrow" w:eastAsia="Times New Roman" w:hAnsi="Arial Narrow" w:cs="Consolas"/>
          <w:bCs/>
          <w:color w:val="000000" w:themeColor="text1"/>
          <w:sz w:val="24"/>
          <w:szCs w:val="24"/>
        </w:rPr>
        <w:t>SELECT A.CARRID, A.CONNID, B.FLDATE, B.PRICE, B.CURRENCY, B.PLANETYPE</w:t>
      </w:r>
    </w:p>
    <w:p w:rsidR="00462C06" w:rsidRPr="00DD4104" w:rsidRDefault="00462C06" w:rsidP="00462C06">
      <w:pPr>
        <w:spacing w:after="0" w:line="240" w:lineRule="auto"/>
        <w:ind w:firstLine="567"/>
        <w:rPr>
          <w:rFonts w:ascii="Arial Narrow" w:eastAsia="Times New Roman" w:hAnsi="Arial Narrow" w:cs="Consolas"/>
          <w:bCs/>
          <w:color w:val="323E4F" w:themeColor="text2" w:themeShade="BF"/>
          <w:sz w:val="24"/>
          <w:szCs w:val="24"/>
        </w:rPr>
      </w:pPr>
      <w:r>
        <w:rPr>
          <w:rFonts w:ascii="Arial Narrow" w:eastAsia="Times New Roman" w:hAnsi="Arial Narrow" w:cs="Consolas"/>
          <w:bCs/>
          <w:color w:val="000000" w:themeColor="text1"/>
          <w:sz w:val="24"/>
          <w:szCs w:val="24"/>
        </w:rPr>
        <w:t xml:space="preserve">                             </w:t>
      </w:r>
      <w:r w:rsidRPr="006108EB">
        <w:rPr>
          <w:rFonts w:ascii="Arial Narrow" w:eastAsia="Times New Roman" w:hAnsi="Arial Narrow" w:cs="Consolas"/>
          <w:bCs/>
          <w:color w:val="000000" w:themeColor="text1"/>
          <w:sz w:val="24"/>
          <w:szCs w:val="24"/>
        </w:rPr>
        <w:t xml:space="preserve">FROM </w:t>
      </w:r>
      <w:r w:rsidRPr="00A933E3">
        <w:rPr>
          <w:rFonts w:ascii="Arial Narrow" w:eastAsia="Times New Roman" w:hAnsi="Arial Narrow" w:cs="Consolas"/>
          <w:bCs/>
          <w:i/>
          <w:color w:val="385623" w:themeColor="accent6" w:themeShade="80"/>
          <w:sz w:val="24"/>
          <w:szCs w:val="24"/>
          <w:shd w:val="clear" w:color="auto" w:fill="F2F2F2" w:themeFill="background1" w:themeFillShade="F2"/>
        </w:rPr>
        <w:t>:</w:t>
      </w:r>
      <w:r w:rsidRPr="00815FA2">
        <w:rPr>
          <w:rFonts w:ascii="Arial Narrow" w:eastAsia="Times New Roman" w:hAnsi="Arial Narrow" w:cs="Consolas"/>
          <w:bCs/>
          <w:i/>
          <w:color w:val="385623" w:themeColor="accent6" w:themeShade="80"/>
          <w:sz w:val="24"/>
          <w:szCs w:val="24"/>
          <w:shd w:val="clear" w:color="auto" w:fill="F2F2F2" w:themeFill="background1" w:themeFillShade="F2"/>
        </w:rPr>
        <w:t>it_sflight</w:t>
      </w:r>
      <w:r w:rsidRPr="006108EB">
        <w:rPr>
          <w:rFonts w:ascii="Arial Narrow" w:eastAsia="Times New Roman" w:hAnsi="Arial Narrow" w:cs="Consolas"/>
          <w:bCs/>
          <w:color w:val="000000" w:themeColor="text1"/>
          <w:sz w:val="24"/>
          <w:szCs w:val="24"/>
        </w:rPr>
        <w:t xml:space="preserve"> AS A </w:t>
      </w:r>
      <w:r w:rsidR="00DD4104" w:rsidRPr="00DD4104">
        <w:rPr>
          <w:rFonts w:ascii="Arial Narrow" w:eastAsia="Times New Roman" w:hAnsi="Arial Narrow" w:cs="Consolas"/>
          <w:bCs/>
          <w:color w:val="000000" w:themeColor="text1"/>
          <w:sz w:val="24"/>
          <w:szCs w:val="24"/>
        </w:rPr>
        <w:t xml:space="preserve"> </w:t>
      </w:r>
      <w:r w:rsidR="00DD4104" w:rsidRPr="00DD4104">
        <w:rPr>
          <w:rFonts w:ascii="Arial Narrow" w:eastAsia="Times New Roman" w:hAnsi="Arial Narrow" w:cs="Courier New"/>
          <w:bCs/>
          <w:i/>
          <w:color w:val="323E4F" w:themeColor="text2" w:themeShade="BF"/>
          <w:sz w:val="24"/>
          <w:szCs w:val="24"/>
        </w:rPr>
        <w:t xml:space="preserve">'' </w:t>
      </w:r>
      <w:r w:rsidR="00DD4104" w:rsidRPr="00DD4104">
        <w:rPr>
          <w:rFonts w:ascii="Arial Narrow" w:eastAsia="Times New Roman" w:hAnsi="Arial Narrow" w:cs="Consolas"/>
          <w:bCs/>
          <w:i/>
          <w:color w:val="323E4F" w:themeColor="text2" w:themeShade="BF"/>
          <w:sz w:val="24"/>
          <w:szCs w:val="24"/>
          <w:shd w:val="clear" w:color="auto" w:fill="FFFFFF" w:themeFill="background1"/>
        </w:rPr>
        <w:t xml:space="preserve">:it_sflight – </w:t>
      </w:r>
      <w:r w:rsidR="00DD4104" w:rsidRPr="00DD4104">
        <w:rPr>
          <w:rFonts w:ascii="Arial Narrow" w:eastAsia="Times New Roman" w:hAnsi="Arial Narrow" w:cs="Consolas"/>
          <w:bCs/>
          <w:i/>
          <w:color w:val="323E4F" w:themeColor="text2" w:themeShade="BF"/>
          <w:sz w:val="24"/>
          <w:szCs w:val="24"/>
          <w:shd w:val="clear" w:color="auto" w:fill="FFFFFF" w:themeFill="background1"/>
          <w:lang w:val="ru-RU"/>
        </w:rPr>
        <w:t>вх</w:t>
      </w:r>
      <w:r w:rsidR="00DD4104" w:rsidRPr="00DD4104">
        <w:rPr>
          <w:rFonts w:ascii="Arial Narrow" w:eastAsia="Times New Roman" w:hAnsi="Arial Narrow" w:cs="Consolas"/>
          <w:bCs/>
          <w:i/>
          <w:color w:val="323E4F" w:themeColor="text2" w:themeShade="BF"/>
          <w:sz w:val="24"/>
          <w:szCs w:val="24"/>
          <w:shd w:val="clear" w:color="auto" w:fill="FFFFFF" w:themeFill="background1"/>
        </w:rPr>
        <w:t xml:space="preserve">. </w:t>
      </w:r>
      <w:r w:rsidR="00DD4104" w:rsidRPr="00DD4104">
        <w:rPr>
          <w:rFonts w:ascii="Arial Narrow" w:eastAsia="Times New Roman" w:hAnsi="Arial Narrow" w:cs="Consolas"/>
          <w:bCs/>
          <w:i/>
          <w:color w:val="323E4F" w:themeColor="text2" w:themeShade="BF"/>
          <w:sz w:val="24"/>
          <w:szCs w:val="24"/>
          <w:shd w:val="clear" w:color="auto" w:fill="FFFFFF" w:themeFill="background1"/>
          <w:lang w:val="ru-RU"/>
        </w:rPr>
        <w:t>параметр</w:t>
      </w:r>
    </w:p>
    <w:p w:rsidR="00A933E3" w:rsidRDefault="00462C06" w:rsidP="00462C06">
      <w:pPr>
        <w:spacing w:after="0" w:line="240" w:lineRule="auto"/>
        <w:ind w:firstLine="567"/>
        <w:rPr>
          <w:rFonts w:ascii="Arial Narrow" w:eastAsia="Times New Roman" w:hAnsi="Arial Narrow" w:cs="Consolas"/>
          <w:bCs/>
          <w:color w:val="000000" w:themeColor="text1"/>
          <w:sz w:val="24"/>
          <w:szCs w:val="24"/>
          <w:lang w:eastAsia="ru-RU"/>
        </w:rPr>
      </w:pPr>
      <w:r>
        <w:rPr>
          <w:rFonts w:ascii="Arial Narrow" w:eastAsia="Times New Roman" w:hAnsi="Arial Narrow" w:cs="Consolas"/>
          <w:bCs/>
          <w:color w:val="000000" w:themeColor="text1"/>
          <w:sz w:val="24"/>
          <w:szCs w:val="24"/>
        </w:rPr>
        <w:t xml:space="preserve">                             </w:t>
      </w:r>
      <w:r w:rsidRPr="006108EB">
        <w:rPr>
          <w:rFonts w:ascii="Arial Narrow" w:eastAsia="Times New Roman" w:hAnsi="Arial Narrow" w:cs="Consolas"/>
          <w:bCs/>
          <w:color w:val="000000" w:themeColor="text1"/>
          <w:sz w:val="24"/>
          <w:szCs w:val="24"/>
        </w:rPr>
        <w:t xml:space="preserve">LEFT OUTER JOIN </w:t>
      </w:r>
      <w:r w:rsidRPr="006108EB">
        <w:rPr>
          <w:rFonts w:ascii="Arial Narrow" w:eastAsia="Times New Roman" w:hAnsi="Arial Narrow" w:cs="Consolas"/>
          <w:bCs/>
          <w:i/>
          <w:color w:val="002060"/>
          <w:sz w:val="24"/>
          <w:szCs w:val="24"/>
        </w:rPr>
        <w:t>sflight</w:t>
      </w:r>
      <w:r w:rsidRPr="006108EB">
        <w:rPr>
          <w:rFonts w:ascii="Arial Narrow" w:eastAsia="Times New Roman" w:hAnsi="Arial Narrow" w:cs="Consolas"/>
          <w:bCs/>
          <w:color w:val="000000" w:themeColor="text1"/>
          <w:sz w:val="24"/>
          <w:szCs w:val="24"/>
        </w:rPr>
        <w:t xml:space="preserve"> AS </w:t>
      </w:r>
      <w:r w:rsidRPr="006108EB">
        <w:rPr>
          <w:rFonts w:ascii="Arial Narrow" w:eastAsia="Times New Roman" w:hAnsi="Arial Narrow" w:cs="Consolas"/>
          <w:bCs/>
          <w:color w:val="000000" w:themeColor="text1"/>
          <w:sz w:val="24"/>
          <w:szCs w:val="24"/>
          <w:lang w:val="ru-RU" w:eastAsia="ru-RU"/>
        </w:rPr>
        <w:t>В</w:t>
      </w:r>
      <w:r w:rsidRPr="006108EB">
        <w:rPr>
          <w:rFonts w:ascii="Arial Narrow" w:eastAsia="Times New Roman" w:hAnsi="Arial Narrow" w:cs="Consolas"/>
          <w:bCs/>
          <w:color w:val="000000" w:themeColor="text1"/>
          <w:sz w:val="24"/>
          <w:szCs w:val="24"/>
          <w:lang w:eastAsia="ru-RU"/>
        </w:rPr>
        <w:t xml:space="preserve"> </w:t>
      </w:r>
    </w:p>
    <w:p w:rsidR="00462C06" w:rsidRPr="006108EB" w:rsidRDefault="00462C06" w:rsidP="00A933E3">
      <w:pPr>
        <w:spacing w:after="0" w:line="240" w:lineRule="auto"/>
        <w:ind w:left="1440" w:firstLine="720"/>
        <w:rPr>
          <w:rFonts w:ascii="Arial Narrow" w:eastAsia="Times New Roman" w:hAnsi="Arial Narrow" w:cs="Times New Roman"/>
          <w:color w:val="000000" w:themeColor="text1"/>
          <w:sz w:val="24"/>
          <w:szCs w:val="24"/>
        </w:rPr>
      </w:pPr>
      <w:r w:rsidRPr="006108EB">
        <w:rPr>
          <w:rFonts w:ascii="Arial Narrow" w:eastAsia="Times New Roman" w:hAnsi="Arial Narrow" w:cs="Consolas"/>
          <w:bCs/>
          <w:color w:val="000000" w:themeColor="text1"/>
          <w:sz w:val="24"/>
          <w:szCs w:val="24"/>
        </w:rPr>
        <w:t>ON A.CARRID</w:t>
      </w:r>
      <w:r w:rsidR="006F7073" w:rsidRPr="006F7073">
        <w:rPr>
          <w:rFonts w:ascii="Arial Narrow" w:eastAsia="Times New Roman" w:hAnsi="Arial Narrow" w:cs="Consolas"/>
          <w:bCs/>
          <w:color w:val="000000" w:themeColor="text1"/>
          <w:sz w:val="24"/>
          <w:szCs w:val="24"/>
        </w:rPr>
        <w:t xml:space="preserve"> =</w:t>
      </w:r>
      <w:r w:rsidRPr="006108EB">
        <w:rPr>
          <w:rFonts w:ascii="Arial Narrow" w:eastAsia="Times New Roman" w:hAnsi="Arial Narrow" w:cs="Consolas"/>
          <w:bCs/>
          <w:color w:val="000000" w:themeColor="text1"/>
          <w:sz w:val="24"/>
          <w:szCs w:val="24"/>
        </w:rPr>
        <w:t xml:space="preserve"> B.CARRID</w:t>
      </w:r>
      <w:r>
        <w:rPr>
          <w:rFonts w:ascii="Arial Narrow" w:eastAsia="Times New Roman" w:hAnsi="Arial Narrow" w:cs="Consolas"/>
          <w:bCs/>
          <w:color w:val="000000" w:themeColor="text1"/>
          <w:sz w:val="24"/>
          <w:szCs w:val="24"/>
        </w:rPr>
        <w:t xml:space="preserve"> </w:t>
      </w:r>
      <w:r w:rsidRPr="006108EB">
        <w:rPr>
          <w:rFonts w:ascii="Arial Narrow" w:eastAsia="Times New Roman" w:hAnsi="Arial Narrow" w:cs="Consolas"/>
          <w:bCs/>
          <w:color w:val="000000" w:themeColor="text1"/>
          <w:sz w:val="24"/>
          <w:szCs w:val="24"/>
        </w:rPr>
        <w:t>AND A.CONNID = B.CONNID</w:t>
      </w:r>
    </w:p>
    <w:p w:rsidR="00462C06" w:rsidRPr="006108EB" w:rsidRDefault="00462C06" w:rsidP="00462C06">
      <w:pPr>
        <w:spacing w:after="0" w:line="240" w:lineRule="auto"/>
        <w:ind w:firstLine="567"/>
        <w:rPr>
          <w:rFonts w:ascii="Arial Narrow" w:eastAsia="Times New Roman" w:hAnsi="Arial Narrow" w:cs="Times New Roman"/>
          <w:color w:val="000000" w:themeColor="text1"/>
          <w:sz w:val="24"/>
          <w:szCs w:val="24"/>
        </w:rPr>
      </w:pPr>
      <w:r>
        <w:rPr>
          <w:rFonts w:ascii="Arial Narrow" w:eastAsia="Times New Roman" w:hAnsi="Arial Narrow" w:cs="Consolas"/>
          <w:bCs/>
          <w:color w:val="000000" w:themeColor="text1"/>
          <w:sz w:val="24"/>
          <w:szCs w:val="24"/>
        </w:rPr>
        <w:t xml:space="preserve">                          </w:t>
      </w:r>
      <w:r w:rsidR="00A933E3" w:rsidRPr="006F7073">
        <w:rPr>
          <w:rFonts w:ascii="Arial Narrow" w:eastAsia="Times New Roman" w:hAnsi="Arial Narrow" w:cs="Consolas"/>
          <w:bCs/>
          <w:color w:val="000000" w:themeColor="text1"/>
          <w:sz w:val="24"/>
          <w:szCs w:val="24"/>
        </w:rPr>
        <w:t xml:space="preserve">   </w:t>
      </w:r>
      <w:r w:rsidRPr="006108EB">
        <w:rPr>
          <w:rFonts w:ascii="Arial Narrow" w:eastAsia="Times New Roman" w:hAnsi="Arial Narrow" w:cs="Consolas"/>
          <w:bCs/>
          <w:color w:val="000000" w:themeColor="text1"/>
          <w:sz w:val="24"/>
          <w:szCs w:val="24"/>
        </w:rPr>
        <w:t>ORDER BY CARRID;</w:t>
      </w:r>
    </w:p>
    <w:p w:rsidR="00462C06" w:rsidRPr="006108EB" w:rsidRDefault="00462C06" w:rsidP="00462C06">
      <w:pPr>
        <w:pStyle w:val="a7"/>
        <w:spacing w:before="0" w:beforeAutospacing="0" w:after="0" w:afterAutospacing="0"/>
        <w:ind w:firstLine="567"/>
        <w:rPr>
          <w:rFonts w:ascii="Arial Narrow" w:hAnsi="Arial Narrow"/>
          <w:color w:val="000000" w:themeColor="text1"/>
        </w:rPr>
      </w:pPr>
      <w:r w:rsidRPr="006108EB">
        <w:rPr>
          <w:rFonts w:ascii="Arial Narrow" w:hAnsi="Arial Narrow" w:cs="Consolas"/>
          <w:bCs/>
          <w:color w:val="000000" w:themeColor="text1"/>
        </w:rPr>
        <w:t>ENDMETHOD.</w:t>
      </w:r>
    </w:p>
    <w:p w:rsidR="00462C06" w:rsidRDefault="00462C06" w:rsidP="00462C06">
      <w:pPr>
        <w:pStyle w:val="a7"/>
        <w:spacing w:before="0" w:beforeAutospacing="0" w:after="0" w:afterAutospacing="0"/>
        <w:ind w:firstLine="567"/>
        <w:rPr>
          <w:rFonts w:ascii="Arial Narrow" w:hAnsi="Arial Narrow"/>
          <w:i/>
          <w:color w:val="002060"/>
        </w:rPr>
      </w:pPr>
    </w:p>
    <w:p w:rsidR="00462C06" w:rsidRPr="00815FA2" w:rsidRDefault="00462C06" w:rsidP="00815FA2">
      <w:pPr>
        <w:pStyle w:val="a7"/>
        <w:shd w:val="clear" w:color="auto" w:fill="F2F2F2" w:themeFill="background1" w:themeFillShade="F2"/>
        <w:spacing w:before="0" w:beforeAutospacing="0" w:after="0" w:afterAutospacing="0"/>
        <w:ind w:firstLine="567"/>
        <w:jc w:val="center"/>
        <w:rPr>
          <w:rFonts w:ascii="Arial Narrow" w:hAnsi="Arial Narrow"/>
          <w:color w:val="002060"/>
          <w:spacing w:val="20"/>
        </w:rPr>
      </w:pPr>
      <w:r w:rsidRPr="00815FA2">
        <w:rPr>
          <w:rFonts w:ascii="Arial Narrow" w:hAnsi="Arial Narrow"/>
          <w:color w:val="002060"/>
          <w:spacing w:val="20"/>
        </w:rPr>
        <w:t xml:space="preserve">Calling AMDP </w:t>
      </w:r>
      <w:r w:rsidR="00815FA2" w:rsidRPr="00815FA2">
        <w:rPr>
          <w:rFonts w:ascii="Arial Narrow" w:hAnsi="Arial Narrow"/>
          <w:color w:val="002060"/>
          <w:spacing w:val="20"/>
        </w:rPr>
        <w:t>i</w:t>
      </w:r>
      <w:r w:rsidRPr="00815FA2">
        <w:rPr>
          <w:rFonts w:ascii="Arial Narrow" w:hAnsi="Arial Narrow"/>
          <w:color w:val="002060"/>
          <w:spacing w:val="20"/>
        </w:rPr>
        <w:t xml:space="preserve">n </w:t>
      </w:r>
      <w:r w:rsidR="00815FA2" w:rsidRPr="00815FA2">
        <w:rPr>
          <w:rFonts w:ascii="Arial Narrow" w:hAnsi="Arial Narrow"/>
          <w:color w:val="002060"/>
          <w:spacing w:val="20"/>
        </w:rPr>
        <w:t>abap p</w:t>
      </w:r>
      <w:r w:rsidRPr="00815FA2">
        <w:rPr>
          <w:rFonts w:ascii="Arial Narrow" w:hAnsi="Arial Narrow"/>
          <w:color w:val="002060"/>
          <w:spacing w:val="20"/>
        </w:rPr>
        <w:t>rogram</w:t>
      </w:r>
    </w:p>
    <w:p w:rsidR="00815FA2" w:rsidRDefault="00815FA2" w:rsidP="00462C06">
      <w:pPr>
        <w:spacing w:after="0" w:line="240" w:lineRule="auto"/>
        <w:ind w:firstLine="567"/>
        <w:jc w:val="both"/>
        <w:rPr>
          <w:rFonts w:ascii="Arial Narrow" w:eastAsia="Times New Roman" w:hAnsi="Arial Narrow" w:cs="Courier New"/>
          <w:bCs/>
          <w:i/>
          <w:color w:val="000000" w:themeColor="text1"/>
          <w:sz w:val="24"/>
          <w:szCs w:val="24"/>
        </w:rPr>
      </w:pPr>
    </w:p>
    <w:p w:rsidR="00462C06" w:rsidRPr="00815FA2" w:rsidRDefault="00462C06" w:rsidP="00462C06">
      <w:pPr>
        <w:spacing w:after="0" w:line="240" w:lineRule="auto"/>
        <w:ind w:firstLine="567"/>
        <w:jc w:val="both"/>
        <w:rPr>
          <w:rFonts w:ascii="Arial Narrow" w:hAnsi="Arial Narrow"/>
          <w:i/>
          <w:color w:val="323E4F" w:themeColor="text2" w:themeShade="BF"/>
          <w:sz w:val="24"/>
          <w:szCs w:val="24"/>
        </w:rPr>
      </w:pPr>
      <w:r w:rsidRPr="00815FA2">
        <w:rPr>
          <w:rFonts w:ascii="Arial Narrow" w:eastAsia="Times New Roman" w:hAnsi="Arial Narrow" w:cs="Courier New"/>
          <w:bCs/>
          <w:i/>
          <w:color w:val="323E4F" w:themeColor="text2" w:themeShade="BF"/>
          <w:sz w:val="24"/>
          <w:szCs w:val="24"/>
        </w:rPr>
        <w:t xml:space="preserve">'' </w:t>
      </w:r>
      <w:r w:rsidRPr="00815FA2">
        <w:rPr>
          <w:rFonts w:ascii="Arial Narrow" w:eastAsia="Times New Roman" w:hAnsi="Arial Narrow" w:cs="Courier New"/>
          <w:bCs/>
          <w:i/>
          <w:color w:val="323E4F" w:themeColor="text2" w:themeShade="BF"/>
          <w:sz w:val="24"/>
          <w:szCs w:val="24"/>
          <w:lang w:val="ru-RU"/>
        </w:rPr>
        <w:t>Заполняем</w:t>
      </w:r>
      <w:r w:rsidRPr="00815FA2">
        <w:rPr>
          <w:rFonts w:ascii="Arial Narrow" w:eastAsia="Times New Roman" w:hAnsi="Arial Narrow" w:cs="Courier New"/>
          <w:bCs/>
          <w:i/>
          <w:color w:val="323E4F" w:themeColor="text2" w:themeShade="BF"/>
          <w:sz w:val="24"/>
          <w:szCs w:val="24"/>
        </w:rPr>
        <w:t xml:space="preserve"> internal table</w:t>
      </w:r>
    </w:p>
    <w:p w:rsidR="00462C06" w:rsidRPr="00183CCA" w:rsidRDefault="00462C06" w:rsidP="00462C06">
      <w:pPr>
        <w:spacing w:after="0" w:line="240" w:lineRule="auto"/>
        <w:ind w:firstLine="567"/>
        <w:rPr>
          <w:rFonts w:ascii="Arial Narrow" w:eastAsia="Times New Roman" w:hAnsi="Arial Narrow" w:cs="Times New Roman"/>
          <w:color w:val="000000" w:themeColor="text1"/>
          <w:sz w:val="24"/>
          <w:szCs w:val="24"/>
        </w:rPr>
      </w:pPr>
      <w:r w:rsidRPr="00815FA2">
        <w:rPr>
          <w:rFonts w:ascii="Arial Narrow" w:eastAsia="Times New Roman" w:hAnsi="Arial Narrow" w:cs="Consolas"/>
          <w:bCs/>
          <w:i/>
          <w:color w:val="385623" w:themeColor="accent6" w:themeShade="80"/>
          <w:sz w:val="24"/>
          <w:szCs w:val="24"/>
          <w:shd w:val="clear" w:color="auto" w:fill="F2F2F2" w:themeFill="background1" w:themeFillShade="F2"/>
        </w:rPr>
        <w:t>it_sflight</w:t>
      </w:r>
      <w:r w:rsidRPr="00A1445E">
        <w:rPr>
          <w:rFonts w:ascii="Arial Narrow" w:eastAsia="Times New Roman" w:hAnsi="Arial Narrow" w:cs="Consolas"/>
          <w:bCs/>
          <w:color w:val="002060"/>
          <w:sz w:val="24"/>
          <w:szCs w:val="24"/>
        </w:rPr>
        <w:t xml:space="preserve"> </w:t>
      </w:r>
      <w:r w:rsidRPr="00183CCA">
        <w:rPr>
          <w:rFonts w:ascii="Arial Narrow" w:eastAsia="Times New Roman" w:hAnsi="Arial Narrow" w:cs="Courier New"/>
          <w:bCs/>
          <w:color w:val="000000" w:themeColor="text1"/>
          <w:sz w:val="24"/>
          <w:szCs w:val="24"/>
        </w:rPr>
        <w:t xml:space="preserve">= </w:t>
      </w:r>
      <w:r w:rsidRPr="00815FA2">
        <w:rPr>
          <w:rFonts w:ascii="Arial Narrow" w:eastAsia="Times New Roman" w:hAnsi="Arial Narrow" w:cs="Courier New"/>
          <w:bCs/>
          <w:color w:val="C00000"/>
          <w:sz w:val="24"/>
          <w:szCs w:val="24"/>
        </w:rPr>
        <w:t>value #</w:t>
      </w:r>
      <w:r w:rsidRPr="00183CCA">
        <w:rPr>
          <w:rFonts w:ascii="Arial Narrow" w:eastAsia="Times New Roman" w:hAnsi="Arial Narrow" w:cs="Courier New"/>
          <w:bCs/>
          <w:color w:val="000000" w:themeColor="text1"/>
          <w:sz w:val="24"/>
          <w:szCs w:val="24"/>
        </w:rPr>
        <w:t xml:space="preserve">( ( CARRID = 'LH' CONNID = '2402' ) ( CARRID </w:t>
      </w:r>
      <w:r>
        <w:rPr>
          <w:rFonts w:ascii="Arial Narrow" w:eastAsia="Times New Roman" w:hAnsi="Arial Narrow" w:cs="Courier New"/>
          <w:bCs/>
          <w:color w:val="000000" w:themeColor="text1"/>
          <w:sz w:val="24"/>
          <w:szCs w:val="24"/>
        </w:rPr>
        <w:t>=</w:t>
      </w:r>
      <w:r w:rsidRPr="00183CCA">
        <w:rPr>
          <w:rFonts w:ascii="Arial Narrow" w:eastAsia="Times New Roman" w:hAnsi="Arial Narrow" w:cs="Courier New"/>
          <w:bCs/>
          <w:color w:val="000000" w:themeColor="text1"/>
          <w:sz w:val="24"/>
          <w:szCs w:val="24"/>
        </w:rPr>
        <w:t xml:space="preserve"> 'SQ' CONNID </w:t>
      </w:r>
      <w:r>
        <w:rPr>
          <w:rFonts w:ascii="Arial Narrow" w:eastAsia="Times New Roman" w:hAnsi="Arial Narrow" w:cs="Courier New"/>
          <w:bCs/>
          <w:color w:val="000000" w:themeColor="text1"/>
          <w:sz w:val="24"/>
          <w:szCs w:val="24"/>
        </w:rPr>
        <w:t>=</w:t>
      </w:r>
      <w:r w:rsidRPr="00183CCA">
        <w:rPr>
          <w:rFonts w:ascii="Arial Narrow" w:eastAsia="Times New Roman" w:hAnsi="Arial Narrow" w:cs="Courier New"/>
          <w:bCs/>
          <w:color w:val="000000" w:themeColor="text1"/>
          <w:sz w:val="24"/>
          <w:szCs w:val="24"/>
        </w:rPr>
        <w:t xml:space="preserve"> '26' ) ).</w:t>
      </w:r>
    </w:p>
    <w:p w:rsidR="00462C06" w:rsidRDefault="00462C06" w:rsidP="00462C06">
      <w:pPr>
        <w:spacing w:after="0" w:line="240" w:lineRule="auto"/>
        <w:ind w:firstLine="567"/>
        <w:rPr>
          <w:rFonts w:ascii="Arial Narrow" w:eastAsia="Times New Roman" w:hAnsi="Arial Narrow" w:cs="Courier New"/>
          <w:bCs/>
          <w:color w:val="000000" w:themeColor="text1"/>
          <w:sz w:val="24"/>
          <w:szCs w:val="24"/>
        </w:rPr>
      </w:pPr>
    </w:p>
    <w:p w:rsidR="00462C06" w:rsidRPr="00183CCA" w:rsidRDefault="00462C06" w:rsidP="00462C06">
      <w:pPr>
        <w:spacing w:after="0" w:line="240" w:lineRule="auto"/>
        <w:ind w:firstLine="567"/>
        <w:rPr>
          <w:rFonts w:ascii="Arial Narrow" w:eastAsia="Times New Roman" w:hAnsi="Arial Narrow" w:cs="Times New Roman"/>
          <w:color w:val="000000" w:themeColor="text1"/>
          <w:sz w:val="24"/>
          <w:szCs w:val="24"/>
        </w:rPr>
      </w:pPr>
      <w:r w:rsidRPr="00183CCA">
        <w:rPr>
          <w:rFonts w:ascii="Arial Narrow" w:eastAsia="Times New Roman" w:hAnsi="Arial Narrow" w:cs="Courier New"/>
          <w:bCs/>
          <w:color w:val="000000" w:themeColor="text1"/>
          <w:sz w:val="24"/>
          <w:szCs w:val="24"/>
        </w:rPr>
        <w:t>TRY.</w:t>
      </w:r>
    </w:p>
    <w:p w:rsidR="00462C06" w:rsidRDefault="00462C06" w:rsidP="00462C06">
      <w:pPr>
        <w:spacing w:after="0" w:line="240" w:lineRule="auto"/>
        <w:ind w:firstLine="720"/>
        <w:rPr>
          <w:rFonts w:ascii="Arial Narrow" w:eastAsia="Times New Roman" w:hAnsi="Arial Narrow" w:cs="Consolas"/>
          <w:bCs/>
          <w:color w:val="385623" w:themeColor="accent6" w:themeShade="80"/>
          <w:sz w:val="24"/>
          <w:szCs w:val="24"/>
        </w:rPr>
      </w:pPr>
      <w:r w:rsidRPr="00183CCA">
        <w:rPr>
          <w:rFonts w:ascii="Arial Narrow" w:eastAsia="Times New Roman" w:hAnsi="Arial Narrow" w:cs="Courier New"/>
          <w:bCs/>
          <w:color w:val="000000" w:themeColor="text1"/>
          <w:sz w:val="24"/>
          <w:szCs w:val="24"/>
        </w:rPr>
        <w:t xml:space="preserve">CALL METHOD </w:t>
      </w:r>
      <w:r w:rsidRPr="00815FA2">
        <w:rPr>
          <w:rFonts w:ascii="Arial Narrow" w:eastAsia="Times New Roman" w:hAnsi="Arial Narrow" w:cs="Courier New"/>
          <w:bCs/>
          <w:color w:val="000000" w:themeColor="text1"/>
          <w:sz w:val="24"/>
          <w:szCs w:val="24"/>
          <w:shd w:val="clear" w:color="auto" w:fill="F2F2F2" w:themeFill="background1" w:themeFillShade="F2"/>
        </w:rPr>
        <w:t>ZCL_AMDP_TEST =&gt;</w:t>
      </w:r>
      <w:r w:rsidRPr="00815FA2">
        <w:rPr>
          <w:rFonts w:ascii="Arial Narrow" w:eastAsia="Times New Roman" w:hAnsi="Arial Narrow" w:cs="Consolas"/>
          <w:b/>
          <w:bCs/>
          <w:i/>
          <w:color w:val="000000" w:themeColor="text1"/>
          <w:sz w:val="24"/>
          <w:szCs w:val="24"/>
          <w:shd w:val="clear" w:color="auto" w:fill="F2F2F2" w:themeFill="background1" w:themeFillShade="F2"/>
        </w:rPr>
        <w:t xml:space="preserve"> </w:t>
      </w:r>
      <w:r w:rsidRPr="00815FA2">
        <w:rPr>
          <w:rFonts w:ascii="Arial Narrow" w:eastAsia="Times New Roman" w:hAnsi="Arial Narrow" w:cs="Consolas"/>
          <w:bCs/>
          <w:i/>
          <w:color w:val="385623" w:themeColor="accent6" w:themeShade="80"/>
          <w:sz w:val="24"/>
          <w:szCs w:val="24"/>
          <w:shd w:val="clear" w:color="auto" w:fill="F2F2F2" w:themeFill="background1" w:themeFillShade="F2"/>
        </w:rPr>
        <w:t>get_flight_details</w:t>
      </w:r>
      <w:r w:rsidRPr="00183CCA">
        <w:rPr>
          <w:rFonts w:ascii="Arial Narrow" w:eastAsia="Times New Roman" w:hAnsi="Arial Narrow" w:cs="Consolas"/>
          <w:bCs/>
          <w:color w:val="385623" w:themeColor="accent6" w:themeShade="80"/>
          <w:sz w:val="24"/>
          <w:szCs w:val="24"/>
        </w:rPr>
        <w:t xml:space="preserve"> </w:t>
      </w:r>
    </w:p>
    <w:p w:rsidR="00462C06" w:rsidRPr="00183CCA" w:rsidRDefault="00462C06" w:rsidP="00462C06">
      <w:pPr>
        <w:spacing w:after="0" w:line="240" w:lineRule="auto"/>
        <w:ind w:left="720" w:firstLine="720"/>
        <w:rPr>
          <w:rFonts w:ascii="Arial Narrow" w:eastAsia="Times New Roman" w:hAnsi="Arial Narrow" w:cs="Courier New"/>
          <w:bCs/>
          <w:color w:val="000000" w:themeColor="text1"/>
          <w:sz w:val="24"/>
          <w:szCs w:val="24"/>
        </w:rPr>
      </w:pPr>
      <w:r w:rsidRPr="00183CCA">
        <w:rPr>
          <w:rFonts w:ascii="Arial Narrow" w:eastAsia="Times New Roman" w:hAnsi="Arial Narrow" w:cs="Courier New"/>
          <w:bCs/>
          <w:color w:val="000000" w:themeColor="text1"/>
          <w:sz w:val="24"/>
          <w:szCs w:val="24"/>
        </w:rPr>
        <w:t>EXPORTING</w:t>
      </w:r>
      <w:r>
        <w:rPr>
          <w:rFonts w:ascii="Arial Narrow" w:eastAsia="Times New Roman" w:hAnsi="Arial Narrow" w:cs="Courier New"/>
          <w:bCs/>
          <w:color w:val="000000" w:themeColor="text1"/>
          <w:sz w:val="24"/>
          <w:szCs w:val="24"/>
        </w:rPr>
        <w:t xml:space="preserve"> </w:t>
      </w:r>
      <w:r w:rsidRPr="006108EB">
        <w:rPr>
          <w:rFonts w:ascii="Arial Narrow" w:eastAsia="Times New Roman" w:hAnsi="Arial Narrow" w:cs="Consolas"/>
          <w:bCs/>
          <w:i/>
          <w:color w:val="002060"/>
          <w:sz w:val="24"/>
          <w:szCs w:val="24"/>
        </w:rPr>
        <w:t>it_sflight</w:t>
      </w:r>
      <w:r w:rsidRPr="00183CCA">
        <w:rPr>
          <w:rFonts w:ascii="Arial Narrow" w:eastAsia="Times New Roman" w:hAnsi="Arial Narrow" w:cs="Courier New"/>
          <w:bCs/>
          <w:color w:val="000000" w:themeColor="text1"/>
          <w:sz w:val="24"/>
          <w:szCs w:val="24"/>
        </w:rPr>
        <w:t xml:space="preserve"> </w:t>
      </w:r>
      <w:r>
        <w:rPr>
          <w:rFonts w:ascii="Arial Narrow" w:eastAsia="Times New Roman" w:hAnsi="Arial Narrow" w:cs="Courier New"/>
          <w:bCs/>
          <w:color w:val="000000" w:themeColor="text1"/>
          <w:sz w:val="24"/>
          <w:szCs w:val="24"/>
        </w:rPr>
        <w:t xml:space="preserve"> </w:t>
      </w:r>
      <w:r w:rsidRPr="00183CCA">
        <w:rPr>
          <w:rFonts w:ascii="Arial Narrow" w:eastAsia="Times New Roman" w:hAnsi="Arial Narrow" w:cs="Courier New"/>
          <w:bCs/>
          <w:color w:val="000000" w:themeColor="text1"/>
          <w:sz w:val="24"/>
          <w:szCs w:val="24"/>
        </w:rPr>
        <w:t xml:space="preserve">= </w:t>
      </w:r>
      <w:r w:rsidRPr="00183CCA">
        <w:rPr>
          <w:rFonts w:ascii="Arial Narrow" w:eastAsia="Times New Roman" w:hAnsi="Arial Narrow" w:cs="Courier New"/>
          <w:bCs/>
          <w:i/>
          <w:color w:val="000000" w:themeColor="text1"/>
          <w:sz w:val="24"/>
          <w:szCs w:val="24"/>
        </w:rPr>
        <w:t>l</w:t>
      </w:r>
      <w:r w:rsidRPr="00183CCA">
        <w:rPr>
          <w:rFonts w:ascii="Arial Narrow" w:eastAsia="Times New Roman" w:hAnsi="Arial Narrow" w:cs="Consolas"/>
          <w:bCs/>
          <w:i/>
          <w:color w:val="000000" w:themeColor="text1"/>
          <w:sz w:val="24"/>
          <w:szCs w:val="24"/>
        </w:rPr>
        <w:t>t_sflight</w:t>
      </w:r>
      <w:r w:rsidRPr="00183CCA">
        <w:rPr>
          <w:rFonts w:ascii="Arial Narrow" w:eastAsia="Times New Roman" w:hAnsi="Arial Narrow" w:cs="Courier New"/>
          <w:bCs/>
          <w:color w:val="000000" w:themeColor="text1"/>
          <w:sz w:val="24"/>
          <w:szCs w:val="24"/>
        </w:rPr>
        <w:t xml:space="preserve"> </w:t>
      </w:r>
    </w:p>
    <w:p w:rsidR="00462C06" w:rsidRDefault="00462C06" w:rsidP="00462C06">
      <w:pPr>
        <w:spacing w:after="0" w:line="240" w:lineRule="auto"/>
        <w:ind w:left="720" w:firstLine="720"/>
        <w:rPr>
          <w:rFonts w:ascii="Arial Narrow" w:eastAsia="Times New Roman" w:hAnsi="Arial Narrow" w:cs="Courier New"/>
          <w:bCs/>
          <w:color w:val="000000" w:themeColor="text1"/>
          <w:sz w:val="24"/>
          <w:szCs w:val="24"/>
        </w:rPr>
      </w:pPr>
      <w:r w:rsidRPr="00183CCA">
        <w:rPr>
          <w:rFonts w:ascii="Arial Narrow" w:eastAsia="Times New Roman" w:hAnsi="Arial Narrow" w:cs="Courier New"/>
          <w:bCs/>
          <w:color w:val="000000" w:themeColor="text1"/>
          <w:sz w:val="24"/>
          <w:szCs w:val="24"/>
        </w:rPr>
        <w:t>IMPORTING</w:t>
      </w:r>
      <w:r>
        <w:rPr>
          <w:rFonts w:ascii="Arial Narrow" w:eastAsia="Times New Roman" w:hAnsi="Arial Narrow" w:cs="Courier New"/>
          <w:bCs/>
          <w:color w:val="000000" w:themeColor="text1"/>
          <w:sz w:val="24"/>
          <w:szCs w:val="24"/>
        </w:rPr>
        <w:t xml:space="preserve"> </w:t>
      </w:r>
      <w:r w:rsidRPr="006108EB">
        <w:rPr>
          <w:rFonts w:ascii="Arial Narrow" w:eastAsia="Times New Roman" w:hAnsi="Arial Narrow" w:cs="Consolas"/>
          <w:bCs/>
          <w:i/>
          <w:color w:val="002060"/>
          <w:sz w:val="24"/>
          <w:szCs w:val="24"/>
        </w:rPr>
        <w:t>et_</w:t>
      </w:r>
      <w:r>
        <w:rPr>
          <w:rFonts w:ascii="Arial Narrow" w:eastAsia="Times New Roman" w:hAnsi="Arial Narrow" w:cs="Consolas"/>
          <w:bCs/>
          <w:i/>
          <w:color w:val="002060"/>
          <w:sz w:val="24"/>
          <w:szCs w:val="24"/>
        </w:rPr>
        <w:t>sf</w:t>
      </w:r>
      <w:r w:rsidRPr="006108EB">
        <w:rPr>
          <w:rFonts w:ascii="Arial Narrow" w:eastAsia="Times New Roman" w:hAnsi="Arial Narrow" w:cs="Consolas"/>
          <w:bCs/>
          <w:i/>
          <w:color w:val="002060"/>
          <w:sz w:val="24"/>
          <w:szCs w:val="24"/>
        </w:rPr>
        <w:t>light_dtl</w:t>
      </w:r>
      <w:r w:rsidRPr="00183CCA">
        <w:rPr>
          <w:rFonts w:ascii="Arial Narrow" w:eastAsia="Times New Roman" w:hAnsi="Arial Narrow" w:cs="Courier New"/>
          <w:bCs/>
          <w:color w:val="000000" w:themeColor="text1"/>
          <w:sz w:val="24"/>
          <w:szCs w:val="24"/>
        </w:rPr>
        <w:t xml:space="preserve"> </w:t>
      </w:r>
      <w:r>
        <w:rPr>
          <w:rFonts w:ascii="Arial Narrow" w:eastAsia="Times New Roman" w:hAnsi="Arial Narrow" w:cs="Courier New"/>
          <w:bCs/>
          <w:color w:val="000000" w:themeColor="text1"/>
          <w:sz w:val="24"/>
          <w:szCs w:val="24"/>
        </w:rPr>
        <w:t xml:space="preserve"> = </w:t>
      </w:r>
      <w:r w:rsidRPr="006F7073">
        <w:rPr>
          <w:rFonts w:ascii="Arial Narrow" w:eastAsia="Times New Roman" w:hAnsi="Arial Narrow" w:cs="Courier New"/>
          <w:bCs/>
          <w:i/>
          <w:color w:val="002060"/>
          <w:sz w:val="24"/>
          <w:szCs w:val="24"/>
          <w:shd w:val="clear" w:color="auto" w:fill="F2F2F2" w:themeFill="background1" w:themeFillShade="F2"/>
        </w:rPr>
        <w:t>data</w:t>
      </w:r>
      <w:r w:rsidRPr="00183CCA">
        <w:rPr>
          <w:rFonts w:ascii="Arial Narrow" w:eastAsia="Times New Roman" w:hAnsi="Arial Narrow" w:cs="Courier New"/>
          <w:bCs/>
          <w:color w:val="000000" w:themeColor="text1"/>
          <w:sz w:val="24"/>
          <w:szCs w:val="24"/>
        </w:rPr>
        <w:t>(</w:t>
      </w:r>
      <w:r w:rsidRPr="00361452">
        <w:rPr>
          <w:rFonts w:ascii="Arial Narrow" w:eastAsia="Times New Roman" w:hAnsi="Arial Narrow" w:cs="Courier New"/>
          <w:bCs/>
          <w:color w:val="000000" w:themeColor="text1"/>
          <w:sz w:val="24"/>
          <w:szCs w:val="24"/>
        </w:rPr>
        <w:t>g</w:t>
      </w:r>
      <w:r w:rsidRPr="00361452">
        <w:rPr>
          <w:rFonts w:ascii="Arial Narrow" w:eastAsia="Times New Roman" w:hAnsi="Arial Narrow" w:cs="Consolas"/>
          <w:bCs/>
          <w:i/>
          <w:color w:val="000000" w:themeColor="text1"/>
          <w:sz w:val="24"/>
          <w:szCs w:val="24"/>
        </w:rPr>
        <w:t>t_sflight_dtl</w:t>
      </w:r>
      <w:r w:rsidRPr="00183CCA">
        <w:rPr>
          <w:rFonts w:ascii="Arial Narrow" w:eastAsia="Times New Roman" w:hAnsi="Arial Narrow" w:cs="Courier New"/>
          <w:bCs/>
          <w:color w:val="000000" w:themeColor="text1"/>
          <w:sz w:val="24"/>
          <w:szCs w:val="24"/>
        </w:rPr>
        <w:t xml:space="preserve">). </w:t>
      </w:r>
    </w:p>
    <w:p w:rsidR="00462C06" w:rsidRPr="00183CCA" w:rsidRDefault="00462C06" w:rsidP="00462C06">
      <w:pPr>
        <w:spacing w:after="0" w:line="240" w:lineRule="auto"/>
        <w:ind w:firstLine="567"/>
        <w:rPr>
          <w:rFonts w:ascii="Arial Narrow" w:eastAsia="Times New Roman" w:hAnsi="Arial Narrow" w:cs="Times New Roman"/>
          <w:color w:val="000000" w:themeColor="text1"/>
          <w:sz w:val="24"/>
          <w:szCs w:val="24"/>
        </w:rPr>
      </w:pPr>
      <w:r w:rsidRPr="00183CCA">
        <w:rPr>
          <w:rFonts w:ascii="Arial Narrow" w:eastAsia="Times New Roman" w:hAnsi="Arial Narrow" w:cs="Courier New"/>
          <w:bCs/>
          <w:color w:val="000000" w:themeColor="text1"/>
          <w:sz w:val="24"/>
          <w:szCs w:val="24"/>
        </w:rPr>
        <w:t>CATCH CX_AMDP_ERROR INTO AMDP_ERR</w:t>
      </w:r>
      <w:r>
        <w:rPr>
          <w:rFonts w:ascii="Arial Narrow" w:eastAsia="Times New Roman" w:hAnsi="Arial Narrow" w:cs="Courier New"/>
          <w:bCs/>
          <w:color w:val="000000" w:themeColor="text1"/>
          <w:sz w:val="24"/>
          <w:szCs w:val="24"/>
        </w:rPr>
        <w:t>O</w:t>
      </w:r>
      <w:r w:rsidRPr="00183CCA">
        <w:rPr>
          <w:rFonts w:ascii="Arial Narrow" w:eastAsia="Times New Roman" w:hAnsi="Arial Narrow" w:cs="Courier New"/>
          <w:bCs/>
          <w:color w:val="000000" w:themeColor="text1"/>
          <w:sz w:val="24"/>
          <w:szCs w:val="24"/>
        </w:rPr>
        <w:t>R.</w:t>
      </w:r>
    </w:p>
    <w:p w:rsidR="00462C06" w:rsidRPr="00183CCA" w:rsidRDefault="00462C06" w:rsidP="00462C06">
      <w:pPr>
        <w:spacing w:after="0" w:line="240" w:lineRule="auto"/>
        <w:ind w:firstLine="567"/>
        <w:rPr>
          <w:rFonts w:ascii="Arial Narrow" w:eastAsia="Times New Roman" w:hAnsi="Arial Narrow" w:cs="Times New Roman"/>
          <w:color w:val="000000" w:themeColor="text1"/>
          <w:sz w:val="24"/>
          <w:szCs w:val="24"/>
        </w:rPr>
      </w:pPr>
      <w:r w:rsidRPr="00183CCA">
        <w:rPr>
          <w:rFonts w:ascii="Arial Narrow" w:eastAsia="Times New Roman" w:hAnsi="Arial Narrow" w:cs="Courier New"/>
          <w:bCs/>
          <w:color w:val="000000" w:themeColor="text1"/>
          <w:sz w:val="24"/>
          <w:szCs w:val="24"/>
        </w:rPr>
        <w:t>ENDTRY.</w:t>
      </w:r>
    </w:p>
    <w:p w:rsidR="00462C06" w:rsidRPr="00243264" w:rsidRDefault="00462C06" w:rsidP="00243264">
      <w:pPr>
        <w:spacing w:after="0" w:line="240" w:lineRule="auto"/>
        <w:ind w:firstLine="567"/>
        <w:jc w:val="both"/>
        <w:rPr>
          <w:rFonts w:ascii="Arial Narrow" w:hAnsi="Arial Narrow"/>
          <w:color w:val="000000" w:themeColor="text1"/>
          <w:sz w:val="24"/>
          <w:szCs w:val="24"/>
        </w:rPr>
      </w:pPr>
    </w:p>
    <w:p w:rsidR="00243264" w:rsidRPr="00243264" w:rsidRDefault="00243264" w:rsidP="00243264">
      <w:pPr>
        <w:autoSpaceDE w:val="0"/>
        <w:autoSpaceDN w:val="0"/>
        <w:adjustRightInd w:val="0"/>
        <w:spacing w:after="0" w:line="240" w:lineRule="auto"/>
        <w:ind w:firstLine="567"/>
        <w:rPr>
          <w:rFonts w:ascii="Arial Narrow" w:hAnsi="Arial Narrow" w:cs="Courier New"/>
          <w:color w:val="000000" w:themeColor="text1"/>
          <w:sz w:val="24"/>
          <w:szCs w:val="24"/>
        </w:rPr>
      </w:pPr>
      <w:r w:rsidRPr="00243264">
        <w:rPr>
          <w:rFonts w:ascii="Arial Narrow" w:hAnsi="Arial Narrow" w:cs="Courier New"/>
          <w:color w:val="000000" w:themeColor="text1"/>
          <w:sz w:val="24"/>
          <w:szCs w:val="24"/>
        </w:rPr>
        <w:t xml:space="preserve">REPORT </w:t>
      </w:r>
      <w:r w:rsidRPr="00243264">
        <w:rPr>
          <w:rFonts w:ascii="Arial Narrow" w:hAnsi="Arial Narrow" w:cs="Courier New"/>
          <w:b/>
          <w:color w:val="000000" w:themeColor="text1"/>
          <w:sz w:val="24"/>
          <w:szCs w:val="24"/>
        </w:rPr>
        <w:t>Z_Get_Flight_Inf</w:t>
      </w:r>
      <w:r w:rsidRPr="00243264">
        <w:rPr>
          <w:rFonts w:ascii="Arial Narrow" w:hAnsi="Arial Narrow" w:cs="Courier New"/>
          <w:color w:val="000000" w:themeColor="text1"/>
          <w:sz w:val="24"/>
          <w:szCs w:val="24"/>
        </w:rPr>
        <w:t>.</w:t>
      </w:r>
    </w:p>
    <w:p w:rsidR="00243264" w:rsidRPr="00243264" w:rsidRDefault="00243264" w:rsidP="00243264">
      <w:pPr>
        <w:autoSpaceDE w:val="0"/>
        <w:autoSpaceDN w:val="0"/>
        <w:adjustRightInd w:val="0"/>
        <w:spacing w:after="0" w:line="240" w:lineRule="auto"/>
        <w:ind w:firstLine="567"/>
        <w:rPr>
          <w:rFonts w:ascii="Arial Narrow" w:hAnsi="Arial Narrow" w:cs="Courier New"/>
          <w:color w:val="000000" w:themeColor="text1"/>
          <w:sz w:val="24"/>
          <w:szCs w:val="24"/>
        </w:rPr>
      </w:pPr>
      <w:r w:rsidRPr="00243264">
        <w:rPr>
          <w:rFonts w:ascii="Arial Narrow" w:hAnsi="Arial Narrow" w:cs="Courier New"/>
          <w:color w:val="000000" w:themeColor="text1"/>
          <w:sz w:val="24"/>
          <w:szCs w:val="24"/>
        </w:rPr>
        <w:t>TYPES :</w:t>
      </w:r>
    </w:p>
    <w:p w:rsidR="00243264" w:rsidRPr="00243264" w:rsidRDefault="00243264" w:rsidP="00243264">
      <w:pPr>
        <w:autoSpaceDE w:val="0"/>
        <w:autoSpaceDN w:val="0"/>
        <w:adjustRightInd w:val="0"/>
        <w:spacing w:after="0" w:line="240" w:lineRule="auto"/>
        <w:ind w:firstLine="567"/>
        <w:rPr>
          <w:rFonts w:ascii="Arial Narrow" w:hAnsi="Arial Narrow" w:cs="Courier New"/>
          <w:color w:val="000000" w:themeColor="text1"/>
          <w:sz w:val="24"/>
          <w:szCs w:val="24"/>
        </w:rPr>
      </w:pPr>
      <w:r w:rsidRPr="00243264">
        <w:rPr>
          <w:rFonts w:ascii="Arial Narrow" w:hAnsi="Arial Narrow" w:cs="Courier New"/>
          <w:color w:val="000000" w:themeColor="text1"/>
          <w:sz w:val="24"/>
          <w:szCs w:val="24"/>
        </w:rPr>
        <w:t xml:space="preserve">    BEGIN OF lty_flight, " local type flight</w:t>
      </w:r>
    </w:p>
    <w:p w:rsidR="00243264" w:rsidRPr="00243264" w:rsidRDefault="00243264" w:rsidP="00243264">
      <w:pPr>
        <w:autoSpaceDE w:val="0"/>
        <w:autoSpaceDN w:val="0"/>
        <w:adjustRightInd w:val="0"/>
        <w:spacing w:after="0" w:line="240" w:lineRule="auto"/>
        <w:ind w:firstLine="567"/>
        <w:rPr>
          <w:rFonts w:ascii="Arial Narrow" w:hAnsi="Arial Narrow" w:cs="Courier New"/>
          <w:color w:val="000000" w:themeColor="text1"/>
          <w:sz w:val="24"/>
          <w:szCs w:val="24"/>
        </w:rPr>
      </w:pPr>
      <w:r w:rsidRPr="00243264">
        <w:rPr>
          <w:rFonts w:ascii="Arial Narrow" w:hAnsi="Arial Narrow" w:cs="Courier New"/>
          <w:color w:val="000000" w:themeColor="text1"/>
          <w:sz w:val="24"/>
          <w:szCs w:val="24"/>
        </w:rPr>
        <w:t xml:space="preserve">        carrid TYPE S_CARR_ID,</w:t>
      </w:r>
    </w:p>
    <w:p w:rsidR="00243264" w:rsidRPr="00243264" w:rsidRDefault="00243264" w:rsidP="00243264">
      <w:pPr>
        <w:autoSpaceDE w:val="0"/>
        <w:autoSpaceDN w:val="0"/>
        <w:adjustRightInd w:val="0"/>
        <w:spacing w:after="0" w:line="240" w:lineRule="auto"/>
        <w:ind w:firstLine="567"/>
        <w:rPr>
          <w:rFonts w:ascii="Arial Narrow" w:hAnsi="Arial Narrow" w:cs="Courier New"/>
          <w:color w:val="000000" w:themeColor="text1"/>
          <w:sz w:val="24"/>
          <w:szCs w:val="24"/>
        </w:rPr>
      </w:pPr>
      <w:r w:rsidRPr="00243264">
        <w:rPr>
          <w:rFonts w:ascii="Arial Narrow" w:hAnsi="Arial Narrow" w:cs="Courier New"/>
          <w:color w:val="000000" w:themeColor="text1"/>
          <w:sz w:val="24"/>
          <w:szCs w:val="24"/>
        </w:rPr>
        <w:t xml:space="preserve">        connid TYPE S_CONN_ID,</w:t>
      </w:r>
    </w:p>
    <w:p w:rsidR="00243264" w:rsidRPr="00243264" w:rsidRDefault="00243264" w:rsidP="00243264">
      <w:pPr>
        <w:autoSpaceDE w:val="0"/>
        <w:autoSpaceDN w:val="0"/>
        <w:adjustRightInd w:val="0"/>
        <w:spacing w:after="0" w:line="240" w:lineRule="auto"/>
        <w:ind w:firstLine="567"/>
        <w:rPr>
          <w:rFonts w:ascii="Arial Narrow" w:hAnsi="Arial Narrow" w:cs="Courier New"/>
          <w:color w:val="000000" w:themeColor="text1"/>
          <w:sz w:val="24"/>
          <w:szCs w:val="24"/>
        </w:rPr>
      </w:pPr>
      <w:r w:rsidRPr="00243264">
        <w:rPr>
          <w:rFonts w:ascii="Arial Narrow" w:hAnsi="Arial Narrow" w:cs="Courier New"/>
          <w:color w:val="000000" w:themeColor="text1"/>
          <w:sz w:val="24"/>
          <w:szCs w:val="24"/>
        </w:rPr>
        <w:t xml:space="preserve">    END OF lty_flight,</w:t>
      </w:r>
    </w:p>
    <w:p w:rsidR="00243264" w:rsidRPr="00243264" w:rsidRDefault="00243264" w:rsidP="00243264">
      <w:pPr>
        <w:autoSpaceDE w:val="0"/>
        <w:autoSpaceDN w:val="0"/>
        <w:adjustRightInd w:val="0"/>
        <w:spacing w:after="0" w:line="240" w:lineRule="auto"/>
        <w:ind w:firstLine="567"/>
        <w:rPr>
          <w:rFonts w:ascii="Arial Narrow" w:hAnsi="Arial Narrow" w:cs="Courier New"/>
          <w:color w:val="000000" w:themeColor="text1"/>
          <w:sz w:val="24"/>
          <w:szCs w:val="24"/>
        </w:rPr>
      </w:pPr>
    </w:p>
    <w:p w:rsidR="00243264" w:rsidRPr="00243264" w:rsidRDefault="00243264" w:rsidP="00243264">
      <w:pPr>
        <w:autoSpaceDE w:val="0"/>
        <w:autoSpaceDN w:val="0"/>
        <w:adjustRightInd w:val="0"/>
        <w:spacing w:after="0" w:line="240" w:lineRule="auto"/>
        <w:ind w:firstLine="567"/>
        <w:rPr>
          <w:rFonts w:ascii="Arial Narrow" w:hAnsi="Arial Narrow" w:cs="Courier New"/>
          <w:color w:val="000000" w:themeColor="text1"/>
          <w:sz w:val="24"/>
          <w:szCs w:val="24"/>
        </w:rPr>
      </w:pPr>
      <w:r w:rsidRPr="00243264">
        <w:rPr>
          <w:rFonts w:ascii="Arial Narrow" w:hAnsi="Arial Narrow" w:cs="Courier New"/>
          <w:color w:val="000000" w:themeColor="text1"/>
          <w:sz w:val="24"/>
          <w:szCs w:val="24"/>
        </w:rPr>
        <w:t xml:space="preserve">    BEGIN OF lty_flight_details,  " local type flight_details</w:t>
      </w:r>
    </w:p>
    <w:p w:rsidR="00243264" w:rsidRPr="00243264" w:rsidRDefault="00243264" w:rsidP="00243264">
      <w:pPr>
        <w:autoSpaceDE w:val="0"/>
        <w:autoSpaceDN w:val="0"/>
        <w:adjustRightInd w:val="0"/>
        <w:spacing w:after="0" w:line="240" w:lineRule="auto"/>
        <w:ind w:firstLine="567"/>
        <w:rPr>
          <w:rFonts w:ascii="Arial Narrow" w:hAnsi="Arial Narrow" w:cs="Courier New"/>
          <w:color w:val="000000" w:themeColor="text1"/>
          <w:sz w:val="24"/>
          <w:szCs w:val="24"/>
        </w:rPr>
      </w:pPr>
      <w:r w:rsidRPr="00243264">
        <w:rPr>
          <w:rFonts w:ascii="Arial Narrow" w:hAnsi="Arial Narrow" w:cs="Courier New"/>
          <w:color w:val="000000" w:themeColor="text1"/>
          <w:sz w:val="24"/>
          <w:szCs w:val="24"/>
        </w:rPr>
        <w:t xml:space="preserve">        carrid TYPE S_CARR_ID,</w:t>
      </w:r>
    </w:p>
    <w:p w:rsidR="00243264" w:rsidRPr="00243264" w:rsidRDefault="00243264" w:rsidP="00243264">
      <w:pPr>
        <w:autoSpaceDE w:val="0"/>
        <w:autoSpaceDN w:val="0"/>
        <w:adjustRightInd w:val="0"/>
        <w:spacing w:after="0" w:line="240" w:lineRule="auto"/>
        <w:ind w:firstLine="567"/>
        <w:rPr>
          <w:rFonts w:ascii="Arial Narrow" w:hAnsi="Arial Narrow" w:cs="Courier New"/>
          <w:color w:val="000000" w:themeColor="text1"/>
          <w:sz w:val="24"/>
          <w:szCs w:val="24"/>
        </w:rPr>
      </w:pPr>
      <w:r w:rsidRPr="00243264">
        <w:rPr>
          <w:rFonts w:ascii="Arial Narrow" w:hAnsi="Arial Narrow" w:cs="Courier New"/>
          <w:color w:val="000000" w:themeColor="text1"/>
          <w:sz w:val="24"/>
          <w:szCs w:val="24"/>
        </w:rPr>
        <w:t xml:space="preserve">        connid TYPE S_CONN_ID,</w:t>
      </w:r>
    </w:p>
    <w:p w:rsidR="00243264" w:rsidRPr="00243264" w:rsidRDefault="00243264" w:rsidP="00243264">
      <w:pPr>
        <w:autoSpaceDE w:val="0"/>
        <w:autoSpaceDN w:val="0"/>
        <w:adjustRightInd w:val="0"/>
        <w:spacing w:after="0" w:line="240" w:lineRule="auto"/>
        <w:ind w:firstLine="567"/>
        <w:rPr>
          <w:rFonts w:ascii="Arial Narrow" w:hAnsi="Arial Narrow" w:cs="Courier New"/>
          <w:color w:val="000000" w:themeColor="text1"/>
          <w:sz w:val="24"/>
          <w:szCs w:val="24"/>
        </w:rPr>
      </w:pPr>
      <w:r w:rsidRPr="00243264">
        <w:rPr>
          <w:rFonts w:ascii="Arial Narrow" w:hAnsi="Arial Narrow" w:cs="Courier New"/>
          <w:color w:val="000000" w:themeColor="text1"/>
          <w:sz w:val="24"/>
          <w:szCs w:val="24"/>
        </w:rPr>
        <w:t xml:space="preserve">        fldate TYPE S_DATE,</w:t>
      </w:r>
    </w:p>
    <w:p w:rsidR="00243264" w:rsidRPr="00243264" w:rsidRDefault="00243264" w:rsidP="00243264">
      <w:pPr>
        <w:autoSpaceDE w:val="0"/>
        <w:autoSpaceDN w:val="0"/>
        <w:adjustRightInd w:val="0"/>
        <w:spacing w:after="0" w:line="240" w:lineRule="auto"/>
        <w:ind w:firstLine="567"/>
        <w:rPr>
          <w:rFonts w:ascii="Arial Narrow" w:hAnsi="Arial Narrow" w:cs="Courier New"/>
          <w:color w:val="000000" w:themeColor="text1"/>
          <w:sz w:val="24"/>
          <w:szCs w:val="24"/>
        </w:rPr>
      </w:pPr>
      <w:r w:rsidRPr="00243264">
        <w:rPr>
          <w:rFonts w:ascii="Arial Narrow" w:hAnsi="Arial Narrow" w:cs="Courier New"/>
          <w:color w:val="000000" w:themeColor="text1"/>
          <w:sz w:val="24"/>
          <w:szCs w:val="24"/>
        </w:rPr>
        <w:t xml:space="preserve">        price TYPE S_PRICE,</w:t>
      </w:r>
    </w:p>
    <w:p w:rsidR="00243264" w:rsidRPr="00243264" w:rsidRDefault="00243264" w:rsidP="00243264">
      <w:pPr>
        <w:autoSpaceDE w:val="0"/>
        <w:autoSpaceDN w:val="0"/>
        <w:adjustRightInd w:val="0"/>
        <w:spacing w:after="0" w:line="240" w:lineRule="auto"/>
        <w:ind w:firstLine="567"/>
        <w:rPr>
          <w:rFonts w:ascii="Arial Narrow" w:hAnsi="Arial Narrow" w:cs="Courier New"/>
          <w:color w:val="000000" w:themeColor="text1"/>
          <w:sz w:val="24"/>
          <w:szCs w:val="24"/>
        </w:rPr>
      </w:pPr>
      <w:r w:rsidRPr="00243264">
        <w:rPr>
          <w:rFonts w:ascii="Arial Narrow" w:hAnsi="Arial Narrow" w:cs="Courier New"/>
          <w:color w:val="000000" w:themeColor="text1"/>
          <w:sz w:val="24"/>
          <w:szCs w:val="24"/>
        </w:rPr>
        <w:t xml:space="preserve">        currency TYPE S_CURRCODE,</w:t>
      </w:r>
    </w:p>
    <w:p w:rsidR="00243264" w:rsidRPr="00243264" w:rsidRDefault="00243264" w:rsidP="00243264">
      <w:pPr>
        <w:autoSpaceDE w:val="0"/>
        <w:autoSpaceDN w:val="0"/>
        <w:adjustRightInd w:val="0"/>
        <w:spacing w:after="0" w:line="240" w:lineRule="auto"/>
        <w:ind w:firstLine="567"/>
        <w:rPr>
          <w:rFonts w:ascii="Arial Narrow" w:hAnsi="Arial Narrow" w:cs="Courier New"/>
          <w:color w:val="000000" w:themeColor="text1"/>
          <w:sz w:val="24"/>
          <w:szCs w:val="24"/>
        </w:rPr>
      </w:pPr>
      <w:r w:rsidRPr="00243264">
        <w:rPr>
          <w:rFonts w:ascii="Arial Narrow" w:hAnsi="Arial Narrow" w:cs="Courier New"/>
          <w:color w:val="000000" w:themeColor="text1"/>
          <w:sz w:val="24"/>
          <w:szCs w:val="24"/>
        </w:rPr>
        <w:t xml:space="preserve">        planetype TYPE S_PLANETYE,</w:t>
      </w:r>
    </w:p>
    <w:p w:rsidR="00243264" w:rsidRPr="00243264" w:rsidRDefault="00243264" w:rsidP="00243264">
      <w:pPr>
        <w:autoSpaceDE w:val="0"/>
        <w:autoSpaceDN w:val="0"/>
        <w:adjustRightInd w:val="0"/>
        <w:spacing w:after="0" w:line="240" w:lineRule="auto"/>
        <w:ind w:firstLine="567"/>
        <w:rPr>
          <w:rFonts w:ascii="Arial Narrow" w:hAnsi="Arial Narrow" w:cs="Courier New"/>
          <w:color w:val="000000" w:themeColor="text1"/>
          <w:sz w:val="24"/>
          <w:szCs w:val="24"/>
        </w:rPr>
      </w:pPr>
      <w:r w:rsidRPr="00243264">
        <w:rPr>
          <w:rFonts w:ascii="Arial Narrow" w:hAnsi="Arial Narrow" w:cs="Courier New"/>
          <w:color w:val="000000" w:themeColor="text1"/>
          <w:sz w:val="24"/>
          <w:szCs w:val="24"/>
        </w:rPr>
        <w:t xml:space="preserve">    END OF lty_flight_details,</w:t>
      </w:r>
    </w:p>
    <w:p w:rsidR="00243264" w:rsidRPr="00243264" w:rsidRDefault="00243264" w:rsidP="00243264">
      <w:pPr>
        <w:autoSpaceDE w:val="0"/>
        <w:autoSpaceDN w:val="0"/>
        <w:adjustRightInd w:val="0"/>
        <w:spacing w:after="0" w:line="240" w:lineRule="auto"/>
        <w:ind w:firstLine="567"/>
        <w:rPr>
          <w:rFonts w:ascii="Arial Narrow" w:hAnsi="Arial Narrow" w:cs="Courier New"/>
          <w:color w:val="000000" w:themeColor="text1"/>
          <w:sz w:val="24"/>
          <w:szCs w:val="24"/>
        </w:rPr>
      </w:pPr>
    </w:p>
    <w:p w:rsidR="00243264" w:rsidRPr="00243264" w:rsidRDefault="00243264" w:rsidP="00243264">
      <w:pPr>
        <w:autoSpaceDE w:val="0"/>
        <w:autoSpaceDN w:val="0"/>
        <w:adjustRightInd w:val="0"/>
        <w:spacing w:after="0" w:line="240" w:lineRule="auto"/>
        <w:ind w:firstLine="567"/>
        <w:rPr>
          <w:rFonts w:ascii="Arial Narrow" w:hAnsi="Arial Narrow" w:cs="Courier New"/>
          <w:color w:val="000000" w:themeColor="text1"/>
          <w:sz w:val="24"/>
          <w:szCs w:val="24"/>
        </w:rPr>
      </w:pPr>
      <w:r w:rsidRPr="00243264">
        <w:rPr>
          <w:rFonts w:ascii="Arial Narrow" w:hAnsi="Arial Narrow" w:cs="Courier New"/>
          <w:color w:val="000000" w:themeColor="text1"/>
          <w:sz w:val="24"/>
          <w:szCs w:val="24"/>
        </w:rPr>
        <w:t xml:space="preserve">    lt_sflight TYPE STANDARD TABLE OF lty_flight WITH EMPTY KEY, " local table sflight</w:t>
      </w:r>
    </w:p>
    <w:p w:rsidR="00243264" w:rsidRPr="00243264" w:rsidRDefault="00243264" w:rsidP="00243264">
      <w:pPr>
        <w:autoSpaceDE w:val="0"/>
        <w:autoSpaceDN w:val="0"/>
        <w:adjustRightInd w:val="0"/>
        <w:spacing w:after="0" w:line="240" w:lineRule="auto"/>
        <w:ind w:firstLine="567"/>
        <w:rPr>
          <w:rFonts w:ascii="Arial Narrow" w:hAnsi="Arial Narrow" w:cs="Courier New"/>
          <w:color w:val="000000" w:themeColor="text1"/>
          <w:sz w:val="24"/>
          <w:szCs w:val="24"/>
        </w:rPr>
      </w:pPr>
      <w:r w:rsidRPr="00243264">
        <w:rPr>
          <w:rFonts w:ascii="Arial Narrow" w:hAnsi="Arial Narrow" w:cs="Courier New"/>
          <w:color w:val="000000" w:themeColor="text1"/>
          <w:sz w:val="24"/>
          <w:szCs w:val="24"/>
        </w:rPr>
        <w:t xml:space="preserve">    lt_sflight_details TYPE STANDARD TABLE OF lty_flight_details WITH EMPTY KEY. " local table flight_details</w:t>
      </w:r>
    </w:p>
    <w:p w:rsidR="00243264" w:rsidRPr="00243264" w:rsidRDefault="00243264" w:rsidP="00243264">
      <w:pPr>
        <w:autoSpaceDE w:val="0"/>
        <w:autoSpaceDN w:val="0"/>
        <w:adjustRightInd w:val="0"/>
        <w:spacing w:after="0" w:line="240" w:lineRule="auto"/>
        <w:ind w:firstLine="567"/>
        <w:rPr>
          <w:rFonts w:ascii="Arial Narrow" w:hAnsi="Arial Narrow" w:cs="Courier New"/>
          <w:color w:val="000000" w:themeColor="text1"/>
          <w:sz w:val="24"/>
          <w:szCs w:val="24"/>
        </w:rPr>
      </w:pPr>
    </w:p>
    <w:p w:rsidR="00243264" w:rsidRPr="00243264" w:rsidRDefault="00243264" w:rsidP="00243264">
      <w:pPr>
        <w:autoSpaceDE w:val="0"/>
        <w:autoSpaceDN w:val="0"/>
        <w:adjustRightInd w:val="0"/>
        <w:spacing w:after="0" w:line="240" w:lineRule="auto"/>
        <w:ind w:firstLine="567"/>
        <w:rPr>
          <w:rFonts w:ascii="Arial Narrow" w:hAnsi="Arial Narrow" w:cs="Courier New"/>
          <w:color w:val="000000" w:themeColor="text1"/>
          <w:sz w:val="24"/>
          <w:szCs w:val="24"/>
        </w:rPr>
      </w:pPr>
      <w:r w:rsidRPr="00243264">
        <w:rPr>
          <w:rFonts w:ascii="Arial Narrow" w:hAnsi="Arial Narrow" w:cs="Courier New"/>
          <w:color w:val="000000" w:themeColor="text1"/>
          <w:sz w:val="24"/>
          <w:szCs w:val="24"/>
        </w:rPr>
        <w:t xml:space="preserve">    data: obj type ref to ZCL_FLIGHT_INF,</w:t>
      </w:r>
    </w:p>
    <w:p w:rsidR="00243264" w:rsidRPr="00243264" w:rsidRDefault="00243264" w:rsidP="00243264">
      <w:pPr>
        <w:autoSpaceDE w:val="0"/>
        <w:autoSpaceDN w:val="0"/>
        <w:adjustRightInd w:val="0"/>
        <w:spacing w:after="0" w:line="240" w:lineRule="auto"/>
        <w:ind w:firstLine="567"/>
        <w:rPr>
          <w:rFonts w:ascii="Arial Narrow" w:hAnsi="Arial Narrow" w:cs="Courier New"/>
          <w:color w:val="000000" w:themeColor="text1"/>
          <w:sz w:val="24"/>
          <w:szCs w:val="24"/>
        </w:rPr>
      </w:pPr>
      <w:r w:rsidRPr="00243264">
        <w:rPr>
          <w:rFonts w:ascii="Arial Narrow" w:hAnsi="Arial Narrow" w:cs="Courier New"/>
          <w:color w:val="000000" w:themeColor="text1"/>
          <w:sz w:val="24"/>
          <w:szCs w:val="24"/>
        </w:rPr>
        <w:t xml:space="preserve">          it_sflight type lt_sflight.</w:t>
      </w:r>
    </w:p>
    <w:p w:rsidR="00243264" w:rsidRPr="00243264" w:rsidRDefault="00243264" w:rsidP="00243264">
      <w:pPr>
        <w:autoSpaceDE w:val="0"/>
        <w:autoSpaceDN w:val="0"/>
        <w:adjustRightInd w:val="0"/>
        <w:spacing w:after="0" w:line="240" w:lineRule="auto"/>
        <w:ind w:firstLine="567"/>
        <w:rPr>
          <w:rFonts w:ascii="Arial Narrow" w:hAnsi="Arial Narrow" w:cs="Courier New"/>
          <w:color w:val="000000" w:themeColor="text1"/>
          <w:sz w:val="24"/>
          <w:szCs w:val="24"/>
        </w:rPr>
      </w:pPr>
    </w:p>
    <w:p w:rsidR="00243264" w:rsidRPr="00243264" w:rsidRDefault="00243264" w:rsidP="00243264">
      <w:pPr>
        <w:autoSpaceDE w:val="0"/>
        <w:autoSpaceDN w:val="0"/>
        <w:adjustRightInd w:val="0"/>
        <w:spacing w:after="0" w:line="240" w:lineRule="auto"/>
        <w:ind w:firstLine="567"/>
        <w:rPr>
          <w:rFonts w:ascii="Arial Narrow" w:hAnsi="Arial Narrow" w:cs="Courier New"/>
          <w:i/>
          <w:color w:val="323E4F" w:themeColor="text2" w:themeShade="BF"/>
          <w:sz w:val="24"/>
          <w:szCs w:val="24"/>
        </w:rPr>
      </w:pPr>
      <w:r w:rsidRPr="00243264">
        <w:rPr>
          <w:rFonts w:ascii="Arial Narrow" w:hAnsi="Arial Narrow" w:cs="Courier New"/>
          <w:i/>
          <w:color w:val="323E4F" w:themeColor="text2" w:themeShade="BF"/>
          <w:sz w:val="24"/>
          <w:szCs w:val="24"/>
        </w:rPr>
        <w:t xml:space="preserve">" </w:t>
      </w:r>
      <w:r w:rsidRPr="00243264">
        <w:rPr>
          <w:rFonts w:ascii="Arial Narrow" w:hAnsi="Arial Narrow" w:cs="Courier New"/>
          <w:i/>
          <w:color w:val="323E4F" w:themeColor="text2" w:themeShade="BF"/>
          <w:sz w:val="24"/>
          <w:szCs w:val="24"/>
          <w:lang w:val="ru-RU"/>
        </w:rPr>
        <w:t>Заполняем</w:t>
      </w:r>
      <w:r w:rsidRPr="00243264">
        <w:rPr>
          <w:rFonts w:ascii="Arial Narrow" w:hAnsi="Arial Narrow" w:cs="Courier New"/>
          <w:i/>
          <w:color w:val="323E4F" w:themeColor="text2" w:themeShade="BF"/>
          <w:sz w:val="24"/>
          <w:szCs w:val="24"/>
        </w:rPr>
        <w:t xml:space="preserve"> internal table</w:t>
      </w:r>
    </w:p>
    <w:p w:rsidR="00243264" w:rsidRPr="00243264" w:rsidRDefault="00243264" w:rsidP="00243264">
      <w:pPr>
        <w:autoSpaceDE w:val="0"/>
        <w:autoSpaceDN w:val="0"/>
        <w:adjustRightInd w:val="0"/>
        <w:spacing w:after="0" w:line="240" w:lineRule="auto"/>
        <w:ind w:firstLine="567"/>
        <w:rPr>
          <w:rFonts w:ascii="Arial Narrow" w:hAnsi="Arial Narrow" w:cs="Courier New"/>
          <w:color w:val="000000" w:themeColor="text1"/>
          <w:sz w:val="24"/>
          <w:szCs w:val="24"/>
        </w:rPr>
      </w:pPr>
      <w:r w:rsidRPr="00243264">
        <w:rPr>
          <w:rFonts w:ascii="Arial Narrow" w:hAnsi="Arial Narrow" w:cs="Courier New"/>
          <w:color w:val="000000" w:themeColor="text1"/>
          <w:sz w:val="24"/>
          <w:szCs w:val="24"/>
        </w:rPr>
        <w:t xml:space="preserve">it_sflight = </w:t>
      </w:r>
      <w:r w:rsidRPr="00243264">
        <w:rPr>
          <w:rFonts w:ascii="Arial Narrow" w:hAnsi="Arial Narrow" w:cs="Courier New"/>
          <w:i/>
          <w:color w:val="002060"/>
          <w:sz w:val="24"/>
          <w:szCs w:val="24"/>
          <w:shd w:val="clear" w:color="auto" w:fill="F2F2F2" w:themeFill="background1" w:themeFillShade="F2"/>
        </w:rPr>
        <w:t>value #</w:t>
      </w:r>
      <w:r w:rsidRPr="00243264">
        <w:rPr>
          <w:rFonts w:ascii="Arial Narrow" w:hAnsi="Arial Narrow" w:cs="Courier New"/>
          <w:color w:val="000000" w:themeColor="text1"/>
          <w:sz w:val="24"/>
          <w:szCs w:val="24"/>
        </w:rPr>
        <w:t>( ( CARRID = 'LH' CONNID = '2402' ) ( CARRID = 'LH' CONNID = '0455' ) ( CARRID = 'SQ' CONNID = '0026' ) ).</w:t>
      </w:r>
    </w:p>
    <w:p w:rsidR="00243264" w:rsidRPr="00243264" w:rsidRDefault="00243264" w:rsidP="00243264">
      <w:pPr>
        <w:autoSpaceDE w:val="0"/>
        <w:autoSpaceDN w:val="0"/>
        <w:adjustRightInd w:val="0"/>
        <w:spacing w:after="0" w:line="240" w:lineRule="auto"/>
        <w:ind w:firstLine="567"/>
        <w:rPr>
          <w:rFonts w:ascii="Arial Narrow" w:hAnsi="Arial Narrow" w:cs="Courier New"/>
          <w:color w:val="000000" w:themeColor="text1"/>
          <w:sz w:val="24"/>
          <w:szCs w:val="24"/>
        </w:rPr>
      </w:pPr>
    </w:p>
    <w:p w:rsidR="00243264" w:rsidRPr="00243264" w:rsidRDefault="00243264" w:rsidP="00243264">
      <w:pPr>
        <w:autoSpaceDE w:val="0"/>
        <w:autoSpaceDN w:val="0"/>
        <w:adjustRightInd w:val="0"/>
        <w:spacing w:after="0" w:line="240" w:lineRule="auto"/>
        <w:ind w:firstLine="567"/>
        <w:rPr>
          <w:rFonts w:ascii="Arial Narrow" w:hAnsi="Arial Narrow" w:cs="Courier New"/>
          <w:color w:val="000000" w:themeColor="text1"/>
          <w:sz w:val="24"/>
          <w:szCs w:val="24"/>
        </w:rPr>
      </w:pPr>
      <w:r w:rsidRPr="00243264">
        <w:rPr>
          <w:rFonts w:ascii="Arial Narrow" w:hAnsi="Arial Narrow" w:cs="Courier New"/>
          <w:color w:val="000000" w:themeColor="text1"/>
          <w:sz w:val="24"/>
          <w:szCs w:val="24"/>
        </w:rPr>
        <w:t>obj = new ZCL_FLIGHT_INF( ).</w:t>
      </w:r>
    </w:p>
    <w:p w:rsidR="00243264" w:rsidRPr="00243264" w:rsidRDefault="00243264" w:rsidP="00243264">
      <w:pPr>
        <w:autoSpaceDE w:val="0"/>
        <w:autoSpaceDN w:val="0"/>
        <w:adjustRightInd w:val="0"/>
        <w:spacing w:after="0" w:line="240" w:lineRule="auto"/>
        <w:ind w:firstLine="567"/>
        <w:rPr>
          <w:rFonts w:ascii="Arial Narrow" w:hAnsi="Arial Narrow" w:cs="Courier New"/>
          <w:color w:val="000000" w:themeColor="text1"/>
          <w:sz w:val="24"/>
          <w:szCs w:val="24"/>
        </w:rPr>
      </w:pPr>
    </w:p>
    <w:p w:rsidR="00330F44" w:rsidRDefault="00330F44" w:rsidP="00243264">
      <w:pPr>
        <w:autoSpaceDE w:val="0"/>
        <w:autoSpaceDN w:val="0"/>
        <w:adjustRightInd w:val="0"/>
        <w:spacing w:after="0" w:line="240" w:lineRule="auto"/>
        <w:ind w:firstLine="567"/>
        <w:rPr>
          <w:rFonts w:ascii="Arial Narrow" w:hAnsi="Arial Narrow" w:cs="Courier New"/>
          <w:color w:val="000000" w:themeColor="text1"/>
          <w:sz w:val="24"/>
          <w:szCs w:val="24"/>
        </w:rPr>
      </w:pPr>
      <w:r>
        <w:rPr>
          <w:rFonts w:ascii="Arial Narrow" w:hAnsi="Arial Narrow" w:cs="Courier New"/>
          <w:color w:val="000000" w:themeColor="text1"/>
          <w:sz w:val="24"/>
          <w:szCs w:val="24"/>
        </w:rPr>
        <w:t>TRY</w:t>
      </w:r>
    </w:p>
    <w:p w:rsidR="00243264" w:rsidRPr="00243264" w:rsidRDefault="00243264" w:rsidP="00330F44">
      <w:pPr>
        <w:autoSpaceDE w:val="0"/>
        <w:autoSpaceDN w:val="0"/>
        <w:adjustRightInd w:val="0"/>
        <w:spacing w:after="0" w:line="240" w:lineRule="auto"/>
        <w:ind w:firstLine="720"/>
        <w:rPr>
          <w:rFonts w:ascii="Arial Narrow" w:hAnsi="Arial Narrow" w:cs="Courier New"/>
          <w:color w:val="000000" w:themeColor="text1"/>
          <w:sz w:val="24"/>
          <w:szCs w:val="24"/>
        </w:rPr>
      </w:pPr>
      <w:r w:rsidRPr="00243264">
        <w:rPr>
          <w:rFonts w:ascii="Arial Narrow" w:hAnsi="Arial Narrow" w:cs="Courier New"/>
          <w:color w:val="000000" w:themeColor="text1"/>
          <w:sz w:val="24"/>
          <w:szCs w:val="24"/>
        </w:rPr>
        <w:t>CALL METHOD obj-&gt;</w:t>
      </w:r>
      <w:r w:rsidRPr="00243264">
        <w:rPr>
          <w:rFonts w:ascii="Arial Narrow" w:hAnsi="Arial Narrow" w:cs="Courier New"/>
          <w:i/>
          <w:color w:val="385623" w:themeColor="accent6" w:themeShade="80"/>
          <w:sz w:val="24"/>
          <w:szCs w:val="24"/>
        </w:rPr>
        <w:t>get_flight_detail_after_7_40</w:t>
      </w:r>
    </w:p>
    <w:p w:rsidR="00243264" w:rsidRPr="00243264" w:rsidRDefault="00243264" w:rsidP="00330F44">
      <w:pPr>
        <w:autoSpaceDE w:val="0"/>
        <w:autoSpaceDN w:val="0"/>
        <w:adjustRightInd w:val="0"/>
        <w:spacing w:after="0" w:line="240" w:lineRule="auto"/>
        <w:ind w:firstLine="720"/>
        <w:rPr>
          <w:rFonts w:ascii="Arial Narrow" w:hAnsi="Arial Narrow" w:cs="Courier New"/>
          <w:color w:val="000000" w:themeColor="text1"/>
          <w:sz w:val="24"/>
          <w:szCs w:val="24"/>
        </w:rPr>
      </w:pPr>
      <w:r w:rsidRPr="00243264">
        <w:rPr>
          <w:rFonts w:ascii="Arial Narrow" w:hAnsi="Arial Narrow" w:cs="Courier New"/>
          <w:color w:val="000000" w:themeColor="text1"/>
          <w:sz w:val="24"/>
          <w:szCs w:val="24"/>
        </w:rPr>
        <w:t xml:space="preserve">            EXPORTING it_sflight  = it_sflight</w:t>
      </w:r>
    </w:p>
    <w:p w:rsidR="00243264" w:rsidRPr="00243264" w:rsidRDefault="00243264" w:rsidP="00243264">
      <w:pPr>
        <w:autoSpaceDE w:val="0"/>
        <w:autoSpaceDN w:val="0"/>
        <w:adjustRightInd w:val="0"/>
        <w:spacing w:after="0" w:line="240" w:lineRule="auto"/>
        <w:ind w:firstLine="567"/>
        <w:rPr>
          <w:rFonts w:ascii="Arial Narrow" w:hAnsi="Arial Narrow" w:cs="Courier New"/>
          <w:color w:val="000000" w:themeColor="text1"/>
          <w:sz w:val="24"/>
          <w:szCs w:val="24"/>
        </w:rPr>
      </w:pPr>
      <w:r w:rsidRPr="00243264">
        <w:rPr>
          <w:rFonts w:ascii="Arial Narrow" w:hAnsi="Arial Narrow" w:cs="Courier New"/>
          <w:color w:val="000000" w:themeColor="text1"/>
          <w:sz w:val="24"/>
          <w:szCs w:val="24"/>
        </w:rPr>
        <w:t xml:space="preserve">   </w:t>
      </w:r>
      <w:r w:rsidR="00330F44">
        <w:rPr>
          <w:rFonts w:ascii="Arial Narrow" w:hAnsi="Arial Narrow" w:cs="Courier New"/>
          <w:color w:val="000000" w:themeColor="text1"/>
          <w:sz w:val="24"/>
          <w:szCs w:val="24"/>
        </w:rPr>
        <w:tab/>
      </w:r>
      <w:r w:rsidRPr="00243264">
        <w:rPr>
          <w:rFonts w:ascii="Arial Narrow" w:hAnsi="Arial Narrow" w:cs="Courier New"/>
          <w:color w:val="000000" w:themeColor="text1"/>
          <w:sz w:val="24"/>
          <w:szCs w:val="24"/>
        </w:rPr>
        <w:t xml:space="preserve">         IMPORTING et_sflight_details  = data(gt_sflight_dtl).</w:t>
      </w:r>
    </w:p>
    <w:p w:rsidR="00243264" w:rsidRDefault="00243264" w:rsidP="00330F44">
      <w:pPr>
        <w:autoSpaceDE w:val="0"/>
        <w:autoSpaceDN w:val="0"/>
        <w:adjustRightInd w:val="0"/>
        <w:spacing w:after="0" w:line="240" w:lineRule="auto"/>
        <w:ind w:firstLine="720"/>
        <w:rPr>
          <w:rFonts w:ascii="Arial Narrow" w:hAnsi="Arial Narrow" w:cs="Courier New"/>
          <w:color w:val="000000" w:themeColor="text1"/>
          <w:sz w:val="24"/>
          <w:szCs w:val="24"/>
        </w:rPr>
      </w:pPr>
      <w:r w:rsidRPr="00243264">
        <w:rPr>
          <w:rFonts w:ascii="Arial Narrow" w:hAnsi="Arial Narrow" w:cs="Courier New"/>
          <w:color w:val="000000" w:themeColor="text1"/>
          <w:sz w:val="24"/>
          <w:szCs w:val="24"/>
          <w:shd w:val="clear" w:color="auto" w:fill="FFFFFF" w:themeFill="background1"/>
        </w:rPr>
        <w:t>cl_demo_output</w:t>
      </w:r>
      <w:r w:rsidRPr="00243264">
        <w:rPr>
          <w:rFonts w:ascii="Arial Narrow" w:hAnsi="Arial Narrow" w:cs="Courier New"/>
          <w:color w:val="000000" w:themeColor="text1"/>
          <w:sz w:val="24"/>
          <w:szCs w:val="24"/>
        </w:rPr>
        <w:t>=&gt;</w:t>
      </w:r>
      <w:r w:rsidRPr="00243264">
        <w:rPr>
          <w:rFonts w:ascii="Arial Narrow" w:hAnsi="Arial Narrow" w:cs="Courier New"/>
          <w:i/>
          <w:color w:val="002060"/>
          <w:sz w:val="24"/>
          <w:szCs w:val="24"/>
          <w:shd w:val="clear" w:color="auto" w:fill="F2F2F2" w:themeFill="background1" w:themeFillShade="F2"/>
        </w:rPr>
        <w:t>display</w:t>
      </w:r>
      <w:r w:rsidRPr="00243264">
        <w:rPr>
          <w:rFonts w:ascii="Arial Narrow" w:hAnsi="Arial Narrow" w:cs="Courier New"/>
          <w:color w:val="000000" w:themeColor="text1"/>
          <w:sz w:val="24"/>
          <w:szCs w:val="24"/>
        </w:rPr>
        <w:t xml:space="preserve">( </w:t>
      </w:r>
      <w:r w:rsidRPr="00243264">
        <w:rPr>
          <w:rFonts w:ascii="Arial Narrow" w:hAnsi="Arial Narrow" w:cs="Courier New"/>
          <w:i/>
          <w:color w:val="002060"/>
          <w:sz w:val="24"/>
          <w:szCs w:val="24"/>
        </w:rPr>
        <w:t>gt_sflight_dtl</w:t>
      </w:r>
      <w:r w:rsidRPr="00243264">
        <w:rPr>
          <w:rFonts w:ascii="Arial Narrow" w:hAnsi="Arial Narrow" w:cs="Courier New"/>
          <w:color w:val="002060"/>
          <w:sz w:val="24"/>
          <w:szCs w:val="24"/>
        </w:rPr>
        <w:t xml:space="preserve"> </w:t>
      </w:r>
      <w:r w:rsidRPr="00243264">
        <w:rPr>
          <w:rFonts w:ascii="Arial Narrow" w:hAnsi="Arial Narrow" w:cs="Courier New"/>
          <w:color w:val="000000" w:themeColor="text1"/>
          <w:sz w:val="24"/>
          <w:szCs w:val="24"/>
        </w:rPr>
        <w:t>).</w:t>
      </w:r>
    </w:p>
    <w:p w:rsidR="00330F44" w:rsidRPr="00330F44" w:rsidRDefault="00330F44" w:rsidP="00330F44">
      <w:pPr>
        <w:autoSpaceDE w:val="0"/>
        <w:autoSpaceDN w:val="0"/>
        <w:adjustRightInd w:val="0"/>
        <w:spacing w:after="0" w:line="240" w:lineRule="auto"/>
        <w:ind w:firstLine="567"/>
        <w:rPr>
          <w:rFonts w:ascii="Arial Narrow" w:hAnsi="Arial Narrow" w:cs="Courier New"/>
          <w:color w:val="000000" w:themeColor="text1"/>
          <w:sz w:val="24"/>
          <w:szCs w:val="24"/>
        </w:rPr>
      </w:pPr>
      <w:r w:rsidRPr="00330F44">
        <w:rPr>
          <w:rFonts w:ascii="Arial Narrow" w:hAnsi="Arial Narrow" w:cs="Courier New"/>
          <w:color w:val="000000" w:themeColor="text1"/>
          <w:sz w:val="24"/>
          <w:szCs w:val="24"/>
        </w:rPr>
        <w:t xml:space="preserve">CATCH CX_AMDP_ERROR INTO </w:t>
      </w:r>
      <w:r w:rsidR="00B127E4" w:rsidRPr="00B127E4">
        <w:rPr>
          <w:rFonts w:ascii="Arial Narrow" w:hAnsi="Arial Narrow" w:cs="Courier New"/>
          <w:i/>
          <w:color w:val="002060"/>
          <w:sz w:val="24"/>
          <w:szCs w:val="24"/>
          <w:shd w:val="clear" w:color="auto" w:fill="F2F2F2" w:themeFill="background1" w:themeFillShade="F2"/>
        </w:rPr>
        <w:t>data</w:t>
      </w:r>
      <w:r w:rsidR="00B127E4">
        <w:rPr>
          <w:rFonts w:ascii="Arial Narrow" w:hAnsi="Arial Narrow" w:cs="Courier New"/>
          <w:color w:val="000000" w:themeColor="text1"/>
          <w:sz w:val="24"/>
          <w:szCs w:val="24"/>
        </w:rPr>
        <w:t>(</w:t>
      </w:r>
      <w:r w:rsidRPr="00330F44">
        <w:rPr>
          <w:rFonts w:ascii="Arial Narrow" w:hAnsi="Arial Narrow" w:cs="Courier New"/>
          <w:color w:val="000000" w:themeColor="text1"/>
          <w:sz w:val="24"/>
          <w:szCs w:val="24"/>
        </w:rPr>
        <w:t>AMDP_ERROR</w:t>
      </w:r>
      <w:r w:rsidR="00B127E4">
        <w:rPr>
          <w:rFonts w:ascii="Arial Narrow" w:hAnsi="Arial Narrow" w:cs="Courier New"/>
          <w:color w:val="000000" w:themeColor="text1"/>
          <w:sz w:val="24"/>
          <w:szCs w:val="24"/>
        </w:rPr>
        <w:t>)</w:t>
      </w:r>
      <w:r w:rsidRPr="00330F44">
        <w:rPr>
          <w:rFonts w:ascii="Arial Narrow" w:hAnsi="Arial Narrow" w:cs="Courier New"/>
          <w:color w:val="000000" w:themeColor="text1"/>
          <w:sz w:val="24"/>
          <w:szCs w:val="24"/>
        </w:rPr>
        <w:t>.</w:t>
      </w:r>
    </w:p>
    <w:p w:rsidR="00330F44" w:rsidRPr="00330F44" w:rsidRDefault="00330F44" w:rsidP="00330F44">
      <w:pPr>
        <w:autoSpaceDE w:val="0"/>
        <w:autoSpaceDN w:val="0"/>
        <w:adjustRightInd w:val="0"/>
        <w:spacing w:after="0" w:line="240" w:lineRule="auto"/>
        <w:ind w:firstLine="567"/>
        <w:rPr>
          <w:rFonts w:ascii="Arial Narrow" w:hAnsi="Arial Narrow" w:cs="Courier New"/>
          <w:color w:val="000000" w:themeColor="text1"/>
          <w:sz w:val="24"/>
          <w:szCs w:val="24"/>
        </w:rPr>
      </w:pPr>
      <w:r w:rsidRPr="00873B7F">
        <w:rPr>
          <w:rFonts w:ascii="Arial Narrow" w:hAnsi="Arial Narrow" w:cs="Courier New"/>
          <w:color w:val="000000" w:themeColor="text1"/>
          <w:sz w:val="24"/>
          <w:szCs w:val="24"/>
        </w:rPr>
        <w:t>ENDTRY.</w:t>
      </w:r>
    </w:p>
    <w:p w:rsidR="00243264" w:rsidRDefault="00243264" w:rsidP="00462C06">
      <w:pPr>
        <w:spacing w:after="0" w:line="240" w:lineRule="auto"/>
        <w:ind w:firstLine="567"/>
        <w:jc w:val="both"/>
        <w:rPr>
          <w:rFonts w:ascii="Arial Narrow" w:hAnsi="Arial Narrow"/>
          <w:sz w:val="24"/>
          <w:szCs w:val="24"/>
        </w:rPr>
      </w:pPr>
    </w:p>
    <w:p w:rsidR="00462C06" w:rsidRPr="006F7073" w:rsidRDefault="00462C06" w:rsidP="00462C06">
      <w:pPr>
        <w:spacing w:after="0" w:line="240" w:lineRule="auto"/>
        <w:ind w:firstLine="567"/>
        <w:jc w:val="both"/>
        <w:rPr>
          <w:rFonts w:ascii="Arial Narrow" w:hAnsi="Arial Narrow"/>
          <w:color w:val="002060"/>
          <w:spacing w:val="20"/>
          <w:sz w:val="24"/>
          <w:szCs w:val="24"/>
        </w:rPr>
      </w:pPr>
      <w:r w:rsidRPr="006F7073">
        <w:rPr>
          <w:rFonts w:ascii="Arial Narrow" w:hAnsi="Arial Narrow"/>
          <w:color w:val="002060"/>
          <w:spacing w:val="20"/>
          <w:sz w:val="24"/>
          <w:szCs w:val="24"/>
        </w:rPr>
        <w:t>Rem</w:t>
      </w:r>
    </w:p>
    <w:p w:rsidR="00462C06" w:rsidRPr="00FC5430" w:rsidRDefault="00462C06" w:rsidP="00462C06">
      <w:pPr>
        <w:spacing w:after="0" w:line="240" w:lineRule="auto"/>
        <w:ind w:firstLine="567"/>
        <w:jc w:val="both"/>
        <w:rPr>
          <w:rFonts w:ascii="Arial Narrow" w:hAnsi="Arial Narrow"/>
          <w:sz w:val="24"/>
          <w:szCs w:val="24"/>
        </w:rPr>
      </w:pPr>
      <w:r w:rsidRPr="006F7073">
        <w:rPr>
          <w:rStyle w:val="qtext"/>
          <w:rFonts w:ascii="Arial Narrow" w:hAnsi="Arial Narrow"/>
          <w:color w:val="000000" w:themeColor="text1"/>
          <w:sz w:val="24"/>
          <w:szCs w:val="24"/>
        </w:rPr>
        <w:t xml:space="preserve">VALUE </w:t>
      </w:r>
      <w:r w:rsidRPr="006F7073">
        <w:rPr>
          <w:rStyle w:val="qtext"/>
          <w:rFonts w:ascii="Arial Narrow" w:hAnsi="Arial Narrow"/>
          <w:i/>
          <w:color w:val="002060"/>
          <w:sz w:val="24"/>
          <w:szCs w:val="24"/>
        </w:rPr>
        <w:t>type</w:t>
      </w:r>
      <w:r w:rsidRPr="006F7073">
        <w:rPr>
          <w:rStyle w:val="qtext"/>
          <w:rFonts w:ascii="Arial Narrow" w:hAnsi="Arial Narrow"/>
          <w:color w:val="000000" w:themeColor="text1"/>
          <w:sz w:val="24"/>
          <w:szCs w:val="24"/>
        </w:rPr>
        <w:t>( )</w:t>
      </w:r>
      <w:r>
        <w:rPr>
          <w:rStyle w:val="qtext"/>
          <w:rFonts w:ascii="Arial Narrow" w:hAnsi="Arial Narrow"/>
          <w:sz w:val="24"/>
          <w:szCs w:val="24"/>
        </w:rPr>
        <w:t xml:space="preserve"> - </w:t>
      </w:r>
      <w:r w:rsidRPr="00FC5430">
        <w:rPr>
          <w:rFonts w:ascii="Arial Narrow" w:hAnsi="Arial Narrow"/>
          <w:sz w:val="24"/>
          <w:szCs w:val="24"/>
        </w:rPr>
        <w:t xml:space="preserve">creates a result of a data type specified using </w:t>
      </w:r>
      <w:r w:rsidRPr="00434868">
        <w:rPr>
          <w:rStyle w:val="qtext"/>
          <w:rFonts w:ascii="Arial Narrow" w:hAnsi="Arial Narrow"/>
          <w:i/>
          <w:color w:val="002060"/>
          <w:sz w:val="24"/>
          <w:szCs w:val="24"/>
        </w:rPr>
        <w:t>type</w:t>
      </w:r>
      <w:r w:rsidRPr="00FC5430">
        <w:rPr>
          <w:rFonts w:ascii="Arial Narrow" w:hAnsi="Arial Narrow"/>
          <w:sz w:val="24"/>
          <w:szCs w:val="24"/>
        </w:rPr>
        <w:t>.</w:t>
      </w:r>
    </w:p>
    <w:p w:rsidR="00462C06" w:rsidRDefault="00462C06" w:rsidP="00462C06">
      <w:pPr>
        <w:pStyle w:val="a7"/>
        <w:spacing w:before="0" w:beforeAutospacing="0" w:after="0" w:afterAutospacing="0"/>
        <w:ind w:firstLine="567"/>
        <w:jc w:val="both"/>
        <w:rPr>
          <w:rFonts w:ascii="Arial Narrow" w:hAnsi="Arial Narrow"/>
        </w:rPr>
      </w:pPr>
      <w:r w:rsidRPr="006F7073">
        <w:rPr>
          <w:rStyle w:val="qtext"/>
          <w:rFonts w:ascii="Arial Narrow" w:hAnsi="Arial Narrow"/>
          <w:color w:val="000000" w:themeColor="text1"/>
        </w:rPr>
        <w:t xml:space="preserve">VALUE </w:t>
      </w:r>
      <w:r w:rsidRPr="006F7073">
        <w:rPr>
          <w:rStyle w:val="qtext"/>
          <w:rFonts w:ascii="Arial Narrow" w:hAnsi="Arial Narrow"/>
          <w:i/>
          <w:color w:val="002060"/>
        </w:rPr>
        <w:t>#</w:t>
      </w:r>
      <w:r w:rsidRPr="006F7073">
        <w:rPr>
          <w:rStyle w:val="qtext"/>
          <w:rFonts w:ascii="Arial Narrow" w:hAnsi="Arial Narrow"/>
          <w:color w:val="000000" w:themeColor="text1"/>
        </w:rPr>
        <w:t xml:space="preserve">( ) </w:t>
      </w:r>
      <w:r>
        <w:rPr>
          <w:rFonts w:ascii="Arial Narrow" w:hAnsi="Arial Narrow"/>
        </w:rPr>
        <w:t>- i</w:t>
      </w:r>
      <w:r w:rsidRPr="00870D5C">
        <w:rPr>
          <w:rFonts w:ascii="Arial Narrow" w:hAnsi="Arial Narrow"/>
        </w:rPr>
        <w:t xml:space="preserve">f no parameters are specified in the parentheses the return value is set to its type-specific </w:t>
      </w:r>
      <w:r w:rsidRPr="00434868">
        <w:rPr>
          <w:rFonts w:ascii="Arial Narrow" w:hAnsi="Arial Narrow"/>
          <w:i/>
          <w:color w:val="002060"/>
        </w:rPr>
        <w:t>initial value</w:t>
      </w:r>
      <w:r w:rsidRPr="00870D5C">
        <w:rPr>
          <w:rFonts w:ascii="Arial Narrow" w:hAnsi="Arial Narrow"/>
        </w:rPr>
        <w:t xml:space="preserve">. This is possible for any non-generic data types </w:t>
      </w:r>
      <w:r w:rsidRPr="006F7073">
        <w:rPr>
          <w:rStyle w:val="qtext"/>
          <w:rFonts w:ascii="Arial Narrow" w:hAnsi="Arial Narrow"/>
          <w:i/>
          <w:color w:val="002060"/>
        </w:rPr>
        <w:t>dtype</w:t>
      </w:r>
      <w:r w:rsidRPr="00870D5C">
        <w:rPr>
          <w:rFonts w:ascii="Arial Narrow" w:hAnsi="Arial Narrow"/>
        </w:rPr>
        <w:t xml:space="preserve">. </w:t>
      </w:r>
    </w:p>
    <w:p w:rsidR="00462C06" w:rsidRDefault="00462C06" w:rsidP="00462C06">
      <w:pPr>
        <w:spacing w:after="0" w:line="240" w:lineRule="auto"/>
        <w:ind w:firstLine="567"/>
        <w:jc w:val="both"/>
        <w:rPr>
          <w:rFonts w:ascii="Arial Narrow" w:hAnsi="Arial Narrow"/>
          <w:sz w:val="24"/>
          <w:szCs w:val="24"/>
        </w:rPr>
      </w:pPr>
    </w:p>
    <w:p w:rsidR="00462C06" w:rsidRPr="006F7073" w:rsidRDefault="00462C06" w:rsidP="00462C06">
      <w:pPr>
        <w:spacing w:after="0" w:line="240" w:lineRule="auto"/>
        <w:ind w:firstLine="567"/>
        <w:jc w:val="both"/>
        <w:rPr>
          <w:rFonts w:ascii="Arial Narrow" w:hAnsi="Arial Narrow"/>
          <w:color w:val="002060"/>
          <w:spacing w:val="20"/>
          <w:sz w:val="24"/>
          <w:szCs w:val="24"/>
        </w:rPr>
      </w:pPr>
      <w:r w:rsidRPr="006F7073">
        <w:rPr>
          <w:rFonts w:ascii="Arial Narrow" w:hAnsi="Arial Narrow"/>
          <w:color w:val="002060"/>
          <w:spacing w:val="20"/>
          <w:sz w:val="24"/>
          <w:szCs w:val="24"/>
        </w:rPr>
        <w:t>Output</w:t>
      </w:r>
    </w:p>
    <w:p w:rsidR="00462C06" w:rsidRPr="006E09BA" w:rsidRDefault="00462C06" w:rsidP="00462C06">
      <w:pPr>
        <w:spacing w:after="0" w:line="240" w:lineRule="auto"/>
        <w:ind w:firstLine="567"/>
        <w:jc w:val="both"/>
        <w:rPr>
          <w:rFonts w:ascii="Arial Narrow" w:hAnsi="Arial Narrow"/>
          <w:sz w:val="24"/>
          <w:szCs w:val="24"/>
        </w:rPr>
      </w:pPr>
      <w:r>
        <w:rPr>
          <w:noProof/>
        </w:rPr>
        <w:lastRenderedPageBreak/>
        <w:drawing>
          <wp:inline distT="0" distB="0" distL="0" distR="0" wp14:anchorId="5EFE7E04" wp14:editId="6435504B">
            <wp:extent cx="3710378" cy="2154936"/>
            <wp:effectExtent l="0" t="0" r="4445" b="0"/>
            <wp:docPr id="36" name="Рисунок 36" descr="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utput.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34877" cy="2169165"/>
                    </a:xfrm>
                    <a:prstGeom prst="rect">
                      <a:avLst/>
                    </a:prstGeom>
                    <a:noFill/>
                    <a:ln>
                      <a:noFill/>
                    </a:ln>
                  </pic:spPr>
                </pic:pic>
              </a:graphicData>
            </a:graphic>
          </wp:inline>
        </w:drawing>
      </w:r>
    </w:p>
    <w:p w:rsidR="00462C06" w:rsidRDefault="00462C06" w:rsidP="00462C06">
      <w:pPr>
        <w:spacing w:after="0" w:line="240" w:lineRule="auto"/>
        <w:ind w:firstLine="567"/>
        <w:jc w:val="both"/>
        <w:rPr>
          <w:rFonts w:ascii="Arial Narrow" w:hAnsi="Arial Narrow"/>
          <w:sz w:val="24"/>
          <w:szCs w:val="24"/>
        </w:rPr>
      </w:pPr>
    </w:p>
    <w:p w:rsidR="00462C06" w:rsidRPr="00CA2B50" w:rsidRDefault="00462C06" w:rsidP="00462C06">
      <w:pPr>
        <w:pStyle w:val="a7"/>
        <w:spacing w:before="0" w:beforeAutospacing="0" w:after="0" w:afterAutospacing="0"/>
        <w:ind w:firstLine="567"/>
        <w:jc w:val="center"/>
        <w:rPr>
          <w:rFonts w:ascii="Arial Narrow" w:hAnsi="Arial Narrow"/>
        </w:rPr>
      </w:pPr>
      <w:bookmarkStart w:id="42" w:name="Using_GTT"/>
      <w:r w:rsidRPr="00CA2B50">
        <w:rPr>
          <w:rStyle w:val="a4"/>
          <w:rFonts w:ascii="Arial Narrow" w:hAnsi="Arial Narrow"/>
        </w:rPr>
        <w:t>Using GTT</w:t>
      </w:r>
    </w:p>
    <w:bookmarkEnd w:id="42"/>
    <w:p w:rsidR="00462C06" w:rsidRDefault="00462C06" w:rsidP="00462C06">
      <w:pPr>
        <w:pStyle w:val="a7"/>
        <w:spacing w:before="0" w:beforeAutospacing="0" w:after="0" w:afterAutospacing="0"/>
        <w:ind w:firstLine="567"/>
        <w:rPr>
          <w:rFonts w:ascii="Arial Narrow" w:hAnsi="Arial Narrow"/>
        </w:rPr>
      </w:pPr>
    </w:p>
    <w:p w:rsidR="00462C06" w:rsidRPr="00CA2B50" w:rsidRDefault="00462C06" w:rsidP="00462C06">
      <w:pPr>
        <w:pStyle w:val="a7"/>
        <w:spacing w:before="0" w:beforeAutospacing="0" w:after="0" w:afterAutospacing="0"/>
        <w:ind w:firstLine="567"/>
        <w:rPr>
          <w:rFonts w:ascii="Arial Narrow" w:hAnsi="Arial Narrow"/>
        </w:rPr>
      </w:pPr>
      <w:r w:rsidRPr="00CA2B50">
        <w:rPr>
          <w:rFonts w:ascii="Arial Narrow" w:hAnsi="Arial Narrow"/>
        </w:rPr>
        <w:t>Create a GTT to hold Airline code and Flight Connection Number</w:t>
      </w:r>
    </w:p>
    <w:p w:rsidR="00462C06" w:rsidRPr="00CA2B50" w:rsidRDefault="00462C06" w:rsidP="00462C06">
      <w:pPr>
        <w:spacing w:after="0" w:line="240" w:lineRule="auto"/>
        <w:ind w:firstLine="567"/>
        <w:jc w:val="both"/>
        <w:rPr>
          <w:rFonts w:ascii="Arial Narrow" w:hAnsi="Arial Narrow"/>
          <w:sz w:val="24"/>
          <w:szCs w:val="24"/>
        </w:rPr>
      </w:pPr>
      <w:r w:rsidRPr="00CA2B50">
        <w:rPr>
          <w:rFonts w:ascii="Arial Narrow" w:hAnsi="Arial Narrow"/>
          <w:noProof/>
          <w:sz w:val="24"/>
          <w:szCs w:val="24"/>
        </w:rPr>
        <w:drawing>
          <wp:inline distT="0" distB="0" distL="0" distR="0" wp14:anchorId="6C563C36" wp14:editId="4350E432">
            <wp:extent cx="5364923" cy="3798530"/>
            <wp:effectExtent l="0" t="0" r="7620" b="0"/>
            <wp:docPr id="37" name="Рисунок 37" descr="https://blogs.sap.com/wp-content/uploads/2018/12/GT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blogs.sap.com/wp-content/uploads/2018/12/GTT-1.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70073" cy="3802177"/>
                    </a:xfrm>
                    <a:prstGeom prst="rect">
                      <a:avLst/>
                    </a:prstGeom>
                    <a:noFill/>
                    <a:ln>
                      <a:noFill/>
                    </a:ln>
                  </pic:spPr>
                </pic:pic>
              </a:graphicData>
            </a:graphic>
          </wp:inline>
        </w:drawing>
      </w:r>
    </w:p>
    <w:p w:rsidR="00462C06" w:rsidRPr="00CA2B50" w:rsidRDefault="00462C06" w:rsidP="00462C06">
      <w:pPr>
        <w:spacing w:after="0" w:line="240" w:lineRule="auto"/>
        <w:ind w:firstLine="567"/>
        <w:jc w:val="both"/>
        <w:rPr>
          <w:rFonts w:ascii="Arial Narrow" w:hAnsi="Arial Narrow"/>
          <w:sz w:val="24"/>
          <w:szCs w:val="24"/>
        </w:rPr>
      </w:pPr>
    </w:p>
    <w:p w:rsidR="00462C06" w:rsidRPr="00CA2B50" w:rsidRDefault="00462C06" w:rsidP="00462C06">
      <w:pPr>
        <w:pStyle w:val="a7"/>
        <w:spacing w:before="0" w:beforeAutospacing="0" w:after="0" w:afterAutospacing="0"/>
        <w:ind w:firstLine="567"/>
        <w:rPr>
          <w:rFonts w:ascii="Arial Narrow" w:hAnsi="Arial Narrow"/>
        </w:rPr>
      </w:pPr>
      <w:r w:rsidRPr="00CA2B50">
        <w:rPr>
          <w:rFonts w:ascii="Arial Narrow" w:hAnsi="Arial Narrow"/>
        </w:rPr>
        <w:t>After Creation of GTT table and insertion of records into GTT we can write direct query.</w:t>
      </w:r>
    </w:p>
    <w:p w:rsidR="00462C06" w:rsidRDefault="00462C06" w:rsidP="00462C06">
      <w:pPr>
        <w:pStyle w:val="HTML"/>
        <w:ind w:firstLine="567"/>
        <w:rPr>
          <w:rStyle w:val="token"/>
          <w:rFonts w:ascii="Arial Narrow" w:hAnsi="Arial Narrow"/>
          <w:sz w:val="24"/>
          <w:szCs w:val="24"/>
        </w:rPr>
      </w:pPr>
    </w:p>
    <w:p w:rsidR="00462C06" w:rsidRPr="00B26A56" w:rsidRDefault="00462C06" w:rsidP="00462C06">
      <w:pPr>
        <w:pStyle w:val="HTML"/>
        <w:ind w:firstLine="567"/>
        <w:rPr>
          <w:rStyle w:val="HTML1"/>
          <w:rFonts w:ascii="Arial Narrow" w:hAnsi="Arial Narrow"/>
          <w:i/>
          <w:color w:val="323E4F" w:themeColor="text2" w:themeShade="BF"/>
          <w:sz w:val="24"/>
          <w:szCs w:val="24"/>
        </w:rPr>
      </w:pPr>
      <w:r w:rsidRPr="00B26A56">
        <w:rPr>
          <w:rStyle w:val="token"/>
          <w:rFonts w:ascii="Arial Narrow" w:hAnsi="Arial Narrow"/>
          <w:i/>
          <w:color w:val="323E4F" w:themeColor="text2" w:themeShade="BF"/>
          <w:sz w:val="24"/>
          <w:szCs w:val="24"/>
        </w:rPr>
        <w:t>"Insert record into Global Temporary Table</w:t>
      </w:r>
    </w:p>
    <w:p w:rsidR="00462C06" w:rsidRPr="00CA2B50" w:rsidRDefault="00462C06" w:rsidP="00462C06">
      <w:pPr>
        <w:pStyle w:val="HTML"/>
        <w:ind w:firstLine="567"/>
        <w:rPr>
          <w:rStyle w:val="HTML1"/>
          <w:rFonts w:ascii="Arial Narrow" w:hAnsi="Arial Narrow"/>
          <w:sz w:val="24"/>
          <w:szCs w:val="24"/>
        </w:rPr>
      </w:pPr>
      <w:r w:rsidRPr="00CA2B50">
        <w:rPr>
          <w:rStyle w:val="token"/>
          <w:rFonts w:ascii="Arial Narrow" w:hAnsi="Arial Narrow"/>
          <w:sz w:val="24"/>
          <w:szCs w:val="24"/>
        </w:rPr>
        <w:t>INSERT</w:t>
      </w:r>
      <w:r w:rsidRPr="00CA2B50">
        <w:rPr>
          <w:rStyle w:val="HTML1"/>
          <w:rFonts w:ascii="Arial Narrow" w:hAnsi="Arial Narrow"/>
          <w:sz w:val="24"/>
          <w:szCs w:val="24"/>
        </w:rPr>
        <w:t xml:space="preserve"> </w:t>
      </w:r>
      <w:r w:rsidRPr="000A0AA5">
        <w:rPr>
          <w:rStyle w:val="HTML1"/>
          <w:rFonts w:ascii="Arial Narrow" w:hAnsi="Arial Narrow"/>
          <w:i/>
          <w:color w:val="002060"/>
          <w:sz w:val="24"/>
          <w:szCs w:val="24"/>
        </w:rPr>
        <w:t>zgtt_flight</w:t>
      </w:r>
      <w:r w:rsidRPr="000A0AA5">
        <w:rPr>
          <w:rStyle w:val="HTML1"/>
          <w:rFonts w:ascii="Arial Narrow" w:hAnsi="Arial Narrow"/>
          <w:color w:val="002060"/>
          <w:sz w:val="24"/>
          <w:szCs w:val="24"/>
        </w:rPr>
        <w:t xml:space="preserve"> </w:t>
      </w:r>
      <w:r w:rsidRPr="00CA2B50">
        <w:rPr>
          <w:rStyle w:val="token"/>
          <w:rFonts w:ascii="Arial Narrow" w:hAnsi="Arial Narrow"/>
          <w:sz w:val="24"/>
          <w:szCs w:val="24"/>
        </w:rPr>
        <w:t>FROM</w:t>
      </w:r>
      <w:r w:rsidRPr="00CA2B50">
        <w:rPr>
          <w:rStyle w:val="HTML1"/>
          <w:rFonts w:ascii="Arial Narrow" w:hAnsi="Arial Narrow"/>
          <w:sz w:val="24"/>
          <w:szCs w:val="24"/>
        </w:rPr>
        <w:t xml:space="preserve"> </w:t>
      </w:r>
      <w:r w:rsidRPr="00B26A56">
        <w:rPr>
          <w:rStyle w:val="HTML1"/>
          <w:rFonts w:ascii="Arial Narrow" w:hAnsi="Arial Narrow"/>
          <w:i/>
          <w:color w:val="000000" w:themeColor="text1"/>
          <w:sz w:val="24"/>
          <w:szCs w:val="24"/>
          <w:shd w:val="clear" w:color="auto" w:fill="F2F2F2" w:themeFill="background1" w:themeFillShade="F2"/>
        </w:rPr>
        <w:t>@</w:t>
      </w:r>
      <w:r w:rsidRPr="00B26A56">
        <w:rPr>
          <w:rStyle w:val="token"/>
          <w:rFonts w:ascii="Arial Narrow" w:hAnsi="Arial Narrow"/>
          <w:color w:val="000000" w:themeColor="text1"/>
          <w:sz w:val="24"/>
          <w:szCs w:val="24"/>
          <w:shd w:val="clear" w:color="auto" w:fill="F2F2F2" w:themeFill="background1" w:themeFillShade="F2"/>
        </w:rPr>
        <w:t>(</w:t>
      </w:r>
      <w:r w:rsidRPr="00B26A56">
        <w:rPr>
          <w:rStyle w:val="HTML1"/>
          <w:rFonts w:ascii="Arial Narrow" w:hAnsi="Arial Narrow"/>
          <w:i/>
          <w:color w:val="000000" w:themeColor="text1"/>
          <w:sz w:val="24"/>
          <w:szCs w:val="24"/>
          <w:shd w:val="clear" w:color="auto" w:fill="F2F2F2" w:themeFill="background1" w:themeFillShade="F2"/>
        </w:rPr>
        <w:t>value #</w:t>
      </w:r>
      <w:r w:rsidRPr="00B26A56">
        <w:rPr>
          <w:rStyle w:val="token"/>
          <w:rFonts w:ascii="Arial Narrow" w:hAnsi="Arial Narrow"/>
          <w:color w:val="000000" w:themeColor="text1"/>
          <w:sz w:val="24"/>
          <w:szCs w:val="24"/>
          <w:shd w:val="clear" w:color="auto" w:fill="F2F2F2" w:themeFill="background1" w:themeFillShade="F2"/>
        </w:rPr>
        <w:t>(</w:t>
      </w:r>
      <w:r w:rsidRPr="00B26A56">
        <w:rPr>
          <w:rStyle w:val="HTML1"/>
          <w:rFonts w:ascii="Arial Narrow" w:hAnsi="Arial Narrow"/>
          <w:color w:val="000000" w:themeColor="text1"/>
          <w:sz w:val="24"/>
          <w:szCs w:val="24"/>
          <w:shd w:val="clear" w:color="auto" w:fill="F2F2F2" w:themeFill="background1" w:themeFillShade="F2"/>
        </w:rPr>
        <w:t xml:space="preserve"> </w:t>
      </w:r>
      <w:r w:rsidRPr="00B26A56">
        <w:rPr>
          <w:rStyle w:val="HTML1"/>
          <w:rFonts w:ascii="Arial Narrow" w:hAnsi="Arial Narrow"/>
          <w:sz w:val="24"/>
          <w:szCs w:val="24"/>
          <w:shd w:val="clear" w:color="auto" w:fill="F2F2F2" w:themeFill="background1" w:themeFillShade="F2"/>
        </w:rPr>
        <w:t xml:space="preserve">carrid </w:t>
      </w:r>
      <w:r w:rsidRPr="00B26A56">
        <w:rPr>
          <w:rStyle w:val="token"/>
          <w:rFonts w:ascii="Arial Narrow" w:hAnsi="Arial Narrow"/>
          <w:sz w:val="24"/>
          <w:szCs w:val="24"/>
          <w:shd w:val="clear" w:color="auto" w:fill="F2F2F2" w:themeFill="background1" w:themeFillShade="F2"/>
        </w:rPr>
        <w:t>=</w:t>
      </w:r>
      <w:r w:rsidRPr="00B26A56">
        <w:rPr>
          <w:rStyle w:val="HTML1"/>
          <w:rFonts w:ascii="Arial Narrow" w:hAnsi="Arial Narrow"/>
          <w:sz w:val="24"/>
          <w:szCs w:val="24"/>
          <w:shd w:val="clear" w:color="auto" w:fill="F2F2F2" w:themeFill="background1" w:themeFillShade="F2"/>
        </w:rPr>
        <w:t xml:space="preserve"> </w:t>
      </w:r>
      <w:r w:rsidRPr="00B26A56">
        <w:rPr>
          <w:rStyle w:val="token"/>
          <w:rFonts w:ascii="Arial Narrow" w:hAnsi="Arial Narrow"/>
          <w:sz w:val="24"/>
          <w:szCs w:val="24"/>
          <w:shd w:val="clear" w:color="auto" w:fill="F2F2F2" w:themeFill="background1" w:themeFillShade="F2"/>
        </w:rPr>
        <w:t>'LH'</w:t>
      </w:r>
      <w:r w:rsidRPr="00B26A56">
        <w:rPr>
          <w:rStyle w:val="HTML1"/>
          <w:rFonts w:ascii="Arial Narrow" w:hAnsi="Arial Narrow"/>
          <w:sz w:val="24"/>
          <w:szCs w:val="24"/>
          <w:shd w:val="clear" w:color="auto" w:fill="F2F2F2" w:themeFill="background1" w:themeFillShade="F2"/>
        </w:rPr>
        <w:t xml:space="preserve"> connid </w:t>
      </w:r>
      <w:r w:rsidRPr="00B26A56">
        <w:rPr>
          <w:rStyle w:val="token"/>
          <w:rFonts w:ascii="Arial Narrow" w:hAnsi="Arial Narrow"/>
          <w:sz w:val="24"/>
          <w:szCs w:val="24"/>
          <w:shd w:val="clear" w:color="auto" w:fill="F2F2F2" w:themeFill="background1" w:themeFillShade="F2"/>
        </w:rPr>
        <w:t>=</w:t>
      </w:r>
      <w:r w:rsidRPr="00B26A56">
        <w:rPr>
          <w:rStyle w:val="HTML1"/>
          <w:rFonts w:ascii="Arial Narrow" w:hAnsi="Arial Narrow"/>
          <w:sz w:val="24"/>
          <w:szCs w:val="24"/>
          <w:shd w:val="clear" w:color="auto" w:fill="F2F2F2" w:themeFill="background1" w:themeFillShade="F2"/>
        </w:rPr>
        <w:t xml:space="preserve"> </w:t>
      </w:r>
      <w:r w:rsidRPr="00B26A56">
        <w:rPr>
          <w:rStyle w:val="token"/>
          <w:rFonts w:ascii="Arial Narrow" w:hAnsi="Arial Narrow"/>
          <w:sz w:val="24"/>
          <w:szCs w:val="24"/>
          <w:shd w:val="clear" w:color="auto" w:fill="F2F2F2" w:themeFill="background1" w:themeFillShade="F2"/>
        </w:rPr>
        <w:t>2402</w:t>
      </w:r>
      <w:r w:rsidRPr="00B26A56">
        <w:rPr>
          <w:rStyle w:val="HTML1"/>
          <w:rFonts w:ascii="Arial Narrow" w:hAnsi="Arial Narrow"/>
          <w:sz w:val="24"/>
          <w:szCs w:val="24"/>
          <w:shd w:val="clear" w:color="auto" w:fill="F2F2F2" w:themeFill="background1" w:themeFillShade="F2"/>
        </w:rPr>
        <w:t xml:space="preserve"> </w:t>
      </w:r>
      <w:r w:rsidRPr="00B26A56">
        <w:rPr>
          <w:rStyle w:val="token"/>
          <w:rFonts w:ascii="Arial Narrow" w:hAnsi="Arial Narrow"/>
          <w:sz w:val="24"/>
          <w:szCs w:val="24"/>
          <w:shd w:val="clear" w:color="auto" w:fill="F2F2F2" w:themeFill="background1" w:themeFillShade="F2"/>
        </w:rPr>
        <w:t>))</w:t>
      </w:r>
      <w:r w:rsidRPr="00CA2B50">
        <w:rPr>
          <w:rStyle w:val="token"/>
          <w:rFonts w:ascii="Arial Narrow" w:hAnsi="Arial Narrow"/>
          <w:sz w:val="24"/>
          <w:szCs w:val="24"/>
        </w:rPr>
        <w:t>.</w:t>
      </w:r>
    </w:p>
    <w:p w:rsidR="00462C06" w:rsidRPr="00CA2B50" w:rsidRDefault="00462C06" w:rsidP="00462C06">
      <w:pPr>
        <w:pStyle w:val="HTML"/>
        <w:ind w:firstLine="567"/>
        <w:rPr>
          <w:rStyle w:val="HTML1"/>
          <w:rFonts w:ascii="Arial Narrow" w:hAnsi="Arial Narrow"/>
          <w:sz w:val="24"/>
          <w:szCs w:val="24"/>
        </w:rPr>
      </w:pPr>
    </w:p>
    <w:p w:rsidR="00462C06" w:rsidRPr="00CA2B50" w:rsidRDefault="00462C06" w:rsidP="00462C06">
      <w:pPr>
        <w:pStyle w:val="HTML"/>
        <w:ind w:firstLine="567"/>
        <w:rPr>
          <w:rStyle w:val="HTML1"/>
          <w:rFonts w:ascii="Arial Narrow" w:hAnsi="Arial Narrow"/>
          <w:sz w:val="24"/>
          <w:szCs w:val="24"/>
        </w:rPr>
      </w:pPr>
      <w:r w:rsidRPr="00CA2B50">
        <w:rPr>
          <w:rStyle w:val="token"/>
          <w:rFonts w:ascii="Arial Narrow" w:hAnsi="Arial Narrow"/>
          <w:sz w:val="24"/>
          <w:szCs w:val="24"/>
        </w:rPr>
        <w:t>SELECT</w:t>
      </w:r>
      <w:r w:rsidRPr="00CA2B50">
        <w:rPr>
          <w:rStyle w:val="HTML1"/>
          <w:rFonts w:ascii="Arial Narrow" w:hAnsi="Arial Narrow"/>
          <w:sz w:val="24"/>
          <w:szCs w:val="24"/>
        </w:rPr>
        <w:t xml:space="preserve"> a</w:t>
      </w:r>
      <w:r w:rsidRPr="00CA2B50">
        <w:rPr>
          <w:rStyle w:val="token"/>
          <w:rFonts w:ascii="Arial Narrow" w:hAnsi="Arial Narrow"/>
          <w:sz w:val="24"/>
          <w:szCs w:val="24"/>
        </w:rPr>
        <w:t>~</w:t>
      </w:r>
      <w:r w:rsidRPr="00CA2B50">
        <w:rPr>
          <w:rStyle w:val="HTML1"/>
          <w:rFonts w:ascii="Arial Narrow" w:hAnsi="Arial Narrow"/>
          <w:sz w:val="24"/>
          <w:szCs w:val="24"/>
        </w:rPr>
        <w:t>carrid</w:t>
      </w:r>
      <w:r w:rsidRPr="00CA2B50">
        <w:rPr>
          <w:rStyle w:val="token"/>
          <w:rFonts w:ascii="Arial Narrow" w:hAnsi="Arial Narrow"/>
          <w:sz w:val="24"/>
          <w:szCs w:val="24"/>
        </w:rPr>
        <w:t>,</w:t>
      </w:r>
      <w:r w:rsidRPr="00CA2B50">
        <w:rPr>
          <w:rStyle w:val="HTML1"/>
          <w:rFonts w:ascii="Arial Narrow" w:hAnsi="Arial Narrow"/>
          <w:sz w:val="24"/>
          <w:szCs w:val="24"/>
        </w:rPr>
        <w:t xml:space="preserve"> a</w:t>
      </w:r>
      <w:r w:rsidRPr="00CA2B50">
        <w:rPr>
          <w:rStyle w:val="token"/>
          <w:rFonts w:ascii="Arial Narrow" w:hAnsi="Arial Narrow"/>
          <w:sz w:val="24"/>
          <w:szCs w:val="24"/>
        </w:rPr>
        <w:t>~</w:t>
      </w:r>
      <w:r w:rsidRPr="00CA2B50">
        <w:rPr>
          <w:rStyle w:val="HTML1"/>
          <w:rFonts w:ascii="Arial Narrow" w:hAnsi="Arial Narrow"/>
          <w:sz w:val="24"/>
          <w:szCs w:val="24"/>
        </w:rPr>
        <w:t>connid</w:t>
      </w:r>
      <w:r w:rsidRPr="00CA2B50">
        <w:rPr>
          <w:rStyle w:val="token"/>
          <w:rFonts w:ascii="Arial Narrow" w:hAnsi="Arial Narrow"/>
          <w:sz w:val="24"/>
          <w:szCs w:val="24"/>
        </w:rPr>
        <w:t>,</w:t>
      </w:r>
      <w:r w:rsidRPr="00CA2B50">
        <w:rPr>
          <w:rStyle w:val="HTML1"/>
          <w:rFonts w:ascii="Arial Narrow" w:hAnsi="Arial Narrow"/>
          <w:sz w:val="24"/>
          <w:szCs w:val="24"/>
        </w:rPr>
        <w:t xml:space="preserve"> </w:t>
      </w:r>
      <w:r w:rsidRPr="00CA2B50">
        <w:rPr>
          <w:rStyle w:val="token"/>
          <w:rFonts w:ascii="Arial Narrow" w:hAnsi="Arial Narrow"/>
          <w:sz w:val="24"/>
          <w:szCs w:val="24"/>
        </w:rPr>
        <w:t>SUM(</w:t>
      </w:r>
      <w:r w:rsidRPr="00CA2B50">
        <w:rPr>
          <w:rStyle w:val="HTML1"/>
          <w:rFonts w:ascii="Arial Narrow" w:hAnsi="Arial Narrow"/>
          <w:sz w:val="24"/>
          <w:szCs w:val="24"/>
        </w:rPr>
        <w:t xml:space="preserve"> b</w:t>
      </w:r>
      <w:r w:rsidRPr="00CA2B50">
        <w:rPr>
          <w:rStyle w:val="token"/>
          <w:rFonts w:ascii="Arial Narrow" w:hAnsi="Arial Narrow"/>
          <w:sz w:val="24"/>
          <w:szCs w:val="24"/>
        </w:rPr>
        <w:t>~</w:t>
      </w:r>
      <w:r w:rsidRPr="00CA2B50">
        <w:rPr>
          <w:rStyle w:val="HTML1"/>
          <w:rFonts w:ascii="Arial Narrow" w:hAnsi="Arial Narrow"/>
          <w:sz w:val="24"/>
          <w:szCs w:val="24"/>
        </w:rPr>
        <w:t xml:space="preserve">price </w:t>
      </w:r>
      <w:r w:rsidRPr="00CA2B50">
        <w:rPr>
          <w:rStyle w:val="token"/>
          <w:rFonts w:ascii="Arial Narrow" w:hAnsi="Arial Narrow"/>
          <w:sz w:val="24"/>
          <w:szCs w:val="24"/>
        </w:rPr>
        <w:t>)</w:t>
      </w:r>
      <w:r w:rsidRPr="00CA2B50">
        <w:rPr>
          <w:rStyle w:val="HTML1"/>
          <w:rFonts w:ascii="Arial Narrow" w:hAnsi="Arial Narrow"/>
          <w:sz w:val="24"/>
          <w:szCs w:val="24"/>
        </w:rPr>
        <w:t xml:space="preserve"> </w:t>
      </w:r>
      <w:r w:rsidRPr="00CA2B50">
        <w:rPr>
          <w:rStyle w:val="token"/>
          <w:rFonts w:ascii="Arial Narrow" w:hAnsi="Arial Narrow"/>
          <w:sz w:val="24"/>
          <w:szCs w:val="24"/>
        </w:rPr>
        <w:t>AS</w:t>
      </w:r>
      <w:r w:rsidRPr="00CA2B50">
        <w:rPr>
          <w:rStyle w:val="HTML1"/>
          <w:rFonts w:ascii="Arial Narrow" w:hAnsi="Arial Narrow"/>
          <w:sz w:val="24"/>
          <w:szCs w:val="24"/>
        </w:rPr>
        <w:t xml:space="preserve"> price</w:t>
      </w:r>
      <w:r w:rsidRPr="00CA2B50">
        <w:rPr>
          <w:rStyle w:val="token"/>
          <w:rFonts w:ascii="Arial Narrow" w:hAnsi="Arial Narrow"/>
          <w:sz w:val="24"/>
          <w:szCs w:val="24"/>
        </w:rPr>
        <w:t>,</w:t>
      </w:r>
      <w:r w:rsidRPr="00CA2B50">
        <w:rPr>
          <w:rStyle w:val="HTML1"/>
          <w:rFonts w:ascii="Arial Narrow" w:hAnsi="Arial Narrow"/>
          <w:sz w:val="24"/>
          <w:szCs w:val="24"/>
        </w:rPr>
        <w:t xml:space="preserve"> b</w:t>
      </w:r>
      <w:r w:rsidRPr="00CA2B50">
        <w:rPr>
          <w:rStyle w:val="token"/>
          <w:rFonts w:ascii="Arial Narrow" w:hAnsi="Arial Narrow"/>
          <w:sz w:val="24"/>
          <w:szCs w:val="24"/>
        </w:rPr>
        <w:t>~</w:t>
      </w:r>
      <w:r w:rsidRPr="00CA2B50">
        <w:rPr>
          <w:rStyle w:val="HTML1"/>
          <w:rFonts w:ascii="Arial Narrow" w:hAnsi="Arial Narrow"/>
          <w:sz w:val="24"/>
          <w:szCs w:val="24"/>
        </w:rPr>
        <w:t>currency</w:t>
      </w:r>
    </w:p>
    <w:p w:rsidR="00462C06" w:rsidRDefault="00462C06" w:rsidP="00462C06">
      <w:pPr>
        <w:pStyle w:val="HTML"/>
        <w:ind w:firstLine="567"/>
        <w:rPr>
          <w:rStyle w:val="HTML1"/>
          <w:rFonts w:ascii="Arial Narrow" w:hAnsi="Arial Narrow"/>
          <w:sz w:val="24"/>
          <w:szCs w:val="24"/>
        </w:rPr>
      </w:pPr>
      <w:r w:rsidRPr="00CA2B50">
        <w:rPr>
          <w:rStyle w:val="token"/>
          <w:rFonts w:ascii="Arial Narrow" w:hAnsi="Arial Narrow"/>
          <w:sz w:val="24"/>
          <w:szCs w:val="24"/>
        </w:rPr>
        <w:t>FROM</w:t>
      </w:r>
      <w:r w:rsidRPr="00CA2B50">
        <w:rPr>
          <w:rStyle w:val="HTML1"/>
          <w:rFonts w:ascii="Arial Narrow" w:hAnsi="Arial Narrow"/>
          <w:sz w:val="24"/>
          <w:szCs w:val="24"/>
        </w:rPr>
        <w:t xml:space="preserve"> </w:t>
      </w:r>
      <w:r w:rsidRPr="000A0AA5">
        <w:rPr>
          <w:rStyle w:val="HTML1"/>
          <w:rFonts w:ascii="Arial Narrow" w:hAnsi="Arial Narrow"/>
          <w:i/>
          <w:color w:val="002060"/>
          <w:sz w:val="24"/>
          <w:szCs w:val="24"/>
        </w:rPr>
        <w:t>zgtt_flight</w:t>
      </w:r>
      <w:r w:rsidRPr="000A0AA5">
        <w:rPr>
          <w:rStyle w:val="HTML1"/>
          <w:rFonts w:ascii="Arial Narrow" w:hAnsi="Arial Narrow"/>
          <w:color w:val="002060"/>
          <w:sz w:val="24"/>
          <w:szCs w:val="24"/>
        </w:rPr>
        <w:t xml:space="preserve"> </w:t>
      </w:r>
      <w:r w:rsidRPr="00CA2B50">
        <w:rPr>
          <w:rStyle w:val="token"/>
          <w:rFonts w:ascii="Arial Narrow" w:hAnsi="Arial Narrow"/>
          <w:sz w:val="24"/>
          <w:szCs w:val="24"/>
        </w:rPr>
        <w:t>AS</w:t>
      </w:r>
      <w:r w:rsidRPr="00CA2B50">
        <w:rPr>
          <w:rStyle w:val="HTML1"/>
          <w:rFonts w:ascii="Arial Narrow" w:hAnsi="Arial Narrow"/>
          <w:sz w:val="24"/>
          <w:szCs w:val="24"/>
        </w:rPr>
        <w:t xml:space="preserve"> a </w:t>
      </w:r>
    </w:p>
    <w:p w:rsidR="00B26A56" w:rsidRDefault="00462C06" w:rsidP="00462C06">
      <w:pPr>
        <w:pStyle w:val="HTML"/>
        <w:ind w:firstLine="567"/>
        <w:rPr>
          <w:rStyle w:val="HTML1"/>
          <w:rFonts w:ascii="Arial Narrow" w:hAnsi="Arial Narrow"/>
          <w:sz w:val="24"/>
          <w:szCs w:val="24"/>
        </w:rPr>
      </w:pPr>
      <w:r w:rsidRPr="00CA2B50">
        <w:rPr>
          <w:rStyle w:val="token"/>
          <w:rFonts w:ascii="Arial Narrow" w:hAnsi="Arial Narrow"/>
          <w:sz w:val="24"/>
          <w:szCs w:val="24"/>
        </w:rPr>
        <w:t>LEFT</w:t>
      </w:r>
      <w:r w:rsidRPr="00CA2B50">
        <w:rPr>
          <w:rStyle w:val="HTML1"/>
          <w:rFonts w:ascii="Arial Narrow" w:hAnsi="Arial Narrow"/>
          <w:sz w:val="24"/>
          <w:szCs w:val="24"/>
        </w:rPr>
        <w:t xml:space="preserve"> </w:t>
      </w:r>
      <w:r w:rsidRPr="00CA2B50">
        <w:rPr>
          <w:rStyle w:val="token"/>
          <w:rFonts w:ascii="Arial Narrow" w:hAnsi="Arial Narrow"/>
          <w:sz w:val="24"/>
          <w:szCs w:val="24"/>
        </w:rPr>
        <w:t>OUTER</w:t>
      </w:r>
      <w:r w:rsidRPr="00CA2B50">
        <w:rPr>
          <w:rStyle w:val="HTML1"/>
          <w:rFonts w:ascii="Arial Narrow" w:hAnsi="Arial Narrow"/>
          <w:sz w:val="24"/>
          <w:szCs w:val="24"/>
        </w:rPr>
        <w:t xml:space="preserve"> </w:t>
      </w:r>
      <w:r w:rsidRPr="00CA2B50">
        <w:rPr>
          <w:rStyle w:val="token"/>
          <w:rFonts w:ascii="Arial Narrow" w:hAnsi="Arial Narrow"/>
          <w:sz w:val="24"/>
          <w:szCs w:val="24"/>
        </w:rPr>
        <w:t>JOIN</w:t>
      </w:r>
      <w:r w:rsidRPr="00CA2B50">
        <w:rPr>
          <w:rStyle w:val="HTML1"/>
          <w:rFonts w:ascii="Arial Narrow" w:hAnsi="Arial Narrow"/>
          <w:sz w:val="24"/>
          <w:szCs w:val="24"/>
        </w:rPr>
        <w:t xml:space="preserve"> sflight </w:t>
      </w:r>
      <w:r w:rsidRPr="00CA2B50">
        <w:rPr>
          <w:rStyle w:val="token"/>
          <w:rFonts w:ascii="Arial Narrow" w:hAnsi="Arial Narrow"/>
          <w:sz w:val="24"/>
          <w:szCs w:val="24"/>
        </w:rPr>
        <w:t>AS</w:t>
      </w:r>
      <w:r w:rsidRPr="00CA2B50">
        <w:rPr>
          <w:rStyle w:val="HTML1"/>
          <w:rFonts w:ascii="Arial Narrow" w:hAnsi="Arial Narrow"/>
          <w:sz w:val="24"/>
          <w:szCs w:val="24"/>
        </w:rPr>
        <w:t xml:space="preserve"> b </w:t>
      </w:r>
    </w:p>
    <w:p w:rsidR="00462C06" w:rsidRPr="00CA2B50" w:rsidRDefault="00462C06" w:rsidP="00462C06">
      <w:pPr>
        <w:pStyle w:val="HTML"/>
        <w:ind w:firstLine="567"/>
        <w:rPr>
          <w:rStyle w:val="HTML1"/>
          <w:rFonts w:ascii="Arial Narrow" w:hAnsi="Arial Narrow"/>
          <w:sz w:val="24"/>
          <w:szCs w:val="24"/>
        </w:rPr>
      </w:pPr>
      <w:r w:rsidRPr="00CA2B50">
        <w:rPr>
          <w:rStyle w:val="token"/>
          <w:rFonts w:ascii="Arial Narrow" w:hAnsi="Arial Narrow"/>
          <w:sz w:val="24"/>
          <w:szCs w:val="24"/>
        </w:rPr>
        <w:t>ON</w:t>
      </w:r>
      <w:r w:rsidRPr="00CA2B50">
        <w:rPr>
          <w:rStyle w:val="HTML1"/>
          <w:rFonts w:ascii="Arial Narrow" w:hAnsi="Arial Narrow"/>
          <w:sz w:val="24"/>
          <w:szCs w:val="24"/>
        </w:rPr>
        <w:t xml:space="preserve"> a</w:t>
      </w:r>
      <w:r w:rsidRPr="00CA2B50">
        <w:rPr>
          <w:rStyle w:val="token"/>
          <w:rFonts w:ascii="Arial Narrow" w:hAnsi="Arial Narrow"/>
          <w:sz w:val="24"/>
          <w:szCs w:val="24"/>
        </w:rPr>
        <w:t>~</w:t>
      </w:r>
      <w:r w:rsidRPr="00CA2B50">
        <w:rPr>
          <w:rStyle w:val="HTML1"/>
          <w:rFonts w:ascii="Arial Narrow" w:hAnsi="Arial Narrow"/>
          <w:sz w:val="24"/>
          <w:szCs w:val="24"/>
        </w:rPr>
        <w:t xml:space="preserve">carrid </w:t>
      </w:r>
      <w:r w:rsidRPr="00CA2B50">
        <w:rPr>
          <w:rStyle w:val="token"/>
          <w:rFonts w:ascii="Arial Narrow" w:hAnsi="Arial Narrow"/>
          <w:sz w:val="24"/>
          <w:szCs w:val="24"/>
        </w:rPr>
        <w:t>=</w:t>
      </w:r>
      <w:r w:rsidRPr="00CA2B50">
        <w:rPr>
          <w:rStyle w:val="HTML1"/>
          <w:rFonts w:ascii="Arial Narrow" w:hAnsi="Arial Narrow"/>
          <w:sz w:val="24"/>
          <w:szCs w:val="24"/>
        </w:rPr>
        <w:t xml:space="preserve"> b</w:t>
      </w:r>
      <w:r w:rsidRPr="00CA2B50">
        <w:rPr>
          <w:rStyle w:val="token"/>
          <w:rFonts w:ascii="Arial Narrow" w:hAnsi="Arial Narrow"/>
          <w:sz w:val="24"/>
          <w:szCs w:val="24"/>
        </w:rPr>
        <w:t>~</w:t>
      </w:r>
      <w:r w:rsidRPr="00CA2B50">
        <w:rPr>
          <w:rStyle w:val="HTML1"/>
          <w:rFonts w:ascii="Arial Narrow" w:hAnsi="Arial Narrow"/>
          <w:sz w:val="24"/>
          <w:szCs w:val="24"/>
        </w:rPr>
        <w:t xml:space="preserve">carrid </w:t>
      </w:r>
      <w:r w:rsidRPr="00CA2B50">
        <w:rPr>
          <w:rStyle w:val="token"/>
          <w:rFonts w:ascii="Arial Narrow" w:hAnsi="Arial Narrow"/>
          <w:sz w:val="24"/>
          <w:szCs w:val="24"/>
        </w:rPr>
        <w:t>AND</w:t>
      </w:r>
      <w:r w:rsidRPr="00CA2B50">
        <w:rPr>
          <w:rStyle w:val="HTML1"/>
          <w:rFonts w:ascii="Arial Narrow" w:hAnsi="Arial Narrow"/>
          <w:sz w:val="24"/>
          <w:szCs w:val="24"/>
        </w:rPr>
        <w:t xml:space="preserve"> a</w:t>
      </w:r>
      <w:r w:rsidRPr="00CA2B50">
        <w:rPr>
          <w:rStyle w:val="token"/>
          <w:rFonts w:ascii="Arial Narrow" w:hAnsi="Arial Narrow"/>
          <w:sz w:val="24"/>
          <w:szCs w:val="24"/>
        </w:rPr>
        <w:t>~</w:t>
      </w:r>
      <w:r w:rsidRPr="00CA2B50">
        <w:rPr>
          <w:rStyle w:val="HTML1"/>
          <w:rFonts w:ascii="Arial Narrow" w:hAnsi="Arial Narrow"/>
          <w:sz w:val="24"/>
          <w:szCs w:val="24"/>
        </w:rPr>
        <w:t xml:space="preserve">connid </w:t>
      </w:r>
      <w:r w:rsidRPr="00CA2B50">
        <w:rPr>
          <w:rStyle w:val="token"/>
          <w:rFonts w:ascii="Arial Narrow" w:hAnsi="Arial Narrow"/>
          <w:sz w:val="24"/>
          <w:szCs w:val="24"/>
        </w:rPr>
        <w:t>=</w:t>
      </w:r>
      <w:r w:rsidRPr="00CA2B50">
        <w:rPr>
          <w:rStyle w:val="HTML1"/>
          <w:rFonts w:ascii="Arial Narrow" w:hAnsi="Arial Narrow"/>
          <w:sz w:val="24"/>
          <w:szCs w:val="24"/>
        </w:rPr>
        <w:t xml:space="preserve"> b</w:t>
      </w:r>
      <w:r w:rsidRPr="00CA2B50">
        <w:rPr>
          <w:rStyle w:val="token"/>
          <w:rFonts w:ascii="Arial Narrow" w:hAnsi="Arial Narrow"/>
          <w:sz w:val="24"/>
          <w:szCs w:val="24"/>
        </w:rPr>
        <w:t>~</w:t>
      </w:r>
      <w:r w:rsidRPr="00CA2B50">
        <w:rPr>
          <w:rStyle w:val="HTML1"/>
          <w:rFonts w:ascii="Arial Narrow" w:hAnsi="Arial Narrow"/>
          <w:sz w:val="24"/>
          <w:szCs w:val="24"/>
        </w:rPr>
        <w:t>connid</w:t>
      </w:r>
    </w:p>
    <w:p w:rsidR="00462C06" w:rsidRPr="00CA2B50" w:rsidRDefault="00462C06" w:rsidP="00462C06">
      <w:pPr>
        <w:pStyle w:val="HTML"/>
        <w:ind w:firstLine="567"/>
        <w:rPr>
          <w:rStyle w:val="HTML1"/>
          <w:rFonts w:ascii="Arial Narrow" w:hAnsi="Arial Narrow"/>
          <w:sz w:val="24"/>
          <w:szCs w:val="24"/>
        </w:rPr>
      </w:pPr>
      <w:r w:rsidRPr="00CA2B50">
        <w:rPr>
          <w:rStyle w:val="token"/>
          <w:rFonts w:ascii="Arial Narrow" w:hAnsi="Arial Narrow"/>
          <w:sz w:val="24"/>
          <w:szCs w:val="24"/>
        </w:rPr>
        <w:lastRenderedPageBreak/>
        <w:t>GROUP</w:t>
      </w:r>
      <w:r w:rsidRPr="00CA2B50">
        <w:rPr>
          <w:rStyle w:val="HTML1"/>
          <w:rFonts w:ascii="Arial Narrow" w:hAnsi="Arial Narrow"/>
          <w:sz w:val="24"/>
          <w:szCs w:val="24"/>
        </w:rPr>
        <w:t xml:space="preserve"> </w:t>
      </w:r>
      <w:r w:rsidRPr="00CA2B50">
        <w:rPr>
          <w:rStyle w:val="token"/>
          <w:rFonts w:ascii="Arial Narrow" w:hAnsi="Arial Narrow"/>
          <w:sz w:val="24"/>
          <w:szCs w:val="24"/>
        </w:rPr>
        <w:t>BY</w:t>
      </w:r>
      <w:r w:rsidRPr="00CA2B50">
        <w:rPr>
          <w:rStyle w:val="HTML1"/>
          <w:rFonts w:ascii="Arial Narrow" w:hAnsi="Arial Narrow"/>
          <w:sz w:val="24"/>
          <w:szCs w:val="24"/>
        </w:rPr>
        <w:t xml:space="preserve"> a</w:t>
      </w:r>
      <w:r w:rsidRPr="00CA2B50">
        <w:rPr>
          <w:rStyle w:val="token"/>
          <w:rFonts w:ascii="Arial Narrow" w:hAnsi="Arial Narrow"/>
          <w:sz w:val="24"/>
          <w:szCs w:val="24"/>
        </w:rPr>
        <w:t>~</w:t>
      </w:r>
      <w:r w:rsidRPr="00CA2B50">
        <w:rPr>
          <w:rStyle w:val="HTML1"/>
          <w:rFonts w:ascii="Arial Narrow" w:hAnsi="Arial Narrow"/>
          <w:sz w:val="24"/>
          <w:szCs w:val="24"/>
        </w:rPr>
        <w:t>carrid</w:t>
      </w:r>
      <w:r w:rsidRPr="00CA2B50">
        <w:rPr>
          <w:rStyle w:val="token"/>
          <w:rFonts w:ascii="Arial Narrow" w:hAnsi="Arial Narrow"/>
          <w:sz w:val="24"/>
          <w:szCs w:val="24"/>
        </w:rPr>
        <w:t>,</w:t>
      </w:r>
      <w:r w:rsidRPr="00CA2B50">
        <w:rPr>
          <w:rStyle w:val="HTML1"/>
          <w:rFonts w:ascii="Arial Narrow" w:hAnsi="Arial Narrow"/>
          <w:sz w:val="24"/>
          <w:szCs w:val="24"/>
        </w:rPr>
        <w:t xml:space="preserve"> a</w:t>
      </w:r>
      <w:r w:rsidRPr="00CA2B50">
        <w:rPr>
          <w:rStyle w:val="token"/>
          <w:rFonts w:ascii="Arial Narrow" w:hAnsi="Arial Narrow"/>
          <w:sz w:val="24"/>
          <w:szCs w:val="24"/>
        </w:rPr>
        <w:t>~</w:t>
      </w:r>
      <w:r w:rsidRPr="00CA2B50">
        <w:rPr>
          <w:rStyle w:val="HTML1"/>
          <w:rFonts w:ascii="Arial Narrow" w:hAnsi="Arial Narrow"/>
          <w:sz w:val="24"/>
          <w:szCs w:val="24"/>
        </w:rPr>
        <w:t>connid</w:t>
      </w:r>
      <w:r w:rsidRPr="00CA2B50">
        <w:rPr>
          <w:rStyle w:val="token"/>
          <w:rFonts w:ascii="Arial Narrow" w:hAnsi="Arial Narrow"/>
          <w:sz w:val="24"/>
          <w:szCs w:val="24"/>
        </w:rPr>
        <w:t>,</w:t>
      </w:r>
      <w:r w:rsidRPr="00CA2B50">
        <w:rPr>
          <w:rStyle w:val="HTML1"/>
          <w:rFonts w:ascii="Arial Narrow" w:hAnsi="Arial Narrow"/>
          <w:sz w:val="24"/>
          <w:szCs w:val="24"/>
        </w:rPr>
        <w:t xml:space="preserve"> b</w:t>
      </w:r>
      <w:r w:rsidRPr="00CA2B50">
        <w:rPr>
          <w:rStyle w:val="token"/>
          <w:rFonts w:ascii="Arial Narrow" w:hAnsi="Arial Narrow"/>
          <w:sz w:val="24"/>
          <w:szCs w:val="24"/>
        </w:rPr>
        <w:t>~</w:t>
      </w:r>
      <w:r w:rsidRPr="00CA2B50">
        <w:rPr>
          <w:rStyle w:val="HTML1"/>
          <w:rFonts w:ascii="Arial Narrow" w:hAnsi="Arial Narrow"/>
          <w:sz w:val="24"/>
          <w:szCs w:val="24"/>
        </w:rPr>
        <w:t>currency</w:t>
      </w:r>
    </w:p>
    <w:p w:rsidR="00462C06" w:rsidRPr="00CA2B50" w:rsidRDefault="00462C06" w:rsidP="00462C06">
      <w:pPr>
        <w:pStyle w:val="HTML"/>
        <w:ind w:firstLine="567"/>
        <w:rPr>
          <w:rStyle w:val="HTML1"/>
          <w:rFonts w:ascii="Arial Narrow" w:hAnsi="Arial Narrow"/>
          <w:sz w:val="24"/>
          <w:szCs w:val="24"/>
        </w:rPr>
      </w:pPr>
      <w:r w:rsidRPr="00CA2B50">
        <w:rPr>
          <w:rStyle w:val="token"/>
          <w:rFonts w:ascii="Arial Narrow" w:hAnsi="Arial Narrow"/>
          <w:sz w:val="24"/>
          <w:szCs w:val="24"/>
        </w:rPr>
        <w:t>ORDER</w:t>
      </w:r>
      <w:r w:rsidRPr="00CA2B50">
        <w:rPr>
          <w:rStyle w:val="HTML1"/>
          <w:rFonts w:ascii="Arial Narrow" w:hAnsi="Arial Narrow"/>
          <w:sz w:val="24"/>
          <w:szCs w:val="24"/>
        </w:rPr>
        <w:t xml:space="preserve"> </w:t>
      </w:r>
      <w:r w:rsidRPr="00CA2B50">
        <w:rPr>
          <w:rStyle w:val="token"/>
          <w:rFonts w:ascii="Arial Narrow" w:hAnsi="Arial Narrow"/>
          <w:sz w:val="24"/>
          <w:szCs w:val="24"/>
        </w:rPr>
        <w:t>BY</w:t>
      </w:r>
      <w:r w:rsidRPr="00CA2B50">
        <w:rPr>
          <w:rStyle w:val="HTML1"/>
          <w:rFonts w:ascii="Arial Narrow" w:hAnsi="Arial Narrow"/>
          <w:sz w:val="24"/>
          <w:szCs w:val="24"/>
        </w:rPr>
        <w:t xml:space="preserve"> a</w:t>
      </w:r>
      <w:r w:rsidRPr="00CA2B50">
        <w:rPr>
          <w:rStyle w:val="token"/>
          <w:rFonts w:ascii="Arial Narrow" w:hAnsi="Arial Narrow"/>
          <w:sz w:val="24"/>
          <w:szCs w:val="24"/>
        </w:rPr>
        <w:t>~</w:t>
      </w:r>
      <w:r w:rsidRPr="00CA2B50">
        <w:rPr>
          <w:rStyle w:val="HTML1"/>
          <w:rFonts w:ascii="Arial Narrow" w:hAnsi="Arial Narrow"/>
          <w:sz w:val="24"/>
          <w:szCs w:val="24"/>
        </w:rPr>
        <w:t>carrid</w:t>
      </w:r>
    </w:p>
    <w:p w:rsidR="00462C06" w:rsidRPr="00CA2B50" w:rsidRDefault="00462C06" w:rsidP="00462C06">
      <w:pPr>
        <w:pStyle w:val="HTML"/>
        <w:ind w:firstLine="567"/>
        <w:rPr>
          <w:rStyle w:val="HTML1"/>
          <w:rFonts w:ascii="Arial Narrow" w:hAnsi="Arial Narrow"/>
          <w:sz w:val="24"/>
          <w:szCs w:val="24"/>
        </w:rPr>
      </w:pPr>
      <w:r w:rsidRPr="00CA2B50">
        <w:rPr>
          <w:rStyle w:val="token"/>
          <w:rFonts w:ascii="Arial Narrow" w:hAnsi="Arial Narrow"/>
          <w:sz w:val="24"/>
          <w:szCs w:val="24"/>
        </w:rPr>
        <w:t>INTO</w:t>
      </w:r>
      <w:r w:rsidRPr="00CA2B50">
        <w:rPr>
          <w:rStyle w:val="HTML1"/>
          <w:rFonts w:ascii="Arial Narrow" w:hAnsi="Arial Narrow"/>
          <w:sz w:val="24"/>
          <w:szCs w:val="24"/>
        </w:rPr>
        <w:t xml:space="preserve"> </w:t>
      </w:r>
      <w:r w:rsidRPr="00CA2B50">
        <w:rPr>
          <w:rStyle w:val="token"/>
          <w:rFonts w:ascii="Arial Narrow" w:hAnsi="Arial Narrow"/>
          <w:sz w:val="24"/>
          <w:szCs w:val="24"/>
        </w:rPr>
        <w:t>TABLE</w:t>
      </w:r>
      <w:r w:rsidRPr="00CA2B50">
        <w:rPr>
          <w:rStyle w:val="HTML1"/>
          <w:rFonts w:ascii="Arial Narrow" w:hAnsi="Arial Narrow"/>
          <w:sz w:val="24"/>
          <w:szCs w:val="24"/>
        </w:rPr>
        <w:t xml:space="preserve"> </w:t>
      </w:r>
      <w:r w:rsidRPr="00B26A56">
        <w:rPr>
          <w:rStyle w:val="HTML1"/>
          <w:rFonts w:ascii="Arial Narrow" w:hAnsi="Arial Narrow"/>
          <w:color w:val="000000" w:themeColor="text1"/>
          <w:sz w:val="24"/>
          <w:szCs w:val="24"/>
          <w:shd w:val="clear" w:color="auto" w:fill="F2F2F2" w:themeFill="background1" w:themeFillShade="F2"/>
        </w:rPr>
        <w:t>@data</w:t>
      </w:r>
      <w:r w:rsidRPr="00B26A56">
        <w:rPr>
          <w:rStyle w:val="token"/>
          <w:rFonts w:ascii="Arial Narrow" w:hAnsi="Arial Narrow"/>
          <w:i/>
          <w:color w:val="002060"/>
          <w:sz w:val="24"/>
          <w:szCs w:val="24"/>
          <w:shd w:val="clear" w:color="auto" w:fill="F2F2F2" w:themeFill="background1" w:themeFillShade="F2"/>
        </w:rPr>
        <w:t>(</w:t>
      </w:r>
      <w:r w:rsidRPr="00B26A56">
        <w:rPr>
          <w:rStyle w:val="HTML1"/>
          <w:rFonts w:ascii="Arial Narrow" w:hAnsi="Arial Narrow"/>
          <w:i/>
          <w:color w:val="002060"/>
          <w:sz w:val="24"/>
          <w:szCs w:val="24"/>
          <w:shd w:val="clear" w:color="auto" w:fill="F2F2F2" w:themeFill="background1" w:themeFillShade="F2"/>
        </w:rPr>
        <w:t>lt_itab</w:t>
      </w:r>
      <w:r w:rsidRPr="00B26A56">
        <w:rPr>
          <w:rStyle w:val="token"/>
          <w:rFonts w:ascii="Arial Narrow" w:hAnsi="Arial Narrow"/>
          <w:i/>
          <w:color w:val="002060"/>
          <w:sz w:val="24"/>
          <w:szCs w:val="24"/>
          <w:shd w:val="clear" w:color="auto" w:fill="F2F2F2" w:themeFill="background1" w:themeFillShade="F2"/>
        </w:rPr>
        <w:t>)</w:t>
      </w:r>
      <w:r w:rsidRPr="00CA2B50">
        <w:rPr>
          <w:rStyle w:val="token"/>
          <w:rFonts w:ascii="Arial Narrow" w:hAnsi="Arial Narrow"/>
          <w:sz w:val="24"/>
          <w:szCs w:val="24"/>
        </w:rPr>
        <w:t>.</w:t>
      </w:r>
    </w:p>
    <w:p w:rsidR="00462C06" w:rsidRPr="00CA2B50" w:rsidRDefault="00462C06" w:rsidP="00462C06">
      <w:pPr>
        <w:pStyle w:val="HTML"/>
        <w:ind w:firstLine="567"/>
        <w:rPr>
          <w:rStyle w:val="HTML1"/>
          <w:rFonts w:ascii="Arial Narrow" w:hAnsi="Arial Narrow"/>
          <w:sz w:val="24"/>
          <w:szCs w:val="24"/>
        </w:rPr>
      </w:pPr>
    </w:p>
    <w:p w:rsidR="00462C06" w:rsidRPr="00CA2B50" w:rsidRDefault="00462C06" w:rsidP="00462C06">
      <w:pPr>
        <w:pStyle w:val="HTML"/>
        <w:ind w:firstLine="567"/>
        <w:rPr>
          <w:rStyle w:val="HTML1"/>
          <w:rFonts w:ascii="Arial Narrow" w:hAnsi="Arial Narrow"/>
          <w:sz w:val="24"/>
          <w:szCs w:val="24"/>
        </w:rPr>
      </w:pPr>
      <w:r w:rsidRPr="00CA2B50">
        <w:rPr>
          <w:rStyle w:val="HTML1"/>
          <w:rFonts w:ascii="Arial Narrow" w:hAnsi="Arial Narrow"/>
          <w:sz w:val="24"/>
          <w:szCs w:val="24"/>
        </w:rPr>
        <w:t xml:space="preserve">  </w:t>
      </w:r>
      <w:r w:rsidRPr="00CA2B50">
        <w:rPr>
          <w:rStyle w:val="token"/>
          <w:rFonts w:ascii="Arial Narrow" w:hAnsi="Arial Narrow"/>
          <w:sz w:val="24"/>
          <w:szCs w:val="24"/>
        </w:rPr>
        <w:t>IF</w:t>
      </w:r>
      <w:r w:rsidRPr="00CA2B50">
        <w:rPr>
          <w:rStyle w:val="HTML1"/>
          <w:rFonts w:ascii="Arial Narrow" w:hAnsi="Arial Narrow"/>
          <w:sz w:val="24"/>
          <w:szCs w:val="24"/>
        </w:rPr>
        <w:t xml:space="preserve"> sy</w:t>
      </w:r>
      <w:r w:rsidRPr="00CA2B50">
        <w:rPr>
          <w:rStyle w:val="token"/>
          <w:rFonts w:ascii="Arial Narrow" w:hAnsi="Arial Narrow"/>
          <w:sz w:val="24"/>
          <w:szCs w:val="24"/>
        </w:rPr>
        <w:t>-</w:t>
      </w:r>
      <w:r w:rsidRPr="00CA2B50">
        <w:rPr>
          <w:rStyle w:val="HTML1"/>
          <w:rFonts w:ascii="Arial Narrow" w:hAnsi="Arial Narrow"/>
          <w:sz w:val="24"/>
          <w:szCs w:val="24"/>
        </w:rPr>
        <w:t xml:space="preserve">subrc </w:t>
      </w:r>
      <w:r w:rsidRPr="00CA2B50">
        <w:rPr>
          <w:rStyle w:val="token"/>
          <w:rFonts w:ascii="Arial Narrow" w:hAnsi="Arial Narrow"/>
          <w:sz w:val="24"/>
          <w:szCs w:val="24"/>
        </w:rPr>
        <w:t>=</w:t>
      </w:r>
      <w:r w:rsidRPr="00CA2B50">
        <w:rPr>
          <w:rStyle w:val="HTML1"/>
          <w:rFonts w:ascii="Arial Narrow" w:hAnsi="Arial Narrow"/>
          <w:sz w:val="24"/>
          <w:szCs w:val="24"/>
        </w:rPr>
        <w:t xml:space="preserve"> </w:t>
      </w:r>
      <w:r w:rsidRPr="00CA2B50">
        <w:rPr>
          <w:rStyle w:val="token"/>
          <w:rFonts w:ascii="Arial Narrow" w:hAnsi="Arial Narrow"/>
          <w:sz w:val="24"/>
          <w:szCs w:val="24"/>
        </w:rPr>
        <w:t>0.</w:t>
      </w:r>
    </w:p>
    <w:p w:rsidR="00462C06" w:rsidRPr="00CA2B50" w:rsidRDefault="00462C06" w:rsidP="00462C06">
      <w:pPr>
        <w:pStyle w:val="HTML"/>
        <w:ind w:firstLine="567"/>
        <w:rPr>
          <w:rStyle w:val="HTML1"/>
          <w:rFonts w:ascii="Arial Narrow" w:hAnsi="Arial Narrow"/>
          <w:sz w:val="24"/>
          <w:szCs w:val="24"/>
        </w:rPr>
      </w:pPr>
      <w:r w:rsidRPr="00CA2B50">
        <w:rPr>
          <w:rStyle w:val="HTML1"/>
          <w:rFonts w:ascii="Arial Narrow" w:hAnsi="Arial Narrow"/>
          <w:sz w:val="24"/>
          <w:szCs w:val="24"/>
        </w:rPr>
        <w:t xml:space="preserve">        </w:t>
      </w:r>
      <w:r w:rsidRPr="00CA2B50">
        <w:rPr>
          <w:rStyle w:val="token"/>
          <w:rFonts w:ascii="Arial Narrow" w:hAnsi="Arial Narrow"/>
          <w:sz w:val="24"/>
          <w:szCs w:val="24"/>
        </w:rPr>
        <w:t>DELETE</w:t>
      </w:r>
      <w:r w:rsidRPr="00CA2B50">
        <w:rPr>
          <w:rStyle w:val="HTML1"/>
          <w:rFonts w:ascii="Arial Narrow" w:hAnsi="Arial Narrow"/>
          <w:sz w:val="24"/>
          <w:szCs w:val="24"/>
        </w:rPr>
        <w:t xml:space="preserve"> </w:t>
      </w:r>
      <w:r w:rsidRPr="00CA2B50">
        <w:rPr>
          <w:rStyle w:val="token"/>
          <w:rFonts w:ascii="Arial Narrow" w:hAnsi="Arial Narrow"/>
          <w:sz w:val="24"/>
          <w:szCs w:val="24"/>
        </w:rPr>
        <w:t>FROM</w:t>
      </w:r>
      <w:r w:rsidRPr="00CA2B50">
        <w:rPr>
          <w:rStyle w:val="HTML1"/>
          <w:rFonts w:ascii="Arial Narrow" w:hAnsi="Arial Narrow"/>
          <w:sz w:val="24"/>
          <w:szCs w:val="24"/>
        </w:rPr>
        <w:t xml:space="preserve"> </w:t>
      </w:r>
      <w:r w:rsidRPr="000A0AA5">
        <w:rPr>
          <w:rStyle w:val="HTML1"/>
          <w:rFonts w:ascii="Arial Narrow" w:hAnsi="Arial Narrow"/>
          <w:i/>
          <w:color w:val="002060"/>
          <w:sz w:val="24"/>
          <w:szCs w:val="24"/>
        </w:rPr>
        <w:t>zgtt_flight</w:t>
      </w:r>
      <w:r w:rsidRPr="00CA2B50">
        <w:rPr>
          <w:rStyle w:val="token"/>
          <w:rFonts w:ascii="Arial Narrow" w:hAnsi="Arial Narrow"/>
          <w:sz w:val="24"/>
          <w:szCs w:val="24"/>
        </w:rPr>
        <w:t>.</w:t>
      </w:r>
    </w:p>
    <w:p w:rsidR="00462C06" w:rsidRPr="00CA2B50" w:rsidRDefault="00462C06" w:rsidP="00462C06">
      <w:pPr>
        <w:pStyle w:val="HTML"/>
        <w:ind w:firstLine="567"/>
        <w:rPr>
          <w:rFonts w:ascii="Arial Narrow" w:hAnsi="Arial Narrow"/>
          <w:sz w:val="24"/>
          <w:szCs w:val="24"/>
        </w:rPr>
      </w:pPr>
      <w:r w:rsidRPr="00CA2B50">
        <w:rPr>
          <w:rStyle w:val="HTML1"/>
          <w:rFonts w:ascii="Arial Narrow" w:hAnsi="Arial Narrow"/>
          <w:sz w:val="24"/>
          <w:szCs w:val="24"/>
        </w:rPr>
        <w:t xml:space="preserve">  </w:t>
      </w:r>
      <w:r w:rsidRPr="00CA2B50">
        <w:rPr>
          <w:rStyle w:val="token"/>
          <w:rFonts w:ascii="Arial Narrow" w:hAnsi="Arial Narrow"/>
          <w:sz w:val="24"/>
          <w:szCs w:val="24"/>
        </w:rPr>
        <w:t>ENDIF.</w:t>
      </w:r>
    </w:p>
    <w:p w:rsidR="00462C06" w:rsidRDefault="00462C06" w:rsidP="00462C06">
      <w:pPr>
        <w:spacing w:after="0" w:line="240" w:lineRule="auto"/>
        <w:ind w:firstLine="567"/>
        <w:jc w:val="both"/>
        <w:rPr>
          <w:rFonts w:ascii="Arial Narrow" w:hAnsi="Arial Narrow"/>
          <w:sz w:val="24"/>
          <w:szCs w:val="24"/>
        </w:rPr>
      </w:pPr>
    </w:p>
    <w:p w:rsidR="00462C06" w:rsidRPr="00B26A56" w:rsidRDefault="00462C06" w:rsidP="00462C06">
      <w:pPr>
        <w:pStyle w:val="a7"/>
        <w:spacing w:before="0" w:beforeAutospacing="0" w:after="0" w:afterAutospacing="0"/>
        <w:ind w:firstLine="567"/>
        <w:rPr>
          <w:rFonts w:ascii="Arial Narrow" w:hAnsi="Arial Narrow"/>
          <w:color w:val="002060"/>
          <w:spacing w:val="20"/>
        </w:rPr>
      </w:pPr>
      <w:r w:rsidRPr="00B26A56">
        <w:rPr>
          <w:rFonts w:ascii="Arial Narrow" w:hAnsi="Arial Narrow"/>
          <w:color w:val="002060"/>
          <w:spacing w:val="20"/>
        </w:rPr>
        <w:t>Rem</w:t>
      </w:r>
    </w:p>
    <w:p w:rsidR="00462C06" w:rsidRPr="00A1445E" w:rsidRDefault="00462C06" w:rsidP="00462C06">
      <w:pPr>
        <w:pStyle w:val="HTML"/>
        <w:ind w:firstLine="567"/>
        <w:jc w:val="both"/>
        <w:rPr>
          <w:rStyle w:val="HTML1"/>
          <w:rFonts w:ascii="Arial Narrow" w:hAnsi="Arial Narrow"/>
          <w:sz w:val="24"/>
          <w:szCs w:val="24"/>
        </w:rPr>
      </w:pPr>
      <w:r w:rsidRPr="00A1445E">
        <w:rPr>
          <w:rFonts w:ascii="Arial Narrow" w:hAnsi="Arial Narrow"/>
          <w:sz w:val="24"/>
          <w:szCs w:val="24"/>
        </w:rPr>
        <w:t xml:space="preserve">The GTT concept specifies that a </w:t>
      </w:r>
      <w:r w:rsidRPr="00A1445E">
        <w:rPr>
          <w:rFonts w:ascii="Arial Narrow" w:hAnsi="Arial Narrow"/>
          <w:i/>
          <w:color w:val="002060"/>
          <w:sz w:val="24"/>
          <w:szCs w:val="24"/>
        </w:rPr>
        <w:t xml:space="preserve">GTT is </w:t>
      </w:r>
      <w:r w:rsidRPr="00A1445E">
        <w:rPr>
          <w:rFonts w:ascii="Arial Narrow" w:hAnsi="Arial Narrow"/>
          <w:color w:val="000000" w:themeColor="text1"/>
          <w:sz w:val="24"/>
          <w:szCs w:val="24"/>
        </w:rPr>
        <w:t>always</w:t>
      </w:r>
      <w:r w:rsidRPr="00A1445E">
        <w:rPr>
          <w:rFonts w:ascii="Arial Narrow" w:hAnsi="Arial Narrow"/>
          <w:i/>
          <w:color w:val="002060"/>
          <w:sz w:val="24"/>
          <w:szCs w:val="24"/>
        </w:rPr>
        <w:t xml:space="preserve"> empty at the start of a database LUW </w:t>
      </w:r>
      <w:r w:rsidRPr="00A1445E">
        <w:rPr>
          <w:rFonts w:ascii="Arial Narrow" w:hAnsi="Arial Narrow"/>
          <w:sz w:val="24"/>
          <w:szCs w:val="24"/>
        </w:rPr>
        <w:t xml:space="preserve"> </w:t>
      </w:r>
      <w:r w:rsidR="00B26A56">
        <w:rPr>
          <w:rFonts w:ascii="Arial Narrow" w:hAnsi="Arial Narrow"/>
          <w:sz w:val="24"/>
          <w:szCs w:val="24"/>
        </w:rPr>
        <w:sym w:font="Symbol" w:char="F0DE"/>
      </w:r>
      <w:r w:rsidRPr="00A1445E">
        <w:rPr>
          <w:rFonts w:ascii="Arial Narrow" w:hAnsi="Arial Narrow"/>
          <w:sz w:val="24"/>
          <w:szCs w:val="24"/>
        </w:rPr>
        <w:t xml:space="preserve"> </w:t>
      </w:r>
      <w:r w:rsidRPr="00A1445E">
        <w:rPr>
          <w:rFonts w:ascii="Arial Narrow" w:hAnsi="Arial Narrow"/>
          <w:color w:val="000000" w:themeColor="text1"/>
          <w:sz w:val="24"/>
          <w:szCs w:val="24"/>
        </w:rPr>
        <w:t>always</w:t>
      </w:r>
      <w:r w:rsidRPr="00A1445E">
        <w:rPr>
          <w:rFonts w:ascii="Arial Narrow" w:hAnsi="Arial Narrow"/>
          <w:i/>
          <w:color w:val="002060"/>
          <w:sz w:val="24"/>
          <w:szCs w:val="24"/>
        </w:rPr>
        <w:t xml:space="preserve"> has to be cleared at the end of each database</w:t>
      </w:r>
      <w:r w:rsidRPr="00A1445E">
        <w:rPr>
          <w:rFonts w:ascii="Arial Narrow" w:hAnsi="Arial Narrow"/>
          <w:color w:val="002060"/>
          <w:sz w:val="24"/>
          <w:szCs w:val="24"/>
        </w:rPr>
        <w:t xml:space="preserve"> LUW</w:t>
      </w:r>
      <w:r w:rsidRPr="00A1445E">
        <w:rPr>
          <w:rFonts w:ascii="Arial Narrow" w:hAnsi="Arial Narrow"/>
          <w:color w:val="002060"/>
        </w:rPr>
        <w:t xml:space="preserve"> </w:t>
      </w:r>
      <w:r w:rsidRPr="00A1445E">
        <w:rPr>
          <w:rStyle w:val="token"/>
          <w:rFonts w:ascii="Arial Narrow" w:hAnsi="Arial Narrow"/>
          <w:sz w:val="24"/>
          <w:szCs w:val="24"/>
        </w:rPr>
        <w:t xml:space="preserve">otherwise will give dump Runtime Errors </w:t>
      </w:r>
      <w:r w:rsidRPr="00B26A56">
        <w:rPr>
          <w:rStyle w:val="token"/>
          <w:rFonts w:ascii="Arial Narrow" w:hAnsi="Arial Narrow"/>
          <w:i/>
          <w:color w:val="002060"/>
          <w:sz w:val="24"/>
          <w:szCs w:val="24"/>
        </w:rPr>
        <w:t>COMMIT_GTT_ERROR</w:t>
      </w:r>
      <w:r>
        <w:rPr>
          <w:rStyle w:val="token"/>
          <w:rFonts w:ascii="Arial Narrow" w:hAnsi="Arial Narrow"/>
          <w:sz w:val="24"/>
          <w:szCs w:val="24"/>
        </w:rPr>
        <w:t>.</w:t>
      </w:r>
    </w:p>
    <w:p w:rsidR="00462C06" w:rsidRPr="00CA2B50" w:rsidRDefault="00462C06" w:rsidP="00462C06">
      <w:pPr>
        <w:spacing w:after="0" w:line="240" w:lineRule="auto"/>
        <w:ind w:firstLine="567"/>
        <w:jc w:val="both"/>
        <w:rPr>
          <w:rFonts w:ascii="Arial Narrow" w:hAnsi="Arial Narrow"/>
          <w:sz w:val="24"/>
          <w:szCs w:val="24"/>
        </w:rPr>
      </w:pPr>
    </w:p>
    <w:p w:rsidR="00462C06" w:rsidRPr="00B26A56" w:rsidRDefault="00462C06" w:rsidP="00462C06">
      <w:pPr>
        <w:spacing w:after="0" w:line="240" w:lineRule="auto"/>
        <w:ind w:firstLine="567"/>
        <w:jc w:val="both"/>
        <w:rPr>
          <w:rFonts w:ascii="Arial Narrow" w:hAnsi="Arial Narrow"/>
          <w:color w:val="002060"/>
          <w:spacing w:val="20"/>
          <w:sz w:val="24"/>
          <w:szCs w:val="24"/>
        </w:rPr>
      </w:pPr>
      <w:r w:rsidRPr="00B26A56">
        <w:rPr>
          <w:rFonts w:ascii="Arial Narrow" w:hAnsi="Arial Narrow"/>
          <w:color w:val="002060"/>
          <w:spacing w:val="20"/>
          <w:sz w:val="24"/>
          <w:szCs w:val="24"/>
        </w:rPr>
        <w:t>Output</w:t>
      </w:r>
    </w:p>
    <w:p w:rsidR="00462C06" w:rsidRPr="00CA2B50" w:rsidRDefault="00462C06" w:rsidP="00462C06">
      <w:pPr>
        <w:spacing w:after="0" w:line="240" w:lineRule="auto"/>
        <w:ind w:firstLine="567"/>
        <w:jc w:val="both"/>
        <w:rPr>
          <w:rFonts w:ascii="Arial Narrow" w:hAnsi="Arial Narrow"/>
          <w:sz w:val="24"/>
          <w:szCs w:val="24"/>
        </w:rPr>
      </w:pPr>
      <w:r w:rsidRPr="00CA2B50">
        <w:rPr>
          <w:rFonts w:ascii="Arial Narrow" w:hAnsi="Arial Narrow"/>
          <w:noProof/>
          <w:sz w:val="24"/>
          <w:szCs w:val="24"/>
        </w:rPr>
        <w:drawing>
          <wp:inline distT="0" distB="0" distL="0" distR="0" wp14:anchorId="114F2051" wp14:editId="23978836">
            <wp:extent cx="6332220" cy="1484280"/>
            <wp:effectExtent l="0" t="0" r="0" b="1905"/>
            <wp:docPr id="38" name="Рисунок 38" descr="https://blogs.sap.com/wp-content/uploads/2018/12/C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blogs.sap.com/wp-content/uploads/2018/12/Code-1.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32220" cy="1484280"/>
                    </a:xfrm>
                    <a:prstGeom prst="rect">
                      <a:avLst/>
                    </a:prstGeom>
                    <a:noFill/>
                    <a:ln>
                      <a:noFill/>
                    </a:ln>
                  </pic:spPr>
                </pic:pic>
              </a:graphicData>
            </a:graphic>
          </wp:inline>
        </w:drawing>
      </w:r>
    </w:p>
    <w:p w:rsidR="00462C06" w:rsidRPr="00CA2B50" w:rsidRDefault="00462C06" w:rsidP="00462C06">
      <w:pPr>
        <w:spacing w:after="0" w:line="240" w:lineRule="auto"/>
        <w:ind w:firstLine="567"/>
        <w:jc w:val="both"/>
        <w:rPr>
          <w:rFonts w:ascii="Arial Narrow" w:hAnsi="Arial Narrow"/>
          <w:sz w:val="24"/>
          <w:szCs w:val="24"/>
        </w:rPr>
      </w:pPr>
    </w:p>
    <w:p w:rsidR="00462C06" w:rsidRPr="00CA2B50" w:rsidRDefault="00462C06" w:rsidP="00462C06">
      <w:pPr>
        <w:pStyle w:val="a7"/>
        <w:spacing w:before="0" w:beforeAutospacing="0" w:after="0" w:afterAutospacing="0"/>
        <w:ind w:firstLine="567"/>
        <w:rPr>
          <w:rFonts w:ascii="Arial Narrow" w:hAnsi="Arial Narrow"/>
        </w:rPr>
      </w:pPr>
      <w:r w:rsidRPr="00CA2B50">
        <w:rPr>
          <w:rFonts w:ascii="Arial Narrow" w:hAnsi="Arial Narrow"/>
        </w:rPr>
        <w:t>For more about GTT</w:t>
      </w:r>
    </w:p>
    <w:p w:rsidR="00462C06" w:rsidRPr="00CA2B50" w:rsidRDefault="00912F9E" w:rsidP="00462C06">
      <w:pPr>
        <w:pStyle w:val="a7"/>
        <w:spacing w:before="0" w:beforeAutospacing="0" w:after="0" w:afterAutospacing="0"/>
        <w:ind w:firstLine="567"/>
        <w:rPr>
          <w:rFonts w:ascii="Arial Narrow" w:hAnsi="Arial Narrow"/>
        </w:rPr>
      </w:pPr>
      <w:hyperlink r:id="rId86" w:tgtFrame="_blank" w:history="1">
        <w:r w:rsidR="00462C06" w:rsidRPr="00CA2B50">
          <w:rPr>
            <w:rStyle w:val="a3"/>
            <w:rFonts w:ascii="Arial Narrow" w:hAnsi="Arial Narrow"/>
            <w:u w:val="none"/>
          </w:rPr>
          <w:t>https://help.sap.com/doc/abapdocu_751_index_htm/7.51/en-US/abenddic_database_tables_gtt.htm</w:t>
        </w:r>
      </w:hyperlink>
    </w:p>
    <w:p w:rsidR="000F2BE2" w:rsidRDefault="000F2BE2" w:rsidP="00E55AD3">
      <w:pPr>
        <w:pStyle w:val="1"/>
        <w:spacing w:before="0" w:beforeAutospacing="0" w:after="0" w:afterAutospacing="0"/>
        <w:ind w:firstLine="567"/>
        <w:jc w:val="both"/>
        <w:rPr>
          <w:rFonts w:ascii="Arial Narrow" w:hAnsi="Arial Narrow"/>
          <w:b w:val="0"/>
          <w:sz w:val="24"/>
          <w:szCs w:val="24"/>
        </w:rPr>
      </w:pPr>
    </w:p>
    <w:p w:rsidR="00462C06" w:rsidRDefault="00462C06" w:rsidP="00E55AD3">
      <w:pPr>
        <w:pStyle w:val="1"/>
        <w:spacing w:before="0" w:beforeAutospacing="0" w:after="0" w:afterAutospacing="0"/>
        <w:ind w:firstLine="567"/>
        <w:jc w:val="both"/>
        <w:rPr>
          <w:rFonts w:ascii="Arial Narrow" w:hAnsi="Arial Narrow"/>
          <w:b w:val="0"/>
          <w:sz w:val="24"/>
          <w:szCs w:val="24"/>
        </w:rPr>
      </w:pPr>
    </w:p>
    <w:p w:rsidR="002A55E9" w:rsidRPr="00C46303" w:rsidRDefault="002A55E9" w:rsidP="002A55E9">
      <w:pPr>
        <w:pStyle w:val="1"/>
        <w:spacing w:before="0" w:beforeAutospacing="0" w:after="0" w:afterAutospacing="0"/>
        <w:ind w:firstLine="567"/>
        <w:jc w:val="center"/>
        <w:rPr>
          <w:rFonts w:ascii="Arial Narrow" w:hAnsi="Arial Narrow"/>
          <w:sz w:val="24"/>
          <w:szCs w:val="24"/>
        </w:rPr>
      </w:pPr>
      <w:bookmarkStart w:id="43" w:name="Internal_Tables"/>
      <w:r w:rsidRPr="002A55E9">
        <w:rPr>
          <w:rFonts w:ascii="Arial Narrow" w:hAnsi="Arial Narrow"/>
          <w:sz w:val="24"/>
          <w:szCs w:val="24"/>
        </w:rPr>
        <w:t>Internal</w:t>
      </w:r>
      <w:r w:rsidRPr="00C46303">
        <w:rPr>
          <w:rFonts w:ascii="Arial Narrow" w:hAnsi="Arial Narrow"/>
          <w:sz w:val="24"/>
          <w:szCs w:val="24"/>
        </w:rPr>
        <w:t xml:space="preserve"> </w:t>
      </w:r>
      <w:r w:rsidRPr="002A55E9">
        <w:rPr>
          <w:rFonts w:ascii="Arial Narrow" w:hAnsi="Arial Narrow"/>
          <w:sz w:val="24"/>
          <w:szCs w:val="24"/>
        </w:rPr>
        <w:t>Tables</w:t>
      </w:r>
      <w:r w:rsidR="00790140" w:rsidRPr="00C46303">
        <w:rPr>
          <w:rFonts w:ascii="Arial Narrow" w:hAnsi="Arial Narrow"/>
          <w:sz w:val="24"/>
          <w:szCs w:val="24"/>
        </w:rPr>
        <w:t xml:space="preserve"> </w:t>
      </w:r>
    </w:p>
    <w:bookmarkEnd w:id="43"/>
    <w:p w:rsidR="002A55E9" w:rsidRPr="00C46303" w:rsidRDefault="002A55E9" w:rsidP="002A55E9">
      <w:pPr>
        <w:spacing w:after="0" w:line="240" w:lineRule="auto"/>
        <w:ind w:firstLine="567"/>
        <w:jc w:val="both"/>
        <w:outlineLvl w:val="0"/>
        <w:rPr>
          <w:rFonts w:ascii="Arial Narrow" w:eastAsia="Times New Roman" w:hAnsi="Arial Narrow" w:cs="Times New Roman"/>
          <w:bCs/>
          <w:kern w:val="36"/>
          <w:sz w:val="24"/>
          <w:szCs w:val="24"/>
        </w:rPr>
      </w:pPr>
      <w:r w:rsidRPr="002E64CF">
        <w:rPr>
          <w:rFonts w:ascii="Arial Narrow" w:eastAsia="Times New Roman" w:hAnsi="Arial Narrow" w:cs="Times New Roman"/>
          <w:bCs/>
          <w:kern w:val="36"/>
          <w:sz w:val="24"/>
          <w:szCs w:val="24"/>
          <w:lang w:val="ru-RU"/>
        </w:rPr>
        <w:fldChar w:fldCharType="begin"/>
      </w:r>
      <w:r w:rsidRPr="00C46303">
        <w:rPr>
          <w:rFonts w:ascii="Arial Narrow" w:eastAsia="Times New Roman" w:hAnsi="Arial Narrow" w:cs="Times New Roman"/>
          <w:bCs/>
          <w:kern w:val="36"/>
          <w:sz w:val="24"/>
          <w:szCs w:val="24"/>
        </w:rPr>
        <w:instrText xml:space="preserve"> </w:instrText>
      </w:r>
      <w:r w:rsidRPr="00676FFC">
        <w:rPr>
          <w:rFonts w:ascii="Arial Narrow" w:eastAsia="Times New Roman" w:hAnsi="Arial Narrow" w:cs="Times New Roman"/>
          <w:bCs/>
          <w:kern w:val="36"/>
          <w:sz w:val="24"/>
          <w:szCs w:val="24"/>
        </w:rPr>
        <w:instrText>HYPERLINK</w:instrText>
      </w:r>
      <w:r w:rsidRPr="00C46303">
        <w:rPr>
          <w:rFonts w:ascii="Arial Narrow" w:eastAsia="Times New Roman" w:hAnsi="Arial Narrow" w:cs="Times New Roman"/>
          <w:bCs/>
          <w:kern w:val="36"/>
          <w:sz w:val="24"/>
          <w:szCs w:val="24"/>
        </w:rPr>
        <w:instrText xml:space="preserve">  \</w:instrText>
      </w:r>
      <w:r w:rsidRPr="00676FFC">
        <w:rPr>
          <w:rFonts w:ascii="Arial Narrow" w:eastAsia="Times New Roman" w:hAnsi="Arial Narrow" w:cs="Times New Roman"/>
          <w:bCs/>
          <w:kern w:val="36"/>
          <w:sz w:val="24"/>
          <w:szCs w:val="24"/>
        </w:rPr>
        <w:instrText>l</w:instrText>
      </w:r>
      <w:r w:rsidRPr="00C46303">
        <w:rPr>
          <w:rFonts w:ascii="Arial Narrow" w:eastAsia="Times New Roman" w:hAnsi="Arial Narrow" w:cs="Times New Roman"/>
          <w:bCs/>
          <w:kern w:val="36"/>
          <w:sz w:val="24"/>
          <w:szCs w:val="24"/>
        </w:rPr>
        <w:instrText xml:space="preserve"> "</w:instrText>
      </w:r>
      <w:r w:rsidRPr="002E64CF">
        <w:rPr>
          <w:rFonts w:ascii="Arial Narrow" w:eastAsia="Times New Roman" w:hAnsi="Arial Narrow" w:cs="Times New Roman"/>
          <w:bCs/>
          <w:kern w:val="36"/>
          <w:sz w:val="24"/>
          <w:szCs w:val="24"/>
          <w:lang w:val="ru-RU"/>
        </w:rPr>
        <w:instrText>Содержание</w:instrText>
      </w:r>
      <w:r w:rsidRPr="00C46303">
        <w:rPr>
          <w:rFonts w:ascii="Arial Narrow" w:eastAsia="Times New Roman" w:hAnsi="Arial Narrow" w:cs="Times New Roman"/>
          <w:bCs/>
          <w:kern w:val="36"/>
          <w:sz w:val="24"/>
          <w:szCs w:val="24"/>
        </w:rPr>
        <w:instrText xml:space="preserve">" </w:instrText>
      </w:r>
      <w:r w:rsidRPr="002E64CF">
        <w:rPr>
          <w:rFonts w:ascii="Arial Narrow" w:eastAsia="Times New Roman" w:hAnsi="Arial Narrow" w:cs="Times New Roman"/>
          <w:bCs/>
          <w:kern w:val="36"/>
          <w:sz w:val="24"/>
          <w:szCs w:val="24"/>
          <w:lang w:val="ru-RU"/>
        </w:rPr>
        <w:fldChar w:fldCharType="separate"/>
      </w:r>
      <w:r w:rsidRPr="002E64CF">
        <w:rPr>
          <w:rStyle w:val="a3"/>
          <w:rFonts w:ascii="Arial Narrow" w:eastAsia="Times New Roman" w:hAnsi="Arial Narrow" w:cs="Times New Roman"/>
          <w:bCs/>
          <w:kern w:val="36"/>
          <w:sz w:val="24"/>
          <w:szCs w:val="24"/>
          <w:u w:val="none"/>
          <w:lang w:val="ru-RU"/>
        </w:rPr>
        <w:t>Содержание</w:t>
      </w:r>
      <w:r w:rsidRPr="002E64CF">
        <w:rPr>
          <w:rFonts w:ascii="Arial Narrow" w:eastAsia="Times New Roman" w:hAnsi="Arial Narrow" w:cs="Times New Roman"/>
          <w:bCs/>
          <w:kern w:val="36"/>
          <w:sz w:val="24"/>
          <w:szCs w:val="24"/>
          <w:lang w:val="ru-RU"/>
        </w:rPr>
        <w:fldChar w:fldCharType="end"/>
      </w:r>
    </w:p>
    <w:p w:rsidR="002A55E9" w:rsidRPr="00C46303" w:rsidRDefault="00912F9E" w:rsidP="002A55E9">
      <w:pPr>
        <w:pStyle w:val="1"/>
        <w:spacing w:before="0" w:beforeAutospacing="0" w:after="0" w:afterAutospacing="0"/>
        <w:ind w:firstLine="567"/>
        <w:jc w:val="both"/>
        <w:rPr>
          <w:rFonts w:ascii="Arial Narrow" w:hAnsi="Arial Narrow"/>
          <w:b w:val="0"/>
          <w:sz w:val="24"/>
          <w:szCs w:val="24"/>
        </w:rPr>
      </w:pPr>
      <w:hyperlink r:id="rId87" w:history="1">
        <w:r w:rsidR="002A55E9" w:rsidRPr="002A55E9">
          <w:rPr>
            <w:rStyle w:val="a3"/>
            <w:rFonts w:ascii="Arial Narrow" w:hAnsi="Arial Narrow"/>
            <w:b w:val="0"/>
            <w:sz w:val="24"/>
            <w:szCs w:val="24"/>
            <w:u w:val="none"/>
          </w:rPr>
          <w:t>https</w:t>
        </w:r>
        <w:r w:rsidR="002A55E9" w:rsidRPr="00C46303">
          <w:rPr>
            <w:rStyle w:val="a3"/>
            <w:rFonts w:ascii="Arial Narrow" w:hAnsi="Arial Narrow"/>
            <w:b w:val="0"/>
            <w:sz w:val="24"/>
            <w:szCs w:val="24"/>
            <w:u w:val="none"/>
          </w:rPr>
          <w:t>://</w:t>
        </w:r>
        <w:r w:rsidR="002A55E9" w:rsidRPr="002A55E9">
          <w:rPr>
            <w:rStyle w:val="a3"/>
            <w:rFonts w:ascii="Arial Narrow" w:hAnsi="Arial Narrow"/>
            <w:b w:val="0"/>
            <w:sz w:val="24"/>
            <w:szCs w:val="24"/>
            <w:u w:val="none"/>
          </w:rPr>
          <w:t>itpfed</w:t>
        </w:r>
        <w:r w:rsidR="002A55E9" w:rsidRPr="00C46303">
          <w:rPr>
            <w:rStyle w:val="a3"/>
            <w:rFonts w:ascii="Arial Narrow" w:hAnsi="Arial Narrow"/>
            <w:b w:val="0"/>
            <w:sz w:val="24"/>
            <w:szCs w:val="24"/>
            <w:u w:val="none"/>
          </w:rPr>
          <w:t>.</w:t>
        </w:r>
        <w:r w:rsidR="002A55E9" w:rsidRPr="002A55E9">
          <w:rPr>
            <w:rStyle w:val="a3"/>
            <w:rFonts w:ascii="Arial Narrow" w:hAnsi="Arial Narrow"/>
            <w:b w:val="0"/>
            <w:sz w:val="24"/>
            <w:szCs w:val="24"/>
            <w:u w:val="none"/>
          </w:rPr>
          <w:t>com</w:t>
        </w:r>
        <w:r w:rsidR="002A55E9" w:rsidRPr="00C46303">
          <w:rPr>
            <w:rStyle w:val="a3"/>
            <w:rFonts w:ascii="Arial Narrow" w:hAnsi="Arial Narrow"/>
            <w:b w:val="0"/>
            <w:sz w:val="24"/>
            <w:szCs w:val="24"/>
            <w:u w:val="none"/>
          </w:rPr>
          <w:t>/</w:t>
        </w:r>
        <w:r w:rsidR="002A55E9" w:rsidRPr="002A55E9">
          <w:rPr>
            <w:rStyle w:val="a3"/>
            <w:rFonts w:ascii="Arial Narrow" w:hAnsi="Arial Narrow"/>
            <w:b w:val="0"/>
            <w:sz w:val="24"/>
            <w:szCs w:val="24"/>
            <w:u w:val="none"/>
          </w:rPr>
          <w:t>new</w:t>
        </w:r>
        <w:r w:rsidR="002A55E9" w:rsidRPr="00C46303">
          <w:rPr>
            <w:rStyle w:val="a3"/>
            <w:rFonts w:ascii="Arial Narrow" w:hAnsi="Arial Narrow"/>
            <w:b w:val="0"/>
            <w:sz w:val="24"/>
            <w:szCs w:val="24"/>
            <w:u w:val="none"/>
          </w:rPr>
          <w:t>-</w:t>
        </w:r>
        <w:r w:rsidR="002A55E9" w:rsidRPr="002A55E9">
          <w:rPr>
            <w:rStyle w:val="a3"/>
            <w:rFonts w:ascii="Arial Narrow" w:hAnsi="Arial Narrow"/>
            <w:b w:val="0"/>
            <w:sz w:val="24"/>
            <w:szCs w:val="24"/>
            <w:u w:val="none"/>
          </w:rPr>
          <w:t>features</w:t>
        </w:r>
        <w:r w:rsidR="002A55E9" w:rsidRPr="00C46303">
          <w:rPr>
            <w:rStyle w:val="a3"/>
            <w:rFonts w:ascii="Arial Narrow" w:hAnsi="Arial Narrow"/>
            <w:b w:val="0"/>
            <w:sz w:val="24"/>
            <w:szCs w:val="24"/>
            <w:u w:val="none"/>
          </w:rPr>
          <w:t>-</w:t>
        </w:r>
        <w:r w:rsidR="002A55E9" w:rsidRPr="002A55E9">
          <w:rPr>
            <w:rStyle w:val="a3"/>
            <w:rFonts w:ascii="Arial Narrow" w:hAnsi="Arial Narrow"/>
            <w:b w:val="0"/>
            <w:sz w:val="24"/>
            <w:szCs w:val="24"/>
            <w:u w:val="none"/>
          </w:rPr>
          <w:t>in</w:t>
        </w:r>
        <w:r w:rsidR="002A55E9" w:rsidRPr="00C46303">
          <w:rPr>
            <w:rStyle w:val="a3"/>
            <w:rFonts w:ascii="Arial Narrow" w:hAnsi="Arial Narrow"/>
            <w:b w:val="0"/>
            <w:sz w:val="24"/>
            <w:szCs w:val="24"/>
            <w:u w:val="none"/>
          </w:rPr>
          <w:t>-</w:t>
        </w:r>
        <w:r w:rsidR="002A55E9" w:rsidRPr="002A55E9">
          <w:rPr>
            <w:rStyle w:val="a3"/>
            <w:rFonts w:ascii="Arial Narrow" w:hAnsi="Arial Narrow"/>
            <w:b w:val="0"/>
            <w:sz w:val="24"/>
            <w:szCs w:val="24"/>
            <w:u w:val="none"/>
          </w:rPr>
          <w:t>abap</w:t>
        </w:r>
        <w:r w:rsidR="002A55E9" w:rsidRPr="00C46303">
          <w:rPr>
            <w:rStyle w:val="a3"/>
            <w:rFonts w:ascii="Arial Narrow" w:hAnsi="Arial Narrow"/>
            <w:b w:val="0"/>
            <w:sz w:val="24"/>
            <w:szCs w:val="24"/>
            <w:u w:val="none"/>
          </w:rPr>
          <w:t>-7-4-</w:t>
        </w:r>
        <w:r w:rsidR="002A55E9" w:rsidRPr="002A55E9">
          <w:rPr>
            <w:rStyle w:val="a3"/>
            <w:rFonts w:ascii="Arial Narrow" w:hAnsi="Arial Narrow"/>
            <w:b w:val="0"/>
            <w:sz w:val="24"/>
            <w:szCs w:val="24"/>
            <w:u w:val="none"/>
          </w:rPr>
          <w:t>internal</w:t>
        </w:r>
        <w:r w:rsidR="002A55E9" w:rsidRPr="00C46303">
          <w:rPr>
            <w:rStyle w:val="a3"/>
            <w:rFonts w:ascii="Arial Narrow" w:hAnsi="Arial Narrow"/>
            <w:b w:val="0"/>
            <w:sz w:val="24"/>
            <w:szCs w:val="24"/>
            <w:u w:val="none"/>
          </w:rPr>
          <w:t>-</w:t>
        </w:r>
        <w:r w:rsidR="002A55E9" w:rsidRPr="002A55E9">
          <w:rPr>
            <w:rStyle w:val="a3"/>
            <w:rFonts w:ascii="Arial Narrow" w:hAnsi="Arial Narrow"/>
            <w:b w:val="0"/>
            <w:sz w:val="24"/>
            <w:szCs w:val="24"/>
            <w:u w:val="none"/>
          </w:rPr>
          <w:t>tables</w:t>
        </w:r>
        <w:r w:rsidR="002A55E9" w:rsidRPr="00C46303">
          <w:rPr>
            <w:rStyle w:val="a3"/>
            <w:rFonts w:ascii="Arial Narrow" w:hAnsi="Arial Narrow"/>
            <w:b w:val="0"/>
            <w:sz w:val="24"/>
            <w:szCs w:val="24"/>
            <w:u w:val="none"/>
          </w:rPr>
          <w:t>/</w:t>
        </w:r>
      </w:hyperlink>
    </w:p>
    <w:p w:rsidR="00DD1964" w:rsidRPr="00C46303" w:rsidRDefault="00DD1964" w:rsidP="00DD1964">
      <w:pPr>
        <w:pStyle w:val="1"/>
        <w:spacing w:before="0" w:beforeAutospacing="0" w:after="0" w:afterAutospacing="0"/>
        <w:ind w:firstLine="567"/>
        <w:jc w:val="center"/>
        <w:rPr>
          <w:rFonts w:ascii="Arial Narrow" w:hAnsi="Arial Narrow"/>
          <w:i/>
          <w:color w:val="000000" w:themeColor="text1"/>
          <w:sz w:val="24"/>
          <w:szCs w:val="24"/>
        </w:rPr>
      </w:pPr>
    </w:p>
    <w:p w:rsidR="00A2791F" w:rsidRPr="00A2791F" w:rsidRDefault="00A2791F" w:rsidP="00DD1964">
      <w:pPr>
        <w:pStyle w:val="1"/>
        <w:spacing w:before="0" w:beforeAutospacing="0" w:after="0" w:afterAutospacing="0"/>
        <w:ind w:firstLine="567"/>
        <w:jc w:val="center"/>
        <w:rPr>
          <w:rFonts w:ascii="Arial Narrow" w:hAnsi="Arial Narrow"/>
          <w:i/>
          <w:color w:val="002060"/>
          <w:sz w:val="24"/>
          <w:szCs w:val="24"/>
          <w:lang w:val="ru-RU"/>
        </w:rPr>
      </w:pPr>
      <w:r w:rsidRPr="00A2791F">
        <w:rPr>
          <w:rFonts w:ascii="Arial Narrow" w:hAnsi="Arial Narrow"/>
          <w:color w:val="000000" w:themeColor="text1"/>
          <w:sz w:val="24"/>
          <w:szCs w:val="24"/>
          <w:lang w:val="ru-RU"/>
        </w:rPr>
        <w:t xml:space="preserve">Добавление записей в </w:t>
      </w:r>
      <w:r w:rsidRPr="00A2791F">
        <w:rPr>
          <w:rFonts w:ascii="Arial Narrow" w:hAnsi="Arial Narrow"/>
          <w:i/>
          <w:color w:val="002060"/>
          <w:sz w:val="24"/>
          <w:szCs w:val="24"/>
          <w:lang w:val="ru-RU"/>
        </w:rPr>
        <w:t>таблицу БД</w:t>
      </w:r>
    </w:p>
    <w:p w:rsidR="00A2791F" w:rsidRPr="00783D40" w:rsidRDefault="00A2791F" w:rsidP="00A2791F">
      <w:pPr>
        <w:pStyle w:val="a7"/>
        <w:spacing w:before="0" w:beforeAutospacing="0" w:after="0" w:afterAutospacing="0"/>
        <w:ind w:firstLine="567"/>
        <w:jc w:val="both"/>
        <w:rPr>
          <w:rFonts w:ascii="Arial Narrow" w:hAnsi="Arial Narrow"/>
          <w:color w:val="000000" w:themeColor="text1"/>
          <w:lang w:val="ru-RU"/>
        </w:rPr>
      </w:pPr>
    </w:p>
    <w:p w:rsidR="00A2791F" w:rsidRPr="00783D40" w:rsidRDefault="00A2791F" w:rsidP="00A2791F">
      <w:pPr>
        <w:pStyle w:val="a7"/>
        <w:spacing w:before="0" w:beforeAutospacing="0" w:after="0" w:afterAutospacing="0"/>
        <w:ind w:firstLine="567"/>
        <w:jc w:val="both"/>
        <w:rPr>
          <w:rFonts w:ascii="Arial Narrow" w:hAnsi="Arial Narrow"/>
          <w:color w:val="000000" w:themeColor="text1"/>
          <w:lang w:val="ru-RU"/>
        </w:rPr>
      </w:pPr>
      <w:r w:rsidRPr="00A2791F">
        <w:rPr>
          <w:rFonts w:ascii="Arial Narrow" w:hAnsi="Arial Narrow"/>
          <w:color w:val="000000" w:themeColor="text1"/>
        </w:rPr>
        <w:t>INSERT</w:t>
      </w:r>
      <w:r w:rsidRPr="00783D40">
        <w:rPr>
          <w:rFonts w:ascii="Arial Narrow" w:hAnsi="Arial Narrow"/>
          <w:color w:val="000000" w:themeColor="text1"/>
          <w:lang w:val="ru-RU"/>
        </w:rPr>
        <w:t xml:space="preserve"> &lt;</w:t>
      </w:r>
      <w:r w:rsidRPr="00A2791F">
        <w:rPr>
          <w:rFonts w:ascii="Arial Narrow" w:hAnsi="Arial Narrow"/>
          <w:color w:val="000000" w:themeColor="text1"/>
        </w:rPr>
        <w:t>dbtab</w:t>
      </w:r>
      <w:r w:rsidRPr="00783D40">
        <w:rPr>
          <w:rFonts w:ascii="Arial Narrow" w:hAnsi="Arial Narrow"/>
          <w:color w:val="000000" w:themeColor="text1"/>
          <w:lang w:val="ru-RU"/>
        </w:rPr>
        <w:t xml:space="preserve">&gt; </w:t>
      </w:r>
      <w:r w:rsidRPr="00A2791F">
        <w:rPr>
          <w:rFonts w:ascii="Arial Narrow" w:hAnsi="Arial Narrow"/>
          <w:color w:val="000000" w:themeColor="text1"/>
        </w:rPr>
        <w:t>FROM</w:t>
      </w:r>
      <w:r w:rsidRPr="00783D40">
        <w:rPr>
          <w:rFonts w:ascii="Arial Narrow" w:hAnsi="Arial Narrow"/>
          <w:color w:val="000000" w:themeColor="text1"/>
          <w:lang w:val="ru-RU"/>
        </w:rPr>
        <w:t xml:space="preserve"> &lt;</w:t>
      </w:r>
      <w:r w:rsidRPr="00A2791F">
        <w:rPr>
          <w:rFonts w:ascii="Arial Narrow" w:hAnsi="Arial Narrow"/>
          <w:color w:val="000000" w:themeColor="text1"/>
        </w:rPr>
        <w:t>wa</w:t>
      </w:r>
      <w:r w:rsidRPr="00783D40">
        <w:rPr>
          <w:rFonts w:ascii="Arial Narrow" w:hAnsi="Arial Narrow"/>
          <w:color w:val="000000" w:themeColor="text1"/>
          <w:lang w:val="ru-RU"/>
        </w:rPr>
        <w:t>&gt;.</w:t>
      </w:r>
    </w:p>
    <w:p w:rsidR="00A2791F" w:rsidRPr="00A2791F" w:rsidRDefault="00A2791F" w:rsidP="00A2791F">
      <w:pPr>
        <w:pStyle w:val="a7"/>
        <w:spacing w:before="0" w:beforeAutospacing="0" w:after="0" w:afterAutospacing="0"/>
        <w:ind w:firstLine="567"/>
        <w:jc w:val="both"/>
        <w:rPr>
          <w:rFonts w:ascii="Arial Narrow" w:hAnsi="Arial Narrow"/>
          <w:color w:val="000000" w:themeColor="text1"/>
        </w:rPr>
      </w:pPr>
      <w:r w:rsidRPr="00A2791F">
        <w:rPr>
          <w:rFonts w:ascii="Arial Narrow" w:hAnsi="Arial Narrow"/>
          <w:color w:val="000000" w:themeColor="text1"/>
        </w:rPr>
        <w:t>INSERT &lt;dbtab&gt; FROM TABLE &lt;itab&gt; [ACCEPTING DUPLICATE KEYS].</w:t>
      </w:r>
    </w:p>
    <w:p w:rsidR="00A2791F" w:rsidRDefault="00A2791F" w:rsidP="00DD1964">
      <w:pPr>
        <w:pStyle w:val="1"/>
        <w:spacing w:before="0" w:beforeAutospacing="0" w:after="0" w:afterAutospacing="0"/>
        <w:ind w:firstLine="567"/>
        <w:jc w:val="center"/>
        <w:rPr>
          <w:rFonts w:ascii="Arial Narrow" w:hAnsi="Arial Narrow"/>
          <w:i/>
          <w:color w:val="000000" w:themeColor="text1"/>
          <w:sz w:val="24"/>
          <w:szCs w:val="24"/>
        </w:rPr>
      </w:pPr>
    </w:p>
    <w:p w:rsidR="00A2791F" w:rsidRDefault="00A2791F" w:rsidP="00A2791F">
      <w:pPr>
        <w:pStyle w:val="1"/>
        <w:spacing w:before="0" w:beforeAutospacing="0" w:after="0" w:afterAutospacing="0"/>
        <w:ind w:firstLine="567"/>
        <w:jc w:val="center"/>
        <w:rPr>
          <w:rFonts w:ascii="Arial Narrow" w:hAnsi="Arial Narrow"/>
          <w:i/>
          <w:color w:val="002060"/>
          <w:sz w:val="24"/>
          <w:szCs w:val="24"/>
        </w:rPr>
      </w:pPr>
      <w:r w:rsidRPr="00A2791F">
        <w:rPr>
          <w:rFonts w:ascii="Arial Narrow" w:hAnsi="Arial Narrow"/>
          <w:color w:val="000000" w:themeColor="text1"/>
          <w:sz w:val="24"/>
          <w:szCs w:val="24"/>
          <w:lang w:val="ru-RU"/>
        </w:rPr>
        <w:t>Добавление</w:t>
      </w:r>
      <w:r w:rsidRPr="00783D40">
        <w:rPr>
          <w:rFonts w:ascii="Arial Narrow" w:hAnsi="Arial Narrow"/>
          <w:color w:val="000000" w:themeColor="text1"/>
          <w:sz w:val="24"/>
          <w:szCs w:val="24"/>
        </w:rPr>
        <w:t xml:space="preserve"> </w:t>
      </w:r>
      <w:r w:rsidRPr="00A2791F">
        <w:rPr>
          <w:rFonts w:ascii="Arial Narrow" w:hAnsi="Arial Narrow"/>
          <w:color w:val="000000" w:themeColor="text1"/>
          <w:sz w:val="24"/>
          <w:szCs w:val="24"/>
          <w:lang w:val="ru-RU"/>
        </w:rPr>
        <w:t>записей</w:t>
      </w:r>
      <w:r w:rsidRPr="00783D40">
        <w:rPr>
          <w:rFonts w:ascii="Arial Narrow" w:hAnsi="Arial Narrow"/>
          <w:color w:val="000000" w:themeColor="text1"/>
          <w:sz w:val="24"/>
          <w:szCs w:val="24"/>
        </w:rPr>
        <w:t xml:space="preserve"> </w:t>
      </w:r>
      <w:r w:rsidRPr="00A2791F">
        <w:rPr>
          <w:rFonts w:ascii="Arial Narrow" w:hAnsi="Arial Narrow"/>
          <w:color w:val="000000" w:themeColor="text1"/>
          <w:sz w:val="24"/>
          <w:szCs w:val="24"/>
          <w:lang w:val="ru-RU"/>
        </w:rPr>
        <w:t>в</w:t>
      </w:r>
      <w:r w:rsidRPr="00783D40">
        <w:rPr>
          <w:rFonts w:ascii="Arial Narrow" w:hAnsi="Arial Narrow"/>
          <w:color w:val="000000" w:themeColor="text1"/>
          <w:sz w:val="24"/>
          <w:szCs w:val="24"/>
        </w:rPr>
        <w:t xml:space="preserve"> </w:t>
      </w:r>
      <w:r>
        <w:rPr>
          <w:rFonts w:ascii="Arial Narrow" w:hAnsi="Arial Narrow"/>
          <w:i/>
          <w:color w:val="002060"/>
          <w:sz w:val="24"/>
          <w:szCs w:val="24"/>
        </w:rPr>
        <w:t>internal table</w:t>
      </w:r>
    </w:p>
    <w:p w:rsidR="00A2791F" w:rsidRPr="00A2791F" w:rsidRDefault="00A2791F" w:rsidP="00A2791F">
      <w:pPr>
        <w:spacing w:after="0" w:line="240" w:lineRule="auto"/>
        <w:ind w:firstLine="567"/>
        <w:jc w:val="both"/>
        <w:rPr>
          <w:rFonts w:ascii="Arial Narrow" w:eastAsia="Times New Roman" w:hAnsi="Arial Narrow" w:cs="Times New Roman"/>
          <w:sz w:val="24"/>
          <w:szCs w:val="24"/>
        </w:rPr>
      </w:pPr>
      <w:r w:rsidRPr="00A2791F">
        <w:rPr>
          <w:rFonts w:ascii="Arial Narrow" w:eastAsia="Times New Roman" w:hAnsi="Arial Narrow" w:cs="Times New Roman"/>
          <w:sz w:val="24"/>
          <w:szCs w:val="24"/>
        </w:rPr>
        <w:t>INSERT &lt;line&gt;</w:t>
      </w:r>
      <w:r>
        <w:rPr>
          <w:rFonts w:ascii="Arial Narrow" w:eastAsia="Times New Roman" w:hAnsi="Arial Narrow" w:cs="Times New Roman"/>
          <w:sz w:val="24"/>
          <w:szCs w:val="24"/>
        </w:rPr>
        <w:t xml:space="preserve"> </w:t>
      </w:r>
      <w:r w:rsidRPr="00A2791F">
        <w:rPr>
          <w:rFonts w:ascii="Arial Narrow" w:eastAsia="Times New Roman" w:hAnsi="Arial Narrow" w:cs="Times New Roman"/>
          <w:sz w:val="24"/>
          <w:szCs w:val="24"/>
        </w:rPr>
        <w:t>|</w:t>
      </w:r>
      <w:r>
        <w:rPr>
          <w:rFonts w:ascii="Arial Narrow" w:eastAsia="Times New Roman" w:hAnsi="Arial Narrow" w:cs="Times New Roman"/>
          <w:sz w:val="24"/>
          <w:szCs w:val="24"/>
        </w:rPr>
        <w:t xml:space="preserve"> </w:t>
      </w:r>
      <w:r w:rsidRPr="00A2791F">
        <w:rPr>
          <w:rFonts w:ascii="Arial Narrow" w:eastAsia="Times New Roman" w:hAnsi="Arial Narrow" w:cs="Times New Roman"/>
          <w:sz w:val="24"/>
          <w:szCs w:val="24"/>
        </w:rPr>
        <w:t>LINES OF &lt;jtab&gt; [FROM &lt;n1&gt;] [TO &lt;n 2&gt;]</w:t>
      </w:r>
    </w:p>
    <w:p w:rsidR="00A2791F" w:rsidRPr="00A2791F" w:rsidRDefault="00A2791F" w:rsidP="00A2791F">
      <w:pPr>
        <w:spacing w:after="0" w:line="240" w:lineRule="auto"/>
        <w:ind w:firstLine="567"/>
        <w:jc w:val="both"/>
        <w:rPr>
          <w:rFonts w:ascii="Arial Narrow" w:eastAsia="Times New Roman" w:hAnsi="Arial Narrow" w:cs="Times New Roman"/>
          <w:sz w:val="24"/>
          <w:szCs w:val="24"/>
        </w:rPr>
      </w:pPr>
      <w:r w:rsidRPr="00A2791F">
        <w:rPr>
          <w:rFonts w:ascii="Arial Narrow" w:eastAsia="Times New Roman" w:hAnsi="Arial Narrow" w:cs="Times New Roman"/>
          <w:sz w:val="24"/>
          <w:szCs w:val="24"/>
        </w:rPr>
        <w:t>INTO TABLE &lt;itab&gt;</w:t>
      </w:r>
    </w:p>
    <w:p w:rsidR="00A2791F" w:rsidRDefault="00A2791F" w:rsidP="00A2791F">
      <w:pPr>
        <w:spacing w:after="0" w:line="240" w:lineRule="auto"/>
        <w:ind w:firstLine="567"/>
        <w:jc w:val="both"/>
        <w:rPr>
          <w:rFonts w:ascii="Arial Narrow" w:eastAsia="Times New Roman" w:hAnsi="Arial Narrow" w:cs="Times New Roman"/>
          <w:sz w:val="24"/>
          <w:szCs w:val="24"/>
        </w:rPr>
      </w:pPr>
      <w:r w:rsidRPr="00A2791F">
        <w:rPr>
          <w:rFonts w:ascii="Arial Narrow" w:eastAsia="Times New Roman" w:hAnsi="Arial Narrow" w:cs="Times New Roman"/>
          <w:sz w:val="24"/>
          <w:szCs w:val="24"/>
        </w:rPr>
        <w:t>[ASSIGNING &lt;FS&gt; | REFERENCE INTO &lt;dref&gt;].</w:t>
      </w:r>
    </w:p>
    <w:p w:rsidR="00A2791F" w:rsidRDefault="00A2791F" w:rsidP="00A2791F">
      <w:pPr>
        <w:spacing w:after="0" w:line="240" w:lineRule="auto"/>
        <w:ind w:firstLine="567"/>
        <w:jc w:val="both"/>
        <w:rPr>
          <w:rFonts w:ascii="Arial Narrow" w:eastAsia="Times New Roman" w:hAnsi="Arial Narrow" w:cs="Times New Roman"/>
          <w:sz w:val="24"/>
          <w:szCs w:val="24"/>
        </w:rPr>
      </w:pPr>
    </w:p>
    <w:p w:rsidR="00A2791F" w:rsidRPr="00A2791F" w:rsidRDefault="00A2791F" w:rsidP="00A2791F">
      <w:pPr>
        <w:spacing w:after="0" w:line="240" w:lineRule="auto"/>
        <w:ind w:firstLine="567"/>
        <w:jc w:val="both"/>
        <w:rPr>
          <w:rFonts w:ascii="Arial Narrow" w:eastAsia="Times New Roman" w:hAnsi="Arial Narrow" w:cs="Times New Roman"/>
          <w:i/>
          <w:color w:val="002060"/>
          <w:sz w:val="24"/>
          <w:szCs w:val="24"/>
        </w:rPr>
      </w:pPr>
      <w:r w:rsidRPr="00A2791F">
        <w:rPr>
          <w:rFonts w:ascii="Arial Narrow" w:eastAsia="Times New Roman" w:hAnsi="Arial Narrow" w:cs="Times New Roman"/>
          <w:i/>
          <w:color w:val="002060"/>
          <w:sz w:val="24"/>
          <w:szCs w:val="24"/>
        </w:rPr>
        <w:t>Rem</w:t>
      </w:r>
    </w:p>
    <w:p w:rsidR="00A2791F" w:rsidRPr="00A2791F" w:rsidRDefault="00A2791F" w:rsidP="005D6E43">
      <w:pPr>
        <w:numPr>
          <w:ilvl w:val="0"/>
          <w:numId w:val="38"/>
        </w:numPr>
        <w:tabs>
          <w:tab w:val="clear" w:pos="720"/>
          <w:tab w:val="num" w:pos="1134"/>
        </w:tabs>
        <w:spacing w:after="0" w:line="240" w:lineRule="auto"/>
        <w:ind w:left="1134"/>
        <w:jc w:val="both"/>
        <w:rPr>
          <w:rFonts w:ascii="Arial Narrow" w:eastAsia="Times New Roman" w:hAnsi="Arial Narrow" w:cs="Times New Roman"/>
          <w:sz w:val="24"/>
          <w:szCs w:val="24"/>
        </w:rPr>
      </w:pPr>
      <w:r w:rsidRPr="00A2791F">
        <w:rPr>
          <w:rFonts w:ascii="Arial Narrow" w:eastAsia="Times New Roman" w:hAnsi="Arial Narrow" w:cs="Times New Roman"/>
          <w:sz w:val="24"/>
          <w:szCs w:val="24"/>
        </w:rPr>
        <w:t>FROM and TO addition will specify the lines to add.</w:t>
      </w:r>
    </w:p>
    <w:p w:rsidR="00A2791F" w:rsidRPr="00A2791F" w:rsidRDefault="00A2791F" w:rsidP="005D6E43">
      <w:pPr>
        <w:numPr>
          <w:ilvl w:val="0"/>
          <w:numId w:val="38"/>
        </w:numPr>
        <w:tabs>
          <w:tab w:val="clear" w:pos="720"/>
          <w:tab w:val="num" w:pos="1134"/>
        </w:tabs>
        <w:spacing w:after="0" w:line="240" w:lineRule="auto"/>
        <w:ind w:left="1134"/>
        <w:jc w:val="both"/>
        <w:rPr>
          <w:rFonts w:ascii="Arial Narrow" w:eastAsia="Times New Roman" w:hAnsi="Arial Narrow" w:cs="Times New Roman"/>
          <w:sz w:val="24"/>
          <w:szCs w:val="24"/>
        </w:rPr>
      </w:pPr>
      <w:r w:rsidRPr="00A2791F">
        <w:rPr>
          <w:rFonts w:ascii="Arial Narrow" w:eastAsia="Times New Roman" w:hAnsi="Arial Narrow" w:cs="Times New Roman"/>
          <w:sz w:val="24"/>
          <w:szCs w:val="24"/>
        </w:rPr>
        <w:t>ASSIGNING and REFERENCE INTO addition is used for assigning the inserted record into a field symbol.</w:t>
      </w:r>
    </w:p>
    <w:p w:rsidR="00A2791F" w:rsidRDefault="00A2791F" w:rsidP="00A2791F">
      <w:pPr>
        <w:pStyle w:val="1"/>
        <w:spacing w:before="0" w:beforeAutospacing="0" w:after="0" w:afterAutospacing="0"/>
        <w:ind w:firstLine="567"/>
        <w:jc w:val="both"/>
        <w:rPr>
          <w:rFonts w:ascii="Arial Narrow" w:hAnsi="Arial Narrow"/>
          <w:b w:val="0"/>
          <w:color w:val="002060"/>
          <w:sz w:val="24"/>
          <w:szCs w:val="24"/>
        </w:rPr>
      </w:pPr>
    </w:p>
    <w:p w:rsidR="007F256F" w:rsidRDefault="00A2791F" w:rsidP="00A2791F">
      <w:pPr>
        <w:pStyle w:val="1"/>
        <w:spacing w:before="0" w:beforeAutospacing="0" w:after="0" w:afterAutospacing="0"/>
        <w:ind w:firstLine="567"/>
        <w:jc w:val="both"/>
        <w:rPr>
          <w:rFonts w:ascii="Arial Narrow" w:hAnsi="Arial Narrow"/>
          <w:b w:val="0"/>
          <w:color w:val="000000" w:themeColor="text1"/>
          <w:sz w:val="24"/>
          <w:szCs w:val="24"/>
        </w:rPr>
      </w:pPr>
      <w:r w:rsidRPr="00A2791F">
        <w:rPr>
          <w:rFonts w:ascii="Arial Narrow" w:hAnsi="Arial Narrow"/>
          <w:b w:val="0"/>
          <w:color w:val="000000" w:themeColor="text1"/>
          <w:sz w:val="24"/>
          <w:szCs w:val="24"/>
        </w:rPr>
        <w:t xml:space="preserve">data: </w:t>
      </w:r>
    </w:p>
    <w:p w:rsidR="00A2791F" w:rsidRDefault="00A2791F" w:rsidP="007F256F">
      <w:pPr>
        <w:pStyle w:val="1"/>
        <w:spacing w:before="0" w:beforeAutospacing="0" w:after="0" w:afterAutospacing="0"/>
        <w:ind w:firstLine="720"/>
        <w:jc w:val="both"/>
        <w:rPr>
          <w:rFonts w:ascii="Arial Narrow" w:hAnsi="Arial Narrow"/>
          <w:b w:val="0"/>
          <w:color w:val="000000" w:themeColor="text1"/>
          <w:sz w:val="24"/>
          <w:szCs w:val="24"/>
        </w:rPr>
      </w:pPr>
      <w:r w:rsidRPr="00A2791F">
        <w:rPr>
          <w:rFonts w:ascii="Arial Narrow" w:hAnsi="Arial Narrow"/>
          <w:b w:val="0"/>
          <w:i/>
          <w:color w:val="002060"/>
          <w:sz w:val="24"/>
          <w:szCs w:val="24"/>
        </w:rPr>
        <w:t>itab</w:t>
      </w:r>
      <w:r w:rsidRPr="00A2791F">
        <w:rPr>
          <w:rFonts w:ascii="Arial Narrow" w:hAnsi="Arial Narrow"/>
          <w:b w:val="0"/>
          <w:color w:val="000000" w:themeColor="text1"/>
          <w:sz w:val="24"/>
          <w:szCs w:val="24"/>
        </w:rPr>
        <w:t xml:space="preserve"> type </w:t>
      </w:r>
      <w:r w:rsidRPr="007F256F">
        <w:rPr>
          <w:rFonts w:ascii="Arial Narrow" w:hAnsi="Arial Narrow"/>
          <w:b w:val="0"/>
          <w:i/>
          <w:color w:val="385623" w:themeColor="accent6" w:themeShade="80"/>
          <w:sz w:val="24"/>
          <w:szCs w:val="24"/>
          <w:shd w:val="clear" w:color="auto" w:fill="E7E6E6" w:themeFill="background2"/>
        </w:rPr>
        <w:t>hashed table</w:t>
      </w:r>
      <w:r w:rsidRPr="00A2791F">
        <w:rPr>
          <w:rFonts w:ascii="Arial Narrow" w:hAnsi="Arial Narrow"/>
          <w:b w:val="0"/>
          <w:color w:val="000000" w:themeColor="text1"/>
          <w:sz w:val="24"/>
          <w:szCs w:val="24"/>
        </w:rPr>
        <w:t xml:space="preserve"> of </w:t>
      </w:r>
      <w:r w:rsidRPr="00A2791F">
        <w:rPr>
          <w:rFonts w:ascii="Arial Narrow" w:hAnsi="Arial Narrow"/>
          <w:b w:val="0"/>
          <w:i/>
          <w:color w:val="000000" w:themeColor="text1"/>
          <w:sz w:val="24"/>
          <w:szCs w:val="24"/>
        </w:rPr>
        <w:t>spfli</w:t>
      </w:r>
      <w:r w:rsidR="007F256F">
        <w:rPr>
          <w:rFonts w:ascii="Arial Narrow" w:hAnsi="Arial Narrow"/>
          <w:b w:val="0"/>
          <w:color w:val="000000" w:themeColor="text1"/>
          <w:sz w:val="24"/>
          <w:szCs w:val="24"/>
        </w:rPr>
        <w:t xml:space="preserve"> with unique key carrid connid,</w:t>
      </w:r>
    </w:p>
    <w:p w:rsidR="007F256F" w:rsidRDefault="007F256F" w:rsidP="007F256F">
      <w:pPr>
        <w:pStyle w:val="1"/>
        <w:spacing w:before="0" w:beforeAutospacing="0" w:after="0" w:afterAutospacing="0"/>
        <w:ind w:firstLine="720"/>
        <w:jc w:val="both"/>
        <w:rPr>
          <w:rFonts w:ascii="Arial Narrow" w:hAnsi="Arial Narrow"/>
          <w:b w:val="0"/>
          <w:color w:val="000000" w:themeColor="text1"/>
          <w:sz w:val="24"/>
          <w:szCs w:val="24"/>
        </w:rPr>
      </w:pPr>
      <w:r w:rsidRPr="007F256F">
        <w:rPr>
          <w:rFonts w:ascii="Arial Narrow" w:hAnsi="Arial Narrow"/>
          <w:b w:val="0"/>
          <w:i/>
          <w:color w:val="002060"/>
          <w:sz w:val="24"/>
          <w:szCs w:val="24"/>
        </w:rPr>
        <w:t>wa</w:t>
      </w:r>
      <w:r>
        <w:rPr>
          <w:rFonts w:ascii="Arial Narrow" w:hAnsi="Arial Narrow"/>
          <w:b w:val="0"/>
          <w:color w:val="000000" w:themeColor="text1"/>
          <w:sz w:val="24"/>
          <w:szCs w:val="24"/>
        </w:rPr>
        <w:t xml:space="preserve"> like line of itab.</w:t>
      </w:r>
    </w:p>
    <w:p w:rsidR="007F256F" w:rsidRDefault="007F256F" w:rsidP="007F256F">
      <w:pPr>
        <w:pStyle w:val="1"/>
        <w:spacing w:before="0" w:beforeAutospacing="0" w:after="0" w:afterAutospacing="0"/>
        <w:ind w:firstLine="720"/>
        <w:jc w:val="both"/>
        <w:rPr>
          <w:rFonts w:ascii="Arial Narrow" w:hAnsi="Arial Narrow"/>
          <w:b w:val="0"/>
          <w:color w:val="000000" w:themeColor="text1"/>
          <w:sz w:val="24"/>
          <w:szCs w:val="24"/>
        </w:rPr>
      </w:pPr>
    </w:p>
    <w:p w:rsidR="007F256F" w:rsidRDefault="007F256F" w:rsidP="007F256F">
      <w:pPr>
        <w:pStyle w:val="1"/>
        <w:spacing w:before="0" w:beforeAutospacing="0" w:after="0" w:afterAutospacing="0"/>
        <w:ind w:firstLine="720"/>
        <w:jc w:val="both"/>
        <w:rPr>
          <w:rFonts w:ascii="Arial Narrow" w:hAnsi="Arial Narrow"/>
          <w:b w:val="0"/>
          <w:color w:val="000000" w:themeColor="text1"/>
          <w:sz w:val="24"/>
          <w:szCs w:val="24"/>
        </w:rPr>
      </w:pPr>
      <w:r>
        <w:rPr>
          <w:rFonts w:ascii="Arial Narrow" w:hAnsi="Arial Narrow"/>
          <w:b w:val="0"/>
          <w:color w:val="000000" w:themeColor="text1"/>
          <w:sz w:val="24"/>
          <w:szCs w:val="24"/>
        </w:rPr>
        <w:t>wa-carrid = ‘UA’. wa-connid = ‘0011’. wa-cityfrom = …</w:t>
      </w:r>
    </w:p>
    <w:p w:rsidR="007F256F" w:rsidRDefault="007F256F" w:rsidP="007F256F">
      <w:pPr>
        <w:pStyle w:val="1"/>
        <w:spacing w:before="0" w:beforeAutospacing="0" w:after="0" w:afterAutospacing="0"/>
        <w:ind w:firstLine="720"/>
        <w:jc w:val="both"/>
        <w:rPr>
          <w:rFonts w:ascii="Arial Narrow" w:hAnsi="Arial Narrow"/>
          <w:b w:val="0"/>
          <w:color w:val="000000" w:themeColor="text1"/>
          <w:sz w:val="24"/>
          <w:szCs w:val="24"/>
        </w:rPr>
      </w:pPr>
    </w:p>
    <w:p w:rsidR="007F256F" w:rsidRDefault="007F256F" w:rsidP="007F256F">
      <w:pPr>
        <w:pStyle w:val="1"/>
        <w:spacing w:before="0" w:beforeAutospacing="0" w:after="0" w:afterAutospacing="0"/>
        <w:ind w:firstLine="720"/>
        <w:jc w:val="both"/>
        <w:rPr>
          <w:rFonts w:ascii="Arial Narrow" w:hAnsi="Arial Narrow"/>
          <w:b w:val="0"/>
          <w:color w:val="000000" w:themeColor="text1"/>
          <w:sz w:val="24"/>
          <w:szCs w:val="24"/>
        </w:rPr>
      </w:pPr>
      <w:r>
        <w:rPr>
          <w:rFonts w:ascii="Arial Narrow" w:hAnsi="Arial Narrow"/>
          <w:b w:val="0"/>
          <w:color w:val="000000" w:themeColor="text1"/>
          <w:sz w:val="24"/>
          <w:szCs w:val="24"/>
        </w:rPr>
        <w:t xml:space="preserve">insert </w:t>
      </w:r>
      <w:r w:rsidRPr="007F256F">
        <w:rPr>
          <w:rFonts w:ascii="Arial Narrow" w:hAnsi="Arial Narrow"/>
          <w:b w:val="0"/>
          <w:i/>
          <w:color w:val="002060"/>
          <w:sz w:val="24"/>
          <w:szCs w:val="24"/>
        </w:rPr>
        <w:t>wa</w:t>
      </w:r>
      <w:r w:rsidRPr="007F256F">
        <w:rPr>
          <w:rFonts w:ascii="Arial Narrow" w:hAnsi="Arial Narrow"/>
          <w:b w:val="0"/>
          <w:color w:val="002060"/>
          <w:sz w:val="24"/>
          <w:szCs w:val="24"/>
        </w:rPr>
        <w:t xml:space="preserve"> </w:t>
      </w:r>
      <w:r>
        <w:rPr>
          <w:rFonts w:ascii="Arial Narrow" w:hAnsi="Arial Narrow"/>
          <w:b w:val="0"/>
          <w:color w:val="000000" w:themeColor="text1"/>
          <w:sz w:val="24"/>
          <w:szCs w:val="24"/>
        </w:rPr>
        <w:t xml:space="preserve">into table </w:t>
      </w:r>
      <w:r w:rsidRPr="007F256F">
        <w:rPr>
          <w:rFonts w:ascii="Arial Narrow" w:hAnsi="Arial Narrow"/>
          <w:b w:val="0"/>
          <w:i/>
          <w:color w:val="002060"/>
          <w:sz w:val="24"/>
          <w:szCs w:val="24"/>
        </w:rPr>
        <w:t>itab</w:t>
      </w:r>
      <w:r>
        <w:rPr>
          <w:rFonts w:ascii="Arial Narrow" w:hAnsi="Arial Narrow"/>
          <w:b w:val="0"/>
          <w:color w:val="000000" w:themeColor="text1"/>
          <w:sz w:val="24"/>
          <w:szCs w:val="24"/>
        </w:rPr>
        <w:t>.</w:t>
      </w:r>
    </w:p>
    <w:p w:rsidR="007F256F" w:rsidRDefault="007F256F" w:rsidP="007F256F">
      <w:pPr>
        <w:pStyle w:val="1"/>
        <w:spacing w:before="0" w:beforeAutospacing="0" w:after="0" w:afterAutospacing="0"/>
        <w:ind w:firstLine="720"/>
        <w:jc w:val="both"/>
        <w:rPr>
          <w:rFonts w:ascii="Arial Narrow" w:hAnsi="Arial Narrow"/>
          <w:b w:val="0"/>
          <w:color w:val="000000" w:themeColor="text1"/>
          <w:sz w:val="24"/>
          <w:szCs w:val="24"/>
        </w:rPr>
      </w:pPr>
      <w:r>
        <w:rPr>
          <w:rFonts w:ascii="Arial Narrow" w:hAnsi="Arial Narrow"/>
          <w:b w:val="0"/>
          <w:color w:val="000000" w:themeColor="text1"/>
          <w:sz w:val="24"/>
          <w:szCs w:val="24"/>
        </w:rPr>
        <w:t xml:space="preserve">insert </w:t>
      </w:r>
      <w:r w:rsidRPr="007F256F">
        <w:rPr>
          <w:rFonts w:ascii="Arial Narrow" w:hAnsi="Arial Narrow"/>
          <w:b w:val="0"/>
          <w:i/>
          <w:color w:val="002060"/>
          <w:sz w:val="24"/>
          <w:szCs w:val="24"/>
        </w:rPr>
        <w:t xml:space="preserve">spfli </w:t>
      </w:r>
      <w:r>
        <w:rPr>
          <w:rFonts w:ascii="Arial Narrow" w:hAnsi="Arial Narrow"/>
          <w:b w:val="0"/>
          <w:color w:val="000000" w:themeColor="text1"/>
          <w:sz w:val="24"/>
          <w:szCs w:val="24"/>
        </w:rPr>
        <w:t>from table</w:t>
      </w:r>
      <w:r w:rsidRPr="007F256F">
        <w:rPr>
          <w:rFonts w:ascii="Arial Narrow" w:hAnsi="Arial Narrow"/>
          <w:b w:val="0"/>
          <w:i/>
          <w:color w:val="002060"/>
          <w:sz w:val="24"/>
          <w:szCs w:val="24"/>
        </w:rPr>
        <w:t xml:space="preserve"> itab</w:t>
      </w:r>
      <w:r>
        <w:rPr>
          <w:rFonts w:ascii="Arial Narrow" w:hAnsi="Arial Narrow"/>
          <w:b w:val="0"/>
          <w:color w:val="000000" w:themeColor="text1"/>
          <w:sz w:val="24"/>
          <w:szCs w:val="24"/>
        </w:rPr>
        <w:t xml:space="preserve"> accepting duplicate keys.</w:t>
      </w:r>
    </w:p>
    <w:p w:rsidR="007F256F" w:rsidRDefault="007F256F" w:rsidP="007F256F">
      <w:pPr>
        <w:pStyle w:val="1"/>
        <w:spacing w:before="0" w:beforeAutospacing="0" w:after="0" w:afterAutospacing="0"/>
        <w:ind w:firstLine="720"/>
        <w:jc w:val="both"/>
        <w:rPr>
          <w:rFonts w:ascii="Arial Narrow" w:hAnsi="Arial Narrow"/>
          <w:b w:val="0"/>
          <w:color w:val="000000" w:themeColor="text1"/>
          <w:sz w:val="24"/>
          <w:szCs w:val="24"/>
        </w:rPr>
      </w:pPr>
      <w:r>
        <w:rPr>
          <w:rFonts w:ascii="Arial Narrow" w:hAnsi="Arial Narrow"/>
          <w:b w:val="0"/>
          <w:color w:val="000000" w:themeColor="text1"/>
          <w:sz w:val="24"/>
          <w:szCs w:val="24"/>
        </w:rPr>
        <w:t>if sy-subrc = 0.</w:t>
      </w:r>
    </w:p>
    <w:p w:rsidR="007F256F" w:rsidRDefault="007F256F" w:rsidP="007F256F">
      <w:pPr>
        <w:pStyle w:val="1"/>
        <w:spacing w:before="0" w:beforeAutospacing="0" w:after="0" w:afterAutospacing="0"/>
        <w:ind w:firstLine="720"/>
        <w:jc w:val="both"/>
        <w:rPr>
          <w:rFonts w:ascii="Arial Narrow" w:hAnsi="Arial Narrow"/>
          <w:b w:val="0"/>
          <w:color w:val="000000" w:themeColor="text1"/>
          <w:sz w:val="24"/>
          <w:szCs w:val="24"/>
        </w:rPr>
      </w:pPr>
      <w:r>
        <w:rPr>
          <w:rFonts w:ascii="Arial Narrow" w:hAnsi="Arial Narrow"/>
          <w:b w:val="0"/>
          <w:color w:val="000000" w:themeColor="text1"/>
          <w:sz w:val="24"/>
          <w:szCs w:val="24"/>
        </w:rPr>
        <w:tab/>
        <w:t>…</w:t>
      </w:r>
    </w:p>
    <w:p w:rsidR="007F256F" w:rsidRDefault="007F256F" w:rsidP="007F256F">
      <w:pPr>
        <w:pStyle w:val="1"/>
        <w:spacing w:before="0" w:beforeAutospacing="0" w:after="0" w:afterAutospacing="0"/>
        <w:ind w:firstLine="720"/>
        <w:jc w:val="both"/>
        <w:rPr>
          <w:rFonts w:ascii="Arial Narrow" w:hAnsi="Arial Narrow"/>
          <w:b w:val="0"/>
          <w:color w:val="000000" w:themeColor="text1"/>
          <w:sz w:val="24"/>
          <w:szCs w:val="24"/>
        </w:rPr>
      </w:pPr>
      <w:r>
        <w:rPr>
          <w:rFonts w:ascii="Arial Narrow" w:hAnsi="Arial Narrow"/>
          <w:b w:val="0"/>
          <w:color w:val="000000" w:themeColor="text1"/>
          <w:sz w:val="24"/>
          <w:szCs w:val="24"/>
        </w:rPr>
        <w:t>elseif sy-subrc = 4.</w:t>
      </w:r>
    </w:p>
    <w:p w:rsidR="007F256F" w:rsidRDefault="007F256F" w:rsidP="007F256F">
      <w:pPr>
        <w:pStyle w:val="1"/>
        <w:spacing w:before="0" w:beforeAutospacing="0" w:after="0" w:afterAutospacing="0"/>
        <w:ind w:firstLine="720"/>
        <w:jc w:val="both"/>
        <w:rPr>
          <w:rFonts w:ascii="Arial Narrow" w:hAnsi="Arial Narrow"/>
          <w:b w:val="0"/>
          <w:color w:val="000000" w:themeColor="text1"/>
          <w:sz w:val="24"/>
          <w:szCs w:val="24"/>
        </w:rPr>
      </w:pPr>
      <w:r>
        <w:rPr>
          <w:rFonts w:ascii="Arial Narrow" w:hAnsi="Arial Narrow"/>
          <w:b w:val="0"/>
          <w:color w:val="000000" w:themeColor="text1"/>
          <w:sz w:val="24"/>
          <w:szCs w:val="24"/>
        </w:rPr>
        <w:tab/>
        <w:t>…</w:t>
      </w:r>
    </w:p>
    <w:p w:rsidR="007F256F" w:rsidRPr="007F256F" w:rsidRDefault="007F256F" w:rsidP="007F256F">
      <w:pPr>
        <w:pStyle w:val="1"/>
        <w:spacing w:before="0" w:beforeAutospacing="0" w:after="0" w:afterAutospacing="0"/>
        <w:ind w:firstLine="720"/>
        <w:jc w:val="both"/>
        <w:rPr>
          <w:rFonts w:ascii="Arial Narrow" w:hAnsi="Arial Narrow"/>
          <w:b w:val="0"/>
          <w:color w:val="000000" w:themeColor="text1"/>
          <w:sz w:val="24"/>
          <w:szCs w:val="24"/>
        </w:rPr>
      </w:pPr>
      <w:r>
        <w:rPr>
          <w:rFonts w:ascii="Arial Narrow" w:hAnsi="Arial Narrow"/>
          <w:b w:val="0"/>
          <w:color w:val="000000" w:themeColor="text1"/>
          <w:sz w:val="24"/>
          <w:szCs w:val="24"/>
        </w:rPr>
        <w:t>endif.</w:t>
      </w:r>
    </w:p>
    <w:p w:rsidR="00A2791F" w:rsidRPr="00A2791F" w:rsidRDefault="00A2791F" w:rsidP="00A2791F">
      <w:pPr>
        <w:pStyle w:val="1"/>
        <w:spacing w:before="0" w:beforeAutospacing="0" w:after="0" w:afterAutospacing="0"/>
        <w:ind w:firstLine="567"/>
        <w:jc w:val="both"/>
        <w:rPr>
          <w:rFonts w:ascii="Arial Narrow" w:hAnsi="Arial Narrow"/>
          <w:b w:val="0"/>
          <w:color w:val="002060"/>
          <w:sz w:val="24"/>
          <w:szCs w:val="24"/>
        </w:rPr>
      </w:pPr>
    </w:p>
    <w:p w:rsidR="00DD1964" w:rsidRPr="007F256F" w:rsidRDefault="00DD1964" w:rsidP="00DD1964">
      <w:pPr>
        <w:pStyle w:val="1"/>
        <w:spacing w:before="0" w:beforeAutospacing="0" w:after="0" w:afterAutospacing="0"/>
        <w:ind w:firstLine="567"/>
        <w:jc w:val="center"/>
        <w:rPr>
          <w:rFonts w:ascii="Arial Narrow" w:hAnsi="Arial Narrow"/>
          <w:color w:val="000000" w:themeColor="text1"/>
          <w:sz w:val="24"/>
          <w:szCs w:val="24"/>
        </w:rPr>
      </w:pPr>
      <w:r>
        <w:rPr>
          <w:rFonts w:ascii="Arial Narrow" w:hAnsi="Arial Narrow"/>
          <w:i/>
          <w:color w:val="000000" w:themeColor="text1"/>
          <w:sz w:val="24"/>
          <w:szCs w:val="24"/>
        </w:rPr>
        <w:t>S</w:t>
      </w:r>
      <w:r w:rsidRPr="00DD1964">
        <w:rPr>
          <w:rFonts w:ascii="Arial Narrow" w:hAnsi="Arial Narrow"/>
          <w:i/>
          <w:color w:val="000000" w:themeColor="text1"/>
          <w:sz w:val="24"/>
          <w:szCs w:val="24"/>
        </w:rPr>
        <w:t>econdary</w:t>
      </w:r>
      <w:r w:rsidRPr="007F256F">
        <w:rPr>
          <w:rFonts w:ascii="Arial Narrow" w:hAnsi="Arial Narrow"/>
          <w:i/>
          <w:color w:val="000000" w:themeColor="text1"/>
          <w:sz w:val="24"/>
          <w:szCs w:val="24"/>
        </w:rPr>
        <w:t xml:space="preserve"> </w:t>
      </w:r>
      <w:r w:rsidRPr="00DD1964">
        <w:rPr>
          <w:rFonts w:ascii="Arial Narrow" w:hAnsi="Arial Narrow"/>
          <w:i/>
          <w:color w:val="000000" w:themeColor="text1"/>
          <w:sz w:val="24"/>
          <w:szCs w:val="24"/>
        </w:rPr>
        <w:t>keys</w:t>
      </w:r>
    </w:p>
    <w:p w:rsidR="00DD1964" w:rsidRPr="007F256F" w:rsidRDefault="00DD1964" w:rsidP="00DD1964">
      <w:pPr>
        <w:pStyle w:val="1"/>
        <w:spacing w:before="0" w:beforeAutospacing="0" w:after="0" w:afterAutospacing="0"/>
        <w:ind w:firstLine="567"/>
        <w:jc w:val="both"/>
        <w:rPr>
          <w:rFonts w:ascii="Arial Narrow" w:hAnsi="Arial Narrow"/>
          <w:b w:val="0"/>
          <w:color w:val="002060"/>
          <w:sz w:val="24"/>
          <w:szCs w:val="24"/>
        </w:rPr>
      </w:pPr>
    </w:p>
    <w:p w:rsidR="002A55E9" w:rsidRPr="00734D0A" w:rsidRDefault="00734D0A" w:rsidP="00DD1964">
      <w:pPr>
        <w:pStyle w:val="1"/>
        <w:spacing w:before="0" w:beforeAutospacing="0" w:after="0" w:afterAutospacing="0"/>
        <w:ind w:firstLine="567"/>
        <w:jc w:val="both"/>
        <w:rPr>
          <w:rFonts w:ascii="Arial Narrow" w:hAnsi="Arial Narrow"/>
          <w:b w:val="0"/>
          <w:sz w:val="24"/>
          <w:szCs w:val="24"/>
        </w:rPr>
      </w:pPr>
      <w:r w:rsidRPr="00DD1964">
        <w:rPr>
          <w:rFonts w:ascii="Arial Narrow" w:hAnsi="Arial Narrow"/>
          <w:b w:val="0"/>
          <w:sz w:val="24"/>
          <w:szCs w:val="24"/>
        </w:rPr>
        <w:t>From</w:t>
      </w:r>
      <w:r w:rsidRPr="00360552">
        <w:rPr>
          <w:rFonts w:ascii="Arial Narrow" w:hAnsi="Arial Narrow"/>
          <w:sz w:val="24"/>
          <w:szCs w:val="24"/>
        </w:rPr>
        <w:t xml:space="preserve"> </w:t>
      </w:r>
      <w:r w:rsidRPr="00DD1964">
        <w:rPr>
          <w:rFonts w:ascii="Arial Narrow" w:hAnsi="Arial Narrow"/>
          <w:b w:val="0"/>
          <w:sz w:val="24"/>
          <w:szCs w:val="24"/>
        </w:rPr>
        <w:t>ABAP 7.2</w:t>
      </w:r>
      <w:r w:rsidRPr="00734D0A">
        <w:rPr>
          <w:rFonts w:ascii="Arial Narrow" w:hAnsi="Arial Narrow"/>
          <w:b w:val="0"/>
          <w:sz w:val="24"/>
          <w:szCs w:val="24"/>
        </w:rPr>
        <w:t xml:space="preserve"> </w:t>
      </w:r>
      <w:r>
        <w:rPr>
          <w:rFonts w:ascii="Arial Narrow" w:hAnsi="Arial Narrow"/>
          <w:b w:val="0"/>
          <w:sz w:val="24"/>
          <w:szCs w:val="24"/>
        </w:rPr>
        <w:t xml:space="preserve">we </w:t>
      </w:r>
      <w:r w:rsidRPr="00734D0A">
        <w:rPr>
          <w:rFonts w:ascii="Arial Narrow" w:hAnsi="Arial Narrow"/>
          <w:b w:val="0"/>
          <w:sz w:val="24"/>
          <w:szCs w:val="24"/>
        </w:rPr>
        <w:t xml:space="preserve">can declare </w:t>
      </w:r>
      <w:r w:rsidRPr="00DD1964">
        <w:rPr>
          <w:rFonts w:ascii="Arial Narrow" w:hAnsi="Arial Narrow"/>
          <w:b w:val="0"/>
          <w:i/>
          <w:color w:val="002060"/>
          <w:sz w:val="24"/>
          <w:szCs w:val="24"/>
        </w:rPr>
        <w:t>secondary keys</w:t>
      </w:r>
      <w:r w:rsidRPr="00DD1964">
        <w:rPr>
          <w:rFonts w:ascii="Arial Narrow" w:hAnsi="Arial Narrow"/>
          <w:b w:val="0"/>
          <w:color w:val="002060"/>
          <w:sz w:val="24"/>
          <w:szCs w:val="24"/>
        </w:rPr>
        <w:t xml:space="preserve"> </w:t>
      </w:r>
      <w:r w:rsidRPr="00734D0A">
        <w:rPr>
          <w:rFonts w:ascii="Arial Narrow" w:hAnsi="Arial Narrow"/>
          <w:b w:val="0"/>
          <w:sz w:val="24"/>
          <w:szCs w:val="24"/>
        </w:rPr>
        <w:t>for internal tables</w:t>
      </w:r>
      <w:r>
        <w:rPr>
          <w:rFonts w:ascii="Arial Narrow" w:hAnsi="Arial Narrow"/>
          <w:b w:val="0"/>
          <w:sz w:val="24"/>
          <w:szCs w:val="24"/>
        </w:rPr>
        <w:t xml:space="preserve"> - </w:t>
      </w:r>
      <w:r w:rsidRPr="00DD1964">
        <w:rPr>
          <w:rFonts w:ascii="Arial Narrow" w:hAnsi="Arial Narrow"/>
          <w:b w:val="0"/>
          <w:sz w:val="24"/>
          <w:szCs w:val="24"/>
          <w:shd w:val="clear" w:color="auto" w:fill="E7E6E6" w:themeFill="background2"/>
        </w:rPr>
        <w:t xml:space="preserve">secondary key could increases </w:t>
      </w:r>
      <w:r w:rsidRPr="00DD1964">
        <w:rPr>
          <w:rFonts w:ascii="Arial Narrow" w:hAnsi="Arial Narrow"/>
          <w:b w:val="0"/>
          <w:i/>
          <w:color w:val="385623" w:themeColor="accent6" w:themeShade="80"/>
          <w:sz w:val="24"/>
          <w:szCs w:val="24"/>
          <w:shd w:val="clear" w:color="auto" w:fill="E7E6E6" w:themeFill="background2"/>
        </w:rPr>
        <w:t>read access performance</w:t>
      </w:r>
      <w:r w:rsidRPr="00734D0A">
        <w:rPr>
          <w:rFonts w:ascii="Arial Narrow" w:hAnsi="Arial Narrow"/>
          <w:b w:val="0"/>
          <w:sz w:val="24"/>
          <w:szCs w:val="24"/>
        </w:rPr>
        <w:t xml:space="preserve">. But, on the other hand, secondary keys also incur additional administration costs due to </w:t>
      </w:r>
      <w:r>
        <w:rPr>
          <w:rFonts w:ascii="Arial Narrow" w:hAnsi="Arial Narrow"/>
          <w:b w:val="0"/>
          <w:sz w:val="24"/>
          <w:szCs w:val="24"/>
        </w:rPr>
        <w:t>m</w:t>
      </w:r>
      <w:r w:rsidRPr="00734D0A">
        <w:rPr>
          <w:rFonts w:ascii="Arial Narrow" w:hAnsi="Arial Narrow"/>
          <w:b w:val="0"/>
          <w:sz w:val="24"/>
          <w:szCs w:val="24"/>
        </w:rPr>
        <w:t>emory consumption and run-time.</w:t>
      </w:r>
    </w:p>
    <w:p w:rsidR="00734D0A" w:rsidRDefault="00734D0A" w:rsidP="00DD1964">
      <w:pPr>
        <w:spacing w:after="0" w:line="240" w:lineRule="auto"/>
        <w:ind w:firstLine="567"/>
        <w:jc w:val="both"/>
        <w:rPr>
          <w:rFonts w:ascii="Arial Narrow" w:eastAsia="Times New Roman" w:hAnsi="Arial Narrow" w:cs="Times New Roman"/>
          <w:sz w:val="24"/>
          <w:szCs w:val="24"/>
        </w:rPr>
      </w:pPr>
    </w:p>
    <w:p w:rsidR="00734D0A" w:rsidRPr="00DD1964" w:rsidRDefault="00734D0A" w:rsidP="00DD1964">
      <w:pPr>
        <w:spacing w:after="0" w:line="240" w:lineRule="auto"/>
        <w:ind w:firstLine="567"/>
        <w:jc w:val="both"/>
        <w:rPr>
          <w:rFonts w:ascii="Arial Narrow" w:eastAsia="Times New Roman" w:hAnsi="Arial Narrow" w:cs="Times New Roman"/>
          <w:color w:val="000000" w:themeColor="text1"/>
          <w:sz w:val="24"/>
          <w:szCs w:val="24"/>
        </w:rPr>
      </w:pPr>
      <w:r w:rsidRPr="00DD1964">
        <w:rPr>
          <w:rFonts w:ascii="Arial Narrow" w:eastAsia="Times New Roman" w:hAnsi="Arial Narrow" w:cs="Times New Roman"/>
          <w:color w:val="000000" w:themeColor="text1"/>
          <w:sz w:val="24"/>
          <w:szCs w:val="24"/>
        </w:rPr>
        <w:t xml:space="preserve">Lets create a secondary index into the internal table </w:t>
      </w:r>
      <w:r w:rsidRPr="00DD1964">
        <w:rPr>
          <w:rFonts w:ascii="Arial Narrow" w:eastAsia="Times New Roman" w:hAnsi="Arial Narrow" w:cs="Times New Roman"/>
          <w:i/>
          <w:color w:val="002060"/>
          <w:sz w:val="24"/>
          <w:szCs w:val="24"/>
        </w:rPr>
        <w:t>IT_MARA</w:t>
      </w:r>
      <w:r w:rsidRPr="00DD1964">
        <w:rPr>
          <w:rFonts w:ascii="Arial Narrow" w:eastAsia="Times New Roman" w:hAnsi="Arial Narrow" w:cs="Times New Roman"/>
          <w:color w:val="002060"/>
          <w:sz w:val="24"/>
          <w:szCs w:val="24"/>
        </w:rPr>
        <w:t xml:space="preserve"> </w:t>
      </w:r>
      <w:r w:rsidRPr="00DD1964">
        <w:rPr>
          <w:rFonts w:ascii="Arial Narrow" w:eastAsia="Times New Roman" w:hAnsi="Arial Narrow" w:cs="Times New Roman"/>
          <w:color w:val="000000" w:themeColor="text1"/>
          <w:sz w:val="24"/>
          <w:szCs w:val="24"/>
        </w:rPr>
        <w:t xml:space="preserve">for the column </w:t>
      </w:r>
      <w:r w:rsidRPr="00DD1964">
        <w:rPr>
          <w:rFonts w:ascii="Arial Narrow" w:eastAsia="Times New Roman" w:hAnsi="Arial Narrow" w:cs="Times New Roman"/>
          <w:i/>
          <w:color w:val="002060"/>
          <w:sz w:val="24"/>
          <w:szCs w:val="24"/>
        </w:rPr>
        <w:t>BISMT</w:t>
      </w:r>
      <w:r w:rsidRPr="00DD1964">
        <w:rPr>
          <w:rFonts w:ascii="Arial Narrow" w:eastAsia="Times New Roman" w:hAnsi="Arial Narrow" w:cs="Times New Roman"/>
          <w:color w:val="000000" w:themeColor="text1"/>
          <w:sz w:val="24"/>
          <w:szCs w:val="24"/>
        </w:rPr>
        <w:t xml:space="preserve"> </w:t>
      </w:r>
    </w:p>
    <w:p w:rsidR="00DD1964" w:rsidRDefault="00DD1964" w:rsidP="00DD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p>
    <w:p w:rsidR="00734D0A" w:rsidRPr="00734D0A" w:rsidRDefault="00734D0A" w:rsidP="00DD1964">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734D0A">
        <w:rPr>
          <w:rFonts w:ascii="Arial Narrow" w:eastAsia="Times New Roman" w:hAnsi="Arial Narrow" w:cs="Courier New"/>
          <w:sz w:val="24"/>
          <w:szCs w:val="24"/>
        </w:rPr>
        <w:t xml:space="preserve">DATA: IT_MARA TYPE </w:t>
      </w:r>
      <w:r w:rsidRPr="00DD1964">
        <w:rPr>
          <w:rFonts w:ascii="Arial Narrow" w:eastAsia="Times New Roman" w:hAnsi="Arial Narrow" w:cs="Courier New"/>
          <w:i/>
          <w:color w:val="385623" w:themeColor="accent6" w:themeShade="80"/>
          <w:sz w:val="24"/>
          <w:szCs w:val="24"/>
        </w:rPr>
        <w:t xml:space="preserve">HASHED </w:t>
      </w:r>
      <w:r w:rsidRPr="00734D0A">
        <w:rPr>
          <w:rFonts w:ascii="Arial Narrow" w:eastAsia="Times New Roman" w:hAnsi="Arial Narrow" w:cs="Courier New"/>
          <w:sz w:val="24"/>
          <w:szCs w:val="24"/>
        </w:rPr>
        <w:t>TABLE OF mara</w:t>
      </w:r>
    </w:p>
    <w:p w:rsidR="00734D0A" w:rsidRPr="00734D0A" w:rsidRDefault="00734D0A" w:rsidP="00DD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734D0A">
        <w:rPr>
          <w:rFonts w:ascii="Arial Narrow" w:eastAsia="Times New Roman" w:hAnsi="Arial Narrow" w:cs="Courier New"/>
          <w:sz w:val="24"/>
          <w:szCs w:val="24"/>
        </w:rPr>
        <w:t xml:space="preserve">              WITH UNIQUE KEY matnr</w:t>
      </w:r>
    </w:p>
    <w:p w:rsidR="00734D0A" w:rsidRPr="00734D0A" w:rsidRDefault="00734D0A" w:rsidP="00DD1964">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734D0A">
        <w:rPr>
          <w:rFonts w:ascii="Arial Narrow" w:eastAsia="Times New Roman" w:hAnsi="Arial Narrow" w:cs="Courier New"/>
          <w:sz w:val="24"/>
          <w:szCs w:val="24"/>
        </w:rPr>
        <w:t xml:space="preserve">              </w:t>
      </w:r>
      <w:r w:rsidRPr="00DD1964">
        <w:rPr>
          <w:rFonts w:ascii="Arial Narrow" w:eastAsia="Times New Roman" w:hAnsi="Arial Narrow" w:cs="Courier New"/>
          <w:color w:val="000000" w:themeColor="text1"/>
          <w:sz w:val="24"/>
          <w:szCs w:val="24"/>
        </w:rPr>
        <w:t>WITH</w:t>
      </w:r>
      <w:r w:rsidRPr="00360552">
        <w:rPr>
          <w:rFonts w:ascii="Arial Narrow" w:eastAsia="Times New Roman" w:hAnsi="Arial Narrow" w:cs="Courier New"/>
          <w:color w:val="0070C0"/>
          <w:sz w:val="24"/>
          <w:szCs w:val="24"/>
        </w:rPr>
        <w:t xml:space="preserve"> </w:t>
      </w:r>
      <w:r w:rsidRPr="00DD1964">
        <w:rPr>
          <w:rFonts w:ascii="Arial Narrow" w:eastAsia="Times New Roman" w:hAnsi="Arial Narrow" w:cs="Courier New"/>
          <w:i/>
          <w:color w:val="385623" w:themeColor="accent6" w:themeShade="80"/>
          <w:sz w:val="24"/>
          <w:szCs w:val="24"/>
        </w:rPr>
        <w:t>NON-UNIQUE SORTED KEY</w:t>
      </w:r>
      <w:r w:rsidRPr="00DD1964">
        <w:rPr>
          <w:rFonts w:ascii="Arial Narrow" w:eastAsia="Times New Roman" w:hAnsi="Arial Narrow" w:cs="Courier New"/>
          <w:color w:val="385623" w:themeColor="accent6" w:themeShade="80"/>
          <w:sz w:val="24"/>
          <w:szCs w:val="24"/>
        </w:rPr>
        <w:t xml:space="preserve"> </w:t>
      </w:r>
      <w:r w:rsidRPr="00734D0A">
        <w:rPr>
          <w:rFonts w:ascii="Arial Narrow" w:eastAsia="Times New Roman" w:hAnsi="Arial Narrow" w:cs="Courier New"/>
          <w:sz w:val="24"/>
          <w:szCs w:val="24"/>
        </w:rPr>
        <w:t xml:space="preserve">sort_key </w:t>
      </w:r>
      <w:r w:rsidRPr="00DD1964">
        <w:rPr>
          <w:rFonts w:ascii="Arial Narrow" w:eastAsia="Times New Roman" w:hAnsi="Arial Narrow" w:cs="Courier New"/>
          <w:i/>
          <w:color w:val="385623" w:themeColor="accent6" w:themeShade="80"/>
          <w:sz w:val="24"/>
          <w:szCs w:val="24"/>
        </w:rPr>
        <w:t>COMPONENTS</w:t>
      </w:r>
      <w:r w:rsidRPr="00734D0A">
        <w:rPr>
          <w:rFonts w:ascii="Arial Narrow" w:eastAsia="Times New Roman" w:hAnsi="Arial Narrow" w:cs="Courier New"/>
          <w:sz w:val="24"/>
          <w:szCs w:val="24"/>
        </w:rPr>
        <w:t xml:space="preserve"> bismt.</w:t>
      </w:r>
    </w:p>
    <w:p w:rsidR="00734D0A" w:rsidRDefault="00734D0A" w:rsidP="00734D0A">
      <w:pPr>
        <w:pStyle w:val="HTML"/>
        <w:ind w:firstLine="567"/>
        <w:rPr>
          <w:rFonts w:ascii="Arial Narrow" w:hAnsi="Arial Narrow"/>
          <w:sz w:val="24"/>
          <w:szCs w:val="24"/>
        </w:rPr>
      </w:pPr>
    </w:p>
    <w:p w:rsidR="00734D0A" w:rsidRDefault="00734D0A" w:rsidP="00DD1964">
      <w:pPr>
        <w:pStyle w:val="HTML"/>
        <w:shd w:val="clear" w:color="auto" w:fill="E7E6E6" w:themeFill="background2"/>
        <w:ind w:firstLine="567"/>
        <w:rPr>
          <w:rFonts w:ascii="Arial Narrow" w:hAnsi="Arial Narrow"/>
          <w:sz w:val="24"/>
          <w:szCs w:val="24"/>
        </w:rPr>
      </w:pPr>
      <w:r w:rsidRPr="00734D0A">
        <w:rPr>
          <w:rFonts w:ascii="Arial Narrow" w:hAnsi="Arial Narrow"/>
          <w:sz w:val="24"/>
          <w:szCs w:val="24"/>
        </w:rPr>
        <w:t xml:space="preserve">READ TABLE it_mara INTO wa_mara </w:t>
      </w:r>
      <w:r w:rsidRPr="00DD1964">
        <w:rPr>
          <w:rFonts w:ascii="Arial Narrow" w:hAnsi="Arial Narrow"/>
          <w:color w:val="000000" w:themeColor="text1"/>
          <w:sz w:val="24"/>
          <w:szCs w:val="24"/>
        </w:rPr>
        <w:t xml:space="preserve">WITH KEY </w:t>
      </w:r>
      <w:r w:rsidRPr="00DD1964">
        <w:rPr>
          <w:rFonts w:ascii="Arial Narrow" w:hAnsi="Arial Narrow"/>
          <w:i/>
          <w:color w:val="385623" w:themeColor="accent6" w:themeShade="80"/>
          <w:sz w:val="24"/>
          <w:szCs w:val="24"/>
        </w:rPr>
        <w:t>sort_key</w:t>
      </w:r>
      <w:r w:rsidRPr="00DD1964">
        <w:rPr>
          <w:rFonts w:ascii="Arial Narrow" w:hAnsi="Arial Narrow"/>
          <w:color w:val="385623" w:themeColor="accent6" w:themeShade="80"/>
          <w:sz w:val="24"/>
          <w:szCs w:val="24"/>
        </w:rPr>
        <w:t xml:space="preserve"> </w:t>
      </w:r>
      <w:r w:rsidRPr="00DD1964">
        <w:rPr>
          <w:rFonts w:ascii="Arial Narrow" w:hAnsi="Arial Narrow"/>
          <w:color w:val="000000" w:themeColor="text1"/>
          <w:sz w:val="24"/>
          <w:szCs w:val="24"/>
        </w:rPr>
        <w:t>COMPONENTS</w:t>
      </w:r>
      <w:r w:rsidRPr="00360552">
        <w:rPr>
          <w:rFonts w:ascii="Arial Narrow" w:hAnsi="Arial Narrow"/>
          <w:color w:val="0070C0"/>
          <w:sz w:val="24"/>
          <w:szCs w:val="24"/>
        </w:rPr>
        <w:t xml:space="preserve"> </w:t>
      </w:r>
      <w:r w:rsidRPr="00DD1964">
        <w:rPr>
          <w:rFonts w:ascii="Arial Narrow" w:hAnsi="Arial Narrow"/>
          <w:i/>
          <w:color w:val="385623" w:themeColor="accent6" w:themeShade="80"/>
          <w:sz w:val="24"/>
          <w:szCs w:val="24"/>
        </w:rPr>
        <w:t>bismt</w:t>
      </w:r>
      <w:r w:rsidRPr="00734D0A">
        <w:rPr>
          <w:rFonts w:ascii="Arial Narrow" w:hAnsi="Arial Narrow"/>
          <w:sz w:val="24"/>
          <w:szCs w:val="24"/>
        </w:rPr>
        <w:t xml:space="preserve"> = lv_bismt.</w:t>
      </w:r>
    </w:p>
    <w:p w:rsidR="00734D0A" w:rsidRDefault="00734D0A" w:rsidP="00734D0A">
      <w:pPr>
        <w:pStyle w:val="HTML"/>
        <w:ind w:firstLine="567"/>
        <w:rPr>
          <w:rFonts w:ascii="Arial Narrow" w:hAnsi="Arial Narrow"/>
          <w:sz w:val="24"/>
          <w:szCs w:val="24"/>
        </w:rPr>
      </w:pPr>
    </w:p>
    <w:p w:rsidR="00734D0A" w:rsidRPr="00734D0A" w:rsidRDefault="00734D0A" w:rsidP="00DD1964">
      <w:pPr>
        <w:pStyle w:val="HTML"/>
        <w:ind w:firstLine="567"/>
        <w:jc w:val="both"/>
        <w:rPr>
          <w:rFonts w:ascii="Arial Narrow" w:hAnsi="Arial Narrow"/>
          <w:sz w:val="24"/>
          <w:szCs w:val="24"/>
        </w:rPr>
      </w:pPr>
      <w:r w:rsidRPr="00734D0A">
        <w:rPr>
          <w:rFonts w:ascii="Arial Narrow" w:hAnsi="Arial Narrow"/>
          <w:sz w:val="24"/>
          <w:szCs w:val="24"/>
        </w:rPr>
        <w:t>Even though IT_MARA is a HASHED table it</w:t>
      </w:r>
      <w:r>
        <w:rPr>
          <w:rFonts w:ascii="Arial Narrow" w:hAnsi="Arial Narrow"/>
          <w:sz w:val="24"/>
          <w:szCs w:val="24"/>
        </w:rPr>
        <w:t>’</w:t>
      </w:r>
      <w:r w:rsidRPr="00734D0A">
        <w:rPr>
          <w:rFonts w:ascii="Arial Narrow" w:hAnsi="Arial Narrow"/>
          <w:sz w:val="24"/>
          <w:szCs w:val="24"/>
        </w:rPr>
        <w:t>s also a SORTED table with the key BISMT</w:t>
      </w:r>
      <w:r>
        <w:rPr>
          <w:rFonts w:ascii="Arial Narrow" w:hAnsi="Arial Narrow"/>
          <w:sz w:val="24"/>
          <w:szCs w:val="24"/>
        </w:rPr>
        <w:t xml:space="preserve"> </w:t>
      </w:r>
      <w:r>
        <w:rPr>
          <w:rFonts w:ascii="Arial Narrow" w:hAnsi="Arial Narrow"/>
          <w:sz w:val="24"/>
          <w:szCs w:val="24"/>
        </w:rPr>
        <w:sym w:font="Symbol" w:char="F0DE"/>
      </w:r>
      <w:r w:rsidRPr="00734D0A">
        <w:rPr>
          <w:rFonts w:ascii="Arial Narrow" w:hAnsi="Arial Narrow"/>
          <w:sz w:val="24"/>
          <w:szCs w:val="24"/>
        </w:rPr>
        <w:t xml:space="preserve"> when we go looking for the record using BISMT </w:t>
      </w:r>
      <w:r w:rsidRPr="00360552">
        <w:rPr>
          <w:rFonts w:ascii="Arial Narrow" w:hAnsi="Arial Narrow"/>
          <w:sz w:val="24"/>
          <w:szCs w:val="24"/>
        </w:rPr>
        <w:t xml:space="preserve">a </w:t>
      </w:r>
      <w:r w:rsidRPr="00DD1964">
        <w:rPr>
          <w:rFonts w:ascii="Arial Narrow" w:hAnsi="Arial Narrow"/>
          <w:i/>
          <w:color w:val="002060"/>
          <w:sz w:val="24"/>
          <w:szCs w:val="24"/>
        </w:rPr>
        <w:t>BINARY SEARCH</w:t>
      </w:r>
      <w:r w:rsidRPr="00DD1964">
        <w:rPr>
          <w:rFonts w:ascii="Arial Narrow" w:hAnsi="Arial Narrow"/>
          <w:color w:val="002060"/>
          <w:sz w:val="24"/>
          <w:szCs w:val="24"/>
        </w:rPr>
        <w:t xml:space="preserve"> </w:t>
      </w:r>
      <w:r w:rsidRPr="00734D0A">
        <w:rPr>
          <w:rFonts w:ascii="Arial Narrow" w:hAnsi="Arial Narrow"/>
          <w:sz w:val="24"/>
          <w:szCs w:val="24"/>
        </w:rPr>
        <w:t>is automatically performed.</w:t>
      </w:r>
    </w:p>
    <w:p w:rsidR="002A55E9" w:rsidRPr="00360552" w:rsidRDefault="002A55E9" w:rsidP="00360552">
      <w:pPr>
        <w:pStyle w:val="1"/>
        <w:spacing w:before="0" w:beforeAutospacing="0" w:after="0" w:afterAutospacing="0"/>
        <w:ind w:firstLine="567"/>
        <w:jc w:val="both"/>
        <w:rPr>
          <w:rFonts w:ascii="Arial Narrow" w:hAnsi="Arial Narrow" w:cs="Courier New"/>
          <w:b w:val="0"/>
          <w:caps/>
          <w:sz w:val="24"/>
          <w:szCs w:val="24"/>
        </w:rPr>
      </w:pPr>
    </w:p>
    <w:p w:rsidR="00360552" w:rsidRPr="00360552" w:rsidRDefault="00912F9E" w:rsidP="00DD1964">
      <w:pPr>
        <w:pStyle w:val="2"/>
        <w:spacing w:before="0" w:line="240" w:lineRule="auto"/>
        <w:ind w:firstLine="567"/>
        <w:jc w:val="center"/>
        <w:rPr>
          <w:rFonts w:ascii="Arial Narrow" w:hAnsi="Arial Narrow" w:cs="Courier New"/>
          <w:b/>
          <w:color w:val="000000" w:themeColor="text1"/>
          <w:sz w:val="24"/>
          <w:szCs w:val="24"/>
        </w:rPr>
      </w:pPr>
      <w:hyperlink r:id="rId88" w:history="1">
        <w:r w:rsidR="00360552" w:rsidRPr="00360552">
          <w:rPr>
            <w:rStyle w:val="a3"/>
            <w:rFonts w:ascii="Arial Narrow" w:hAnsi="Arial Narrow" w:cs="Courier New"/>
            <w:b/>
            <w:color w:val="000000" w:themeColor="text1"/>
            <w:sz w:val="24"/>
            <w:szCs w:val="24"/>
            <w:u w:val="none"/>
          </w:rPr>
          <w:t xml:space="preserve">ABAP 7.4 </w:t>
        </w:r>
      </w:hyperlink>
    </w:p>
    <w:p w:rsidR="00360552" w:rsidRDefault="00360552" w:rsidP="00360552">
      <w:pPr>
        <w:pStyle w:val="a7"/>
        <w:spacing w:before="0" w:beforeAutospacing="0" w:after="0" w:afterAutospacing="0"/>
        <w:ind w:firstLine="567"/>
        <w:jc w:val="both"/>
        <w:rPr>
          <w:rFonts w:ascii="Arial Narrow" w:hAnsi="Arial Narrow" w:cs="Courier New"/>
        </w:rPr>
      </w:pPr>
    </w:p>
    <w:p w:rsidR="00360552" w:rsidRPr="00360552" w:rsidRDefault="00360552" w:rsidP="00360552">
      <w:pPr>
        <w:pStyle w:val="a7"/>
        <w:spacing w:before="0" w:beforeAutospacing="0" w:after="0" w:afterAutospacing="0"/>
        <w:ind w:firstLine="567"/>
        <w:jc w:val="both"/>
        <w:rPr>
          <w:rFonts w:ascii="Arial Narrow" w:hAnsi="Arial Narrow" w:cs="Courier New"/>
        </w:rPr>
      </w:pPr>
      <w:r w:rsidRPr="00DD1964">
        <w:rPr>
          <w:rFonts w:ascii="Arial Narrow" w:hAnsi="Arial Narrow" w:cs="Courier New"/>
        </w:rPr>
        <w:t xml:space="preserve">You no longer need to do a </w:t>
      </w:r>
      <w:r w:rsidRPr="00DD1964">
        <w:rPr>
          <w:rFonts w:ascii="Arial Narrow" w:hAnsi="Arial Narrow" w:cs="Courier New"/>
          <w:i/>
          <w:color w:val="002060"/>
        </w:rPr>
        <w:t>DATA</w:t>
      </w:r>
      <w:r w:rsidRPr="00DD1964">
        <w:rPr>
          <w:rFonts w:ascii="Arial Narrow" w:hAnsi="Arial Narrow" w:cs="Courier New"/>
          <w:color w:val="002060"/>
        </w:rPr>
        <w:t xml:space="preserve"> </w:t>
      </w:r>
      <w:r w:rsidRPr="00DD1964">
        <w:rPr>
          <w:rFonts w:ascii="Arial Narrow" w:hAnsi="Arial Narrow" w:cs="Courier New"/>
        </w:rPr>
        <w:t xml:space="preserve">declaration </w:t>
      </w:r>
      <w:r w:rsidRPr="00DD1964">
        <w:rPr>
          <w:rFonts w:ascii="Arial Narrow" w:hAnsi="Arial Narrow" w:cs="Courier New"/>
          <w:i/>
          <w:color w:val="002060"/>
        </w:rPr>
        <w:t>for elementary data types</w:t>
      </w:r>
      <w:r w:rsidRPr="00DD1964">
        <w:rPr>
          <w:rFonts w:ascii="Arial Narrow" w:hAnsi="Arial Narrow" w:cs="Courier New"/>
          <w:color w:val="002060"/>
        </w:rPr>
        <w:t xml:space="preserve"> </w:t>
      </w:r>
      <w:r>
        <w:rPr>
          <w:rFonts w:ascii="Arial Narrow" w:hAnsi="Arial Narrow" w:cs="Courier New"/>
        </w:rPr>
        <w:t>– i</w:t>
      </w:r>
      <w:r w:rsidRPr="00360552">
        <w:rPr>
          <w:rFonts w:ascii="Arial Narrow" w:hAnsi="Arial Narrow" w:cs="Courier New"/>
        </w:rPr>
        <w:t>t</w:t>
      </w:r>
      <w:r>
        <w:rPr>
          <w:rFonts w:ascii="Arial Narrow" w:hAnsi="Arial Narrow" w:cs="Courier New"/>
        </w:rPr>
        <w:t>’s</w:t>
      </w:r>
      <w:r w:rsidRPr="00360552">
        <w:rPr>
          <w:rFonts w:ascii="Arial Narrow" w:hAnsi="Arial Narrow" w:cs="Courier New"/>
        </w:rPr>
        <w:t xml:space="preserve"> exactly the same for the work areas</w:t>
      </w:r>
    </w:p>
    <w:p w:rsidR="00360552" w:rsidRDefault="00360552" w:rsidP="00360552">
      <w:pPr>
        <w:pStyle w:val="HTML"/>
        <w:ind w:firstLine="567"/>
        <w:jc w:val="both"/>
        <w:rPr>
          <w:rFonts w:ascii="Arial Narrow" w:hAnsi="Arial Narrow"/>
          <w:sz w:val="24"/>
          <w:szCs w:val="24"/>
        </w:rPr>
      </w:pPr>
    </w:p>
    <w:p w:rsidR="00360552" w:rsidRPr="00360552" w:rsidRDefault="00360552" w:rsidP="00DD1964">
      <w:pPr>
        <w:pStyle w:val="HTML"/>
        <w:shd w:val="clear" w:color="auto" w:fill="E7E6E6" w:themeFill="background2"/>
        <w:ind w:firstLine="567"/>
        <w:jc w:val="both"/>
        <w:rPr>
          <w:rFonts w:ascii="Arial Narrow" w:hAnsi="Arial Narrow"/>
          <w:sz w:val="24"/>
          <w:szCs w:val="24"/>
        </w:rPr>
      </w:pPr>
      <w:r w:rsidRPr="00360552">
        <w:rPr>
          <w:rFonts w:ascii="Arial Narrow" w:hAnsi="Arial Narrow"/>
          <w:sz w:val="24"/>
          <w:szCs w:val="24"/>
        </w:rPr>
        <w:t xml:space="preserve">READ TABLE lt_mara </w:t>
      </w:r>
      <w:r w:rsidRPr="00DD1964">
        <w:rPr>
          <w:rFonts w:ascii="Arial Narrow" w:hAnsi="Arial Narrow"/>
          <w:color w:val="000000" w:themeColor="text1"/>
          <w:sz w:val="24"/>
          <w:szCs w:val="24"/>
        </w:rPr>
        <w:t xml:space="preserve">WITH KEY </w:t>
      </w:r>
      <w:r w:rsidRPr="00360552">
        <w:rPr>
          <w:rFonts w:ascii="Arial Narrow" w:hAnsi="Arial Narrow"/>
          <w:sz w:val="24"/>
          <w:szCs w:val="24"/>
        </w:rPr>
        <w:t xml:space="preserve">matnr = lv_matnr INTO </w:t>
      </w:r>
      <w:r w:rsidRPr="00DD1964">
        <w:rPr>
          <w:rFonts w:ascii="Arial Narrow" w:hAnsi="Arial Narrow"/>
          <w:i/>
          <w:color w:val="385623" w:themeColor="accent6" w:themeShade="80"/>
          <w:sz w:val="24"/>
          <w:szCs w:val="24"/>
        </w:rPr>
        <w:t>DATA(ls_mara)</w:t>
      </w:r>
      <w:r w:rsidRPr="00360552">
        <w:rPr>
          <w:rFonts w:ascii="Arial Narrow" w:hAnsi="Arial Narrow"/>
          <w:sz w:val="24"/>
          <w:szCs w:val="24"/>
        </w:rPr>
        <w:t>.</w:t>
      </w:r>
    </w:p>
    <w:p w:rsidR="00DD1964" w:rsidRDefault="00DD1964" w:rsidP="00360552">
      <w:pPr>
        <w:pStyle w:val="HTML"/>
        <w:ind w:firstLine="567"/>
        <w:jc w:val="both"/>
        <w:rPr>
          <w:rFonts w:ascii="Arial Narrow" w:hAnsi="Arial Narrow"/>
          <w:sz w:val="24"/>
          <w:szCs w:val="24"/>
        </w:rPr>
      </w:pPr>
    </w:p>
    <w:p w:rsidR="00360552" w:rsidRPr="00360552" w:rsidRDefault="00360552" w:rsidP="00DD1964">
      <w:pPr>
        <w:pStyle w:val="HTML"/>
        <w:shd w:val="clear" w:color="auto" w:fill="E7E6E6" w:themeFill="background2"/>
        <w:ind w:firstLine="567"/>
        <w:jc w:val="both"/>
        <w:rPr>
          <w:rFonts w:ascii="Arial Narrow" w:hAnsi="Arial Narrow"/>
          <w:sz w:val="24"/>
          <w:szCs w:val="24"/>
        </w:rPr>
      </w:pPr>
      <w:r w:rsidRPr="00360552">
        <w:rPr>
          <w:rFonts w:ascii="Arial Narrow" w:hAnsi="Arial Narrow"/>
          <w:sz w:val="24"/>
          <w:szCs w:val="24"/>
        </w:rPr>
        <w:t xml:space="preserve">LOOP AT lt_mara INTO </w:t>
      </w:r>
      <w:r w:rsidRPr="00DD1964">
        <w:rPr>
          <w:rFonts w:ascii="Arial Narrow" w:hAnsi="Arial Narrow"/>
          <w:i/>
          <w:color w:val="385623" w:themeColor="accent6" w:themeShade="80"/>
          <w:sz w:val="24"/>
          <w:szCs w:val="24"/>
        </w:rPr>
        <w:t>DATA(ls_mara)</w:t>
      </w:r>
      <w:r w:rsidRPr="00360552">
        <w:rPr>
          <w:rFonts w:ascii="Arial Narrow" w:hAnsi="Arial Narrow"/>
          <w:sz w:val="24"/>
          <w:szCs w:val="24"/>
        </w:rPr>
        <w:t>.</w:t>
      </w:r>
    </w:p>
    <w:p w:rsidR="00360552" w:rsidRDefault="00360552" w:rsidP="00360552">
      <w:pPr>
        <w:pStyle w:val="a7"/>
        <w:spacing w:before="0" w:beforeAutospacing="0" w:after="0" w:afterAutospacing="0"/>
        <w:ind w:firstLine="567"/>
        <w:jc w:val="both"/>
        <w:rPr>
          <w:rFonts w:ascii="Arial Narrow" w:hAnsi="Arial Narrow" w:cs="Courier New"/>
        </w:rPr>
      </w:pPr>
    </w:p>
    <w:p w:rsidR="00360552" w:rsidRDefault="00360552" w:rsidP="00360552">
      <w:pPr>
        <w:pStyle w:val="a7"/>
        <w:spacing w:before="0" w:beforeAutospacing="0" w:after="0" w:afterAutospacing="0"/>
        <w:ind w:firstLine="567"/>
        <w:jc w:val="both"/>
        <w:rPr>
          <w:rFonts w:ascii="Arial Narrow" w:hAnsi="Arial Narrow" w:cs="Courier New"/>
        </w:rPr>
      </w:pPr>
      <w:r w:rsidRPr="00F209A7">
        <w:rPr>
          <w:rFonts w:ascii="Arial Narrow" w:hAnsi="Arial Narrow" w:cs="Courier New"/>
        </w:rPr>
        <w:t xml:space="preserve">You no longer need </w:t>
      </w:r>
      <w:r w:rsidRPr="00F209A7">
        <w:rPr>
          <w:rFonts w:ascii="Arial Narrow" w:hAnsi="Arial Narrow" w:cs="Courier New"/>
          <w:i/>
          <w:color w:val="002060"/>
        </w:rPr>
        <w:t xml:space="preserve">FIELD-SYMBOL </w:t>
      </w:r>
      <w:r w:rsidRPr="00F209A7">
        <w:rPr>
          <w:rFonts w:ascii="Arial Narrow" w:hAnsi="Arial Narrow" w:cs="Courier New"/>
        </w:rPr>
        <w:t>declarations for the situations in which you want</w:t>
      </w:r>
      <w:r w:rsidRPr="00F209A7">
        <w:rPr>
          <w:rFonts w:ascii="Arial Narrow" w:hAnsi="Arial Narrow" w:cs="Courier New"/>
          <w:i/>
        </w:rPr>
        <w:t xml:space="preserve"> </w:t>
      </w:r>
      <w:r w:rsidRPr="00F209A7">
        <w:rPr>
          <w:rFonts w:ascii="Arial Narrow" w:hAnsi="Arial Narrow" w:cs="Courier New"/>
          <w:i/>
          <w:color w:val="002060"/>
        </w:rPr>
        <w:t>to change the data in the work area</w:t>
      </w:r>
      <w:r w:rsidRPr="00F209A7">
        <w:rPr>
          <w:rFonts w:ascii="Arial Narrow" w:hAnsi="Arial Narrow" w:cs="Courier New"/>
        </w:rPr>
        <w:t xml:space="preserve"> while looping through an internal table. </w:t>
      </w:r>
      <w:r w:rsidRPr="00F209A7">
        <w:rPr>
          <w:rFonts w:ascii="Arial Narrow" w:hAnsi="Arial Narrow" w:cs="Courier New"/>
          <w:i/>
          <w:color w:val="002060"/>
        </w:rPr>
        <w:t>If you want to use field symbols for the work area</w:t>
      </w:r>
      <w:r w:rsidRPr="00360552">
        <w:rPr>
          <w:rFonts w:ascii="Arial Narrow" w:hAnsi="Arial Narrow" w:cs="Courier New"/>
        </w:rPr>
        <w:t xml:space="preserve"> then the syntax is shown below</w:t>
      </w:r>
    </w:p>
    <w:p w:rsidR="00360552" w:rsidRDefault="00360552" w:rsidP="00360552">
      <w:pPr>
        <w:pStyle w:val="a7"/>
        <w:spacing w:before="0" w:beforeAutospacing="0" w:after="0" w:afterAutospacing="0"/>
        <w:ind w:firstLine="567"/>
        <w:jc w:val="both"/>
        <w:rPr>
          <w:rFonts w:ascii="Arial Narrow" w:hAnsi="Arial Narrow" w:cs="Courier New"/>
        </w:rPr>
      </w:pPr>
    </w:p>
    <w:p w:rsidR="00360552" w:rsidRPr="00360552" w:rsidRDefault="00360552" w:rsidP="00DD1964">
      <w:pPr>
        <w:pStyle w:val="a7"/>
        <w:shd w:val="clear" w:color="auto" w:fill="E7E6E6" w:themeFill="background2"/>
        <w:spacing w:before="0" w:beforeAutospacing="0" w:after="0" w:afterAutospacing="0"/>
        <w:ind w:firstLine="567"/>
        <w:jc w:val="both"/>
        <w:rPr>
          <w:rFonts w:ascii="Arial Narrow" w:hAnsi="Arial Narrow" w:cs="Courier New"/>
        </w:rPr>
      </w:pPr>
      <w:r w:rsidRPr="00360552">
        <w:rPr>
          <w:rFonts w:ascii="Arial Narrow" w:hAnsi="Arial Narrow" w:cs="Courier New"/>
        </w:rPr>
        <w:t xml:space="preserve">READ TABLE lt_mara </w:t>
      </w:r>
      <w:r w:rsidRPr="00DD1964">
        <w:rPr>
          <w:rFonts w:ascii="Arial Narrow" w:hAnsi="Arial Narrow" w:cs="Courier New"/>
          <w:color w:val="000000" w:themeColor="text1"/>
        </w:rPr>
        <w:t xml:space="preserve">WITH KEY </w:t>
      </w:r>
      <w:r w:rsidRPr="00360552">
        <w:rPr>
          <w:rFonts w:ascii="Arial Narrow" w:hAnsi="Arial Narrow" w:cs="Courier New"/>
        </w:rPr>
        <w:t xml:space="preserve">matnr = lv_matnr </w:t>
      </w:r>
      <w:r w:rsidRPr="00F209A7">
        <w:rPr>
          <w:rFonts w:ascii="Arial Narrow" w:hAnsi="Arial Narrow" w:cs="Courier New"/>
          <w:color w:val="000000" w:themeColor="text1"/>
        </w:rPr>
        <w:t>ASSIGNING</w:t>
      </w:r>
      <w:r w:rsidRPr="00360552">
        <w:rPr>
          <w:rFonts w:ascii="Arial Narrow" w:hAnsi="Arial Narrow" w:cs="Courier New"/>
          <w:color w:val="0070C0"/>
        </w:rPr>
        <w:t xml:space="preserve"> </w:t>
      </w:r>
      <w:r w:rsidRPr="00F209A7">
        <w:rPr>
          <w:rFonts w:ascii="Arial Narrow" w:hAnsi="Arial Narrow" w:cs="Courier New"/>
          <w:i/>
          <w:color w:val="385623" w:themeColor="accent6" w:themeShade="80"/>
        </w:rPr>
        <w:t>FIELD-SYMBOL()</w:t>
      </w:r>
      <w:r w:rsidRPr="00360552">
        <w:rPr>
          <w:rFonts w:ascii="Arial Narrow" w:hAnsi="Arial Narrow" w:cs="Courier New"/>
        </w:rPr>
        <w:t>.</w:t>
      </w:r>
    </w:p>
    <w:p w:rsidR="00F209A7" w:rsidRDefault="00F209A7" w:rsidP="00360552">
      <w:pPr>
        <w:pStyle w:val="HTML"/>
        <w:ind w:firstLine="567"/>
        <w:jc w:val="both"/>
        <w:rPr>
          <w:rFonts w:ascii="Arial Narrow" w:hAnsi="Arial Narrow"/>
          <w:sz w:val="24"/>
          <w:szCs w:val="24"/>
        </w:rPr>
      </w:pPr>
    </w:p>
    <w:p w:rsidR="00360552" w:rsidRDefault="00360552" w:rsidP="00F209A7">
      <w:pPr>
        <w:pStyle w:val="HTML"/>
        <w:shd w:val="clear" w:color="auto" w:fill="E7E6E6" w:themeFill="background2"/>
        <w:ind w:firstLine="567"/>
        <w:jc w:val="both"/>
        <w:rPr>
          <w:rFonts w:ascii="Arial Narrow" w:hAnsi="Arial Narrow"/>
          <w:sz w:val="24"/>
          <w:szCs w:val="24"/>
        </w:rPr>
      </w:pPr>
      <w:r w:rsidRPr="00360552">
        <w:rPr>
          <w:rFonts w:ascii="Arial Narrow" w:hAnsi="Arial Narrow"/>
          <w:sz w:val="24"/>
          <w:szCs w:val="24"/>
        </w:rPr>
        <w:t xml:space="preserve">LOOP AT lt_mara </w:t>
      </w:r>
      <w:r w:rsidRPr="00F209A7">
        <w:rPr>
          <w:rFonts w:ascii="Arial Narrow" w:hAnsi="Arial Narrow"/>
          <w:color w:val="000000" w:themeColor="text1"/>
          <w:sz w:val="24"/>
          <w:szCs w:val="24"/>
        </w:rPr>
        <w:t xml:space="preserve">ASSIGNING </w:t>
      </w:r>
      <w:r w:rsidRPr="00F209A7">
        <w:rPr>
          <w:rFonts w:ascii="Arial Narrow" w:hAnsi="Arial Narrow"/>
          <w:i/>
          <w:color w:val="385623" w:themeColor="accent6" w:themeShade="80"/>
          <w:sz w:val="24"/>
          <w:szCs w:val="24"/>
        </w:rPr>
        <w:t>FIELD-SYMBOL()</w:t>
      </w:r>
      <w:r w:rsidRPr="00360552">
        <w:rPr>
          <w:rFonts w:ascii="Arial Narrow" w:hAnsi="Arial Narrow"/>
          <w:sz w:val="24"/>
          <w:szCs w:val="24"/>
        </w:rPr>
        <w:t>.</w:t>
      </w:r>
    </w:p>
    <w:p w:rsidR="00360552" w:rsidRDefault="00360552" w:rsidP="00360552">
      <w:pPr>
        <w:pStyle w:val="HTML"/>
        <w:ind w:firstLine="567"/>
        <w:jc w:val="both"/>
        <w:rPr>
          <w:rFonts w:ascii="Arial Narrow" w:hAnsi="Arial Narrow"/>
          <w:sz w:val="24"/>
          <w:szCs w:val="24"/>
        </w:rPr>
      </w:pPr>
    </w:p>
    <w:p w:rsidR="00360552" w:rsidRDefault="00360552" w:rsidP="00360552">
      <w:pPr>
        <w:pStyle w:val="HTML"/>
        <w:ind w:firstLine="567"/>
        <w:jc w:val="both"/>
        <w:rPr>
          <w:rFonts w:ascii="Arial Narrow" w:hAnsi="Arial Narrow"/>
          <w:sz w:val="24"/>
          <w:szCs w:val="24"/>
        </w:rPr>
      </w:pPr>
      <w:r w:rsidRPr="00F209A7">
        <w:rPr>
          <w:rFonts w:ascii="Arial Narrow" w:hAnsi="Arial Narrow"/>
          <w:b/>
          <w:i/>
          <w:sz w:val="24"/>
          <w:szCs w:val="24"/>
        </w:rPr>
        <w:t>The syntax for using a table expression</w:t>
      </w:r>
      <w:r w:rsidRPr="00360552">
        <w:rPr>
          <w:rFonts w:ascii="Arial Narrow" w:hAnsi="Arial Narrow"/>
          <w:sz w:val="24"/>
          <w:szCs w:val="24"/>
        </w:rPr>
        <w:t xml:space="preserve"> consists of an internal table followed by a row specified in square brackets [ ]</w:t>
      </w:r>
    </w:p>
    <w:p w:rsidR="00360552" w:rsidRDefault="00360552" w:rsidP="00360552">
      <w:pPr>
        <w:pStyle w:val="HTML"/>
        <w:ind w:firstLine="567"/>
        <w:jc w:val="both"/>
        <w:rPr>
          <w:rFonts w:ascii="Arial Narrow" w:hAnsi="Arial Narrow"/>
          <w:sz w:val="24"/>
          <w:szCs w:val="24"/>
        </w:rPr>
      </w:pPr>
    </w:p>
    <w:p w:rsidR="00360552" w:rsidRPr="00F209A7" w:rsidRDefault="00360552" w:rsidP="00F209A7">
      <w:pPr>
        <w:spacing w:after="0" w:line="240" w:lineRule="auto"/>
        <w:ind w:firstLine="567"/>
        <w:jc w:val="center"/>
        <w:rPr>
          <w:rFonts w:ascii="Arial Narrow" w:eastAsia="Times New Roman" w:hAnsi="Arial Narrow" w:cs="Times New Roman"/>
          <w:color w:val="002060"/>
          <w:sz w:val="24"/>
          <w:szCs w:val="24"/>
        </w:rPr>
      </w:pPr>
      <w:r w:rsidRPr="00F209A7">
        <w:rPr>
          <w:rFonts w:ascii="Arial Narrow" w:eastAsia="Times New Roman" w:hAnsi="Arial Narrow" w:cs="Times New Roman"/>
          <w:bCs/>
          <w:color w:val="002060"/>
          <w:sz w:val="24"/>
          <w:szCs w:val="24"/>
        </w:rPr>
        <w:lastRenderedPageBreak/>
        <w:t>Prior to ABAP 7.4</w:t>
      </w:r>
    </w:p>
    <w:p w:rsidR="00360552" w:rsidRDefault="00360552" w:rsidP="003605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p>
    <w:p w:rsidR="00360552" w:rsidRPr="00360552" w:rsidRDefault="00360552" w:rsidP="00F209A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360552">
        <w:rPr>
          <w:rFonts w:ascii="Arial Narrow" w:eastAsia="Times New Roman" w:hAnsi="Arial Narrow" w:cs="Courier New"/>
          <w:sz w:val="24"/>
          <w:szCs w:val="24"/>
        </w:rPr>
        <w:t xml:space="preserve">READ TABLE flight_schedules INTO </w:t>
      </w:r>
      <w:r w:rsidRPr="00F209A7">
        <w:rPr>
          <w:rFonts w:ascii="Arial Narrow" w:eastAsia="Times New Roman" w:hAnsi="Arial Narrow" w:cs="Courier New"/>
          <w:i/>
          <w:color w:val="385623" w:themeColor="accent6" w:themeShade="80"/>
          <w:sz w:val="24"/>
          <w:szCs w:val="24"/>
        </w:rPr>
        <w:t>DATA</w:t>
      </w:r>
      <w:r w:rsidRPr="00360552">
        <w:rPr>
          <w:rFonts w:ascii="Arial Narrow" w:eastAsia="Times New Roman" w:hAnsi="Arial Narrow" w:cs="Courier New"/>
          <w:sz w:val="24"/>
          <w:szCs w:val="24"/>
        </w:rPr>
        <w:t>(flight_schedule)</w:t>
      </w:r>
    </w:p>
    <w:p w:rsidR="00360552" w:rsidRPr="00360552" w:rsidRDefault="00360552" w:rsidP="003605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360552">
        <w:rPr>
          <w:rFonts w:ascii="Arial Narrow" w:eastAsia="Times New Roman" w:hAnsi="Arial Narrow" w:cs="Courier New"/>
          <w:sz w:val="24"/>
          <w:szCs w:val="24"/>
        </w:rPr>
        <w:t xml:space="preserve">  WITH KEY carrid = 'AA' connid = '0017'.</w:t>
      </w:r>
    </w:p>
    <w:p w:rsidR="00360552" w:rsidRPr="00360552" w:rsidRDefault="00360552" w:rsidP="003605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360552">
        <w:rPr>
          <w:rFonts w:ascii="Arial Narrow" w:eastAsia="Times New Roman" w:hAnsi="Arial Narrow" w:cs="Courier New"/>
          <w:sz w:val="24"/>
          <w:szCs w:val="24"/>
        </w:rPr>
        <w:t>lo_mara = zcl_mara_factory( ls_mara-matnr ).</w:t>
      </w:r>
    </w:p>
    <w:p w:rsidR="00360552" w:rsidRDefault="00360552" w:rsidP="00360552">
      <w:pPr>
        <w:spacing w:after="0" w:line="240" w:lineRule="auto"/>
        <w:ind w:firstLine="567"/>
        <w:rPr>
          <w:rFonts w:ascii="Arial Narrow" w:eastAsia="Times New Roman" w:hAnsi="Arial Narrow" w:cs="Times New Roman"/>
          <w:b/>
          <w:bCs/>
          <w:sz w:val="24"/>
          <w:szCs w:val="24"/>
        </w:rPr>
      </w:pPr>
    </w:p>
    <w:p w:rsidR="00360552" w:rsidRPr="00F209A7" w:rsidRDefault="00360552" w:rsidP="00F209A7">
      <w:pPr>
        <w:spacing w:after="0" w:line="240" w:lineRule="auto"/>
        <w:ind w:firstLine="567"/>
        <w:jc w:val="center"/>
        <w:rPr>
          <w:rFonts w:ascii="Arial Narrow" w:eastAsia="Times New Roman" w:hAnsi="Arial Narrow" w:cs="Times New Roman"/>
          <w:color w:val="002060"/>
          <w:sz w:val="24"/>
          <w:szCs w:val="24"/>
        </w:rPr>
      </w:pPr>
      <w:r w:rsidRPr="00F209A7">
        <w:rPr>
          <w:rFonts w:ascii="Arial Narrow" w:eastAsia="Times New Roman" w:hAnsi="Arial Narrow" w:cs="Times New Roman"/>
          <w:bCs/>
          <w:color w:val="002060"/>
          <w:sz w:val="24"/>
          <w:szCs w:val="24"/>
        </w:rPr>
        <w:t>ABAP 7.4</w:t>
      </w:r>
    </w:p>
    <w:p w:rsidR="00F209A7" w:rsidRDefault="00F209A7" w:rsidP="003605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i/>
          <w:sz w:val="24"/>
          <w:szCs w:val="24"/>
        </w:rPr>
      </w:pPr>
    </w:p>
    <w:p w:rsidR="00360552" w:rsidRPr="00360552" w:rsidRDefault="00360552" w:rsidP="003605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i/>
          <w:sz w:val="24"/>
          <w:szCs w:val="24"/>
        </w:rPr>
      </w:pPr>
      <w:r w:rsidRPr="00360552">
        <w:rPr>
          <w:rFonts w:ascii="Arial Narrow" w:eastAsia="Times New Roman" w:hAnsi="Arial Narrow" w:cs="Courier New"/>
          <w:i/>
          <w:sz w:val="24"/>
          <w:szCs w:val="24"/>
        </w:rPr>
        <w:t>*</w:t>
      </w:r>
      <w:r w:rsidRPr="00360552">
        <w:rPr>
          <w:rFonts w:ascii="Arial Narrow" w:eastAsia="Times New Roman" w:hAnsi="Arial Narrow" w:cs="Times New Roman"/>
          <w:i/>
          <w:sz w:val="24"/>
          <w:szCs w:val="24"/>
        </w:rPr>
        <w:t xml:space="preserve"> The result of a table expression is a single table line</w:t>
      </w:r>
      <w:r w:rsidRPr="00360552">
        <w:rPr>
          <w:rFonts w:ascii="Arial Narrow" w:eastAsia="Times New Roman" w:hAnsi="Arial Narrow" w:cs="Courier New"/>
          <w:i/>
          <w:sz w:val="24"/>
          <w:szCs w:val="24"/>
        </w:rPr>
        <w:t xml:space="preserve"> </w:t>
      </w:r>
    </w:p>
    <w:p w:rsidR="00360552" w:rsidRPr="00360552" w:rsidRDefault="00360552" w:rsidP="00F209A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360552">
        <w:rPr>
          <w:rFonts w:ascii="Arial Narrow" w:eastAsia="Times New Roman" w:hAnsi="Arial Narrow" w:cs="Courier New"/>
          <w:sz w:val="24"/>
          <w:szCs w:val="24"/>
        </w:rPr>
        <w:t>DATA(flight_schedule) = flight_schedules</w:t>
      </w:r>
      <w:r w:rsidRPr="00F209A7">
        <w:rPr>
          <w:rFonts w:ascii="Arial Narrow" w:eastAsia="Times New Roman" w:hAnsi="Arial Narrow" w:cs="Courier New"/>
          <w:i/>
          <w:color w:val="385623" w:themeColor="accent6" w:themeShade="80"/>
          <w:sz w:val="24"/>
          <w:szCs w:val="24"/>
        </w:rPr>
        <w:t>[ carrid = 'AA' connid = '0017' ]</w:t>
      </w:r>
      <w:r w:rsidRPr="00360552">
        <w:rPr>
          <w:rFonts w:ascii="Arial Narrow" w:eastAsia="Times New Roman" w:hAnsi="Arial Narrow" w:cs="Courier New"/>
          <w:sz w:val="24"/>
          <w:szCs w:val="24"/>
        </w:rPr>
        <w:t>.</w:t>
      </w:r>
    </w:p>
    <w:p w:rsidR="00360552" w:rsidRPr="00360552" w:rsidRDefault="00360552" w:rsidP="00F209A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360552">
        <w:rPr>
          <w:rFonts w:ascii="Arial Narrow" w:eastAsia="Times New Roman" w:hAnsi="Arial Narrow" w:cs="Courier New"/>
          <w:sz w:val="24"/>
          <w:szCs w:val="24"/>
        </w:rPr>
        <w:t>lo_mara = zcl_mara_factory( lt_mara</w:t>
      </w:r>
      <w:r w:rsidRPr="00F209A7">
        <w:rPr>
          <w:rFonts w:ascii="Arial Narrow" w:eastAsia="Times New Roman" w:hAnsi="Arial Narrow" w:cs="Courier New"/>
          <w:i/>
          <w:color w:val="385623" w:themeColor="accent6" w:themeShade="80"/>
          <w:sz w:val="24"/>
          <w:szCs w:val="24"/>
        </w:rPr>
        <w:t>[ matnr = lv_matnr ]</w:t>
      </w:r>
      <w:r w:rsidRPr="00360552">
        <w:rPr>
          <w:rFonts w:ascii="Arial Narrow" w:eastAsia="Times New Roman" w:hAnsi="Arial Narrow" w:cs="Courier New"/>
          <w:color w:val="002060"/>
          <w:sz w:val="24"/>
          <w:szCs w:val="24"/>
        </w:rPr>
        <w:t xml:space="preserve">-matnr </w:t>
      </w:r>
      <w:r w:rsidRPr="00360552">
        <w:rPr>
          <w:rFonts w:ascii="Arial Narrow" w:eastAsia="Times New Roman" w:hAnsi="Arial Narrow" w:cs="Courier New"/>
          <w:sz w:val="24"/>
          <w:szCs w:val="24"/>
        </w:rPr>
        <w:t>).</w:t>
      </w:r>
    </w:p>
    <w:p w:rsidR="00360552" w:rsidRDefault="00360552" w:rsidP="00360552">
      <w:pPr>
        <w:pStyle w:val="HTML"/>
        <w:ind w:firstLine="567"/>
        <w:jc w:val="both"/>
        <w:rPr>
          <w:rFonts w:ascii="Arial Narrow" w:hAnsi="Arial Narrow"/>
          <w:sz w:val="24"/>
          <w:szCs w:val="24"/>
        </w:rPr>
      </w:pPr>
    </w:p>
    <w:p w:rsidR="00360552" w:rsidRPr="00360552" w:rsidRDefault="00360552" w:rsidP="00360552">
      <w:pPr>
        <w:spacing w:after="0" w:line="240" w:lineRule="auto"/>
        <w:ind w:firstLine="567"/>
        <w:jc w:val="both"/>
        <w:rPr>
          <w:rFonts w:ascii="Arial Narrow" w:eastAsia="Times New Roman" w:hAnsi="Arial Narrow" w:cs="Times New Roman"/>
          <w:sz w:val="24"/>
          <w:szCs w:val="24"/>
        </w:rPr>
      </w:pPr>
      <w:r w:rsidRPr="00360552">
        <w:rPr>
          <w:rFonts w:ascii="Arial Narrow" w:eastAsia="Times New Roman" w:hAnsi="Arial Narrow" w:cs="Times New Roman"/>
          <w:sz w:val="24"/>
          <w:szCs w:val="24"/>
        </w:rPr>
        <w:t>If a table line is not found</w:t>
      </w:r>
      <w:r w:rsidR="00BD1F92">
        <w:rPr>
          <w:rFonts w:ascii="Arial Narrow" w:eastAsia="Times New Roman" w:hAnsi="Arial Narrow" w:cs="Times New Roman"/>
          <w:sz w:val="24"/>
          <w:szCs w:val="24"/>
        </w:rPr>
        <w:t xml:space="preserve"> -</w:t>
      </w:r>
      <w:r w:rsidRPr="00360552">
        <w:rPr>
          <w:rFonts w:ascii="Arial Narrow" w:eastAsia="Times New Roman" w:hAnsi="Arial Narrow" w:cs="Times New Roman"/>
          <w:sz w:val="24"/>
          <w:szCs w:val="24"/>
        </w:rPr>
        <w:t xml:space="preserve"> the exception CX_SY_ITAB_LINE_NOT_FOUND is raised</w:t>
      </w:r>
      <w:r w:rsidR="00BD1F92">
        <w:rPr>
          <w:rFonts w:ascii="Arial Narrow" w:eastAsia="Times New Roman" w:hAnsi="Arial Narrow" w:cs="Times New Roman"/>
          <w:sz w:val="24"/>
          <w:szCs w:val="24"/>
        </w:rPr>
        <w:t xml:space="preserve"> - o</w:t>
      </w:r>
      <w:r w:rsidRPr="00360552">
        <w:rPr>
          <w:rFonts w:ascii="Arial Narrow" w:eastAsia="Times New Roman" w:hAnsi="Arial Narrow" w:cs="Times New Roman"/>
          <w:sz w:val="24"/>
          <w:szCs w:val="24"/>
        </w:rPr>
        <w:t xml:space="preserve">ne way around this is to use the built-in table functions </w:t>
      </w:r>
      <w:r w:rsidRPr="00F209A7">
        <w:rPr>
          <w:rFonts w:ascii="Arial Narrow" w:eastAsia="Times New Roman" w:hAnsi="Arial Narrow" w:cs="Times New Roman"/>
          <w:b/>
          <w:i/>
          <w:sz w:val="24"/>
          <w:szCs w:val="24"/>
        </w:rPr>
        <w:t>line_exists</w:t>
      </w:r>
      <w:r w:rsidRPr="00360552">
        <w:rPr>
          <w:rFonts w:ascii="Arial Narrow" w:eastAsia="Times New Roman" w:hAnsi="Arial Narrow" w:cs="Times New Roman"/>
          <w:sz w:val="24"/>
          <w:szCs w:val="24"/>
        </w:rPr>
        <w:t>()</w:t>
      </w:r>
    </w:p>
    <w:p w:rsidR="00BD1F92" w:rsidRDefault="00BD1F92" w:rsidP="003605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p>
    <w:p w:rsidR="00360552" w:rsidRPr="00360552" w:rsidRDefault="00360552" w:rsidP="00F209A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360552">
        <w:rPr>
          <w:rFonts w:ascii="Arial Narrow" w:eastAsia="Times New Roman" w:hAnsi="Arial Narrow" w:cs="Courier New"/>
          <w:sz w:val="24"/>
          <w:szCs w:val="24"/>
        </w:rPr>
        <w:t xml:space="preserve">IF </w:t>
      </w:r>
      <w:r w:rsidRPr="00F209A7">
        <w:rPr>
          <w:rFonts w:ascii="Arial Narrow" w:eastAsia="Times New Roman" w:hAnsi="Arial Narrow" w:cs="Courier New"/>
          <w:i/>
          <w:color w:val="385623" w:themeColor="accent6" w:themeShade="80"/>
          <w:sz w:val="24"/>
          <w:szCs w:val="24"/>
        </w:rPr>
        <w:t>line_exists</w:t>
      </w:r>
      <w:r w:rsidRPr="00360552">
        <w:rPr>
          <w:rFonts w:ascii="Arial Narrow" w:eastAsia="Times New Roman" w:hAnsi="Arial Narrow" w:cs="Courier New"/>
          <w:sz w:val="24"/>
          <w:szCs w:val="24"/>
        </w:rPr>
        <w:t>( vendors</w:t>
      </w:r>
      <w:r w:rsidRPr="00F209A7">
        <w:rPr>
          <w:rFonts w:ascii="Arial Narrow" w:eastAsia="Times New Roman" w:hAnsi="Arial Narrow" w:cs="Courier New"/>
          <w:i/>
          <w:color w:val="385623" w:themeColor="accent6" w:themeShade="80"/>
          <w:sz w:val="24"/>
          <w:szCs w:val="24"/>
        </w:rPr>
        <w:t>[ id = '00AED' ]</w:t>
      </w:r>
      <w:r w:rsidRPr="00360552">
        <w:rPr>
          <w:rFonts w:ascii="Arial Narrow" w:eastAsia="Times New Roman" w:hAnsi="Arial Narrow" w:cs="Courier New"/>
          <w:sz w:val="24"/>
          <w:szCs w:val="24"/>
        </w:rPr>
        <w:t xml:space="preserve"> ).</w:t>
      </w:r>
    </w:p>
    <w:p w:rsidR="00360552" w:rsidRPr="00360552" w:rsidRDefault="00360552" w:rsidP="00F209A7">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360552">
        <w:rPr>
          <w:rFonts w:ascii="Arial Narrow" w:eastAsia="Times New Roman" w:hAnsi="Arial Narrow" w:cs="Courier New"/>
          <w:sz w:val="24"/>
          <w:szCs w:val="24"/>
        </w:rPr>
        <w:t xml:space="preserve">  vendors</w:t>
      </w:r>
      <w:r w:rsidRPr="00F209A7">
        <w:rPr>
          <w:rFonts w:ascii="Arial Narrow" w:eastAsia="Times New Roman" w:hAnsi="Arial Narrow" w:cs="Courier New"/>
          <w:i/>
          <w:color w:val="385623" w:themeColor="accent6" w:themeShade="80"/>
          <w:sz w:val="24"/>
          <w:szCs w:val="24"/>
        </w:rPr>
        <w:t>[ id = '00AED' ]</w:t>
      </w:r>
      <w:r w:rsidRPr="00360552">
        <w:rPr>
          <w:rFonts w:ascii="Arial Narrow" w:eastAsia="Times New Roman" w:hAnsi="Arial Narrow" w:cs="Courier New"/>
          <w:sz w:val="24"/>
          <w:szCs w:val="24"/>
        </w:rPr>
        <w:t>.</w:t>
      </w:r>
    </w:p>
    <w:p w:rsidR="00360552" w:rsidRPr="00360552" w:rsidRDefault="00360552" w:rsidP="003605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360552">
        <w:rPr>
          <w:rFonts w:ascii="Arial Narrow" w:eastAsia="Times New Roman" w:hAnsi="Arial Narrow" w:cs="Courier New"/>
          <w:sz w:val="24"/>
          <w:szCs w:val="24"/>
        </w:rPr>
        <w:t>ENDIF.</w:t>
      </w:r>
    </w:p>
    <w:p w:rsidR="00360552" w:rsidRDefault="00360552" w:rsidP="00360552">
      <w:pPr>
        <w:pStyle w:val="HTML"/>
        <w:ind w:firstLine="567"/>
        <w:jc w:val="both"/>
        <w:rPr>
          <w:rFonts w:ascii="Arial Narrow" w:hAnsi="Arial Narrow"/>
          <w:sz w:val="24"/>
          <w:szCs w:val="24"/>
        </w:rPr>
      </w:pPr>
    </w:p>
    <w:p w:rsidR="00BD1F92" w:rsidRDefault="00BD1F92" w:rsidP="00BD1F92">
      <w:pPr>
        <w:pStyle w:val="a7"/>
        <w:spacing w:before="0" w:beforeAutospacing="0" w:after="0" w:afterAutospacing="0"/>
        <w:ind w:firstLine="567"/>
        <w:jc w:val="both"/>
        <w:rPr>
          <w:rFonts w:ascii="Arial Narrow" w:hAnsi="Arial Narrow"/>
        </w:rPr>
      </w:pPr>
      <w:r w:rsidRPr="00BD1F92">
        <w:rPr>
          <w:rFonts w:ascii="Arial Narrow" w:hAnsi="Arial Narrow"/>
        </w:rPr>
        <w:t xml:space="preserve">From 7.40 we are able to define default values for avoiding the exception </w:t>
      </w:r>
      <w:r w:rsidRPr="00360552">
        <w:rPr>
          <w:rFonts w:ascii="Arial Narrow" w:hAnsi="Arial Narrow"/>
        </w:rPr>
        <w:t>CX_SY_ITAB_LINE_NOT_FOUND</w:t>
      </w:r>
    </w:p>
    <w:p w:rsidR="00BD1F92" w:rsidRDefault="00BD1F92" w:rsidP="00BD1F92">
      <w:pPr>
        <w:pStyle w:val="a7"/>
        <w:spacing w:before="0" w:beforeAutospacing="0" w:after="0" w:afterAutospacing="0"/>
        <w:ind w:firstLine="567"/>
        <w:jc w:val="both"/>
        <w:rPr>
          <w:rFonts w:ascii="Arial Narrow" w:hAnsi="Arial Narrow"/>
        </w:rPr>
      </w:pPr>
    </w:p>
    <w:p w:rsidR="00BD1F92" w:rsidRPr="00BD1F92" w:rsidRDefault="00BD1F92" w:rsidP="00BD1F92">
      <w:pPr>
        <w:pStyle w:val="HTML"/>
        <w:ind w:firstLine="567"/>
        <w:jc w:val="both"/>
        <w:rPr>
          <w:rFonts w:ascii="Arial Narrow" w:hAnsi="Arial Narrow"/>
          <w:sz w:val="24"/>
          <w:szCs w:val="24"/>
        </w:rPr>
      </w:pPr>
      <w:r w:rsidRPr="00BD1F92">
        <w:rPr>
          <w:rFonts w:ascii="Arial Narrow" w:hAnsi="Arial Narrow"/>
          <w:sz w:val="24"/>
          <w:szCs w:val="24"/>
        </w:rPr>
        <w:t>DATA(default_customer) = VALUE customer( id = '00000' name = 'not found' ... ).</w:t>
      </w:r>
    </w:p>
    <w:p w:rsidR="00BD1F92" w:rsidRPr="00BD1F92" w:rsidRDefault="00BD1F92" w:rsidP="00F209A7">
      <w:pPr>
        <w:pStyle w:val="HTML"/>
        <w:shd w:val="clear" w:color="auto" w:fill="E7E6E6" w:themeFill="background2"/>
        <w:ind w:firstLine="567"/>
        <w:jc w:val="both"/>
        <w:rPr>
          <w:rFonts w:ascii="Arial Narrow" w:hAnsi="Arial Narrow"/>
          <w:sz w:val="24"/>
          <w:szCs w:val="24"/>
        </w:rPr>
      </w:pPr>
      <w:r w:rsidRPr="00BD1F92">
        <w:rPr>
          <w:rFonts w:ascii="Arial Narrow" w:hAnsi="Arial Narrow"/>
          <w:sz w:val="24"/>
          <w:szCs w:val="24"/>
        </w:rPr>
        <w:t xml:space="preserve">DATA(lv_customer) = </w:t>
      </w:r>
      <w:r w:rsidRPr="00F209A7">
        <w:rPr>
          <w:rFonts w:ascii="Arial Narrow" w:hAnsi="Arial Narrow"/>
          <w:i/>
          <w:color w:val="385623" w:themeColor="accent6" w:themeShade="80"/>
          <w:sz w:val="24"/>
          <w:szCs w:val="24"/>
        </w:rPr>
        <w:t>VALUE #</w:t>
      </w:r>
      <w:r w:rsidRPr="00BD1F92">
        <w:rPr>
          <w:rFonts w:ascii="Arial Narrow" w:hAnsi="Arial Narrow"/>
          <w:sz w:val="24"/>
          <w:szCs w:val="24"/>
        </w:rPr>
        <w:t>( customers</w:t>
      </w:r>
      <w:r w:rsidRPr="00F209A7">
        <w:rPr>
          <w:rFonts w:ascii="Arial Narrow" w:hAnsi="Arial Narrow"/>
          <w:i/>
          <w:color w:val="385623" w:themeColor="accent6" w:themeShade="80"/>
          <w:sz w:val="24"/>
          <w:szCs w:val="24"/>
        </w:rPr>
        <w:t xml:space="preserve">[ id = '00024' ] </w:t>
      </w:r>
      <w:r w:rsidRPr="00F209A7">
        <w:rPr>
          <w:rFonts w:ascii="Arial Narrow" w:hAnsi="Arial Narrow"/>
          <w:i/>
          <w:color w:val="000000" w:themeColor="text1"/>
          <w:sz w:val="24"/>
          <w:szCs w:val="24"/>
        </w:rPr>
        <w:t xml:space="preserve">DEFAULT </w:t>
      </w:r>
      <w:r w:rsidRPr="00BD1F92">
        <w:rPr>
          <w:rFonts w:ascii="Arial Narrow" w:hAnsi="Arial Narrow"/>
          <w:sz w:val="24"/>
          <w:szCs w:val="24"/>
        </w:rPr>
        <w:t>default_customer ).</w:t>
      </w:r>
    </w:p>
    <w:p w:rsidR="00BD1F92" w:rsidRPr="00BD1F92" w:rsidRDefault="00BD1F92" w:rsidP="00BD1F92">
      <w:pPr>
        <w:pStyle w:val="HTML"/>
        <w:ind w:firstLine="567"/>
        <w:jc w:val="both"/>
        <w:rPr>
          <w:rFonts w:ascii="Arial Narrow" w:hAnsi="Arial Narrow"/>
          <w:sz w:val="24"/>
          <w:szCs w:val="24"/>
        </w:rPr>
      </w:pPr>
    </w:p>
    <w:p w:rsidR="00360552" w:rsidRDefault="00360552" w:rsidP="002E64CF">
      <w:pPr>
        <w:pStyle w:val="1"/>
        <w:spacing w:before="0" w:beforeAutospacing="0" w:after="0" w:afterAutospacing="0"/>
        <w:ind w:firstLine="567"/>
        <w:jc w:val="center"/>
        <w:rPr>
          <w:rFonts w:ascii="Arial Narrow" w:hAnsi="Arial Narrow"/>
          <w:caps/>
          <w:sz w:val="24"/>
          <w:szCs w:val="24"/>
        </w:rPr>
      </w:pPr>
    </w:p>
    <w:p w:rsidR="002E64CF" w:rsidRPr="002E713C" w:rsidRDefault="002E64CF" w:rsidP="002E64CF">
      <w:pPr>
        <w:pStyle w:val="1"/>
        <w:spacing w:before="0" w:beforeAutospacing="0" w:after="0" w:afterAutospacing="0"/>
        <w:ind w:firstLine="567"/>
        <w:jc w:val="center"/>
        <w:rPr>
          <w:rFonts w:ascii="Arial Narrow" w:hAnsi="Arial Narrow"/>
          <w:caps/>
          <w:sz w:val="24"/>
          <w:szCs w:val="24"/>
        </w:rPr>
      </w:pPr>
      <w:bookmarkStart w:id="44" w:name="Classes"/>
      <w:r w:rsidRPr="002E713C">
        <w:rPr>
          <w:rFonts w:ascii="Arial Narrow" w:hAnsi="Arial Narrow"/>
          <w:caps/>
          <w:sz w:val="24"/>
          <w:szCs w:val="24"/>
        </w:rPr>
        <w:t>Classes</w:t>
      </w:r>
    </w:p>
    <w:bookmarkEnd w:id="44"/>
    <w:p w:rsidR="002E64CF" w:rsidRPr="00676FFC" w:rsidRDefault="002E64CF" w:rsidP="002E64CF">
      <w:pPr>
        <w:spacing w:after="0" w:line="240" w:lineRule="auto"/>
        <w:ind w:firstLine="567"/>
        <w:jc w:val="both"/>
        <w:outlineLvl w:val="0"/>
        <w:rPr>
          <w:rFonts w:ascii="Arial Narrow" w:eastAsia="Times New Roman" w:hAnsi="Arial Narrow" w:cs="Times New Roman"/>
          <w:bCs/>
          <w:kern w:val="36"/>
          <w:sz w:val="24"/>
          <w:szCs w:val="24"/>
        </w:rPr>
      </w:pPr>
      <w:r w:rsidRPr="002E64CF">
        <w:rPr>
          <w:rFonts w:ascii="Arial Narrow" w:eastAsia="Times New Roman" w:hAnsi="Arial Narrow" w:cs="Times New Roman"/>
          <w:bCs/>
          <w:kern w:val="36"/>
          <w:sz w:val="24"/>
          <w:szCs w:val="24"/>
          <w:lang w:val="ru-RU"/>
        </w:rPr>
        <w:fldChar w:fldCharType="begin"/>
      </w:r>
      <w:r w:rsidRPr="00676FFC">
        <w:rPr>
          <w:rFonts w:ascii="Arial Narrow" w:eastAsia="Times New Roman" w:hAnsi="Arial Narrow" w:cs="Times New Roman"/>
          <w:bCs/>
          <w:kern w:val="36"/>
          <w:sz w:val="24"/>
          <w:szCs w:val="24"/>
        </w:rPr>
        <w:instrText xml:space="preserve"> HYPERLINK  \l "</w:instrText>
      </w:r>
      <w:r w:rsidRPr="002E64CF">
        <w:rPr>
          <w:rFonts w:ascii="Arial Narrow" w:eastAsia="Times New Roman" w:hAnsi="Arial Narrow" w:cs="Times New Roman"/>
          <w:bCs/>
          <w:kern w:val="36"/>
          <w:sz w:val="24"/>
          <w:szCs w:val="24"/>
          <w:lang w:val="ru-RU"/>
        </w:rPr>
        <w:instrText>Содержание</w:instrText>
      </w:r>
      <w:r w:rsidRPr="00676FFC">
        <w:rPr>
          <w:rFonts w:ascii="Arial Narrow" w:eastAsia="Times New Roman" w:hAnsi="Arial Narrow" w:cs="Times New Roman"/>
          <w:bCs/>
          <w:kern w:val="36"/>
          <w:sz w:val="24"/>
          <w:szCs w:val="24"/>
        </w:rPr>
        <w:instrText xml:space="preserve">" </w:instrText>
      </w:r>
      <w:r w:rsidRPr="002E64CF">
        <w:rPr>
          <w:rFonts w:ascii="Arial Narrow" w:eastAsia="Times New Roman" w:hAnsi="Arial Narrow" w:cs="Times New Roman"/>
          <w:bCs/>
          <w:kern w:val="36"/>
          <w:sz w:val="24"/>
          <w:szCs w:val="24"/>
          <w:lang w:val="ru-RU"/>
        </w:rPr>
        <w:fldChar w:fldCharType="separate"/>
      </w:r>
      <w:r w:rsidRPr="002E64CF">
        <w:rPr>
          <w:rStyle w:val="a3"/>
          <w:rFonts w:ascii="Arial Narrow" w:eastAsia="Times New Roman" w:hAnsi="Arial Narrow" w:cs="Times New Roman"/>
          <w:bCs/>
          <w:kern w:val="36"/>
          <w:sz w:val="24"/>
          <w:szCs w:val="24"/>
          <w:u w:val="none"/>
          <w:lang w:val="ru-RU"/>
        </w:rPr>
        <w:t>Содержание</w:t>
      </w:r>
      <w:r w:rsidRPr="002E64CF">
        <w:rPr>
          <w:rFonts w:ascii="Arial Narrow" w:eastAsia="Times New Roman" w:hAnsi="Arial Narrow" w:cs="Times New Roman"/>
          <w:bCs/>
          <w:kern w:val="36"/>
          <w:sz w:val="24"/>
          <w:szCs w:val="24"/>
          <w:lang w:val="ru-RU"/>
        </w:rPr>
        <w:fldChar w:fldCharType="end"/>
      </w:r>
    </w:p>
    <w:p w:rsidR="002E64CF" w:rsidRDefault="002E64CF" w:rsidP="004C0076">
      <w:pPr>
        <w:spacing w:after="0" w:line="240" w:lineRule="auto"/>
        <w:ind w:firstLine="567"/>
        <w:jc w:val="both"/>
        <w:rPr>
          <w:rFonts w:ascii="Arial Narrow" w:hAnsi="Arial Narrow"/>
          <w:color w:val="000000" w:themeColor="text1"/>
          <w:sz w:val="24"/>
          <w:szCs w:val="24"/>
        </w:rPr>
      </w:pPr>
    </w:p>
    <w:p w:rsidR="002E64CF" w:rsidRPr="002E64CF" w:rsidRDefault="002E64CF" w:rsidP="00294BEA">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277E27">
        <w:rPr>
          <w:rFonts w:ascii="Arial Narrow" w:eastAsia="Times New Roman" w:hAnsi="Arial Narrow" w:cs="Courier New"/>
          <w:sz w:val="24"/>
          <w:szCs w:val="24"/>
        </w:rPr>
        <w:t>C</w:t>
      </w:r>
      <w:r w:rsidR="00277E27">
        <w:rPr>
          <w:rFonts w:ascii="Arial Narrow" w:eastAsia="Times New Roman" w:hAnsi="Arial Narrow" w:cs="Courier New"/>
          <w:sz w:val="24"/>
          <w:szCs w:val="24"/>
        </w:rPr>
        <w:t>LASS</w:t>
      </w:r>
      <w:r w:rsidRPr="002E64CF">
        <w:rPr>
          <w:rFonts w:ascii="Arial Narrow" w:eastAsia="Times New Roman" w:hAnsi="Arial Narrow" w:cs="Courier New"/>
          <w:sz w:val="24"/>
          <w:szCs w:val="24"/>
        </w:rPr>
        <w:t xml:space="preserve"> </w:t>
      </w:r>
      <w:r w:rsidR="00277E27">
        <w:rPr>
          <w:rFonts w:ascii="Arial Narrow" w:eastAsia="Times New Roman" w:hAnsi="Arial Narrow" w:cs="Courier New"/>
          <w:sz w:val="24"/>
          <w:szCs w:val="24"/>
        </w:rPr>
        <w:t>xx</w:t>
      </w:r>
      <w:r w:rsidRPr="002E64CF">
        <w:rPr>
          <w:rFonts w:ascii="Arial Narrow" w:eastAsia="Times New Roman" w:hAnsi="Arial Narrow" w:cs="Courier New"/>
          <w:sz w:val="24"/>
          <w:szCs w:val="24"/>
        </w:rPr>
        <w:t xml:space="preserve"> </w:t>
      </w:r>
      <w:r w:rsidRPr="00294BEA">
        <w:rPr>
          <w:rFonts w:ascii="Arial Narrow" w:eastAsia="Times New Roman" w:hAnsi="Arial Narrow" w:cs="Courier New"/>
          <w:i/>
          <w:color w:val="385623" w:themeColor="accent6" w:themeShade="80"/>
          <w:sz w:val="24"/>
          <w:szCs w:val="24"/>
        </w:rPr>
        <w:t>D</w:t>
      </w:r>
      <w:r w:rsidR="00277E27" w:rsidRPr="00294BEA">
        <w:rPr>
          <w:rFonts w:ascii="Arial Narrow" w:eastAsia="Times New Roman" w:hAnsi="Arial Narrow" w:cs="Courier New"/>
          <w:i/>
          <w:color w:val="385623" w:themeColor="accent6" w:themeShade="80"/>
          <w:sz w:val="24"/>
          <w:szCs w:val="24"/>
        </w:rPr>
        <w:t>efinition</w:t>
      </w:r>
      <w:r w:rsidRPr="00294BEA">
        <w:rPr>
          <w:rFonts w:ascii="Arial Narrow" w:eastAsia="Times New Roman" w:hAnsi="Arial Narrow" w:cs="Courier New"/>
          <w:i/>
          <w:color w:val="385623" w:themeColor="accent6" w:themeShade="80"/>
          <w:sz w:val="24"/>
          <w:szCs w:val="24"/>
        </w:rPr>
        <w:t>.</w:t>
      </w:r>
      <w:r w:rsidRPr="002E64CF">
        <w:rPr>
          <w:rFonts w:ascii="Arial Narrow" w:eastAsia="Times New Roman" w:hAnsi="Arial Narrow" w:cs="Courier New"/>
          <w:color w:val="000000" w:themeColor="text1"/>
          <w:sz w:val="24"/>
          <w:szCs w:val="24"/>
        </w:rPr>
        <w:t xml:space="preserve"> </w:t>
      </w:r>
      <w:r w:rsidR="00277E27">
        <w:rPr>
          <w:rFonts w:ascii="Arial Narrow" w:eastAsia="Times New Roman" w:hAnsi="Arial Narrow" w:cs="Courier New"/>
          <w:color w:val="000000" w:themeColor="text1"/>
          <w:sz w:val="24"/>
          <w:szCs w:val="24"/>
        </w:rPr>
        <w:t xml:space="preserve">… </w:t>
      </w:r>
      <w:r w:rsidRPr="002E64CF">
        <w:rPr>
          <w:rFonts w:ascii="Arial Narrow" w:eastAsia="Times New Roman" w:hAnsi="Arial Narrow" w:cs="Courier New"/>
          <w:sz w:val="24"/>
          <w:szCs w:val="24"/>
        </w:rPr>
        <w:t>E</w:t>
      </w:r>
      <w:r w:rsidR="00277E27">
        <w:rPr>
          <w:rFonts w:ascii="Arial Narrow" w:eastAsia="Times New Roman" w:hAnsi="Arial Narrow" w:cs="Courier New"/>
          <w:sz w:val="24"/>
          <w:szCs w:val="24"/>
        </w:rPr>
        <w:t>NDCLASS</w:t>
      </w:r>
      <w:r w:rsidRPr="002E64CF">
        <w:rPr>
          <w:rFonts w:ascii="Arial Narrow" w:eastAsia="Times New Roman" w:hAnsi="Arial Narrow" w:cs="Courier New"/>
          <w:sz w:val="24"/>
          <w:szCs w:val="24"/>
        </w:rPr>
        <w:t>.</w:t>
      </w:r>
    </w:p>
    <w:p w:rsidR="002E64CF" w:rsidRPr="002E64CF" w:rsidRDefault="002E64CF" w:rsidP="00294BEA">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2E64CF">
        <w:rPr>
          <w:rFonts w:ascii="Arial Narrow" w:eastAsia="Times New Roman" w:hAnsi="Arial Narrow" w:cs="Courier New"/>
          <w:sz w:val="24"/>
          <w:szCs w:val="24"/>
        </w:rPr>
        <w:t>C</w:t>
      </w:r>
      <w:r w:rsidR="00277E27">
        <w:rPr>
          <w:rFonts w:ascii="Arial Narrow" w:eastAsia="Times New Roman" w:hAnsi="Arial Narrow" w:cs="Courier New"/>
          <w:sz w:val="24"/>
          <w:szCs w:val="24"/>
        </w:rPr>
        <w:t>LASS xx</w:t>
      </w:r>
      <w:r w:rsidRPr="002E64CF">
        <w:rPr>
          <w:rFonts w:ascii="Arial Narrow" w:eastAsia="Times New Roman" w:hAnsi="Arial Narrow" w:cs="Courier New"/>
          <w:sz w:val="24"/>
          <w:szCs w:val="24"/>
        </w:rPr>
        <w:t xml:space="preserve"> </w:t>
      </w:r>
      <w:r w:rsidRPr="00294BEA">
        <w:rPr>
          <w:rFonts w:ascii="Arial Narrow" w:eastAsia="Times New Roman" w:hAnsi="Arial Narrow" w:cs="Courier New"/>
          <w:i/>
          <w:color w:val="385623" w:themeColor="accent6" w:themeShade="80"/>
          <w:sz w:val="24"/>
          <w:szCs w:val="24"/>
        </w:rPr>
        <w:t>I</w:t>
      </w:r>
      <w:r w:rsidR="00277E27" w:rsidRPr="00294BEA">
        <w:rPr>
          <w:rFonts w:ascii="Arial Narrow" w:eastAsia="Times New Roman" w:hAnsi="Arial Narrow" w:cs="Courier New"/>
          <w:i/>
          <w:color w:val="385623" w:themeColor="accent6" w:themeShade="80"/>
          <w:sz w:val="24"/>
          <w:szCs w:val="24"/>
        </w:rPr>
        <w:t>mplementation</w:t>
      </w:r>
      <w:r w:rsidRPr="002E64CF">
        <w:rPr>
          <w:rFonts w:ascii="Arial Narrow" w:eastAsia="Times New Roman" w:hAnsi="Arial Narrow" w:cs="Courier New"/>
          <w:sz w:val="24"/>
          <w:szCs w:val="24"/>
        </w:rPr>
        <w:t>. …</w:t>
      </w:r>
      <w:r w:rsidR="00277E27">
        <w:rPr>
          <w:rFonts w:ascii="Arial Narrow" w:eastAsia="Times New Roman" w:hAnsi="Arial Narrow" w:cs="Courier New"/>
          <w:sz w:val="24"/>
          <w:szCs w:val="24"/>
        </w:rPr>
        <w:t xml:space="preserve"> </w:t>
      </w:r>
      <w:r w:rsidRPr="002E64CF">
        <w:rPr>
          <w:rFonts w:ascii="Arial Narrow" w:eastAsia="Times New Roman" w:hAnsi="Arial Narrow" w:cs="Courier New"/>
          <w:sz w:val="24"/>
          <w:szCs w:val="24"/>
        </w:rPr>
        <w:t>E</w:t>
      </w:r>
      <w:r w:rsidR="00277E27">
        <w:rPr>
          <w:rFonts w:ascii="Arial Narrow" w:eastAsia="Times New Roman" w:hAnsi="Arial Narrow" w:cs="Courier New"/>
          <w:sz w:val="24"/>
          <w:szCs w:val="24"/>
        </w:rPr>
        <w:t>NDCLASS</w:t>
      </w:r>
      <w:r w:rsidRPr="002E64CF">
        <w:rPr>
          <w:rFonts w:ascii="Arial Narrow" w:eastAsia="Times New Roman" w:hAnsi="Arial Narrow" w:cs="Courier New"/>
          <w:sz w:val="24"/>
          <w:szCs w:val="24"/>
        </w:rPr>
        <w:t>.</w:t>
      </w:r>
    </w:p>
    <w:p w:rsidR="002E64CF" w:rsidRDefault="002E64CF" w:rsidP="004C0076">
      <w:pPr>
        <w:spacing w:after="0" w:line="240" w:lineRule="auto"/>
        <w:ind w:firstLine="567"/>
        <w:jc w:val="both"/>
        <w:rPr>
          <w:rFonts w:ascii="Arial Narrow" w:hAnsi="Arial Narrow"/>
          <w:color w:val="000000" w:themeColor="text1"/>
          <w:sz w:val="24"/>
          <w:szCs w:val="24"/>
        </w:rPr>
      </w:pPr>
    </w:p>
    <w:p w:rsidR="002E64CF" w:rsidRPr="00FB004F" w:rsidRDefault="002E64CF" w:rsidP="004C0076">
      <w:pPr>
        <w:spacing w:after="0" w:line="240" w:lineRule="auto"/>
        <w:ind w:firstLine="567"/>
        <w:jc w:val="both"/>
        <w:rPr>
          <w:rFonts w:ascii="Arial Narrow" w:hAnsi="Arial Narrow"/>
          <w:sz w:val="24"/>
          <w:szCs w:val="24"/>
        </w:rPr>
      </w:pPr>
      <w:r w:rsidRPr="002E64CF">
        <w:rPr>
          <w:rFonts w:ascii="Arial Narrow" w:hAnsi="Arial Narrow"/>
          <w:sz w:val="24"/>
          <w:szCs w:val="24"/>
        </w:rPr>
        <w:t xml:space="preserve">A </w:t>
      </w:r>
      <w:r w:rsidRPr="00294BEA">
        <w:rPr>
          <w:rFonts w:ascii="Arial Narrow" w:hAnsi="Arial Narrow"/>
          <w:b/>
          <w:i/>
          <w:sz w:val="24"/>
          <w:szCs w:val="24"/>
        </w:rPr>
        <w:t>static attribute</w:t>
      </w:r>
      <w:r w:rsidRPr="002E64CF">
        <w:rPr>
          <w:rFonts w:ascii="Arial Narrow" w:hAnsi="Arial Narrow"/>
          <w:sz w:val="24"/>
          <w:szCs w:val="24"/>
        </w:rPr>
        <w:t xml:space="preserve"> is declared by using the </w:t>
      </w:r>
      <w:r w:rsidRPr="00294BEA">
        <w:rPr>
          <w:rFonts w:ascii="Arial Narrow" w:hAnsi="Arial Narrow"/>
          <w:i/>
          <w:color w:val="002060"/>
          <w:sz w:val="24"/>
          <w:szCs w:val="24"/>
        </w:rPr>
        <w:t>CLASS-DATA</w:t>
      </w:r>
      <w:r w:rsidRPr="00294BEA">
        <w:rPr>
          <w:rFonts w:ascii="Arial Narrow" w:hAnsi="Arial Narrow"/>
          <w:color w:val="002060"/>
          <w:sz w:val="24"/>
          <w:szCs w:val="24"/>
        </w:rPr>
        <w:t xml:space="preserve"> </w:t>
      </w:r>
      <w:r w:rsidRPr="002E64CF">
        <w:rPr>
          <w:rFonts w:ascii="Arial Narrow" w:hAnsi="Arial Narrow"/>
          <w:sz w:val="24"/>
          <w:szCs w:val="24"/>
        </w:rPr>
        <w:t>statement</w:t>
      </w:r>
      <w:r w:rsidR="00FB004F">
        <w:rPr>
          <w:rFonts w:ascii="Arial Narrow" w:hAnsi="Arial Narrow"/>
          <w:sz w:val="24"/>
          <w:szCs w:val="24"/>
        </w:rPr>
        <w:t xml:space="preserve"> and </w:t>
      </w:r>
      <w:r w:rsidR="00FB004F" w:rsidRPr="00FB004F">
        <w:rPr>
          <w:rFonts w:ascii="Arial Narrow" w:hAnsi="Arial Narrow"/>
          <w:sz w:val="24"/>
          <w:szCs w:val="24"/>
        </w:rPr>
        <w:t>are accessed directly with the help of class name like class_name</w:t>
      </w:r>
      <w:r w:rsidR="00090D14">
        <w:rPr>
          <w:rFonts w:ascii="Arial Narrow" w:hAnsi="Arial Narrow"/>
          <w:sz w:val="24"/>
          <w:szCs w:val="24"/>
        </w:rPr>
        <w:t>=&gt;</w:t>
      </w:r>
      <w:r w:rsidR="00FB004F" w:rsidRPr="00FB004F">
        <w:rPr>
          <w:rFonts w:ascii="Arial Narrow" w:hAnsi="Arial Narrow"/>
          <w:sz w:val="24"/>
          <w:szCs w:val="24"/>
        </w:rPr>
        <w:t>name_1 = 'Some Text'.</w:t>
      </w:r>
    </w:p>
    <w:p w:rsidR="002E64CF" w:rsidRDefault="002E64CF" w:rsidP="004C0076">
      <w:pPr>
        <w:spacing w:after="0" w:line="240" w:lineRule="auto"/>
        <w:ind w:firstLine="567"/>
        <w:jc w:val="both"/>
        <w:rPr>
          <w:rFonts w:ascii="Arial Narrow" w:hAnsi="Arial Narrow"/>
          <w:sz w:val="24"/>
          <w:szCs w:val="24"/>
          <w:highlight w:val="yellow"/>
        </w:rPr>
      </w:pPr>
    </w:p>
    <w:p w:rsidR="00090D14" w:rsidRPr="002C4FF2" w:rsidRDefault="00090D14" w:rsidP="00294BEA">
      <w:pPr>
        <w:shd w:val="clear" w:color="auto" w:fill="E7E6E6" w:themeFill="background2"/>
        <w:autoSpaceDE w:val="0"/>
        <w:autoSpaceDN w:val="0"/>
        <w:adjustRightInd w:val="0"/>
        <w:spacing w:after="0" w:line="240" w:lineRule="auto"/>
        <w:ind w:firstLine="567"/>
        <w:rPr>
          <w:rFonts w:ascii="Arial Narrow" w:hAnsi="Arial Narrow" w:cs="Courier New"/>
          <w:color w:val="000000" w:themeColor="text1"/>
          <w:sz w:val="24"/>
          <w:szCs w:val="24"/>
        </w:rPr>
      </w:pPr>
      <w:r w:rsidRPr="00294BEA">
        <w:rPr>
          <w:rFonts w:ascii="Arial Narrow" w:hAnsi="Arial Narrow" w:cs="Courier New"/>
          <w:i/>
          <w:color w:val="385623" w:themeColor="accent6" w:themeShade="80"/>
          <w:sz w:val="24"/>
          <w:szCs w:val="24"/>
        </w:rPr>
        <w:t>C</w:t>
      </w:r>
      <w:r w:rsidR="00277E27" w:rsidRPr="00294BEA">
        <w:rPr>
          <w:rFonts w:ascii="Arial Narrow" w:hAnsi="Arial Narrow" w:cs="Courier New"/>
          <w:i/>
          <w:color w:val="385623" w:themeColor="accent6" w:themeShade="80"/>
          <w:sz w:val="24"/>
          <w:szCs w:val="24"/>
        </w:rPr>
        <w:t>LASS</w:t>
      </w:r>
      <w:r w:rsidRPr="00294BEA">
        <w:rPr>
          <w:rFonts w:ascii="Arial Narrow" w:hAnsi="Arial Narrow" w:cs="Courier New"/>
          <w:i/>
          <w:color w:val="385623" w:themeColor="accent6" w:themeShade="80"/>
          <w:sz w:val="24"/>
          <w:szCs w:val="24"/>
        </w:rPr>
        <w:t>-D</w:t>
      </w:r>
      <w:r w:rsidR="00277E27" w:rsidRPr="00294BEA">
        <w:rPr>
          <w:rFonts w:ascii="Arial Narrow" w:hAnsi="Arial Narrow" w:cs="Courier New"/>
          <w:i/>
          <w:color w:val="385623" w:themeColor="accent6" w:themeShade="80"/>
          <w:sz w:val="24"/>
          <w:szCs w:val="24"/>
        </w:rPr>
        <w:t>ATA</w:t>
      </w:r>
      <w:r w:rsidRPr="002C4FF2">
        <w:rPr>
          <w:rFonts w:ascii="Arial Narrow" w:hAnsi="Arial Narrow" w:cs="Courier New"/>
          <w:color w:val="000000" w:themeColor="text1"/>
          <w:sz w:val="24"/>
          <w:szCs w:val="24"/>
        </w:rPr>
        <w:t>: cv_name1 Type char45, cv_data1 Type I.</w:t>
      </w:r>
    </w:p>
    <w:p w:rsidR="00090D14" w:rsidRDefault="00090D14" w:rsidP="004C0076">
      <w:pPr>
        <w:spacing w:after="0" w:line="240" w:lineRule="auto"/>
        <w:ind w:firstLine="567"/>
        <w:jc w:val="both"/>
        <w:rPr>
          <w:rFonts w:ascii="Arial Narrow" w:hAnsi="Arial Narrow"/>
          <w:sz w:val="24"/>
          <w:szCs w:val="24"/>
          <w:highlight w:val="yellow"/>
        </w:rPr>
      </w:pPr>
    </w:p>
    <w:p w:rsidR="005C0819" w:rsidRPr="002E64CF" w:rsidRDefault="005C0819" w:rsidP="005C08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5C0819">
        <w:rPr>
          <w:rFonts w:ascii="Arial Narrow" w:eastAsia="Times New Roman" w:hAnsi="Arial Narrow" w:cs="Courier New"/>
          <w:sz w:val="24"/>
          <w:szCs w:val="24"/>
        </w:rPr>
        <w:t>METHOD</w:t>
      </w:r>
      <w:r w:rsidRPr="002E64CF">
        <w:rPr>
          <w:rFonts w:ascii="Arial Narrow" w:eastAsia="Times New Roman" w:hAnsi="Arial Narrow" w:cs="Courier New"/>
          <w:sz w:val="24"/>
          <w:szCs w:val="24"/>
        </w:rPr>
        <w:t xml:space="preserve"> &lt;m_name&gt;. </w:t>
      </w:r>
    </w:p>
    <w:p w:rsidR="005C0819" w:rsidRPr="002E64CF" w:rsidRDefault="005C0819" w:rsidP="005C08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t>…</w:t>
      </w:r>
    </w:p>
    <w:p w:rsidR="005C0819" w:rsidRPr="002E64CF" w:rsidRDefault="005C0819" w:rsidP="005C08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2E64CF">
        <w:rPr>
          <w:rFonts w:ascii="Arial Narrow" w:eastAsia="Times New Roman" w:hAnsi="Arial Narrow" w:cs="Courier New"/>
          <w:sz w:val="24"/>
          <w:szCs w:val="24"/>
        </w:rPr>
        <w:t>ENDMETHOD.</w:t>
      </w:r>
    </w:p>
    <w:p w:rsidR="005C0819" w:rsidRDefault="005C0819" w:rsidP="005C0819">
      <w:pPr>
        <w:spacing w:after="0" w:line="240" w:lineRule="auto"/>
        <w:ind w:firstLine="567"/>
        <w:jc w:val="both"/>
        <w:rPr>
          <w:rFonts w:ascii="Arial Narrow" w:hAnsi="Arial Narrow"/>
          <w:color w:val="000000" w:themeColor="text1"/>
          <w:sz w:val="24"/>
          <w:szCs w:val="24"/>
        </w:rPr>
      </w:pPr>
    </w:p>
    <w:p w:rsidR="005C0819" w:rsidRDefault="005C0819" w:rsidP="005C0819">
      <w:pPr>
        <w:spacing w:after="0" w:line="240" w:lineRule="auto"/>
        <w:ind w:firstLine="567"/>
        <w:jc w:val="both"/>
        <w:rPr>
          <w:rFonts w:ascii="Arial Narrow" w:hAnsi="Arial Narrow"/>
          <w:sz w:val="24"/>
          <w:szCs w:val="24"/>
        </w:rPr>
      </w:pPr>
      <w:r w:rsidRPr="002E64CF">
        <w:rPr>
          <w:rFonts w:ascii="Arial Narrow" w:hAnsi="Arial Narrow"/>
          <w:sz w:val="24"/>
          <w:szCs w:val="24"/>
        </w:rPr>
        <w:t xml:space="preserve">You can </w:t>
      </w:r>
      <w:r w:rsidRPr="00294BEA">
        <w:rPr>
          <w:rFonts w:ascii="Arial Narrow" w:hAnsi="Arial Narrow"/>
          <w:b/>
          <w:i/>
          <w:sz w:val="24"/>
          <w:szCs w:val="24"/>
        </w:rPr>
        <w:t>call a method</w:t>
      </w:r>
      <w:r w:rsidRPr="002E64CF">
        <w:rPr>
          <w:rFonts w:ascii="Arial Narrow" w:hAnsi="Arial Narrow"/>
          <w:sz w:val="24"/>
          <w:szCs w:val="24"/>
        </w:rPr>
        <w:t xml:space="preserve"> by using the </w:t>
      </w:r>
      <w:r w:rsidRPr="00294BEA">
        <w:rPr>
          <w:rFonts w:ascii="Arial Narrow" w:hAnsi="Arial Narrow"/>
          <w:i/>
          <w:color w:val="002060"/>
          <w:sz w:val="24"/>
          <w:szCs w:val="24"/>
        </w:rPr>
        <w:t>CALL METHOD</w:t>
      </w:r>
      <w:r w:rsidRPr="00294BEA">
        <w:rPr>
          <w:rFonts w:ascii="Arial Narrow" w:hAnsi="Arial Narrow"/>
          <w:color w:val="002060"/>
          <w:sz w:val="24"/>
          <w:szCs w:val="24"/>
        </w:rPr>
        <w:t xml:space="preserve"> </w:t>
      </w:r>
      <w:r w:rsidRPr="002E64CF">
        <w:rPr>
          <w:rFonts w:ascii="Arial Narrow" w:hAnsi="Arial Narrow"/>
          <w:sz w:val="24"/>
          <w:szCs w:val="24"/>
        </w:rPr>
        <w:t>statement.</w:t>
      </w:r>
    </w:p>
    <w:p w:rsidR="002E713C" w:rsidRDefault="002E713C" w:rsidP="005C0819">
      <w:pPr>
        <w:spacing w:after="0" w:line="240" w:lineRule="auto"/>
        <w:ind w:firstLine="567"/>
        <w:jc w:val="both"/>
        <w:rPr>
          <w:rFonts w:ascii="Arial Narrow" w:hAnsi="Arial Narrow"/>
          <w:b/>
          <w:sz w:val="24"/>
          <w:szCs w:val="24"/>
        </w:rPr>
      </w:pPr>
    </w:p>
    <w:p w:rsidR="002E713C" w:rsidRDefault="002E713C" w:rsidP="005C0819">
      <w:pPr>
        <w:spacing w:after="0" w:line="240" w:lineRule="auto"/>
        <w:ind w:firstLine="567"/>
        <w:jc w:val="both"/>
        <w:rPr>
          <w:rFonts w:ascii="Arial Narrow" w:hAnsi="Arial Narrow"/>
          <w:sz w:val="24"/>
          <w:szCs w:val="24"/>
        </w:rPr>
      </w:pPr>
      <w:r w:rsidRPr="00294BEA">
        <w:rPr>
          <w:rFonts w:ascii="Arial Narrow" w:hAnsi="Arial Narrow"/>
          <w:b/>
          <w:i/>
          <w:sz w:val="24"/>
          <w:szCs w:val="24"/>
        </w:rPr>
        <w:t>Class methods</w:t>
      </w:r>
      <w:r w:rsidRPr="002E713C">
        <w:rPr>
          <w:rFonts w:ascii="Arial Narrow" w:hAnsi="Arial Narrow"/>
          <w:sz w:val="24"/>
          <w:szCs w:val="24"/>
        </w:rPr>
        <w:t xml:space="preserve"> are called using </w:t>
      </w:r>
      <w:r w:rsidRPr="002E713C">
        <w:rPr>
          <w:rStyle w:val="HTML1"/>
          <w:rFonts w:ascii="Arial Narrow" w:eastAsiaTheme="minorHAnsi" w:hAnsi="Arial Narrow"/>
          <w:b/>
          <w:sz w:val="24"/>
          <w:szCs w:val="24"/>
        </w:rPr>
        <w:t>=&gt;</w:t>
      </w:r>
      <w:r w:rsidRPr="002E713C">
        <w:rPr>
          <w:rFonts w:ascii="Arial Narrow" w:hAnsi="Arial Narrow"/>
          <w:sz w:val="24"/>
          <w:szCs w:val="24"/>
        </w:rPr>
        <w:t xml:space="preserve"> ; </w:t>
      </w:r>
      <w:r w:rsidRPr="00294BEA">
        <w:rPr>
          <w:rFonts w:ascii="Arial Narrow" w:hAnsi="Arial Narrow"/>
          <w:b/>
          <w:i/>
          <w:sz w:val="24"/>
          <w:szCs w:val="24"/>
        </w:rPr>
        <w:t>instance methods</w:t>
      </w:r>
      <w:r w:rsidRPr="002E713C">
        <w:rPr>
          <w:rFonts w:ascii="Arial Narrow" w:hAnsi="Arial Narrow"/>
          <w:sz w:val="24"/>
          <w:szCs w:val="24"/>
        </w:rPr>
        <w:t xml:space="preserve"> are called using </w:t>
      </w:r>
      <w:r w:rsidRPr="002E713C">
        <w:rPr>
          <w:rStyle w:val="HTML1"/>
          <w:rFonts w:ascii="Arial Narrow" w:eastAsiaTheme="minorHAnsi" w:hAnsi="Arial Narrow"/>
          <w:b/>
          <w:sz w:val="24"/>
          <w:szCs w:val="24"/>
        </w:rPr>
        <w:t>-&gt;</w:t>
      </w:r>
      <w:r w:rsidRPr="002E713C">
        <w:rPr>
          <w:rFonts w:ascii="Arial Narrow" w:hAnsi="Arial Narrow"/>
          <w:sz w:val="24"/>
          <w:szCs w:val="24"/>
        </w:rPr>
        <w:t>.</w:t>
      </w:r>
    </w:p>
    <w:p w:rsidR="002E713C" w:rsidRDefault="002E713C" w:rsidP="005C0819">
      <w:pPr>
        <w:spacing w:after="0" w:line="240" w:lineRule="auto"/>
        <w:ind w:firstLine="567"/>
        <w:jc w:val="both"/>
        <w:rPr>
          <w:rFonts w:ascii="Arial Narrow" w:hAnsi="Arial Narrow"/>
          <w:sz w:val="24"/>
          <w:szCs w:val="24"/>
        </w:rPr>
      </w:pPr>
    </w:p>
    <w:p w:rsidR="002E713C" w:rsidRPr="002E713C" w:rsidRDefault="002E713C" w:rsidP="002E713C">
      <w:pPr>
        <w:autoSpaceDE w:val="0"/>
        <w:autoSpaceDN w:val="0"/>
        <w:adjustRightInd w:val="0"/>
        <w:spacing w:after="0" w:line="240" w:lineRule="auto"/>
        <w:ind w:firstLine="567"/>
        <w:rPr>
          <w:rFonts w:ascii="Arial Narrow" w:hAnsi="Arial Narrow" w:cs="Courier New"/>
          <w:color w:val="000000" w:themeColor="text1"/>
          <w:sz w:val="24"/>
          <w:szCs w:val="24"/>
        </w:rPr>
      </w:pPr>
      <w:r w:rsidRPr="002E713C">
        <w:rPr>
          <w:rFonts w:ascii="Arial Narrow" w:hAnsi="Arial Narrow" w:cs="Courier New"/>
          <w:color w:val="000000" w:themeColor="text1"/>
          <w:sz w:val="24"/>
          <w:szCs w:val="24"/>
        </w:rPr>
        <w:t xml:space="preserve">REPORT </w:t>
      </w:r>
      <w:r w:rsidRPr="00294BEA">
        <w:rPr>
          <w:rFonts w:ascii="Arial Narrow" w:hAnsi="Arial Narrow" w:cs="Courier New"/>
          <w:color w:val="000000" w:themeColor="text1"/>
          <w:sz w:val="24"/>
          <w:szCs w:val="24"/>
        </w:rPr>
        <w:t>z_invoice_items_euro</w:t>
      </w:r>
      <w:r w:rsidRPr="002E713C">
        <w:rPr>
          <w:rFonts w:ascii="Arial Narrow" w:hAnsi="Arial Narrow" w:cs="Courier New"/>
          <w:color w:val="000000" w:themeColor="text1"/>
          <w:sz w:val="24"/>
          <w:szCs w:val="24"/>
        </w:rPr>
        <w:t>.</w:t>
      </w:r>
    </w:p>
    <w:p w:rsidR="002E713C" w:rsidRPr="00DE6285" w:rsidRDefault="002E713C" w:rsidP="00294BEA">
      <w:pPr>
        <w:shd w:val="clear" w:color="auto" w:fill="E7E6E6" w:themeFill="background2"/>
        <w:autoSpaceDE w:val="0"/>
        <w:autoSpaceDN w:val="0"/>
        <w:adjustRightInd w:val="0"/>
        <w:spacing w:after="0" w:line="240" w:lineRule="auto"/>
        <w:ind w:firstLine="567"/>
        <w:rPr>
          <w:rFonts w:ascii="Arial Narrow" w:hAnsi="Arial Narrow" w:cs="Courier New"/>
          <w:i/>
          <w:color w:val="000000" w:themeColor="text1"/>
          <w:sz w:val="24"/>
          <w:szCs w:val="24"/>
        </w:rPr>
      </w:pPr>
      <w:r w:rsidRPr="002E713C">
        <w:rPr>
          <w:rFonts w:ascii="Arial Narrow" w:hAnsi="Arial Narrow" w:cs="Courier New"/>
          <w:color w:val="000000" w:themeColor="text1"/>
          <w:sz w:val="24"/>
          <w:szCs w:val="24"/>
        </w:rPr>
        <w:t xml:space="preserve">class </w:t>
      </w:r>
      <w:r w:rsidRPr="002E713C">
        <w:rPr>
          <w:rFonts w:ascii="Arial Narrow" w:hAnsi="Arial Narrow" w:cs="Courier New"/>
          <w:b/>
          <w:color w:val="000000" w:themeColor="text1"/>
          <w:sz w:val="24"/>
          <w:szCs w:val="24"/>
        </w:rPr>
        <w:t>lcl_main</w:t>
      </w:r>
      <w:r w:rsidRPr="002E713C">
        <w:rPr>
          <w:rFonts w:ascii="Arial Narrow" w:hAnsi="Arial Narrow" w:cs="Courier New"/>
          <w:color w:val="000000" w:themeColor="text1"/>
          <w:sz w:val="24"/>
          <w:szCs w:val="24"/>
        </w:rPr>
        <w:t xml:space="preserve"> definition </w:t>
      </w:r>
      <w:r w:rsidRPr="00294BEA">
        <w:rPr>
          <w:rFonts w:ascii="Arial Narrow" w:hAnsi="Arial Narrow" w:cs="Courier New"/>
          <w:i/>
          <w:color w:val="385623" w:themeColor="accent6" w:themeShade="80"/>
          <w:sz w:val="24"/>
          <w:szCs w:val="24"/>
          <w:shd w:val="clear" w:color="auto" w:fill="E7E6E6" w:themeFill="background2"/>
        </w:rPr>
        <w:t>create private</w:t>
      </w:r>
      <w:r w:rsidRPr="00294BEA">
        <w:rPr>
          <w:rFonts w:ascii="Arial Narrow" w:hAnsi="Arial Narrow" w:cs="Courier New"/>
          <w:color w:val="000000" w:themeColor="text1"/>
          <w:sz w:val="24"/>
          <w:szCs w:val="24"/>
        </w:rPr>
        <w:t xml:space="preserve">. </w:t>
      </w:r>
      <w:r w:rsidRPr="00294BEA">
        <w:rPr>
          <w:rFonts w:ascii="Arial Narrow" w:hAnsi="Arial Narrow" w:cs="Courier New"/>
          <w:i/>
          <w:color w:val="000000" w:themeColor="text1"/>
          <w:sz w:val="24"/>
          <w:szCs w:val="24"/>
        </w:rPr>
        <w:t xml:space="preserve">“ create private – </w:t>
      </w:r>
      <w:r w:rsidRPr="00294BEA">
        <w:rPr>
          <w:rFonts w:ascii="Arial Narrow" w:hAnsi="Arial Narrow" w:cs="Courier New"/>
          <w:i/>
          <w:color w:val="000000" w:themeColor="text1"/>
          <w:sz w:val="24"/>
          <w:szCs w:val="24"/>
          <w:lang w:val="ru-RU"/>
        </w:rPr>
        <w:t>локальный</w:t>
      </w:r>
      <w:r w:rsidRPr="00294BEA">
        <w:rPr>
          <w:rFonts w:ascii="Arial Narrow" w:hAnsi="Arial Narrow" w:cs="Courier New"/>
          <w:i/>
          <w:color w:val="000000" w:themeColor="text1"/>
          <w:sz w:val="24"/>
          <w:szCs w:val="24"/>
        </w:rPr>
        <w:t xml:space="preserve"> </w:t>
      </w:r>
      <w:r w:rsidRPr="00294BEA">
        <w:rPr>
          <w:rFonts w:ascii="Arial Narrow" w:hAnsi="Arial Narrow" w:cs="Courier New"/>
          <w:i/>
          <w:color w:val="000000" w:themeColor="text1"/>
          <w:sz w:val="24"/>
          <w:szCs w:val="24"/>
          <w:lang w:val="ru-RU"/>
        </w:rPr>
        <w:t>класс</w:t>
      </w:r>
    </w:p>
    <w:p w:rsidR="002E713C" w:rsidRPr="002E713C" w:rsidRDefault="002E713C" w:rsidP="002E713C">
      <w:pPr>
        <w:autoSpaceDE w:val="0"/>
        <w:autoSpaceDN w:val="0"/>
        <w:adjustRightInd w:val="0"/>
        <w:spacing w:after="0" w:line="240" w:lineRule="auto"/>
        <w:ind w:firstLine="567"/>
        <w:rPr>
          <w:rFonts w:ascii="Arial Narrow" w:hAnsi="Arial Narrow" w:cs="Courier New"/>
          <w:color w:val="000000" w:themeColor="text1"/>
          <w:sz w:val="24"/>
          <w:szCs w:val="24"/>
        </w:rPr>
      </w:pPr>
      <w:r w:rsidRPr="002E713C">
        <w:rPr>
          <w:rFonts w:ascii="Arial Narrow" w:hAnsi="Arial Narrow" w:cs="Courier New"/>
          <w:color w:val="000000" w:themeColor="text1"/>
          <w:sz w:val="24"/>
          <w:szCs w:val="24"/>
        </w:rPr>
        <w:t>public section.</w:t>
      </w:r>
    </w:p>
    <w:p w:rsidR="002E713C" w:rsidRPr="002E713C" w:rsidRDefault="002E713C" w:rsidP="002E713C">
      <w:pPr>
        <w:autoSpaceDE w:val="0"/>
        <w:autoSpaceDN w:val="0"/>
        <w:adjustRightInd w:val="0"/>
        <w:spacing w:after="0" w:line="240" w:lineRule="auto"/>
        <w:ind w:firstLine="567"/>
        <w:rPr>
          <w:rFonts w:ascii="Arial Narrow" w:hAnsi="Arial Narrow" w:cs="Courier New"/>
          <w:color w:val="000000" w:themeColor="text1"/>
          <w:sz w:val="24"/>
          <w:szCs w:val="24"/>
        </w:rPr>
      </w:pPr>
      <w:r w:rsidRPr="002E713C">
        <w:rPr>
          <w:rFonts w:ascii="Arial Narrow" w:hAnsi="Arial Narrow" w:cs="Courier New"/>
          <w:color w:val="000000" w:themeColor="text1"/>
          <w:sz w:val="24"/>
          <w:szCs w:val="24"/>
        </w:rPr>
        <w:t xml:space="preserve">    </w:t>
      </w:r>
      <w:r w:rsidRPr="00294BEA">
        <w:rPr>
          <w:rFonts w:ascii="Arial Narrow" w:hAnsi="Arial Narrow" w:cs="Courier New"/>
          <w:i/>
          <w:color w:val="002060"/>
          <w:sz w:val="24"/>
          <w:szCs w:val="24"/>
        </w:rPr>
        <w:t>class-methods</w:t>
      </w:r>
      <w:r w:rsidRPr="00294BEA">
        <w:rPr>
          <w:rFonts w:ascii="Arial Narrow" w:hAnsi="Arial Narrow" w:cs="Courier New"/>
          <w:color w:val="002060"/>
          <w:sz w:val="24"/>
          <w:szCs w:val="24"/>
        </w:rPr>
        <w:t xml:space="preserve"> </w:t>
      </w:r>
      <w:r w:rsidRPr="002E713C">
        <w:rPr>
          <w:rFonts w:ascii="Arial Narrow" w:hAnsi="Arial Narrow" w:cs="Courier New"/>
          <w:b/>
          <w:i/>
          <w:color w:val="000000" w:themeColor="text1"/>
          <w:sz w:val="24"/>
          <w:szCs w:val="24"/>
        </w:rPr>
        <w:t>create_1</w:t>
      </w:r>
      <w:r w:rsidRPr="002E713C">
        <w:rPr>
          <w:rFonts w:ascii="Arial Narrow" w:hAnsi="Arial Narrow" w:cs="Courier New"/>
          <w:color w:val="000000" w:themeColor="text1"/>
          <w:sz w:val="24"/>
          <w:szCs w:val="24"/>
        </w:rPr>
        <w:t xml:space="preserve"> returning value(r_result) type ref to lcl_main.</w:t>
      </w:r>
    </w:p>
    <w:p w:rsidR="002E713C" w:rsidRPr="002E713C" w:rsidRDefault="002E713C" w:rsidP="002E713C">
      <w:pPr>
        <w:autoSpaceDE w:val="0"/>
        <w:autoSpaceDN w:val="0"/>
        <w:adjustRightInd w:val="0"/>
        <w:spacing w:after="0" w:line="240" w:lineRule="auto"/>
        <w:ind w:firstLine="567"/>
        <w:rPr>
          <w:rFonts w:ascii="Arial Narrow" w:hAnsi="Arial Narrow" w:cs="Courier New"/>
          <w:color w:val="000000" w:themeColor="text1"/>
          <w:sz w:val="24"/>
          <w:szCs w:val="24"/>
        </w:rPr>
      </w:pPr>
      <w:r w:rsidRPr="002E713C">
        <w:rPr>
          <w:rFonts w:ascii="Arial Narrow" w:hAnsi="Arial Narrow" w:cs="Courier New"/>
          <w:color w:val="000000" w:themeColor="text1"/>
          <w:sz w:val="24"/>
          <w:szCs w:val="24"/>
        </w:rPr>
        <w:t xml:space="preserve">    methods </w:t>
      </w:r>
      <w:r w:rsidRPr="002E713C">
        <w:rPr>
          <w:rFonts w:ascii="Arial Narrow" w:hAnsi="Arial Narrow" w:cs="Courier New"/>
          <w:b/>
          <w:i/>
          <w:color w:val="000000" w:themeColor="text1"/>
          <w:sz w:val="24"/>
          <w:szCs w:val="24"/>
        </w:rPr>
        <w:t>run</w:t>
      </w:r>
      <w:r w:rsidRPr="002E713C">
        <w:rPr>
          <w:rFonts w:ascii="Arial Narrow" w:hAnsi="Arial Narrow" w:cs="Courier New"/>
          <w:color w:val="000000" w:themeColor="text1"/>
          <w:sz w:val="24"/>
          <w:szCs w:val="24"/>
        </w:rPr>
        <w:t>.</w:t>
      </w:r>
    </w:p>
    <w:p w:rsidR="002E713C" w:rsidRPr="002E713C" w:rsidRDefault="002E713C" w:rsidP="002E713C">
      <w:pPr>
        <w:autoSpaceDE w:val="0"/>
        <w:autoSpaceDN w:val="0"/>
        <w:adjustRightInd w:val="0"/>
        <w:spacing w:after="0" w:line="240" w:lineRule="auto"/>
        <w:ind w:firstLine="567"/>
        <w:rPr>
          <w:rFonts w:ascii="Arial Narrow" w:hAnsi="Arial Narrow" w:cs="Courier New"/>
          <w:color w:val="000000" w:themeColor="text1"/>
          <w:sz w:val="24"/>
          <w:szCs w:val="24"/>
        </w:rPr>
      </w:pPr>
      <w:r w:rsidRPr="002E713C">
        <w:rPr>
          <w:rFonts w:ascii="Arial Narrow" w:hAnsi="Arial Narrow" w:cs="Courier New"/>
          <w:color w:val="000000" w:themeColor="text1"/>
          <w:sz w:val="24"/>
          <w:szCs w:val="24"/>
        </w:rPr>
        <w:lastRenderedPageBreak/>
        <w:t>protected section.</w:t>
      </w:r>
    </w:p>
    <w:p w:rsidR="002E713C" w:rsidRPr="002E713C" w:rsidRDefault="002E713C" w:rsidP="002E713C">
      <w:pPr>
        <w:autoSpaceDE w:val="0"/>
        <w:autoSpaceDN w:val="0"/>
        <w:adjustRightInd w:val="0"/>
        <w:spacing w:after="0" w:line="240" w:lineRule="auto"/>
        <w:ind w:firstLine="567"/>
        <w:rPr>
          <w:rFonts w:ascii="Arial Narrow" w:hAnsi="Arial Narrow" w:cs="Courier New"/>
          <w:color w:val="000000" w:themeColor="text1"/>
          <w:sz w:val="24"/>
          <w:szCs w:val="24"/>
        </w:rPr>
      </w:pPr>
      <w:r w:rsidRPr="002E713C">
        <w:rPr>
          <w:rFonts w:ascii="Arial Narrow" w:hAnsi="Arial Narrow" w:cs="Courier New"/>
          <w:color w:val="000000" w:themeColor="text1"/>
          <w:sz w:val="24"/>
          <w:szCs w:val="24"/>
        </w:rPr>
        <w:t>private section.</w:t>
      </w:r>
    </w:p>
    <w:p w:rsidR="002E713C" w:rsidRPr="002E713C" w:rsidRDefault="002E713C" w:rsidP="002E713C">
      <w:pPr>
        <w:autoSpaceDE w:val="0"/>
        <w:autoSpaceDN w:val="0"/>
        <w:adjustRightInd w:val="0"/>
        <w:spacing w:after="0" w:line="240" w:lineRule="auto"/>
        <w:ind w:firstLine="567"/>
        <w:rPr>
          <w:rFonts w:ascii="Arial Narrow" w:hAnsi="Arial Narrow" w:cs="Courier New"/>
          <w:color w:val="000000" w:themeColor="text1"/>
          <w:sz w:val="24"/>
          <w:szCs w:val="24"/>
        </w:rPr>
      </w:pPr>
      <w:r w:rsidRPr="002E713C">
        <w:rPr>
          <w:rFonts w:ascii="Arial Narrow" w:hAnsi="Arial Narrow" w:cs="Courier New"/>
          <w:color w:val="000000" w:themeColor="text1"/>
          <w:sz w:val="24"/>
          <w:szCs w:val="24"/>
        </w:rPr>
        <w:t>endclass.</w:t>
      </w:r>
    </w:p>
    <w:p w:rsidR="002E713C" w:rsidRPr="002E713C" w:rsidRDefault="002E713C" w:rsidP="002E713C">
      <w:pPr>
        <w:autoSpaceDE w:val="0"/>
        <w:autoSpaceDN w:val="0"/>
        <w:adjustRightInd w:val="0"/>
        <w:spacing w:after="0" w:line="240" w:lineRule="auto"/>
        <w:ind w:firstLine="567"/>
        <w:rPr>
          <w:rFonts w:ascii="Arial Narrow" w:hAnsi="Arial Narrow" w:cs="Courier New"/>
          <w:color w:val="000000" w:themeColor="text1"/>
          <w:sz w:val="24"/>
          <w:szCs w:val="24"/>
        </w:rPr>
      </w:pPr>
    </w:p>
    <w:p w:rsidR="002E713C" w:rsidRPr="002E713C" w:rsidRDefault="002E713C" w:rsidP="002E713C">
      <w:pPr>
        <w:autoSpaceDE w:val="0"/>
        <w:autoSpaceDN w:val="0"/>
        <w:adjustRightInd w:val="0"/>
        <w:spacing w:after="0" w:line="240" w:lineRule="auto"/>
        <w:ind w:firstLine="567"/>
        <w:rPr>
          <w:rFonts w:ascii="Arial Narrow" w:hAnsi="Arial Narrow" w:cs="Courier New"/>
          <w:color w:val="000000" w:themeColor="text1"/>
          <w:sz w:val="24"/>
          <w:szCs w:val="24"/>
        </w:rPr>
      </w:pPr>
      <w:r w:rsidRPr="002E713C">
        <w:rPr>
          <w:rFonts w:ascii="Arial Narrow" w:hAnsi="Arial Narrow" w:cs="Courier New"/>
          <w:color w:val="000000" w:themeColor="text1"/>
          <w:sz w:val="24"/>
          <w:szCs w:val="24"/>
        </w:rPr>
        <w:t xml:space="preserve">class </w:t>
      </w:r>
      <w:r w:rsidRPr="002E713C">
        <w:rPr>
          <w:rFonts w:ascii="Arial Narrow" w:hAnsi="Arial Narrow" w:cs="Courier New"/>
          <w:b/>
          <w:color w:val="000000" w:themeColor="text1"/>
          <w:sz w:val="24"/>
          <w:szCs w:val="24"/>
        </w:rPr>
        <w:t>lcl_main</w:t>
      </w:r>
      <w:r w:rsidRPr="002E713C">
        <w:rPr>
          <w:rFonts w:ascii="Arial Narrow" w:hAnsi="Arial Narrow" w:cs="Courier New"/>
          <w:color w:val="000000" w:themeColor="text1"/>
          <w:sz w:val="24"/>
          <w:szCs w:val="24"/>
        </w:rPr>
        <w:t xml:space="preserve"> implementation.</w:t>
      </w:r>
    </w:p>
    <w:p w:rsidR="002E713C" w:rsidRPr="002E713C" w:rsidRDefault="002E713C" w:rsidP="002E713C">
      <w:pPr>
        <w:autoSpaceDE w:val="0"/>
        <w:autoSpaceDN w:val="0"/>
        <w:adjustRightInd w:val="0"/>
        <w:spacing w:after="0" w:line="240" w:lineRule="auto"/>
        <w:ind w:firstLine="567"/>
        <w:rPr>
          <w:rFonts w:ascii="Arial Narrow" w:hAnsi="Arial Narrow" w:cs="Courier New"/>
          <w:color w:val="000000" w:themeColor="text1"/>
          <w:sz w:val="24"/>
          <w:szCs w:val="24"/>
        </w:rPr>
      </w:pPr>
      <w:r w:rsidRPr="002E713C">
        <w:rPr>
          <w:rFonts w:ascii="Arial Narrow" w:hAnsi="Arial Narrow" w:cs="Courier New"/>
          <w:color w:val="000000" w:themeColor="text1"/>
          <w:sz w:val="24"/>
          <w:szCs w:val="24"/>
        </w:rPr>
        <w:t xml:space="preserve">  method </w:t>
      </w:r>
      <w:r w:rsidRPr="002E713C">
        <w:rPr>
          <w:rFonts w:ascii="Arial Narrow" w:hAnsi="Arial Narrow" w:cs="Courier New"/>
          <w:b/>
          <w:i/>
          <w:color w:val="000000" w:themeColor="text1"/>
          <w:sz w:val="24"/>
          <w:szCs w:val="24"/>
        </w:rPr>
        <w:t>create_1</w:t>
      </w:r>
      <w:r w:rsidRPr="002E713C">
        <w:rPr>
          <w:rFonts w:ascii="Arial Narrow" w:hAnsi="Arial Narrow" w:cs="Courier New"/>
          <w:color w:val="000000" w:themeColor="text1"/>
          <w:sz w:val="24"/>
          <w:szCs w:val="24"/>
        </w:rPr>
        <w:t>.</w:t>
      </w:r>
    </w:p>
    <w:p w:rsidR="002E713C" w:rsidRPr="002E713C" w:rsidRDefault="002E713C" w:rsidP="002E713C">
      <w:pPr>
        <w:autoSpaceDE w:val="0"/>
        <w:autoSpaceDN w:val="0"/>
        <w:adjustRightInd w:val="0"/>
        <w:spacing w:after="0" w:line="240" w:lineRule="auto"/>
        <w:ind w:firstLine="567"/>
        <w:rPr>
          <w:rFonts w:ascii="Arial Narrow" w:hAnsi="Arial Narrow" w:cs="Courier New"/>
          <w:color w:val="000000" w:themeColor="text1"/>
          <w:sz w:val="24"/>
          <w:szCs w:val="24"/>
        </w:rPr>
      </w:pPr>
      <w:r w:rsidRPr="002E713C">
        <w:rPr>
          <w:rFonts w:ascii="Arial Narrow" w:hAnsi="Arial Narrow" w:cs="Courier New"/>
          <w:color w:val="000000" w:themeColor="text1"/>
          <w:sz w:val="24"/>
          <w:szCs w:val="24"/>
        </w:rPr>
        <w:t xml:space="preserve">    create object r_result.</w:t>
      </w:r>
    </w:p>
    <w:p w:rsidR="002E713C" w:rsidRPr="002E713C" w:rsidRDefault="002E713C" w:rsidP="002E713C">
      <w:pPr>
        <w:autoSpaceDE w:val="0"/>
        <w:autoSpaceDN w:val="0"/>
        <w:adjustRightInd w:val="0"/>
        <w:spacing w:after="0" w:line="240" w:lineRule="auto"/>
        <w:ind w:firstLine="567"/>
        <w:rPr>
          <w:rFonts w:ascii="Arial Narrow" w:hAnsi="Arial Narrow" w:cs="Courier New"/>
          <w:color w:val="000000" w:themeColor="text1"/>
          <w:sz w:val="24"/>
          <w:szCs w:val="24"/>
        </w:rPr>
      </w:pPr>
      <w:r w:rsidRPr="002E713C">
        <w:rPr>
          <w:rFonts w:ascii="Arial Narrow" w:hAnsi="Arial Narrow" w:cs="Courier New"/>
          <w:color w:val="000000" w:themeColor="text1"/>
          <w:sz w:val="24"/>
          <w:szCs w:val="24"/>
        </w:rPr>
        <w:t xml:space="preserve">  endmethod.</w:t>
      </w:r>
    </w:p>
    <w:p w:rsidR="002E713C" w:rsidRPr="002E713C" w:rsidRDefault="002E713C" w:rsidP="002E713C">
      <w:pPr>
        <w:autoSpaceDE w:val="0"/>
        <w:autoSpaceDN w:val="0"/>
        <w:adjustRightInd w:val="0"/>
        <w:spacing w:after="0" w:line="240" w:lineRule="auto"/>
        <w:ind w:firstLine="567"/>
        <w:rPr>
          <w:rFonts w:ascii="Arial Narrow" w:hAnsi="Arial Narrow" w:cs="Courier New"/>
          <w:color w:val="000000" w:themeColor="text1"/>
          <w:sz w:val="24"/>
          <w:szCs w:val="24"/>
        </w:rPr>
      </w:pPr>
      <w:r w:rsidRPr="002E713C">
        <w:rPr>
          <w:rFonts w:ascii="Arial Narrow" w:hAnsi="Arial Narrow" w:cs="Courier New"/>
          <w:color w:val="000000" w:themeColor="text1"/>
          <w:sz w:val="24"/>
          <w:szCs w:val="24"/>
        </w:rPr>
        <w:t xml:space="preserve">  method </w:t>
      </w:r>
      <w:r w:rsidRPr="002E713C">
        <w:rPr>
          <w:rFonts w:ascii="Arial Narrow" w:hAnsi="Arial Narrow" w:cs="Courier New"/>
          <w:b/>
          <w:i/>
          <w:color w:val="000000" w:themeColor="text1"/>
          <w:sz w:val="24"/>
          <w:szCs w:val="24"/>
        </w:rPr>
        <w:t>run</w:t>
      </w:r>
      <w:r w:rsidRPr="002E713C">
        <w:rPr>
          <w:rFonts w:ascii="Arial Narrow" w:hAnsi="Arial Narrow" w:cs="Courier New"/>
          <w:color w:val="000000" w:themeColor="text1"/>
          <w:sz w:val="24"/>
          <w:szCs w:val="24"/>
        </w:rPr>
        <w:t>.</w:t>
      </w:r>
    </w:p>
    <w:p w:rsidR="002E713C" w:rsidRPr="002E713C" w:rsidRDefault="002E713C" w:rsidP="002E713C">
      <w:pPr>
        <w:autoSpaceDE w:val="0"/>
        <w:autoSpaceDN w:val="0"/>
        <w:adjustRightInd w:val="0"/>
        <w:spacing w:after="0" w:line="240" w:lineRule="auto"/>
        <w:ind w:firstLine="567"/>
        <w:rPr>
          <w:rFonts w:ascii="Arial Narrow" w:hAnsi="Arial Narrow" w:cs="Courier New"/>
          <w:color w:val="000000" w:themeColor="text1"/>
          <w:sz w:val="24"/>
          <w:szCs w:val="24"/>
        </w:rPr>
      </w:pPr>
      <w:r w:rsidRPr="002E713C">
        <w:rPr>
          <w:rFonts w:ascii="Arial Narrow" w:hAnsi="Arial Narrow" w:cs="Courier New"/>
          <w:color w:val="000000" w:themeColor="text1"/>
          <w:sz w:val="24"/>
          <w:szCs w:val="24"/>
        </w:rPr>
        <w:t xml:space="preserve">     write / 'Hello World'.</w:t>
      </w:r>
    </w:p>
    <w:p w:rsidR="002E713C" w:rsidRPr="002E713C" w:rsidRDefault="002E713C" w:rsidP="002E713C">
      <w:pPr>
        <w:autoSpaceDE w:val="0"/>
        <w:autoSpaceDN w:val="0"/>
        <w:adjustRightInd w:val="0"/>
        <w:spacing w:after="0" w:line="240" w:lineRule="auto"/>
        <w:ind w:firstLine="567"/>
        <w:rPr>
          <w:rFonts w:ascii="Arial Narrow" w:hAnsi="Arial Narrow" w:cs="Courier New"/>
          <w:color w:val="000000" w:themeColor="text1"/>
          <w:sz w:val="24"/>
          <w:szCs w:val="24"/>
        </w:rPr>
      </w:pPr>
      <w:r w:rsidRPr="002E713C">
        <w:rPr>
          <w:rFonts w:ascii="Arial Narrow" w:hAnsi="Arial Narrow" w:cs="Courier New"/>
          <w:color w:val="000000" w:themeColor="text1"/>
          <w:sz w:val="24"/>
          <w:szCs w:val="24"/>
        </w:rPr>
        <w:t xml:space="preserve">  endmethod.</w:t>
      </w:r>
    </w:p>
    <w:p w:rsidR="002E713C" w:rsidRPr="002E713C" w:rsidRDefault="002E713C" w:rsidP="002E713C">
      <w:pPr>
        <w:autoSpaceDE w:val="0"/>
        <w:autoSpaceDN w:val="0"/>
        <w:adjustRightInd w:val="0"/>
        <w:spacing w:after="0" w:line="240" w:lineRule="auto"/>
        <w:ind w:firstLine="567"/>
        <w:rPr>
          <w:rFonts w:ascii="Arial Narrow" w:hAnsi="Arial Narrow" w:cs="Courier New"/>
          <w:color w:val="000000" w:themeColor="text1"/>
          <w:sz w:val="24"/>
          <w:szCs w:val="24"/>
        </w:rPr>
      </w:pPr>
      <w:r w:rsidRPr="002E713C">
        <w:rPr>
          <w:rFonts w:ascii="Arial Narrow" w:hAnsi="Arial Narrow" w:cs="Courier New"/>
          <w:color w:val="000000" w:themeColor="text1"/>
          <w:sz w:val="24"/>
          <w:szCs w:val="24"/>
        </w:rPr>
        <w:t>endclass.</w:t>
      </w:r>
    </w:p>
    <w:p w:rsidR="002E713C" w:rsidRPr="002E713C" w:rsidRDefault="002E713C" w:rsidP="002E713C">
      <w:pPr>
        <w:autoSpaceDE w:val="0"/>
        <w:autoSpaceDN w:val="0"/>
        <w:adjustRightInd w:val="0"/>
        <w:spacing w:after="0" w:line="240" w:lineRule="auto"/>
        <w:ind w:firstLine="567"/>
        <w:rPr>
          <w:rFonts w:ascii="Arial Narrow" w:hAnsi="Arial Narrow" w:cs="Courier New"/>
          <w:color w:val="000000" w:themeColor="text1"/>
          <w:sz w:val="24"/>
          <w:szCs w:val="24"/>
        </w:rPr>
      </w:pPr>
    </w:p>
    <w:p w:rsidR="002E713C" w:rsidRPr="002E713C" w:rsidRDefault="002E713C" w:rsidP="002E713C">
      <w:pPr>
        <w:autoSpaceDE w:val="0"/>
        <w:autoSpaceDN w:val="0"/>
        <w:adjustRightInd w:val="0"/>
        <w:spacing w:after="0" w:line="240" w:lineRule="auto"/>
        <w:ind w:firstLine="567"/>
        <w:rPr>
          <w:rFonts w:ascii="Arial Narrow" w:hAnsi="Arial Narrow" w:cs="Courier New"/>
          <w:color w:val="000000" w:themeColor="text1"/>
          <w:sz w:val="24"/>
          <w:szCs w:val="24"/>
        </w:rPr>
      </w:pPr>
      <w:r w:rsidRPr="002E713C">
        <w:rPr>
          <w:rFonts w:ascii="Arial Narrow" w:hAnsi="Arial Narrow" w:cs="Courier New"/>
          <w:color w:val="000000" w:themeColor="text1"/>
          <w:sz w:val="24"/>
          <w:szCs w:val="24"/>
        </w:rPr>
        <w:t>start-of-selection.</w:t>
      </w:r>
    </w:p>
    <w:p w:rsidR="002E713C" w:rsidRPr="002E713C" w:rsidRDefault="002E713C" w:rsidP="002E713C">
      <w:pPr>
        <w:spacing w:after="0" w:line="240" w:lineRule="auto"/>
        <w:ind w:firstLine="567"/>
        <w:jc w:val="both"/>
        <w:rPr>
          <w:rFonts w:ascii="Arial Narrow" w:hAnsi="Arial Narrow"/>
          <w:color w:val="000000" w:themeColor="text1"/>
          <w:sz w:val="24"/>
          <w:szCs w:val="24"/>
        </w:rPr>
      </w:pPr>
      <w:r w:rsidRPr="002E713C">
        <w:rPr>
          <w:rFonts w:ascii="Arial Narrow" w:hAnsi="Arial Narrow" w:cs="Courier New"/>
          <w:color w:val="000000" w:themeColor="text1"/>
          <w:sz w:val="24"/>
          <w:szCs w:val="24"/>
        </w:rPr>
        <w:t>lcl_main=&gt;create_1( )-&gt;run( ).</w:t>
      </w:r>
    </w:p>
    <w:p w:rsidR="005C0819" w:rsidRDefault="005C0819" w:rsidP="004C0076">
      <w:pPr>
        <w:spacing w:after="0" w:line="240" w:lineRule="auto"/>
        <w:ind w:firstLine="567"/>
        <w:jc w:val="both"/>
        <w:rPr>
          <w:rFonts w:ascii="Arial Narrow" w:hAnsi="Arial Narrow"/>
          <w:sz w:val="24"/>
          <w:szCs w:val="24"/>
          <w:highlight w:val="yellow"/>
        </w:rPr>
      </w:pPr>
    </w:p>
    <w:p w:rsidR="002E713C" w:rsidRPr="00090D14" w:rsidRDefault="002E713C" w:rsidP="004C0076">
      <w:pPr>
        <w:spacing w:after="0" w:line="240" w:lineRule="auto"/>
        <w:ind w:firstLine="567"/>
        <w:jc w:val="both"/>
        <w:rPr>
          <w:rFonts w:ascii="Arial Narrow" w:hAnsi="Arial Narrow"/>
          <w:sz w:val="24"/>
          <w:szCs w:val="24"/>
          <w:highlight w:val="yellow"/>
        </w:rPr>
      </w:pPr>
    </w:p>
    <w:p w:rsidR="00090D14" w:rsidRPr="005C0819" w:rsidRDefault="00090D14" w:rsidP="00277E27">
      <w:pPr>
        <w:spacing w:after="0" w:line="240" w:lineRule="auto"/>
        <w:ind w:firstLine="567"/>
        <w:jc w:val="center"/>
        <w:rPr>
          <w:rFonts w:ascii="Arial Narrow" w:hAnsi="Arial Narrow"/>
          <w:b/>
          <w:i/>
          <w:caps/>
          <w:color w:val="000000" w:themeColor="text1"/>
          <w:sz w:val="24"/>
          <w:szCs w:val="24"/>
        </w:rPr>
      </w:pPr>
      <w:r w:rsidRPr="005C0819">
        <w:rPr>
          <w:rFonts w:ascii="Arial Narrow" w:hAnsi="Arial Narrow"/>
          <w:b/>
          <w:i/>
          <w:caps/>
          <w:color w:val="000000" w:themeColor="text1"/>
          <w:sz w:val="24"/>
          <w:szCs w:val="24"/>
        </w:rPr>
        <w:t>Scope of the variables</w:t>
      </w:r>
    </w:p>
    <w:p w:rsidR="00277E27" w:rsidRDefault="00277E27" w:rsidP="00676FFC">
      <w:pPr>
        <w:autoSpaceDE w:val="0"/>
        <w:autoSpaceDN w:val="0"/>
        <w:adjustRightInd w:val="0"/>
        <w:spacing w:after="0" w:line="240" w:lineRule="auto"/>
        <w:ind w:firstLine="567"/>
        <w:rPr>
          <w:rFonts w:ascii="Arial Narrow" w:hAnsi="Arial Narrow" w:cs="Courier New"/>
          <w:color w:val="000000" w:themeColor="text1"/>
          <w:sz w:val="24"/>
          <w:szCs w:val="24"/>
        </w:rPr>
      </w:pPr>
    </w:p>
    <w:p w:rsidR="00676FFC" w:rsidRPr="00676FFC" w:rsidRDefault="00676FFC" w:rsidP="00676FFC">
      <w:pPr>
        <w:autoSpaceDE w:val="0"/>
        <w:autoSpaceDN w:val="0"/>
        <w:adjustRightInd w:val="0"/>
        <w:spacing w:after="0" w:line="240" w:lineRule="auto"/>
        <w:ind w:firstLine="567"/>
        <w:rPr>
          <w:rFonts w:ascii="Arial Narrow" w:hAnsi="Arial Narrow" w:cs="Courier New"/>
          <w:color w:val="000000" w:themeColor="text1"/>
          <w:sz w:val="24"/>
          <w:szCs w:val="24"/>
        </w:rPr>
      </w:pPr>
      <w:r w:rsidRPr="00294BEA">
        <w:rPr>
          <w:rFonts w:ascii="Arial Narrow" w:hAnsi="Arial Narrow" w:cs="Courier New"/>
          <w:b/>
          <w:color w:val="000000" w:themeColor="text1"/>
          <w:sz w:val="24"/>
          <w:szCs w:val="24"/>
        </w:rPr>
        <w:t>PUBLIC</w:t>
      </w:r>
      <w:r w:rsidRPr="00676FFC">
        <w:rPr>
          <w:rFonts w:ascii="Arial Narrow" w:hAnsi="Arial Narrow" w:cs="Courier New"/>
          <w:color w:val="000000" w:themeColor="text1"/>
          <w:sz w:val="24"/>
          <w:szCs w:val="24"/>
        </w:rPr>
        <w:t xml:space="preserve"> Section.</w:t>
      </w:r>
    </w:p>
    <w:p w:rsidR="00676FFC" w:rsidRPr="00676FFC" w:rsidRDefault="00676FFC" w:rsidP="00676FFC">
      <w:pPr>
        <w:autoSpaceDE w:val="0"/>
        <w:autoSpaceDN w:val="0"/>
        <w:adjustRightInd w:val="0"/>
        <w:spacing w:after="0" w:line="240" w:lineRule="auto"/>
        <w:ind w:firstLine="720"/>
        <w:rPr>
          <w:rFonts w:ascii="Arial Narrow" w:hAnsi="Arial Narrow" w:cs="Courier New"/>
          <w:color w:val="000000" w:themeColor="text1"/>
          <w:sz w:val="24"/>
          <w:szCs w:val="24"/>
        </w:rPr>
      </w:pPr>
      <w:r w:rsidRPr="00676FFC">
        <w:rPr>
          <w:rFonts w:ascii="Arial Narrow" w:hAnsi="Arial Narrow" w:cs="Courier New"/>
          <w:color w:val="000000" w:themeColor="text1"/>
          <w:sz w:val="24"/>
          <w:szCs w:val="24"/>
        </w:rPr>
        <w:t>…</w:t>
      </w:r>
    </w:p>
    <w:p w:rsidR="00676FFC" w:rsidRPr="00676FFC" w:rsidRDefault="00676FFC" w:rsidP="00676FFC">
      <w:pPr>
        <w:autoSpaceDE w:val="0"/>
        <w:autoSpaceDN w:val="0"/>
        <w:adjustRightInd w:val="0"/>
        <w:spacing w:after="0" w:line="240" w:lineRule="auto"/>
        <w:ind w:firstLine="567"/>
        <w:rPr>
          <w:rFonts w:ascii="Arial Narrow" w:hAnsi="Arial Narrow" w:cs="Courier New"/>
          <w:color w:val="000000" w:themeColor="text1"/>
          <w:sz w:val="24"/>
          <w:szCs w:val="24"/>
        </w:rPr>
      </w:pPr>
      <w:r w:rsidRPr="00294BEA">
        <w:rPr>
          <w:rFonts w:ascii="Arial Narrow" w:hAnsi="Arial Narrow" w:cs="Courier New"/>
          <w:b/>
          <w:color w:val="000000" w:themeColor="text1"/>
          <w:sz w:val="24"/>
          <w:szCs w:val="24"/>
        </w:rPr>
        <w:t xml:space="preserve">PROTECTED </w:t>
      </w:r>
      <w:r w:rsidRPr="00676FFC">
        <w:rPr>
          <w:rFonts w:ascii="Arial Narrow" w:hAnsi="Arial Narrow" w:cs="Courier New"/>
          <w:color w:val="000000" w:themeColor="text1"/>
          <w:sz w:val="24"/>
          <w:szCs w:val="24"/>
        </w:rPr>
        <w:t>Section.</w:t>
      </w:r>
    </w:p>
    <w:p w:rsidR="00676FFC" w:rsidRPr="00664A0B" w:rsidRDefault="00676FFC" w:rsidP="00676FFC">
      <w:pPr>
        <w:autoSpaceDE w:val="0"/>
        <w:autoSpaceDN w:val="0"/>
        <w:adjustRightInd w:val="0"/>
        <w:spacing w:after="0" w:line="240" w:lineRule="auto"/>
        <w:ind w:firstLine="720"/>
        <w:rPr>
          <w:rFonts w:ascii="Arial Narrow" w:hAnsi="Arial Narrow" w:cs="Courier New"/>
          <w:color w:val="000000" w:themeColor="text1"/>
          <w:sz w:val="24"/>
          <w:szCs w:val="24"/>
        </w:rPr>
      </w:pPr>
      <w:r>
        <w:rPr>
          <w:rFonts w:ascii="Arial Narrow" w:hAnsi="Arial Narrow" w:cs="Courier New"/>
          <w:color w:val="000000" w:themeColor="text1"/>
          <w:sz w:val="24"/>
          <w:szCs w:val="24"/>
        </w:rPr>
        <w:t>…</w:t>
      </w:r>
    </w:p>
    <w:p w:rsidR="00676FFC" w:rsidRPr="00676FFC" w:rsidRDefault="00676FFC" w:rsidP="00676FFC">
      <w:pPr>
        <w:autoSpaceDE w:val="0"/>
        <w:autoSpaceDN w:val="0"/>
        <w:adjustRightInd w:val="0"/>
        <w:spacing w:after="0" w:line="240" w:lineRule="auto"/>
        <w:ind w:firstLine="567"/>
        <w:rPr>
          <w:rFonts w:ascii="Arial Narrow" w:hAnsi="Arial Narrow" w:cs="Courier New"/>
          <w:color w:val="000000" w:themeColor="text1"/>
          <w:sz w:val="24"/>
          <w:szCs w:val="24"/>
        </w:rPr>
      </w:pPr>
      <w:r w:rsidRPr="00294BEA">
        <w:rPr>
          <w:rFonts w:ascii="Arial Narrow" w:hAnsi="Arial Narrow" w:cs="Courier New"/>
          <w:b/>
          <w:color w:val="000000" w:themeColor="text1"/>
          <w:sz w:val="24"/>
          <w:szCs w:val="24"/>
        </w:rPr>
        <w:t>PRIVATE</w:t>
      </w:r>
      <w:r w:rsidRPr="00676FFC">
        <w:rPr>
          <w:rFonts w:ascii="Arial Narrow" w:hAnsi="Arial Narrow" w:cs="Courier New"/>
          <w:color w:val="000000" w:themeColor="text1"/>
          <w:sz w:val="24"/>
          <w:szCs w:val="24"/>
        </w:rPr>
        <w:t xml:space="preserve"> Section.</w:t>
      </w:r>
    </w:p>
    <w:p w:rsidR="00090D14" w:rsidRDefault="00090D14" w:rsidP="002E64CF">
      <w:pPr>
        <w:spacing w:after="0" w:line="240" w:lineRule="auto"/>
        <w:ind w:firstLine="567"/>
        <w:jc w:val="both"/>
        <w:rPr>
          <w:rFonts w:ascii="Arial Narrow" w:hAnsi="Arial Narrow" w:cs="Courier New"/>
          <w:color w:val="000000" w:themeColor="text1"/>
          <w:sz w:val="24"/>
          <w:szCs w:val="24"/>
        </w:rPr>
      </w:pPr>
    </w:p>
    <w:p w:rsidR="002E64CF" w:rsidRPr="002E64CF" w:rsidRDefault="002E64CF" w:rsidP="00294BEA">
      <w:pPr>
        <w:shd w:val="clear" w:color="auto" w:fill="E7E6E6" w:themeFill="background2"/>
        <w:spacing w:after="0" w:line="240" w:lineRule="auto"/>
        <w:ind w:firstLine="567"/>
        <w:jc w:val="both"/>
        <w:rPr>
          <w:rFonts w:ascii="Arial Narrow" w:hAnsi="Arial Narrow"/>
          <w:color w:val="000000" w:themeColor="text1"/>
          <w:sz w:val="24"/>
          <w:szCs w:val="24"/>
        </w:rPr>
      </w:pPr>
      <w:r w:rsidRPr="00294BEA">
        <w:rPr>
          <w:rFonts w:ascii="Arial Narrow" w:hAnsi="Arial Narrow"/>
          <w:color w:val="000000" w:themeColor="text1"/>
          <w:sz w:val="24"/>
          <w:szCs w:val="24"/>
        </w:rPr>
        <w:t xml:space="preserve">By default all the members of a class would be </w:t>
      </w:r>
      <w:r w:rsidRPr="00294BEA">
        <w:rPr>
          <w:rFonts w:ascii="Arial Narrow" w:hAnsi="Arial Narrow"/>
          <w:i/>
          <w:color w:val="385623" w:themeColor="accent6" w:themeShade="80"/>
          <w:sz w:val="24"/>
          <w:szCs w:val="24"/>
        </w:rPr>
        <w:t>private</w:t>
      </w:r>
      <w:r w:rsidRPr="00294BEA">
        <w:rPr>
          <w:rFonts w:ascii="Arial Narrow" w:hAnsi="Arial Narrow"/>
          <w:color w:val="000000" w:themeColor="text1"/>
          <w:sz w:val="24"/>
          <w:szCs w:val="24"/>
        </w:rPr>
        <w:t>.</w:t>
      </w:r>
    </w:p>
    <w:p w:rsidR="002E64CF" w:rsidRPr="00776AB6" w:rsidRDefault="002E64CF" w:rsidP="002E64CF">
      <w:pPr>
        <w:spacing w:after="0" w:line="240" w:lineRule="auto"/>
        <w:ind w:firstLine="567"/>
        <w:jc w:val="both"/>
        <w:rPr>
          <w:rFonts w:ascii="Arial Narrow" w:hAnsi="Arial Narrow"/>
          <w:color w:val="000000" w:themeColor="text1"/>
          <w:sz w:val="24"/>
          <w:szCs w:val="24"/>
        </w:rPr>
      </w:pPr>
    </w:p>
    <w:p w:rsidR="00776AB6" w:rsidRPr="005C0819" w:rsidRDefault="00776AB6" w:rsidP="00277E27">
      <w:pPr>
        <w:pStyle w:val="2"/>
        <w:spacing w:before="0" w:line="240" w:lineRule="auto"/>
        <w:ind w:firstLine="567"/>
        <w:jc w:val="center"/>
        <w:rPr>
          <w:rFonts w:ascii="Arial Narrow" w:hAnsi="Arial Narrow"/>
          <w:b/>
          <w:i/>
          <w:caps/>
          <w:color w:val="000000" w:themeColor="text1"/>
          <w:sz w:val="24"/>
          <w:szCs w:val="24"/>
        </w:rPr>
      </w:pPr>
      <w:r w:rsidRPr="005C0819">
        <w:rPr>
          <w:rFonts w:ascii="Arial Narrow" w:hAnsi="Arial Narrow"/>
          <w:b/>
          <w:i/>
          <w:caps/>
          <w:color w:val="000000" w:themeColor="text1"/>
          <w:sz w:val="24"/>
          <w:szCs w:val="24"/>
        </w:rPr>
        <w:t>ME Operator in Methods</w:t>
      </w:r>
    </w:p>
    <w:p w:rsidR="00776AB6" w:rsidRDefault="00776AB6" w:rsidP="00776AB6">
      <w:pPr>
        <w:spacing w:after="0" w:line="240" w:lineRule="auto"/>
        <w:ind w:firstLine="567"/>
        <w:jc w:val="both"/>
        <w:rPr>
          <w:rFonts w:ascii="Arial Narrow" w:hAnsi="Arial Narrow"/>
          <w:color w:val="000000" w:themeColor="text1"/>
          <w:sz w:val="24"/>
          <w:szCs w:val="24"/>
        </w:rPr>
      </w:pPr>
    </w:p>
    <w:p w:rsidR="00FB004F" w:rsidRPr="00294BEA" w:rsidRDefault="00776AB6" w:rsidP="00776AB6">
      <w:pPr>
        <w:spacing w:after="0" w:line="240" w:lineRule="auto"/>
        <w:ind w:firstLine="567"/>
        <w:jc w:val="both"/>
        <w:rPr>
          <w:rFonts w:ascii="Arial Narrow" w:hAnsi="Arial Narrow"/>
          <w:color w:val="000000" w:themeColor="text1"/>
          <w:sz w:val="24"/>
          <w:szCs w:val="24"/>
        </w:rPr>
      </w:pPr>
      <w:r w:rsidRPr="00776AB6">
        <w:rPr>
          <w:rFonts w:ascii="Arial Narrow" w:hAnsi="Arial Narrow"/>
          <w:color w:val="000000" w:themeColor="text1"/>
          <w:sz w:val="24"/>
          <w:szCs w:val="24"/>
        </w:rPr>
        <w:t xml:space="preserve">A variable can be declared with an initial value in public section. We may declare the variable again inside a method with a different value. When we write the variable inside the method the system will print the changed value. </w:t>
      </w:r>
      <w:r w:rsidRPr="00664A0B">
        <w:rPr>
          <w:rFonts w:ascii="Arial Narrow" w:hAnsi="Arial Narrow"/>
          <w:color w:val="000000" w:themeColor="text1"/>
          <w:sz w:val="24"/>
          <w:szCs w:val="24"/>
        </w:rPr>
        <w:t xml:space="preserve">To reflect the </w:t>
      </w:r>
      <w:r w:rsidRPr="00294BEA">
        <w:rPr>
          <w:rFonts w:ascii="Arial Narrow" w:hAnsi="Arial Narrow"/>
          <w:i/>
          <w:color w:val="002060"/>
          <w:sz w:val="24"/>
          <w:szCs w:val="24"/>
        </w:rPr>
        <w:t>previous value of the variable</w:t>
      </w:r>
      <w:r w:rsidRPr="00294BEA">
        <w:rPr>
          <w:rFonts w:ascii="Arial Narrow" w:hAnsi="Arial Narrow"/>
          <w:color w:val="002060"/>
          <w:sz w:val="24"/>
          <w:szCs w:val="24"/>
        </w:rPr>
        <w:t xml:space="preserve"> </w:t>
      </w:r>
      <w:r w:rsidRPr="00294BEA">
        <w:rPr>
          <w:rFonts w:ascii="Arial Narrow" w:hAnsi="Arial Narrow"/>
          <w:color w:val="000000" w:themeColor="text1"/>
          <w:sz w:val="24"/>
          <w:szCs w:val="24"/>
        </w:rPr>
        <w:t xml:space="preserve">we have to use </w:t>
      </w:r>
      <w:r w:rsidRPr="00294BEA">
        <w:rPr>
          <w:rFonts w:ascii="Arial Narrow" w:hAnsi="Arial Narrow"/>
          <w:b/>
          <w:i/>
          <w:color w:val="000000" w:themeColor="text1"/>
          <w:sz w:val="24"/>
          <w:szCs w:val="24"/>
        </w:rPr>
        <w:t>ME</w:t>
      </w:r>
      <w:r w:rsidRPr="00294BEA">
        <w:rPr>
          <w:rFonts w:ascii="Arial Narrow" w:hAnsi="Arial Narrow"/>
          <w:color w:val="000000" w:themeColor="text1"/>
          <w:sz w:val="24"/>
          <w:szCs w:val="24"/>
        </w:rPr>
        <w:t xml:space="preserve"> operator.</w:t>
      </w:r>
    </w:p>
    <w:p w:rsidR="005F28F1" w:rsidRPr="005F28F1" w:rsidRDefault="005F28F1" w:rsidP="00776AB6">
      <w:pPr>
        <w:spacing w:after="0" w:line="240" w:lineRule="auto"/>
        <w:ind w:firstLine="567"/>
        <w:jc w:val="both"/>
        <w:rPr>
          <w:rFonts w:ascii="Arial Narrow" w:hAnsi="Arial Narrow"/>
          <w:color w:val="000000" w:themeColor="text1"/>
          <w:sz w:val="24"/>
          <w:szCs w:val="24"/>
        </w:rPr>
      </w:pPr>
      <w:r w:rsidRPr="00294BEA">
        <w:rPr>
          <w:rFonts w:ascii="Arial Narrow" w:hAnsi="Arial Narrow"/>
          <w:color w:val="000000" w:themeColor="text1"/>
          <w:sz w:val="24"/>
          <w:szCs w:val="24"/>
        </w:rPr>
        <w:t xml:space="preserve">ME – </w:t>
      </w:r>
      <w:r w:rsidRPr="00294BEA">
        <w:rPr>
          <w:rFonts w:ascii="Arial Narrow" w:hAnsi="Arial Narrow"/>
          <w:color w:val="000000" w:themeColor="text1"/>
          <w:sz w:val="24"/>
          <w:szCs w:val="24"/>
          <w:lang w:val="ru-RU"/>
        </w:rPr>
        <w:t>аналог</w:t>
      </w:r>
      <w:r w:rsidRPr="00294BEA">
        <w:rPr>
          <w:rFonts w:ascii="Arial Narrow" w:hAnsi="Arial Narrow"/>
          <w:color w:val="000000" w:themeColor="text1"/>
          <w:sz w:val="24"/>
          <w:szCs w:val="24"/>
        </w:rPr>
        <w:t xml:space="preserve"> </w:t>
      </w:r>
      <w:r w:rsidRPr="00294BEA">
        <w:rPr>
          <w:rFonts w:ascii="Arial Narrow" w:hAnsi="Arial Narrow"/>
          <w:i/>
          <w:color w:val="002060"/>
          <w:sz w:val="24"/>
          <w:szCs w:val="24"/>
        </w:rPr>
        <w:t>this</w:t>
      </w:r>
      <w:r w:rsidRPr="00294BEA">
        <w:rPr>
          <w:rFonts w:ascii="Arial Narrow" w:hAnsi="Arial Narrow"/>
          <w:color w:val="000000" w:themeColor="text1"/>
          <w:sz w:val="24"/>
          <w:szCs w:val="24"/>
        </w:rPr>
        <w:t>.</w:t>
      </w:r>
    </w:p>
    <w:p w:rsidR="00FB004F" w:rsidRDefault="00FB004F" w:rsidP="004C0076">
      <w:pPr>
        <w:spacing w:after="0" w:line="240" w:lineRule="auto"/>
        <w:ind w:firstLine="567"/>
        <w:jc w:val="both"/>
        <w:rPr>
          <w:rFonts w:ascii="Arial Narrow" w:hAnsi="Arial Narrow"/>
          <w:i/>
          <w:color w:val="002060"/>
          <w:sz w:val="24"/>
          <w:szCs w:val="24"/>
        </w:rPr>
      </w:pPr>
    </w:p>
    <w:p w:rsidR="00776AB6" w:rsidRPr="005C0819" w:rsidRDefault="00776AB6" w:rsidP="00277E27">
      <w:pPr>
        <w:pStyle w:val="1"/>
        <w:spacing w:before="0" w:beforeAutospacing="0" w:after="0" w:afterAutospacing="0"/>
        <w:ind w:firstLine="567"/>
        <w:jc w:val="center"/>
        <w:rPr>
          <w:rFonts w:ascii="Arial Narrow" w:hAnsi="Arial Narrow"/>
          <w:i/>
          <w:caps/>
          <w:sz w:val="24"/>
          <w:szCs w:val="24"/>
        </w:rPr>
      </w:pPr>
      <w:r w:rsidRPr="005C0819">
        <w:rPr>
          <w:rFonts w:ascii="Arial Narrow" w:hAnsi="Arial Narrow"/>
          <w:i/>
          <w:caps/>
          <w:sz w:val="24"/>
          <w:szCs w:val="24"/>
        </w:rPr>
        <w:t>Inheritance</w:t>
      </w:r>
    </w:p>
    <w:p w:rsidR="00680E31" w:rsidRDefault="00680E31" w:rsidP="00680E31">
      <w:pPr>
        <w:pStyle w:val="HTML"/>
        <w:ind w:firstLine="567"/>
        <w:jc w:val="both"/>
        <w:rPr>
          <w:rFonts w:ascii="Arial Narrow" w:hAnsi="Arial Narrow"/>
          <w:sz w:val="24"/>
          <w:szCs w:val="24"/>
        </w:rPr>
      </w:pPr>
    </w:p>
    <w:p w:rsidR="005F28F1" w:rsidRDefault="005F28F1" w:rsidP="00294BEA">
      <w:pPr>
        <w:pStyle w:val="HTML"/>
        <w:shd w:val="clear" w:color="auto" w:fill="E7E6E6" w:themeFill="background2"/>
        <w:ind w:firstLine="567"/>
        <w:jc w:val="both"/>
        <w:rPr>
          <w:rFonts w:ascii="Arial Narrow" w:hAnsi="Arial Narrow"/>
          <w:sz w:val="24"/>
          <w:szCs w:val="24"/>
        </w:rPr>
      </w:pPr>
      <w:r w:rsidRPr="00680E31">
        <w:rPr>
          <w:rFonts w:ascii="Arial Narrow" w:hAnsi="Arial Narrow"/>
          <w:sz w:val="24"/>
          <w:szCs w:val="24"/>
        </w:rPr>
        <w:t xml:space="preserve">CLASS &lt;subclass&gt; DEFINITION </w:t>
      </w:r>
      <w:r w:rsidRPr="00294BEA">
        <w:rPr>
          <w:rFonts w:ascii="Arial Narrow" w:hAnsi="Arial Narrow"/>
          <w:i/>
          <w:color w:val="385623" w:themeColor="accent6" w:themeShade="80"/>
          <w:sz w:val="24"/>
          <w:szCs w:val="24"/>
        </w:rPr>
        <w:t>INHERITING FROM</w:t>
      </w:r>
      <w:r w:rsidRPr="00294BEA">
        <w:rPr>
          <w:rFonts w:ascii="Arial Narrow" w:hAnsi="Arial Narrow"/>
          <w:color w:val="385623" w:themeColor="accent6" w:themeShade="80"/>
          <w:sz w:val="24"/>
          <w:szCs w:val="24"/>
        </w:rPr>
        <w:t xml:space="preserve"> </w:t>
      </w:r>
      <w:r w:rsidRPr="00680E31">
        <w:rPr>
          <w:rFonts w:ascii="Arial Narrow" w:hAnsi="Arial Narrow"/>
          <w:sz w:val="24"/>
          <w:szCs w:val="24"/>
        </w:rPr>
        <w:t>&lt;superclass&gt;.</w:t>
      </w:r>
    </w:p>
    <w:p w:rsidR="00B60A99" w:rsidRDefault="00B60A99" w:rsidP="00680E31">
      <w:pPr>
        <w:pStyle w:val="HTML"/>
        <w:ind w:firstLine="567"/>
        <w:jc w:val="both"/>
        <w:rPr>
          <w:rFonts w:ascii="Arial Narrow" w:hAnsi="Arial Narrow"/>
          <w:sz w:val="24"/>
          <w:szCs w:val="24"/>
        </w:rPr>
      </w:pPr>
    </w:p>
    <w:p w:rsidR="00B60A99" w:rsidRPr="00B60A99" w:rsidRDefault="00B60A99" w:rsidP="00676FFC">
      <w:pPr>
        <w:pStyle w:val="a7"/>
        <w:spacing w:before="0" w:beforeAutospacing="0" w:after="0" w:afterAutospacing="0"/>
        <w:ind w:firstLine="567"/>
        <w:jc w:val="both"/>
        <w:rPr>
          <w:rFonts w:ascii="Arial Narrow" w:hAnsi="Arial Narrow"/>
          <w:color w:val="000000" w:themeColor="text1"/>
        </w:rPr>
      </w:pPr>
      <w:r w:rsidRPr="00B60A99">
        <w:rPr>
          <w:rFonts w:ascii="Arial Narrow" w:hAnsi="Arial Narrow"/>
          <w:color w:val="000000" w:themeColor="text1"/>
        </w:rPr>
        <w:t xml:space="preserve">Within the redefined method </w:t>
      </w:r>
      <w:r w:rsidRPr="00676FFC">
        <w:rPr>
          <w:rFonts w:ascii="Arial Narrow" w:hAnsi="Arial Narrow"/>
          <w:color w:val="000000" w:themeColor="text1"/>
        </w:rPr>
        <w:t xml:space="preserve">you can </w:t>
      </w:r>
      <w:r w:rsidRPr="00294BEA">
        <w:rPr>
          <w:rFonts w:ascii="Arial Narrow" w:hAnsi="Arial Narrow"/>
          <w:i/>
          <w:color w:val="002060"/>
        </w:rPr>
        <w:t>access components of the direct super class</w:t>
      </w:r>
      <w:r w:rsidRPr="00294BEA">
        <w:rPr>
          <w:rFonts w:ascii="Arial Narrow" w:hAnsi="Arial Narrow"/>
          <w:color w:val="002060"/>
        </w:rPr>
        <w:t xml:space="preserve"> </w:t>
      </w:r>
      <w:r w:rsidRPr="00664A0B">
        <w:rPr>
          <w:rFonts w:ascii="Arial Narrow" w:hAnsi="Arial Narrow"/>
          <w:color w:val="000000" w:themeColor="text1"/>
        </w:rPr>
        <w:t>using</w:t>
      </w:r>
      <w:r w:rsidRPr="00676FFC">
        <w:rPr>
          <w:rFonts w:ascii="Arial Narrow" w:hAnsi="Arial Narrow"/>
          <w:color w:val="000000" w:themeColor="text1"/>
        </w:rPr>
        <w:t xml:space="preserve"> the </w:t>
      </w:r>
      <w:r w:rsidRPr="00294BEA">
        <w:rPr>
          <w:rFonts w:ascii="Arial Narrow" w:hAnsi="Arial Narrow"/>
          <w:b/>
          <w:color w:val="000000" w:themeColor="text1"/>
        </w:rPr>
        <w:t>super</w:t>
      </w:r>
      <w:r w:rsidRPr="00676FFC">
        <w:rPr>
          <w:rFonts w:ascii="Arial Narrow" w:hAnsi="Arial Narrow"/>
          <w:color w:val="000000" w:themeColor="text1"/>
        </w:rPr>
        <w:t xml:space="preserve"> reference.</w:t>
      </w:r>
    </w:p>
    <w:p w:rsidR="00B60A99" w:rsidRDefault="00B60A99" w:rsidP="00680E31">
      <w:pPr>
        <w:pStyle w:val="HTML"/>
        <w:ind w:firstLine="567"/>
        <w:jc w:val="both"/>
        <w:rPr>
          <w:rFonts w:ascii="Arial Narrow" w:hAnsi="Arial Narrow"/>
          <w:sz w:val="24"/>
          <w:szCs w:val="24"/>
        </w:rPr>
      </w:pPr>
    </w:p>
    <w:p w:rsidR="00676FFC" w:rsidRPr="005C0819" w:rsidRDefault="00676FFC" w:rsidP="00277E27">
      <w:pPr>
        <w:pStyle w:val="1"/>
        <w:spacing w:before="0" w:beforeAutospacing="0" w:after="0" w:afterAutospacing="0"/>
        <w:ind w:firstLine="567"/>
        <w:jc w:val="center"/>
        <w:rPr>
          <w:rFonts w:ascii="Arial Narrow" w:hAnsi="Arial Narrow"/>
          <w:i/>
          <w:caps/>
          <w:color w:val="000000" w:themeColor="text1"/>
          <w:sz w:val="24"/>
          <w:szCs w:val="24"/>
        </w:rPr>
      </w:pPr>
      <w:r w:rsidRPr="005C0819">
        <w:rPr>
          <w:rFonts w:ascii="Arial Narrow" w:hAnsi="Arial Narrow"/>
          <w:i/>
          <w:caps/>
          <w:color w:val="000000" w:themeColor="text1"/>
          <w:sz w:val="24"/>
          <w:szCs w:val="24"/>
        </w:rPr>
        <w:t>Polymorphism</w:t>
      </w:r>
    </w:p>
    <w:p w:rsidR="006716ED" w:rsidRDefault="006716ED" w:rsidP="00A76A70">
      <w:pPr>
        <w:pStyle w:val="HTML"/>
        <w:ind w:firstLine="567"/>
        <w:jc w:val="both"/>
        <w:rPr>
          <w:rFonts w:ascii="Arial Narrow" w:hAnsi="Arial Narrow"/>
          <w:color w:val="000000" w:themeColor="text1"/>
          <w:sz w:val="24"/>
          <w:szCs w:val="24"/>
        </w:rPr>
      </w:pPr>
    </w:p>
    <w:p w:rsidR="00676FFC" w:rsidRPr="00D31209" w:rsidRDefault="00676FFC" w:rsidP="00A76A70">
      <w:pPr>
        <w:pStyle w:val="HTML"/>
        <w:ind w:firstLine="567"/>
        <w:jc w:val="both"/>
        <w:rPr>
          <w:rFonts w:ascii="Arial Narrow" w:hAnsi="Arial Narrow"/>
          <w:color w:val="000000" w:themeColor="text1"/>
          <w:sz w:val="24"/>
          <w:szCs w:val="24"/>
        </w:rPr>
      </w:pPr>
      <w:r w:rsidRPr="00A76A70">
        <w:rPr>
          <w:rFonts w:ascii="Arial Narrow" w:hAnsi="Arial Narrow"/>
          <w:color w:val="000000" w:themeColor="text1"/>
          <w:sz w:val="24"/>
          <w:szCs w:val="24"/>
        </w:rPr>
        <w:t xml:space="preserve">ABAP </w:t>
      </w:r>
      <w:r w:rsidRPr="00BF677B">
        <w:rPr>
          <w:rFonts w:ascii="Arial Narrow" w:hAnsi="Arial Narrow"/>
          <w:b/>
          <w:color w:val="000000" w:themeColor="text1"/>
          <w:sz w:val="24"/>
          <w:szCs w:val="24"/>
        </w:rPr>
        <w:t>polymorphism</w:t>
      </w:r>
      <w:r w:rsidRPr="00A76A70">
        <w:rPr>
          <w:rFonts w:ascii="Arial Narrow" w:hAnsi="Arial Narrow"/>
          <w:color w:val="000000" w:themeColor="text1"/>
          <w:sz w:val="24"/>
          <w:szCs w:val="24"/>
        </w:rPr>
        <w:t xml:space="preserve"> means that </w:t>
      </w:r>
      <w:r w:rsidRPr="00BF677B">
        <w:rPr>
          <w:rFonts w:ascii="Arial Narrow" w:hAnsi="Arial Narrow"/>
          <w:i/>
          <w:color w:val="002060"/>
          <w:sz w:val="24"/>
          <w:szCs w:val="24"/>
        </w:rPr>
        <w:t>a call to a method will cause a different method</w:t>
      </w:r>
      <w:r w:rsidRPr="00BF677B">
        <w:rPr>
          <w:rFonts w:ascii="Arial Narrow" w:hAnsi="Arial Narrow"/>
          <w:color w:val="002060"/>
          <w:sz w:val="24"/>
          <w:szCs w:val="24"/>
        </w:rPr>
        <w:t xml:space="preserve"> </w:t>
      </w:r>
      <w:r w:rsidRPr="00D31209">
        <w:rPr>
          <w:rFonts w:ascii="Arial Narrow" w:hAnsi="Arial Narrow"/>
          <w:color w:val="000000" w:themeColor="text1"/>
          <w:sz w:val="24"/>
          <w:szCs w:val="24"/>
        </w:rPr>
        <w:t xml:space="preserve">to be executed </w:t>
      </w:r>
      <w:r w:rsidRPr="00BF677B">
        <w:rPr>
          <w:rFonts w:ascii="Arial Narrow" w:hAnsi="Arial Narrow"/>
          <w:color w:val="000000" w:themeColor="text1"/>
          <w:sz w:val="24"/>
          <w:szCs w:val="24"/>
        </w:rPr>
        <w:t>depending on the type of object that</w:t>
      </w:r>
      <w:r w:rsidRPr="00D31209">
        <w:rPr>
          <w:rFonts w:ascii="Arial Narrow" w:hAnsi="Arial Narrow"/>
          <w:color w:val="000000" w:themeColor="text1"/>
          <w:sz w:val="24"/>
          <w:szCs w:val="24"/>
        </w:rPr>
        <w:t xml:space="preserve"> invokes the method.</w:t>
      </w:r>
    </w:p>
    <w:p w:rsidR="00B60A99" w:rsidRPr="00A76A70" w:rsidRDefault="00B60A99" w:rsidP="00A76A70">
      <w:pPr>
        <w:pStyle w:val="HTML"/>
        <w:ind w:firstLine="567"/>
        <w:jc w:val="both"/>
        <w:rPr>
          <w:rFonts w:ascii="Arial Narrow" w:hAnsi="Arial Narrow"/>
          <w:color w:val="000000" w:themeColor="text1"/>
          <w:sz w:val="24"/>
          <w:szCs w:val="24"/>
        </w:rPr>
      </w:pPr>
    </w:p>
    <w:p w:rsidR="00676FFC" w:rsidRPr="00A76A70" w:rsidRDefault="00676FFC" w:rsidP="00BF677B">
      <w:pPr>
        <w:shd w:val="clear" w:color="auto" w:fill="E7E6E6" w:themeFill="background2"/>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A76A70">
        <w:rPr>
          <w:rFonts w:ascii="Arial Narrow" w:hAnsi="Arial Narrow" w:cs="Courier New"/>
          <w:color w:val="000000" w:themeColor="text1"/>
          <w:sz w:val="24"/>
          <w:szCs w:val="24"/>
        </w:rPr>
        <w:t xml:space="preserve">CLASS </w:t>
      </w:r>
      <w:r w:rsidR="00277E27" w:rsidRPr="00664A0B">
        <w:rPr>
          <w:rFonts w:ascii="Arial Narrow" w:hAnsi="Arial Narrow" w:cs="Courier New"/>
          <w:b/>
          <w:color w:val="000000" w:themeColor="text1"/>
          <w:sz w:val="24"/>
          <w:szCs w:val="24"/>
        </w:rPr>
        <w:t>xx</w:t>
      </w:r>
      <w:r w:rsidRPr="00A76A70">
        <w:rPr>
          <w:rFonts w:ascii="Arial Narrow" w:hAnsi="Arial Narrow" w:cs="Courier New"/>
          <w:color w:val="000000" w:themeColor="text1"/>
          <w:sz w:val="24"/>
          <w:szCs w:val="24"/>
        </w:rPr>
        <w:t xml:space="preserve"> Definition </w:t>
      </w:r>
      <w:r w:rsidRPr="00BF677B">
        <w:rPr>
          <w:rFonts w:ascii="Arial Narrow" w:hAnsi="Arial Narrow" w:cs="Courier New"/>
          <w:i/>
          <w:color w:val="385623" w:themeColor="accent6" w:themeShade="80"/>
          <w:sz w:val="24"/>
          <w:szCs w:val="24"/>
          <w:shd w:val="clear" w:color="auto" w:fill="E7E6E6" w:themeFill="background2"/>
        </w:rPr>
        <w:t>A</w:t>
      </w:r>
      <w:r w:rsidRPr="00BF677B">
        <w:rPr>
          <w:rFonts w:ascii="Arial Narrow" w:hAnsi="Arial Narrow" w:cs="Courier New"/>
          <w:i/>
          <w:color w:val="385623" w:themeColor="accent6" w:themeShade="80"/>
          <w:sz w:val="24"/>
          <w:szCs w:val="24"/>
        </w:rPr>
        <w:t>bstract</w:t>
      </w:r>
      <w:r w:rsidRPr="00A76A70">
        <w:rPr>
          <w:rFonts w:ascii="Arial Narrow" w:hAnsi="Arial Narrow" w:cs="Courier New"/>
          <w:color w:val="000000" w:themeColor="text1"/>
          <w:sz w:val="24"/>
          <w:szCs w:val="24"/>
        </w:rPr>
        <w:t xml:space="preserve">. </w:t>
      </w:r>
    </w:p>
    <w:p w:rsidR="00676FFC" w:rsidRPr="00A76A70" w:rsidRDefault="00676FFC" w:rsidP="00A76A7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A76A70">
        <w:rPr>
          <w:rFonts w:ascii="Arial Narrow" w:hAnsi="Arial Narrow" w:cs="Courier New"/>
          <w:color w:val="000000" w:themeColor="text1"/>
          <w:sz w:val="24"/>
          <w:szCs w:val="24"/>
        </w:rPr>
        <w:t xml:space="preserve">PUBLIC Section. </w:t>
      </w:r>
    </w:p>
    <w:p w:rsidR="00676FFC" w:rsidRPr="00A76A70" w:rsidRDefault="00676FFC" w:rsidP="00BF677B">
      <w:pPr>
        <w:shd w:val="clear" w:color="auto" w:fill="E7E6E6" w:themeFill="background2"/>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A76A70">
        <w:rPr>
          <w:rFonts w:ascii="Arial Narrow" w:hAnsi="Arial Narrow" w:cs="Courier New"/>
          <w:color w:val="000000" w:themeColor="text1"/>
          <w:sz w:val="24"/>
          <w:szCs w:val="24"/>
        </w:rPr>
        <w:t xml:space="preserve">    Methods: </w:t>
      </w:r>
      <w:r w:rsidR="00277E27" w:rsidRPr="00664A0B">
        <w:rPr>
          <w:rFonts w:ascii="Arial Narrow" w:hAnsi="Arial Narrow" w:cs="Courier New"/>
          <w:b/>
          <w:i/>
          <w:color w:val="000000" w:themeColor="text1"/>
          <w:sz w:val="24"/>
          <w:szCs w:val="24"/>
        </w:rPr>
        <w:t>m1</w:t>
      </w:r>
      <w:r w:rsidRPr="00A76A70">
        <w:rPr>
          <w:rFonts w:ascii="Arial Narrow" w:hAnsi="Arial Narrow" w:cs="Courier New"/>
          <w:color w:val="000000" w:themeColor="text1"/>
          <w:sz w:val="24"/>
          <w:szCs w:val="24"/>
        </w:rPr>
        <w:t xml:space="preserve"> </w:t>
      </w:r>
      <w:r w:rsidRPr="00BF677B">
        <w:rPr>
          <w:rFonts w:ascii="Arial Narrow" w:hAnsi="Arial Narrow" w:cs="Courier New"/>
          <w:i/>
          <w:color w:val="385623" w:themeColor="accent6" w:themeShade="80"/>
          <w:sz w:val="24"/>
          <w:szCs w:val="24"/>
        </w:rPr>
        <w:t>Abstract</w:t>
      </w:r>
      <w:r w:rsidRPr="00A76A70">
        <w:rPr>
          <w:rFonts w:ascii="Arial Narrow" w:hAnsi="Arial Narrow" w:cs="Courier New"/>
          <w:color w:val="000000" w:themeColor="text1"/>
          <w:sz w:val="24"/>
          <w:szCs w:val="24"/>
        </w:rPr>
        <w:t xml:space="preserve">. </w:t>
      </w:r>
    </w:p>
    <w:p w:rsidR="00676FFC" w:rsidRPr="00A76A70" w:rsidRDefault="00676FFC" w:rsidP="00A76A7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A76A70">
        <w:rPr>
          <w:rFonts w:ascii="Arial Narrow" w:hAnsi="Arial Narrow" w:cs="Courier New"/>
          <w:color w:val="000000" w:themeColor="text1"/>
          <w:sz w:val="24"/>
          <w:szCs w:val="24"/>
        </w:rPr>
        <w:t xml:space="preserve">ENDCLASS. </w:t>
      </w:r>
    </w:p>
    <w:p w:rsidR="00277E27" w:rsidRDefault="00277E27" w:rsidP="00A76A70">
      <w:pPr>
        <w:autoSpaceDE w:val="0"/>
        <w:autoSpaceDN w:val="0"/>
        <w:adjustRightInd w:val="0"/>
        <w:spacing w:after="0" w:line="240" w:lineRule="auto"/>
        <w:ind w:firstLine="567"/>
        <w:jc w:val="both"/>
        <w:rPr>
          <w:rFonts w:ascii="Arial Narrow" w:hAnsi="Arial Narrow" w:cs="Courier New"/>
          <w:color w:val="000000" w:themeColor="text1"/>
          <w:sz w:val="24"/>
          <w:szCs w:val="24"/>
        </w:rPr>
      </w:pPr>
    </w:p>
    <w:p w:rsidR="00676FFC" w:rsidRPr="00A76A70" w:rsidRDefault="00676FFC" w:rsidP="00BF677B">
      <w:pPr>
        <w:shd w:val="clear" w:color="auto" w:fill="E7E6E6" w:themeFill="background2"/>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A76A70">
        <w:rPr>
          <w:rFonts w:ascii="Arial Narrow" w:hAnsi="Arial Narrow" w:cs="Courier New"/>
          <w:color w:val="000000" w:themeColor="text1"/>
          <w:sz w:val="24"/>
          <w:szCs w:val="24"/>
        </w:rPr>
        <w:t xml:space="preserve">CLASS </w:t>
      </w:r>
      <w:r w:rsidR="00277E27" w:rsidRPr="00664A0B">
        <w:rPr>
          <w:rFonts w:ascii="Arial Narrow" w:hAnsi="Arial Narrow" w:cs="Courier New"/>
          <w:b/>
          <w:color w:val="000000" w:themeColor="text1"/>
          <w:sz w:val="24"/>
          <w:szCs w:val="24"/>
        </w:rPr>
        <w:t>xx_1</w:t>
      </w:r>
      <w:r w:rsidRPr="00A76A70">
        <w:rPr>
          <w:rFonts w:ascii="Arial Narrow" w:hAnsi="Arial Narrow" w:cs="Courier New"/>
          <w:color w:val="000000" w:themeColor="text1"/>
          <w:sz w:val="24"/>
          <w:szCs w:val="24"/>
        </w:rPr>
        <w:t xml:space="preserve"> Definition </w:t>
      </w:r>
      <w:r w:rsidRPr="00BF677B">
        <w:rPr>
          <w:rFonts w:ascii="Arial Narrow" w:hAnsi="Arial Narrow" w:cs="Courier New"/>
          <w:i/>
          <w:color w:val="385623" w:themeColor="accent6" w:themeShade="80"/>
          <w:sz w:val="24"/>
          <w:szCs w:val="24"/>
        </w:rPr>
        <w:t>Inheriting From</w:t>
      </w:r>
      <w:r w:rsidRPr="00BF677B">
        <w:rPr>
          <w:rFonts w:ascii="Arial Narrow" w:hAnsi="Arial Narrow" w:cs="Courier New"/>
          <w:color w:val="385623" w:themeColor="accent6" w:themeShade="80"/>
          <w:sz w:val="24"/>
          <w:szCs w:val="24"/>
        </w:rPr>
        <w:t xml:space="preserve"> </w:t>
      </w:r>
      <w:r w:rsidR="00277E27">
        <w:rPr>
          <w:rFonts w:ascii="Arial Narrow" w:hAnsi="Arial Narrow" w:cs="Courier New"/>
          <w:color w:val="000000" w:themeColor="text1"/>
          <w:sz w:val="24"/>
          <w:szCs w:val="24"/>
        </w:rPr>
        <w:t>xx</w:t>
      </w:r>
      <w:r w:rsidRPr="00A76A70">
        <w:rPr>
          <w:rFonts w:ascii="Arial Narrow" w:hAnsi="Arial Narrow" w:cs="Courier New"/>
          <w:color w:val="000000" w:themeColor="text1"/>
          <w:sz w:val="24"/>
          <w:szCs w:val="24"/>
        </w:rPr>
        <w:t xml:space="preserve">. </w:t>
      </w:r>
    </w:p>
    <w:p w:rsidR="00676FFC" w:rsidRPr="00A76A70" w:rsidRDefault="00676FFC" w:rsidP="00A76A7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A76A70">
        <w:rPr>
          <w:rFonts w:ascii="Arial Narrow" w:hAnsi="Arial Narrow" w:cs="Courier New"/>
          <w:color w:val="000000" w:themeColor="text1"/>
          <w:sz w:val="24"/>
          <w:szCs w:val="24"/>
        </w:rPr>
        <w:t xml:space="preserve">PUBLIC Section. </w:t>
      </w:r>
    </w:p>
    <w:p w:rsidR="00676FFC" w:rsidRPr="00A76A70" w:rsidRDefault="00676FFC" w:rsidP="00BF677B">
      <w:pPr>
        <w:shd w:val="clear" w:color="auto" w:fill="E7E6E6" w:themeFill="background2"/>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A76A70">
        <w:rPr>
          <w:rFonts w:ascii="Arial Narrow" w:hAnsi="Arial Narrow" w:cs="Courier New"/>
          <w:color w:val="000000" w:themeColor="text1"/>
          <w:sz w:val="24"/>
          <w:szCs w:val="24"/>
        </w:rPr>
        <w:t xml:space="preserve">    Methods: </w:t>
      </w:r>
      <w:r w:rsidR="00277E27" w:rsidRPr="00664A0B">
        <w:rPr>
          <w:rFonts w:ascii="Arial Narrow" w:hAnsi="Arial Narrow" w:cs="Courier New"/>
          <w:b/>
          <w:i/>
          <w:color w:val="000000" w:themeColor="text1"/>
          <w:sz w:val="24"/>
          <w:szCs w:val="24"/>
        </w:rPr>
        <w:t>m1</w:t>
      </w:r>
      <w:r w:rsidRPr="00A76A70">
        <w:rPr>
          <w:rFonts w:ascii="Arial Narrow" w:hAnsi="Arial Narrow" w:cs="Courier New"/>
          <w:color w:val="000000" w:themeColor="text1"/>
          <w:sz w:val="24"/>
          <w:szCs w:val="24"/>
        </w:rPr>
        <w:t xml:space="preserve"> </w:t>
      </w:r>
      <w:r w:rsidRPr="00BF677B">
        <w:rPr>
          <w:rFonts w:ascii="Arial Narrow" w:hAnsi="Arial Narrow" w:cs="Courier New"/>
          <w:i/>
          <w:color w:val="385623" w:themeColor="accent6" w:themeShade="80"/>
          <w:sz w:val="24"/>
          <w:szCs w:val="24"/>
        </w:rPr>
        <w:t>Redefinition</w:t>
      </w:r>
      <w:r w:rsidRPr="00A76A70">
        <w:rPr>
          <w:rFonts w:ascii="Arial Narrow" w:hAnsi="Arial Narrow" w:cs="Courier New"/>
          <w:color w:val="000000" w:themeColor="text1"/>
          <w:sz w:val="24"/>
          <w:szCs w:val="24"/>
        </w:rPr>
        <w:t xml:space="preserve">. </w:t>
      </w:r>
    </w:p>
    <w:p w:rsidR="005F28F1" w:rsidRPr="006716ED" w:rsidRDefault="00676FFC" w:rsidP="00A76A70">
      <w:pPr>
        <w:pStyle w:val="1"/>
        <w:spacing w:before="0" w:beforeAutospacing="0" w:after="0" w:afterAutospacing="0"/>
        <w:ind w:firstLine="567"/>
        <w:jc w:val="both"/>
        <w:rPr>
          <w:rFonts w:ascii="Arial Narrow" w:hAnsi="Arial Narrow"/>
          <w:b w:val="0"/>
          <w:color w:val="000000" w:themeColor="text1"/>
          <w:sz w:val="24"/>
          <w:szCs w:val="24"/>
        </w:rPr>
      </w:pPr>
      <w:r w:rsidRPr="006716ED">
        <w:rPr>
          <w:rFonts w:ascii="Arial Narrow" w:hAnsi="Arial Narrow" w:cs="Courier New"/>
          <w:b w:val="0"/>
          <w:color w:val="000000" w:themeColor="text1"/>
          <w:sz w:val="24"/>
          <w:szCs w:val="24"/>
        </w:rPr>
        <w:t>ENDCLASS.</w:t>
      </w:r>
    </w:p>
    <w:p w:rsidR="006716ED" w:rsidRDefault="006716ED" w:rsidP="00A76A70">
      <w:pPr>
        <w:pStyle w:val="1"/>
        <w:spacing w:before="0" w:beforeAutospacing="0" w:after="0" w:afterAutospacing="0"/>
        <w:ind w:firstLine="567"/>
        <w:jc w:val="both"/>
        <w:rPr>
          <w:rFonts w:ascii="Arial Narrow" w:hAnsi="Arial Narrow"/>
          <w:color w:val="000000" w:themeColor="text1"/>
          <w:sz w:val="24"/>
          <w:szCs w:val="24"/>
        </w:rPr>
      </w:pPr>
    </w:p>
    <w:p w:rsidR="00A76A70" w:rsidRPr="005C0819" w:rsidRDefault="00A76A70" w:rsidP="00277E27">
      <w:pPr>
        <w:pStyle w:val="1"/>
        <w:spacing w:before="0" w:beforeAutospacing="0" w:after="0" w:afterAutospacing="0"/>
        <w:ind w:firstLine="567"/>
        <w:jc w:val="center"/>
        <w:rPr>
          <w:rFonts w:ascii="Arial Narrow" w:hAnsi="Arial Narrow"/>
          <w:i/>
          <w:caps/>
          <w:color w:val="000000" w:themeColor="text1"/>
          <w:sz w:val="24"/>
          <w:szCs w:val="24"/>
        </w:rPr>
      </w:pPr>
      <w:r w:rsidRPr="005C0819">
        <w:rPr>
          <w:rFonts w:ascii="Arial Narrow" w:hAnsi="Arial Narrow"/>
          <w:i/>
          <w:caps/>
          <w:color w:val="000000" w:themeColor="text1"/>
          <w:sz w:val="24"/>
          <w:szCs w:val="24"/>
        </w:rPr>
        <w:t>Encapsulation</w:t>
      </w:r>
    </w:p>
    <w:p w:rsidR="00FB004F" w:rsidRPr="00A76A70" w:rsidRDefault="00FB004F" w:rsidP="00A76A70">
      <w:pPr>
        <w:spacing w:after="0" w:line="240" w:lineRule="auto"/>
        <w:ind w:firstLine="567"/>
        <w:jc w:val="both"/>
        <w:rPr>
          <w:rFonts w:ascii="Arial Narrow" w:hAnsi="Arial Narrow"/>
          <w:i/>
          <w:color w:val="000000" w:themeColor="text1"/>
          <w:sz w:val="24"/>
          <w:szCs w:val="24"/>
        </w:rPr>
      </w:pPr>
    </w:p>
    <w:p w:rsidR="00277E27" w:rsidRPr="00277E27" w:rsidRDefault="00277E27" w:rsidP="00BF677B">
      <w:pPr>
        <w:shd w:val="clear" w:color="auto" w:fill="E7E6E6" w:themeFill="background2"/>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BF677B">
        <w:rPr>
          <w:rFonts w:ascii="Arial Narrow" w:hAnsi="Arial Narrow" w:cs="Courier New"/>
          <w:i/>
          <w:color w:val="385623" w:themeColor="accent6" w:themeShade="80"/>
          <w:sz w:val="24"/>
          <w:szCs w:val="24"/>
        </w:rPr>
        <w:t>Interface</w:t>
      </w:r>
      <w:r w:rsidRPr="00277E27">
        <w:rPr>
          <w:rFonts w:ascii="Arial Narrow" w:hAnsi="Arial Narrow" w:cs="Courier New"/>
          <w:color w:val="000000" w:themeColor="text1"/>
          <w:sz w:val="24"/>
          <w:szCs w:val="24"/>
        </w:rPr>
        <w:t xml:space="preserve"> </w:t>
      </w:r>
      <w:r w:rsidRPr="00664A0B">
        <w:rPr>
          <w:rFonts w:ascii="Arial Narrow" w:hAnsi="Arial Narrow" w:cs="Courier New"/>
          <w:b/>
          <w:color w:val="000000" w:themeColor="text1"/>
          <w:sz w:val="24"/>
          <w:szCs w:val="24"/>
        </w:rPr>
        <w:t>int</w:t>
      </w:r>
      <w:r w:rsidR="00664A0B">
        <w:rPr>
          <w:rFonts w:ascii="Arial Narrow" w:hAnsi="Arial Narrow" w:cs="Courier New"/>
          <w:b/>
          <w:color w:val="000000" w:themeColor="text1"/>
          <w:sz w:val="24"/>
          <w:szCs w:val="24"/>
        </w:rPr>
        <w:t>f</w:t>
      </w:r>
      <w:r w:rsidRPr="00664A0B">
        <w:rPr>
          <w:rFonts w:ascii="Arial Narrow" w:hAnsi="Arial Narrow" w:cs="Courier New"/>
          <w:b/>
          <w:color w:val="000000" w:themeColor="text1"/>
          <w:sz w:val="24"/>
          <w:szCs w:val="24"/>
        </w:rPr>
        <w:t>_1</w:t>
      </w:r>
      <w:r w:rsidRPr="00277E27">
        <w:rPr>
          <w:rFonts w:ascii="Arial Narrow" w:hAnsi="Arial Narrow" w:cs="Courier New"/>
          <w:color w:val="000000" w:themeColor="text1"/>
          <w:sz w:val="24"/>
          <w:szCs w:val="24"/>
        </w:rPr>
        <w:t>.</w:t>
      </w:r>
    </w:p>
    <w:p w:rsidR="00277E27" w:rsidRPr="00277E27" w:rsidRDefault="00277E27" w:rsidP="00277E27">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277E27">
        <w:rPr>
          <w:rFonts w:ascii="Arial Narrow" w:hAnsi="Arial Narrow" w:cs="Courier New"/>
          <w:color w:val="000000" w:themeColor="text1"/>
          <w:sz w:val="24"/>
          <w:szCs w:val="24"/>
        </w:rPr>
        <w:t xml:space="preserve">   Data text1 Type char35.</w:t>
      </w:r>
    </w:p>
    <w:p w:rsidR="00277E27" w:rsidRPr="00277E27" w:rsidRDefault="00277E27" w:rsidP="00277E27">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277E27">
        <w:rPr>
          <w:rFonts w:ascii="Arial Narrow" w:hAnsi="Arial Narrow" w:cs="Courier New"/>
          <w:color w:val="000000" w:themeColor="text1"/>
          <w:sz w:val="24"/>
          <w:szCs w:val="24"/>
        </w:rPr>
        <w:t xml:space="preserve">   Methods </w:t>
      </w:r>
      <w:r w:rsidRPr="00664A0B">
        <w:rPr>
          <w:rFonts w:ascii="Arial Narrow" w:hAnsi="Arial Narrow" w:cs="Courier New"/>
          <w:b/>
          <w:i/>
          <w:color w:val="000000" w:themeColor="text1"/>
          <w:sz w:val="24"/>
          <w:szCs w:val="24"/>
        </w:rPr>
        <w:t>m1</w:t>
      </w:r>
      <w:r w:rsidRPr="00277E27">
        <w:rPr>
          <w:rFonts w:ascii="Arial Narrow" w:hAnsi="Arial Narrow" w:cs="Courier New"/>
          <w:color w:val="000000" w:themeColor="text1"/>
          <w:sz w:val="24"/>
          <w:szCs w:val="24"/>
        </w:rPr>
        <w:t>.</w:t>
      </w:r>
    </w:p>
    <w:p w:rsidR="00277E27" w:rsidRPr="00277E27" w:rsidRDefault="00277E27" w:rsidP="00277E27">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277E27">
        <w:rPr>
          <w:rFonts w:ascii="Arial Narrow" w:hAnsi="Arial Narrow" w:cs="Courier New"/>
          <w:color w:val="000000" w:themeColor="text1"/>
          <w:sz w:val="24"/>
          <w:szCs w:val="24"/>
        </w:rPr>
        <w:t>EndInterface.</w:t>
      </w:r>
    </w:p>
    <w:p w:rsidR="00277E27" w:rsidRPr="00277E27" w:rsidRDefault="00277E27" w:rsidP="00277E27">
      <w:pPr>
        <w:autoSpaceDE w:val="0"/>
        <w:autoSpaceDN w:val="0"/>
        <w:adjustRightInd w:val="0"/>
        <w:spacing w:after="0" w:line="240" w:lineRule="auto"/>
        <w:ind w:firstLine="567"/>
        <w:jc w:val="both"/>
        <w:rPr>
          <w:rFonts w:ascii="Arial Narrow" w:hAnsi="Arial Narrow" w:cs="Courier New"/>
          <w:color w:val="000000" w:themeColor="text1"/>
          <w:sz w:val="24"/>
          <w:szCs w:val="24"/>
        </w:rPr>
      </w:pPr>
    </w:p>
    <w:p w:rsidR="00277E27" w:rsidRPr="00277E27" w:rsidRDefault="00277E27" w:rsidP="00277E27">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277E27">
        <w:rPr>
          <w:rFonts w:ascii="Arial Narrow" w:hAnsi="Arial Narrow" w:cs="Courier New"/>
          <w:color w:val="000000" w:themeColor="text1"/>
          <w:sz w:val="24"/>
          <w:szCs w:val="24"/>
        </w:rPr>
        <w:t>C</w:t>
      </w:r>
      <w:r w:rsidR="005E382C">
        <w:rPr>
          <w:rFonts w:ascii="Arial Narrow" w:hAnsi="Arial Narrow" w:cs="Courier New"/>
          <w:color w:val="000000" w:themeColor="text1"/>
          <w:sz w:val="24"/>
          <w:szCs w:val="24"/>
        </w:rPr>
        <w:t>lass</w:t>
      </w:r>
      <w:r w:rsidRPr="00277E27">
        <w:rPr>
          <w:rFonts w:ascii="Arial Narrow" w:hAnsi="Arial Narrow" w:cs="Courier New"/>
          <w:color w:val="000000" w:themeColor="text1"/>
          <w:sz w:val="24"/>
          <w:szCs w:val="24"/>
        </w:rPr>
        <w:t xml:space="preserve"> </w:t>
      </w:r>
      <w:r w:rsidRPr="00664A0B">
        <w:rPr>
          <w:rFonts w:ascii="Arial Narrow" w:hAnsi="Arial Narrow" w:cs="Courier New"/>
          <w:b/>
          <w:color w:val="000000" w:themeColor="text1"/>
          <w:sz w:val="24"/>
          <w:szCs w:val="24"/>
        </w:rPr>
        <w:t>xx_1</w:t>
      </w:r>
      <w:r w:rsidRPr="00277E27">
        <w:rPr>
          <w:rFonts w:ascii="Arial Narrow" w:hAnsi="Arial Narrow" w:cs="Courier New"/>
          <w:color w:val="000000" w:themeColor="text1"/>
          <w:sz w:val="24"/>
          <w:szCs w:val="24"/>
        </w:rPr>
        <w:t xml:space="preserve"> Definition.</w:t>
      </w:r>
    </w:p>
    <w:p w:rsidR="00277E27" w:rsidRPr="00277E27" w:rsidRDefault="00277E27" w:rsidP="00277E27">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277E27">
        <w:rPr>
          <w:rFonts w:ascii="Arial Narrow" w:hAnsi="Arial Narrow" w:cs="Courier New"/>
          <w:color w:val="000000" w:themeColor="text1"/>
          <w:sz w:val="24"/>
          <w:szCs w:val="24"/>
        </w:rPr>
        <w:t xml:space="preserve">   PUBLIC Section.</w:t>
      </w:r>
    </w:p>
    <w:p w:rsidR="00277E27" w:rsidRPr="00277E27" w:rsidRDefault="00277E27" w:rsidP="00BF677B">
      <w:pPr>
        <w:shd w:val="clear" w:color="auto" w:fill="E7E6E6" w:themeFill="background2"/>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277E27">
        <w:rPr>
          <w:rFonts w:ascii="Arial Narrow" w:hAnsi="Arial Narrow" w:cs="Courier New"/>
          <w:color w:val="000000" w:themeColor="text1"/>
          <w:sz w:val="24"/>
          <w:szCs w:val="24"/>
        </w:rPr>
        <w:t xml:space="preserve">      </w:t>
      </w:r>
      <w:r w:rsidRPr="00BF677B">
        <w:rPr>
          <w:rFonts w:ascii="Arial Narrow" w:hAnsi="Arial Narrow" w:cs="Courier New"/>
          <w:i/>
          <w:color w:val="385623" w:themeColor="accent6" w:themeShade="80"/>
          <w:sz w:val="24"/>
          <w:szCs w:val="24"/>
        </w:rPr>
        <w:t>Interfaces</w:t>
      </w:r>
      <w:r w:rsidRPr="00277E27">
        <w:rPr>
          <w:rFonts w:ascii="Arial Narrow" w:hAnsi="Arial Narrow" w:cs="Courier New"/>
          <w:color w:val="000000" w:themeColor="text1"/>
          <w:sz w:val="24"/>
          <w:szCs w:val="24"/>
        </w:rPr>
        <w:t xml:space="preserve"> int</w:t>
      </w:r>
      <w:r w:rsidR="00664A0B">
        <w:rPr>
          <w:rFonts w:ascii="Arial Narrow" w:hAnsi="Arial Narrow" w:cs="Courier New"/>
          <w:color w:val="000000" w:themeColor="text1"/>
          <w:sz w:val="24"/>
          <w:szCs w:val="24"/>
        </w:rPr>
        <w:t>f</w:t>
      </w:r>
      <w:r w:rsidRPr="00277E27">
        <w:rPr>
          <w:rFonts w:ascii="Arial Narrow" w:hAnsi="Arial Narrow" w:cs="Courier New"/>
          <w:color w:val="000000" w:themeColor="text1"/>
          <w:sz w:val="24"/>
          <w:szCs w:val="24"/>
        </w:rPr>
        <w:t>_1.</w:t>
      </w:r>
    </w:p>
    <w:p w:rsidR="00277E27" w:rsidRPr="00277E27" w:rsidRDefault="00277E27" w:rsidP="00277E27">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277E27">
        <w:rPr>
          <w:rFonts w:ascii="Arial Narrow" w:hAnsi="Arial Narrow" w:cs="Courier New"/>
          <w:color w:val="000000" w:themeColor="text1"/>
          <w:sz w:val="24"/>
          <w:szCs w:val="24"/>
        </w:rPr>
        <w:t>E</w:t>
      </w:r>
      <w:r w:rsidR="005E382C">
        <w:rPr>
          <w:rFonts w:ascii="Arial Narrow" w:hAnsi="Arial Narrow" w:cs="Courier New"/>
          <w:color w:val="000000" w:themeColor="text1"/>
          <w:sz w:val="24"/>
          <w:szCs w:val="24"/>
        </w:rPr>
        <w:t>nd</w:t>
      </w:r>
      <w:r w:rsidRPr="00277E27">
        <w:rPr>
          <w:rFonts w:ascii="Arial Narrow" w:hAnsi="Arial Narrow" w:cs="Courier New"/>
          <w:color w:val="000000" w:themeColor="text1"/>
          <w:sz w:val="24"/>
          <w:szCs w:val="24"/>
        </w:rPr>
        <w:t>C</w:t>
      </w:r>
      <w:r w:rsidR="005E382C">
        <w:rPr>
          <w:rFonts w:ascii="Arial Narrow" w:hAnsi="Arial Narrow" w:cs="Courier New"/>
          <w:color w:val="000000" w:themeColor="text1"/>
          <w:sz w:val="24"/>
          <w:szCs w:val="24"/>
        </w:rPr>
        <w:t>lass</w:t>
      </w:r>
      <w:r w:rsidRPr="00277E27">
        <w:rPr>
          <w:rFonts w:ascii="Arial Narrow" w:hAnsi="Arial Narrow" w:cs="Courier New"/>
          <w:color w:val="000000" w:themeColor="text1"/>
          <w:sz w:val="24"/>
          <w:szCs w:val="24"/>
        </w:rPr>
        <w:t xml:space="preserve">. </w:t>
      </w:r>
    </w:p>
    <w:p w:rsidR="00277E27" w:rsidRPr="00277E27" w:rsidRDefault="00277E27" w:rsidP="00277E27">
      <w:pPr>
        <w:autoSpaceDE w:val="0"/>
        <w:autoSpaceDN w:val="0"/>
        <w:adjustRightInd w:val="0"/>
        <w:spacing w:after="0" w:line="240" w:lineRule="auto"/>
        <w:ind w:firstLine="567"/>
        <w:jc w:val="both"/>
        <w:rPr>
          <w:rFonts w:ascii="Arial Narrow" w:hAnsi="Arial Narrow" w:cs="Courier New"/>
          <w:color w:val="000000" w:themeColor="text1"/>
          <w:sz w:val="24"/>
          <w:szCs w:val="24"/>
        </w:rPr>
      </w:pPr>
    </w:p>
    <w:p w:rsidR="00277E27" w:rsidRPr="00277E27" w:rsidRDefault="00277E27" w:rsidP="00277E27">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277E27">
        <w:rPr>
          <w:rFonts w:ascii="Arial Narrow" w:hAnsi="Arial Narrow" w:cs="Courier New"/>
          <w:color w:val="000000" w:themeColor="text1"/>
          <w:sz w:val="24"/>
          <w:szCs w:val="24"/>
        </w:rPr>
        <w:t>C</w:t>
      </w:r>
      <w:r w:rsidR="005E382C">
        <w:rPr>
          <w:rFonts w:ascii="Arial Narrow" w:hAnsi="Arial Narrow" w:cs="Courier New"/>
          <w:color w:val="000000" w:themeColor="text1"/>
          <w:sz w:val="24"/>
          <w:szCs w:val="24"/>
        </w:rPr>
        <w:t>lass</w:t>
      </w:r>
      <w:r w:rsidRPr="00277E27">
        <w:rPr>
          <w:rFonts w:ascii="Arial Narrow" w:hAnsi="Arial Narrow" w:cs="Courier New"/>
          <w:color w:val="000000" w:themeColor="text1"/>
          <w:sz w:val="24"/>
          <w:szCs w:val="24"/>
        </w:rPr>
        <w:t xml:space="preserve"> </w:t>
      </w:r>
      <w:r w:rsidRPr="00664A0B">
        <w:rPr>
          <w:rFonts w:ascii="Arial Narrow" w:hAnsi="Arial Narrow" w:cs="Courier New"/>
          <w:b/>
          <w:color w:val="000000" w:themeColor="text1"/>
          <w:sz w:val="24"/>
          <w:szCs w:val="24"/>
        </w:rPr>
        <w:t>xx_1</w:t>
      </w:r>
      <w:r w:rsidRPr="00277E27">
        <w:rPr>
          <w:rFonts w:ascii="Arial Narrow" w:hAnsi="Arial Narrow" w:cs="Courier New"/>
          <w:color w:val="000000" w:themeColor="text1"/>
          <w:sz w:val="24"/>
          <w:szCs w:val="24"/>
        </w:rPr>
        <w:t xml:space="preserve"> Implementation.</w:t>
      </w:r>
    </w:p>
    <w:p w:rsidR="00277E27" w:rsidRPr="00277E27" w:rsidRDefault="00277E27" w:rsidP="00277E27">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277E27">
        <w:rPr>
          <w:rFonts w:ascii="Arial Narrow" w:hAnsi="Arial Narrow" w:cs="Courier New"/>
          <w:color w:val="000000" w:themeColor="text1"/>
          <w:sz w:val="24"/>
          <w:szCs w:val="24"/>
        </w:rPr>
        <w:t xml:space="preserve">   Method </w:t>
      </w:r>
      <w:r w:rsidRPr="00664A0B">
        <w:rPr>
          <w:rFonts w:ascii="Arial Narrow" w:hAnsi="Arial Narrow" w:cs="Courier New"/>
          <w:b/>
          <w:i/>
          <w:color w:val="000000" w:themeColor="text1"/>
          <w:sz w:val="24"/>
          <w:szCs w:val="24"/>
        </w:rPr>
        <w:t>int</w:t>
      </w:r>
      <w:r w:rsidR="00664A0B" w:rsidRPr="00664A0B">
        <w:rPr>
          <w:rFonts w:ascii="Arial Narrow" w:hAnsi="Arial Narrow" w:cs="Courier New"/>
          <w:b/>
          <w:i/>
          <w:color w:val="000000" w:themeColor="text1"/>
          <w:sz w:val="24"/>
          <w:szCs w:val="24"/>
        </w:rPr>
        <w:t>f</w:t>
      </w:r>
      <w:r w:rsidRPr="00664A0B">
        <w:rPr>
          <w:rFonts w:ascii="Arial Narrow" w:hAnsi="Arial Narrow" w:cs="Courier New"/>
          <w:b/>
          <w:i/>
          <w:color w:val="000000" w:themeColor="text1"/>
          <w:sz w:val="24"/>
          <w:szCs w:val="24"/>
        </w:rPr>
        <w:t>_1~m1</w:t>
      </w:r>
      <w:r w:rsidRPr="00277E27">
        <w:rPr>
          <w:rFonts w:ascii="Arial Narrow" w:hAnsi="Arial Narrow" w:cs="Courier New"/>
          <w:color w:val="000000" w:themeColor="text1"/>
          <w:sz w:val="24"/>
          <w:szCs w:val="24"/>
        </w:rPr>
        <w:t>.</w:t>
      </w:r>
    </w:p>
    <w:p w:rsidR="00277E27" w:rsidRPr="00277E27" w:rsidRDefault="00277E27" w:rsidP="00BF677B">
      <w:pPr>
        <w:shd w:val="clear" w:color="auto" w:fill="E7E6E6" w:themeFill="background2"/>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BF677B">
        <w:rPr>
          <w:rFonts w:ascii="Arial Narrow" w:hAnsi="Arial Narrow" w:cs="Courier New"/>
          <w:i/>
          <w:color w:val="385623" w:themeColor="accent6" w:themeShade="80"/>
          <w:sz w:val="24"/>
          <w:szCs w:val="24"/>
        </w:rPr>
        <w:t xml:space="preserve">      int</w:t>
      </w:r>
      <w:r w:rsidR="00664A0B" w:rsidRPr="00BF677B">
        <w:rPr>
          <w:rFonts w:ascii="Arial Narrow" w:hAnsi="Arial Narrow" w:cs="Courier New"/>
          <w:i/>
          <w:color w:val="385623" w:themeColor="accent6" w:themeShade="80"/>
          <w:sz w:val="24"/>
          <w:szCs w:val="24"/>
        </w:rPr>
        <w:t>f</w:t>
      </w:r>
      <w:r w:rsidRPr="00BF677B">
        <w:rPr>
          <w:rFonts w:ascii="Arial Narrow" w:hAnsi="Arial Narrow" w:cs="Courier New"/>
          <w:i/>
          <w:color w:val="385623" w:themeColor="accent6" w:themeShade="80"/>
          <w:sz w:val="24"/>
          <w:szCs w:val="24"/>
        </w:rPr>
        <w:t xml:space="preserve">_1~text1 </w:t>
      </w:r>
      <w:r w:rsidRPr="00277E27">
        <w:rPr>
          <w:rFonts w:ascii="Arial Narrow" w:hAnsi="Arial Narrow" w:cs="Courier New"/>
          <w:color w:val="000000" w:themeColor="text1"/>
          <w:sz w:val="24"/>
          <w:szCs w:val="24"/>
        </w:rPr>
        <w:t>= 'Class 1 Interface method'.</w:t>
      </w:r>
    </w:p>
    <w:p w:rsidR="00277E27" w:rsidRPr="00277E27" w:rsidRDefault="00277E27" w:rsidP="00277E27">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277E27">
        <w:rPr>
          <w:rFonts w:ascii="Arial Narrow" w:hAnsi="Arial Narrow" w:cs="Courier New"/>
          <w:color w:val="000000" w:themeColor="text1"/>
          <w:sz w:val="24"/>
          <w:szCs w:val="24"/>
        </w:rPr>
        <w:t xml:space="preserve">      Write / int</w:t>
      </w:r>
      <w:r w:rsidR="00664A0B">
        <w:rPr>
          <w:rFonts w:ascii="Arial Narrow" w:hAnsi="Arial Narrow" w:cs="Courier New"/>
          <w:color w:val="000000" w:themeColor="text1"/>
          <w:sz w:val="24"/>
          <w:szCs w:val="24"/>
        </w:rPr>
        <w:t>f</w:t>
      </w:r>
      <w:r w:rsidRPr="00277E27">
        <w:rPr>
          <w:rFonts w:ascii="Arial Narrow" w:hAnsi="Arial Narrow" w:cs="Courier New"/>
          <w:color w:val="000000" w:themeColor="text1"/>
          <w:sz w:val="24"/>
          <w:szCs w:val="24"/>
        </w:rPr>
        <w:t>_1~text1.</w:t>
      </w:r>
    </w:p>
    <w:p w:rsidR="00277E27" w:rsidRPr="00277E27" w:rsidRDefault="00277E27" w:rsidP="00277E27">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277E27">
        <w:rPr>
          <w:rFonts w:ascii="Arial Narrow" w:hAnsi="Arial Narrow" w:cs="Courier New"/>
          <w:color w:val="000000" w:themeColor="text1"/>
          <w:sz w:val="24"/>
          <w:szCs w:val="24"/>
        </w:rPr>
        <w:t xml:space="preserve">   EndMethod. </w:t>
      </w:r>
    </w:p>
    <w:p w:rsidR="00FB004F" w:rsidRPr="00277E27" w:rsidRDefault="00277E27" w:rsidP="00277E27">
      <w:pPr>
        <w:spacing w:after="0" w:line="240" w:lineRule="auto"/>
        <w:ind w:firstLine="567"/>
        <w:jc w:val="both"/>
        <w:rPr>
          <w:rFonts w:ascii="Arial Narrow" w:hAnsi="Arial Narrow"/>
          <w:i/>
          <w:color w:val="000000" w:themeColor="text1"/>
          <w:sz w:val="24"/>
          <w:szCs w:val="24"/>
        </w:rPr>
      </w:pPr>
      <w:r w:rsidRPr="00277E27">
        <w:rPr>
          <w:rFonts w:ascii="Arial Narrow" w:hAnsi="Arial Narrow" w:cs="Courier New"/>
          <w:color w:val="000000" w:themeColor="text1"/>
          <w:sz w:val="24"/>
          <w:szCs w:val="24"/>
        </w:rPr>
        <w:t>E</w:t>
      </w:r>
      <w:r w:rsidR="005E382C">
        <w:rPr>
          <w:rFonts w:ascii="Arial Narrow" w:hAnsi="Arial Narrow" w:cs="Courier New"/>
          <w:color w:val="000000" w:themeColor="text1"/>
          <w:sz w:val="24"/>
          <w:szCs w:val="24"/>
        </w:rPr>
        <w:t>nd</w:t>
      </w:r>
      <w:r w:rsidRPr="00277E27">
        <w:rPr>
          <w:rFonts w:ascii="Arial Narrow" w:hAnsi="Arial Narrow" w:cs="Courier New"/>
          <w:color w:val="000000" w:themeColor="text1"/>
          <w:sz w:val="24"/>
          <w:szCs w:val="24"/>
        </w:rPr>
        <w:t>C</w:t>
      </w:r>
      <w:r w:rsidR="005E382C">
        <w:rPr>
          <w:rFonts w:ascii="Arial Narrow" w:hAnsi="Arial Narrow" w:cs="Courier New"/>
          <w:color w:val="000000" w:themeColor="text1"/>
          <w:sz w:val="24"/>
          <w:szCs w:val="24"/>
        </w:rPr>
        <w:t>lass</w:t>
      </w:r>
      <w:r w:rsidRPr="00277E27">
        <w:rPr>
          <w:rFonts w:ascii="Arial Narrow" w:hAnsi="Arial Narrow" w:cs="Courier New"/>
          <w:color w:val="000000" w:themeColor="text1"/>
          <w:sz w:val="24"/>
          <w:szCs w:val="24"/>
        </w:rPr>
        <w:t>.</w:t>
      </w:r>
    </w:p>
    <w:p w:rsidR="00FB004F" w:rsidRDefault="00FB004F" w:rsidP="004C0076">
      <w:pPr>
        <w:spacing w:after="0" w:line="240" w:lineRule="auto"/>
        <w:ind w:firstLine="567"/>
        <w:jc w:val="both"/>
        <w:rPr>
          <w:rFonts w:ascii="Arial Narrow" w:hAnsi="Arial Narrow"/>
          <w:i/>
          <w:color w:val="002060"/>
          <w:sz w:val="24"/>
          <w:szCs w:val="24"/>
        </w:rPr>
      </w:pPr>
    </w:p>
    <w:p w:rsidR="00A25DC9" w:rsidRPr="00A25DC9" w:rsidRDefault="00A25DC9" w:rsidP="00A25DC9">
      <w:pPr>
        <w:autoSpaceDE w:val="0"/>
        <w:autoSpaceDN w:val="0"/>
        <w:adjustRightInd w:val="0"/>
        <w:spacing w:after="0" w:line="240" w:lineRule="auto"/>
        <w:ind w:firstLine="567"/>
        <w:rPr>
          <w:rFonts w:ascii="Arial Narrow" w:hAnsi="Arial Narrow" w:cs="Courier New"/>
          <w:color w:val="000000" w:themeColor="text1"/>
          <w:sz w:val="24"/>
          <w:szCs w:val="24"/>
        </w:rPr>
      </w:pPr>
      <w:r w:rsidRPr="00A25DC9">
        <w:rPr>
          <w:rFonts w:ascii="Arial Narrow" w:hAnsi="Arial Narrow" w:cs="Courier New"/>
          <w:color w:val="000000" w:themeColor="text1"/>
          <w:sz w:val="24"/>
          <w:szCs w:val="24"/>
        </w:rPr>
        <w:t>Start-Of-Selection.</w:t>
      </w:r>
    </w:p>
    <w:p w:rsidR="00A25DC9" w:rsidRPr="00A25DC9" w:rsidRDefault="00A25DC9" w:rsidP="00A25DC9">
      <w:pPr>
        <w:autoSpaceDE w:val="0"/>
        <w:autoSpaceDN w:val="0"/>
        <w:adjustRightInd w:val="0"/>
        <w:spacing w:after="0" w:line="240" w:lineRule="auto"/>
        <w:ind w:firstLine="567"/>
        <w:rPr>
          <w:rFonts w:ascii="Arial Narrow" w:hAnsi="Arial Narrow" w:cs="Courier New"/>
          <w:color w:val="000000" w:themeColor="text1"/>
          <w:sz w:val="24"/>
          <w:szCs w:val="24"/>
        </w:rPr>
      </w:pPr>
      <w:r w:rsidRPr="00A25DC9">
        <w:rPr>
          <w:rFonts w:ascii="Arial Narrow" w:hAnsi="Arial Narrow" w:cs="Courier New"/>
          <w:color w:val="000000" w:themeColor="text1"/>
          <w:sz w:val="24"/>
          <w:szCs w:val="24"/>
        </w:rPr>
        <w:t xml:space="preserve">   Data  </w:t>
      </w:r>
      <w:r>
        <w:rPr>
          <w:rFonts w:ascii="Arial Narrow" w:hAnsi="Arial Narrow" w:cs="Courier New"/>
          <w:color w:val="000000" w:themeColor="text1"/>
          <w:sz w:val="24"/>
          <w:szCs w:val="24"/>
        </w:rPr>
        <w:t>obj</w:t>
      </w:r>
      <w:r w:rsidRPr="00A25DC9">
        <w:rPr>
          <w:rFonts w:ascii="Arial Narrow" w:hAnsi="Arial Narrow" w:cs="Courier New"/>
          <w:color w:val="000000" w:themeColor="text1"/>
          <w:sz w:val="24"/>
          <w:szCs w:val="24"/>
        </w:rPr>
        <w:t xml:space="preserve"> Type Ref To </w:t>
      </w:r>
      <w:r>
        <w:rPr>
          <w:rFonts w:ascii="Arial Narrow" w:hAnsi="Arial Narrow" w:cs="Courier New"/>
          <w:color w:val="000000" w:themeColor="text1"/>
          <w:sz w:val="24"/>
          <w:szCs w:val="24"/>
        </w:rPr>
        <w:t>xx_1</w:t>
      </w:r>
      <w:r w:rsidRPr="00A25DC9">
        <w:rPr>
          <w:rFonts w:ascii="Arial Narrow" w:hAnsi="Arial Narrow" w:cs="Courier New"/>
          <w:color w:val="000000" w:themeColor="text1"/>
          <w:sz w:val="24"/>
          <w:szCs w:val="24"/>
        </w:rPr>
        <w:t>.</w:t>
      </w:r>
    </w:p>
    <w:p w:rsidR="00A25DC9" w:rsidRPr="00A25DC9" w:rsidRDefault="00A25DC9" w:rsidP="00A25DC9">
      <w:pPr>
        <w:autoSpaceDE w:val="0"/>
        <w:autoSpaceDN w:val="0"/>
        <w:adjustRightInd w:val="0"/>
        <w:spacing w:after="0" w:line="240" w:lineRule="auto"/>
        <w:ind w:firstLine="567"/>
        <w:rPr>
          <w:rFonts w:ascii="Arial Narrow" w:hAnsi="Arial Narrow" w:cs="Courier New"/>
          <w:color w:val="000000" w:themeColor="text1"/>
          <w:sz w:val="24"/>
          <w:szCs w:val="24"/>
        </w:rPr>
      </w:pPr>
      <w:r w:rsidRPr="00A25DC9">
        <w:rPr>
          <w:rFonts w:ascii="Arial Narrow" w:hAnsi="Arial Narrow" w:cs="Courier New"/>
          <w:color w:val="000000" w:themeColor="text1"/>
          <w:sz w:val="24"/>
          <w:szCs w:val="24"/>
        </w:rPr>
        <w:t xml:space="preserve">   Create Object </w:t>
      </w:r>
      <w:r>
        <w:rPr>
          <w:rFonts w:ascii="Arial Narrow" w:hAnsi="Arial Narrow" w:cs="Courier New"/>
          <w:color w:val="000000" w:themeColor="text1"/>
          <w:sz w:val="24"/>
          <w:szCs w:val="24"/>
        </w:rPr>
        <w:t>obj</w:t>
      </w:r>
      <w:r w:rsidRPr="00A25DC9">
        <w:rPr>
          <w:rFonts w:ascii="Arial Narrow" w:hAnsi="Arial Narrow" w:cs="Courier New"/>
          <w:color w:val="000000" w:themeColor="text1"/>
          <w:sz w:val="24"/>
          <w:szCs w:val="24"/>
        </w:rPr>
        <w:t>.</w:t>
      </w:r>
    </w:p>
    <w:p w:rsidR="00FB004F" w:rsidRDefault="00A25DC9" w:rsidP="00BF677B">
      <w:pPr>
        <w:shd w:val="clear" w:color="auto" w:fill="E7E6E6" w:themeFill="background2"/>
        <w:spacing w:after="0" w:line="240" w:lineRule="auto"/>
        <w:ind w:firstLine="567"/>
        <w:jc w:val="both"/>
        <w:rPr>
          <w:rFonts w:ascii="Arial Narrow" w:hAnsi="Arial Narrow" w:cs="Courier New"/>
          <w:color w:val="000000" w:themeColor="text1"/>
          <w:sz w:val="24"/>
          <w:szCs w:val="24"/>
        </w:rPr>
      </w:pPr>
      <w:r w:rsidRPr="00A25DC9">
        <w:rPr>
          <w:rFonts w:ascii="Arial Narrow" w:hAnsi="Arial Narrow" w:cs="Courier New"/>
          <w:color w:val="000000" w:themeColor="text1"/>
          <w:sz w:val="24"/>
          <w:szCs w:val="24"/>
        </w:rPr>
        <w:t xml:space="preserve">   CALL Method </w:t>
      </w:r>
      <w:r w:rsidRPr="00BF677B">
        <w:rPr>
          <w:rFonts w:ascii="Arial Narrow" w:hAnsi="Arial Narrow" w:cs="Courier New"/>
          <w:i/>
          <w:color w:val="385623" w:themeColor="accent6" w:themeShade="80"/>
          <w:sz w:val="24"/>
          <w:szCs w:val="24"/>
        </w:rPr>
        <w:t>obj-&gt;int</w:t>
      </w:r>
      <w:r w:rsidR="00664A0B" w:rsidRPr="00BF677B">
        <w:rPr>
          <w:rFonts w:ascii="Arial Narrow" w:hAnsi="Arial Narrow" w:cs="Courier New"/>
          <w:i/>
          <w:color w:val="385623" w:themeColor="accent6" w:themeShade="80"/>
          <w:sz w:val="24"/>
          <w:szCs w:val="24"/>
        </w:rPr>
        <w:t>f</w:t>
      </w:r>
      <w:r w:rsidRPr="00BF677B">
        <w:rPr>
          <w:rFonts w:ascii="Arial Narrow" w:hAnsi="Arial Narrow" w:cs="Courier New"/>
          <w:i/>
          <w:color w:val="385623" w:themeColor="accent6" w:themeShade="80"/>
          <w:sz w:val="24"/>
          <w:szCs w:val="24"/>
        </w:rPr>
        <w:t>_1~method1</w:t>
      </w:r>
      <w:r>
        <w:rPr>
          <w:rFonts w:ascii="Arial Narrow" w:hAnsi="Arial Narrow" w:cs="Courier New"/>
          <w:color w:val="000000" w:themeColor="text1"/>
          <w:sz w:val="24"/>
          <w:szCs w:val="24"/>
        </w:rPr>
        <w:t xml:space="preserve">. </w:t>
      </w:r>
    </w:p>
    <w:p w:rsidR="00A25DC9" w:rsidRDefault="00A25DC9" w:rsidP="00A25DC9">
      <w:pPr>
        <w:spacing w:after="0" w:line="240" w:lineRule="auto"/>
        <w:ind w:firstLine="567"/>
        <w:jc w:val="both"/>
        <w:rPr>
          <w:rFonts w:ascii="Arial Narrow" w:hAnsi="Arial Narrow" w:cs="Courier New"/>
          <w:color w:val="000000" w:themeColor="text1"/>
          <w:sz w:val="24"/>
          <w:szCs w:val="24"/>
        </w:rPr>
      </w:pPr>
    </w:p>
    <w:p w:rsidR="00A25DC9" w:rsidRPr="005C0819" w:rsidRDefault="00A25DC9" w:rsidP="00A25DC9">
      <w:pPr>
        <w:pStyle w:val="1"/>
        <w:spacing w:before="0" w:beforeAutospacing="0" w:after="0" w:afterAutospacing="0"/>
        <w:ind w:firstLine="567"/>
        <w:jc w:val="center"/>
        <w:rPr>
          <w:rFonts w:ascii="Arial Narrow" w:hAnsi="Arial Narrow"/>
          <w:i/>
          <w:caps/>
          <w:sz w:val="24"/>
          <w:szCs w:val="24"/>
        </w:rPr>
      </w:pPr>
      <w:r w:rsidRPr="005C0819">
        <w:rPr>
          <w:rFonts w:ascii="Arial Narrow" w:hAnsi="Arial Narrow"/>
          <w:i/>
          <w:caps/>
          <w:sz w:val="24"/>
          <w:szCs w:val="24"/>
        </w:rPr>
        <w:t>Interfaces</w:t>
      </w:r>
    </w:p>
    <w:p w:rsidR="005E382C" w:rsidRDefault="005E382C" w:rsidP="00A25DC9">
      <w:pPr>
        <w:spacing w:after="0" w:line="240" w:lineRule="auto"/>
        <w:ind w:firstLine="567"/>
        <w:jc w:val="both"/>
        <w:rPr>
          <w:rFonts w:ascii="Arial Narrow" w:hAnsi="Arial Narrow"/>
          <w:sz w:val="24"/>
          <w:szCs w:val="24"/>
        </w:rPr>
      </w:pPr>
    </w:p>
    <w:p w:rsidR="00A25DC9" w:rsidRPr="00A25DC9" w:rsidRDefault="00556E1D" w:rsidP="00A25DC9">
      <w:pPr>
        <w:spacing w:after="0" w:line="240" w:lineRule="auto"/>
        <w:ind w:firstLine="567"/>
        <w:jc w:val="both"/>
        <w:rPr>
          <w:rFonts w:ascii="Arial Narrow" w:hAnsi="Arial Narrow"/>
          <w:sz w:val="24"/>
          <w:szCs w:val="24"/>
        </w:rPr>
      </w:pPr>
      <w:r>
        <w:rPr>
          <w:rFonts w:ascii="Arial Narrow" w:hAnsi="Arial Narrow"/>
          <w:sz w:val="24"/>
          <w:szCs w:val="24"/>
        </w:rPr>
        <w:t>T</w:t>
      </w:r>
      <w:r w:rsidRPr="00A25DC9">
        <w:rPr>
          <w:rFonts w:ascii="Arial Narrow" w:hAnsi="Arial Narrow"/>
          <w:sz w:val="24"/>
          <w:szCs w:val="24"/>
        </w:rPr>
        <w:t>he components defined in the declaration of an interface are always integrated in the public visibility section of the classes</w:t>
      </w:r>
      <w:r>
        <w:rPr>
          <w:rFonts w:ascii="Arial Narrow" w:hAnsi="Arial Narrow"/>
          <w:sz w:val="24"/>
          <w:szCs w:val="24"/>
        </w:rPr>
        <w:t xml:space="preserve"> </w:t>
      </w:r>
      <w:r>
        <w:rPr>
          <w:rFonts w:ascii="Arial Narrow" w:hAnsi="Arial Narrow"/>
          <w:sz w:val="24"/>
          <w:szCs w:val="24"/>
        </w:rPr>
        <w:sym w:font="Symbol" w:char="F0DE"/>
      </w:r>
      <w:r>
        <w:rPr>
          <w:rFonts w:ascii="Arial Narrow" w:hAnsi="Arial Narrow"/>
          <w:sz w:val="24"/>
          <w:szCs w:val="24"/>
        </w:rPr>
        <w:t xml:space="preserve"> </w:t>
      </w:r>
      <w:r w:rsidRPr="00C109B6">
        <w:rPr>
          <w:rFonts w:ascii="Arial Narrow" w:hAnsi="Arial Narrow"/>
          <w:i/>
          <w:color w:val="002060"/>
          <w:sz w:val="24"/>
          <w:szCs w:val="24"/>
        </w:rPr>
        <w:t>t</w:t>
      </w:r>
      <w:r w:rsidR="00A25DC9" w:rsidRPr="00C109B6">
        <w:rPr>
          <w:rFonts w:ascii="Arial Narrow" w:hAnsi="Arial Narrow"/>
          <w:i/>
          <w:color w:val="002060"/>
          <w:sz w:val="24"/>
          <w:szCs w:val="24"/>
        </w:rPr>
        <w:t>he declaration of an interface doesn</w:t>
      </w:r>
      <w:r w:rsidR="005E382C" w:rsidRPr="00C109B6">
        <w:rPr>
          <w:rFonts w:ascii="Arial Narrow" w:hAnsi="Arial Narrow"/>
          <w:i/>
          <w:color w:val="002060"/>
          <w:sz w:val="24"/>
          <w:szCs w:val="24"/>
        </w:rPr>
        <w:t>’</w:t>
      </w:r>
      <w:r w:rsidR="00A25DC9" w:rsidRPr="00C109B6">
        <w:rPr>
          <w:rFonts w:ascii="Arial Narrow" w:hAnsi="Arial Narrow"/>
          <w:i/>
          <w:color w:val="002060"/>
          <w:sz w:val="24"/>
          <w:szCs w:val="24"/>
        </w:rPr>
        <w:t>t include the visibility sections</w:t>
      </w:r>
      <w:r w:rsidR="00A25DC9" w:rsidRPr="00A25DC9">
        <w:rPr>
          <w:rFonts w:ascii="Arial Narrow" w:hAnsi="Arial Narrow"/>
          <w:sz w:val="24"/>
          <w:szCs w:val="24"/>
        </w:rPr>
        <w:t xml:space="preserve">. </w:t>
      </w:r>
    </w:p>
    <w:p w:rsidR="00A25DC9" w:rsidRPr="00664A0B" w:rsidRDefault="00A25DC9" w:rsidP="00A25DC9">
      <w:pPr>
        <w:spacing w:after="0" w:line="240" w:lineRule="auto"/>
        <w:ind w:firstLine="567"/>
        <w:jc w:val="both"/>
        <w:rPr>
          <w:rFonts w:ascii="Arial Narrow" w:hAnsi="Arial Narrow"/>
          <w:sz w:val="24"/>
          <w:szCs w:val="24"/>
        </w:rPr>
      </w:pPr>
    </w:p>
    <w:p w:rsidR="00A25DC9" w:rsidRPr="00A25DC9" w:rsidRDefault="00A25DC9" w:rsidP="00C109B6">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C109B6">
        <w:rPr>
          <w:rFonts w:ascii="Arial Narrow" w:eastAsia="Times New Roman" w:hAnsi="Arial Narrow" w:cs="Courier New"/>
          <w:i/>
          <w:color w:val="385623" w:themeColor="accent6" w:themeShade="80"/>
          <w:sz w:val="24"/>
          <w:szCs w:val="24"/>
        </w:rPr>
        <w:t>I</w:t>
      </w:r>
      <w:r w:rsidR="005E382C" w:rsidRPr="00C109B6">
        <w:rPr>
          <w:rFonts w:ascii="Arial Narrow" w:eastAsia="Times New Roman" w:hAnsi="Arial Narrow" w:cs="Courier New"/>
          <w:i/>
          <w:color w:val="385623" w:themeColor="accent6" w:themeShade="80"/>
          <w:sz w:val="24"/>
          <w:szCs w:val="24"/>
        </w:rPr>
        <w:t>inerface</w:t>
      </w:r>
      <w:r w:rsidRPr="00A25DC9">
        <w:rPr>
          <w:rFonts w:ascii="Arial Narrow" w:eastAsia="Times New Roman" w:hAnsi="Arial Narrow" w:cs="Courier New"/>
          <w:sz w:val="24"/>
          <w:szCs w:val="24"/>
        </w:rPr>
        <w:t xml:space="preserve"> </w:t>
      </w:r>
      <w:r w:rsidRPr="00C109B6">
        <w:rPr>
          <w:rFonts w:ascii="Arial Narrow" w:eastAsia="Times New Roman" w:hAnsi="Arial Narrow" w:cs="Courier New"/>
          <w:sz w:val="24"/>
          <w:szCs w:val="24"/>
        </w:rPr>
        <w:t>&lt;intf_name&gt;</w:t>
      </w:r>
      <w:r w:rsidRPr="00A25DC9">
        <w:rPr>
          <w:rFonts w:ascii="Arial Narrow" w:eastAsia="Times New Roman" w:hAnsi="Arial Narrow" w:cs="Courier New"/>
          <w:sz w:val="24"/>
          <w:szCs w:val="24"/>
        </w:rPr>
        <w:t xml:space="preserve">. </w:t>
      </w:r>
    </w:p>
    <w:p w:rsidR="00A25DC9" w:rsidRPr="00A25DC9" w:rsidRDefault="005E382C" w:rsidP="00A25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tab/>
      </w:r>
      <w:r w:rsidR="00A25DC9" w:rsidRPr="00A25DC9">
        <w:rPr>
          <w:rFonts w:ascii="Arial Narrow" w:eastAsia="Times New Roman" w:hAnsi="Arial Narrow" w:cs="Courier New"/>
          <w:sz w:val="24"/>
          <w:szCs w:val="24"/>
        </w:rPr>
        <w:t>D</w:t>
      </w:r>
      <w:r>
        <w:rPr>
          <w:rFonts w:ascii="Arial Narrow" w:eastAsia="Times New Roman" w:hAnsi="Arial Narrow" w:cs="Courier New"/>
          <w:sz w:val="24"/>
          <w:szCs w:val="24"/>
        </w:rPr>
        <w:t>ata …</w:t>
      </w:r>
      <w:r w:rsidR="00A25DC9" w:rsidRPr="00A25DC9">
        <w:rPr>
          <w:rFonts w:ascii="Arial Narrow" w:eastAsia="Times New Roman" w:hAnsi="Arial Narrow" w:cs="Courier New"/>
          <w:sz w:val="24"/>
          <w:szCs w:val="24"/>
        </w:rPr>
        <w:t xml:space="preserve"> </w:t>
      </w:r>
    </w:p>
    <w:p w:rsidR="00A25DC9" w:rsidRPr="00A25DC9" w:rsidRDefault="005E382C" w:rsidP="00A25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tab/>
      </w:r>
      <w:r w:rsidR="00A25DC9" w:rsidRPr="00A25DC9">
        <w:rPr>
          <w:rFonts w:ascii="Arial Narrow" w:eastAsia="Times New Roman" w:hAnsi="Arial Narrow" w:cs="Courier New"/>
          <w:sz w:val="24"/>
          <w:szCs w:val="24"/>
        </w:rPr>
        <w:t>C</w:t>
      </w:r>
      <w:r>
        <w:rPr>
          <w:rFonts w:ascii="Arial Narrow" w:eastAsia="Times New Roman" w:hAnsi="Arial Narrow" w:cs="Courier New"/>
          <w:sz w:val="24"/>
          <w:szCs w:val="24"/>
        </w:rPr>
        <w:t>lass</w:t>
      </w:r>
      <w:r w:rsidR="00A25DC9" w:rsidRPr="00A25DC9">
        <w:rPr>
          <w:rFonts w:ascii="Arial Narrow" w:eastAsia="Times New Roman" w:hAnsi="Arial Narrow" w:cs="Courier New"/>
          <w:sz w:val="24"/>
          <w:szCs w:val="24"/>
        </w:rPr>
        <w:t>-D</w:t>
      </w:r>
      <w:r>
        <w:rPr>
          <w:rFonts w:ascii="Arial Narrow" w:eastAsia="Times New Roman" w:hAnsi="Arial Narrow" w:cs="Courier New"/>
          <w:sz w:val="24"/>
          <w:szCs w:val="24"/>
        </w:rPr>
        <w:t>ata …</w:t>
      </w:r>
      <w:r w:rsidR="00A25DC9" w:rsidRPr="00A25DC9">
        <w:rPr>
          <w:rFonts w:ascii="Arial Narrow" w:eastAsia="Times New Roman" w:hAnsi="Arial Narrow" w:cs="Courier New"/>
          <w:sz w:val="24"/>
          <w:szCs w:val="24"/>
        </w:rPr>
        <w:t xml:space="preserve"> </w:t>
      </w:r>
    </w:p>
    <w:p w:rsidR="00A25DC9" w:rsidRPr="00A25DC9" w:rsidRDefault="005E382C" w:rsidP="00A25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tab/>
      </w:r>
      <w:r w:rsidR="00A25DC9" w:rsidRPr="00A25DC9">
        <w:rPr>
          <w:rFonts w:ascii="Arial Narrow" w:eastAsia="Times New Roman" w:hAnsi="Arial Narrow" w:cs="Courier New"/>
          <w:sz w:val="24"/>
          <w:szCs w:val="24"/>
        </w:rPr>
        <w:t>M</w:t>
      </w:r>
      <w:r>
        <w:rPr>
          <w:rFonts w:ascii="Arial Narrow" w:eastAsia="Times New Roman" w:hAnsi="Arial Narrow" w:cs="Courier New"/>
          <w:sz w:val="24"/>
          <w:szCs w:val="24"/>
        </w:rPr>
        <w:t>ethods …</w:t>
      </w:r>
      <w:r w:rsidR="00A25DC9" w:rsidRPr="00A25DC9">
        <w:rPr>
          <w:rFonts w:ascii="Arial Narrow" w:eastAsia="Times New Roman" w:hAnsi="Arial Narrow" w:cs="Courier New"/>
          <w:sz w:val="24"/>
          <w:szCs w:val="24"/>
        </w:rPr>
        <w:t xml:space="preserve"> </w:t>
      </w:r>
    </w:p>
    <w:p w:rsidR="00A25DC9" w:rsidRPr="00A25DC9" w:rsidRDefault="005E382C" w:rsidP="00A25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tab/>
      </w:r>
      <w:r w:rsidR="00A25DC9" w:rsidRPr="00A25DC9">
        <w:rPr>
          <w:rFonts w:ascii="Arial Narrow" w:eastAsia="Times New Roman" w:hAnsi="Arial Narrow" w:cs="Courier New"/>
          <w:sz w:val="24"/>
          <w:szCs w:val="24"/>
        </w:rPr>
        <w:t>C</w:t>
      </w:r>
      <w:r>
        <w:rPr>
          <w:rFonts w:ascii="Arial Narrow" w:eastAsia="Times New Roman" w:hAnsi="Arial Narrow" w:cs="Courier New"/>
          <w:sz w:val="24"/>
          <w:szCs w:val="24"/>
        </w:rPr>
        <w:t>lass</w:t>
      </w:r>
      <w:r w:rsidR="00A25DC9" w:rsidRPr="00A25DC9">
        <w:rPr>
          <w:rFonts w:ascii="Arial Narrow" w:eastAsia="Times New Roman" w:hAnsi="Arial Narrow" w:cs="Courier New"/>
          <w:sz w:val="24"/>
          <w:szCs w:val="24"/>
        </w:rPr>
        <w:t>-M</w:t>
      </w:r>
      <w:r>
        <w:rPr>
          <w:rFonts w:ascii="Arial Narrow" w:eastAsia="Times New Roman" w:hAnsi="Arial Narrow" w:cs="Courier New"/>
          <w:sz w:val="24"/>
          <w:szCs w:val="24"/>
        </w:rPr>
        <w:t>ethods …</w:t>
      </w:r>
      <w:r w:rsidR="00A25DC9" w:rsidRPr="00A25DC9">
        <w:rPr>
          <w:rFonts w:ascii="Arial Narrow" w:eastAsia="Times New Roman" w:hAnsi="Arial Narrow" w:cs="Courier New"/>
          <w:sz w:val="24"/>
          <w:szCs w:val="24"/>
        </w:rPr>
        <w:t xml:space="preserve"> </w:t>
      </w:r>
    </w:p>
    <w:p w:rsidR="00A25DC9" w:rsidRPr="00A25DC9" w:rsidRDefault="00A25DC9" w:rsidP="00A25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A25DC9">
        <w:rPr>
          <w:rFonts w:ascii="Arial Narrow" w:eastAsia="Times New Roman" w:hAnsi="Arial Narrow" w:cs="Courier New"/>
          <w:sz w:val="24"/>
          <w:szCs w:val="24"/>
        </w:rPr>
        <w:t>E</w:t>
      </w:r>
      <w:r w:rsidR="005E382C">
        <w:rPr>
          <w:rFonts w:ascii="Arial Narrow" w:eastAsia="Times New Roman" w:hAnsi="Arial Narrow" w:cs="Courier New"/>
          <w:sz w:val="24"/>
          <w:szCs w:val="24"/>
        </w:rPr>
        <w:t>nd</w:t>
      </w:r>
      <w:r w:rsidRPr="00A25DC9">
        <w:rPr>
          <w:rFonts w:ascii="Arial Narrow" w:eastAsia="Times New Roman" w:hAnsi="Arial Narrow" w:cs="Courier New"/>
          <w:sz w:val="24"/>
          <w:szCs w:val="24"/>
        </w:rPr>
        <w:t>I</w:t>
      </w:r>
      <w:r w:rsidR="005E382C">
        <w:rPr>
          <w:rFonts w:ascii="Arial Narrow" w:eastAsia="Times New Roman" w:hAnsi="Arial Narrow" w:cs="Courier New"/>
          <w:sz w:val="24"/>
          <w:szCs w:val="24"/>
        </w:rPr>
        <w:t>nterface</w:t>
      </w:r>
      <w:r w:rsidRPr="00A25DC9">
        <w:rPr>
          <w:rFonts w:ascii="Arial Narrow" w:eastAsia="Times New Roman" w:hAnsi="Arial Narrow" w:cs="Courier New"/>
          <w:sz w:val="24"/>
          <w:szCs w:val="24"/>
        </w:rPr>
        <w:t>.</w:t>
      </w:r>
    </w:p>
    <w:p w:rsidR="00A25DC9" w:rsidRPr="005E382C" w:rsidRDefault="00A25DC9" w:rsidP="00A25DC9">
      <w:pPr>
        <w:spacing w:after="0" w:line="240" w:lineRule="auto"/>
        <w:ind w:firstLine="567"/>
        <w:jc w:val="both"/>
        <w:rPr>
          <w:rFonts w:ascii="Arial Narrow" w:hAnsi="Arial Narrow"/>
          <w:i/>
          <w:color w:val="000000" w:themeColor="text1"/>
          <w:sz w:val="24"/>
          <w:szCs w:val="24"/>
        </w:rPr>
      </w:pPr>
    </w:p>
    <w:p w:rsidR="00A25DC9" w:rsidRPr="00A25DC9" w:rsidRDefault="00A25DC9" w:rsidP="00A25DC9">
      <w:pPr>
        <w:spacing w:after="0" w:line="240" w:lineRule="auto"/>
        <w:ind w:firstLine="567"/>
        <w:rPr>
          <w:rFonts w:ascii="Arial Narrow" w:eastAsia="Times New Roman" w:hAnsi="Arial Narrow" w:cs="Times New Roman"/>
          <w:sz w:val="24"/>
          <w:szCs w:val="24"/>
        </w:rPr>
      </w:pPr>
      <w:r w:rsidRPr="00A25DC9">
        <w:rPr>
          <w:rFonts w:ascii="Arial Narrow" w:eastAsia="Times New Roman" w:hAnsi="Arial Narrow" w:cs="Times New Roman"/>
          <w:sz w:val="24"/>
          <w:szCs w:val="24"/>
        </w:rPr>
        <w:t xml:space="preserve">The following syntax is used to implement the methods of an interface inside the implementation of a class </w:t>
      </w:r>
    </w:p>
    <w:p w:rsidR="005E382C" w:rsidRDefault="005E382C" w:rsidP="00A25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p>
    <w:p w:rsidR="00A25DC9" w:rsidRPr="00A25DC9" w:rsidRDefault="00A25DC9" w:rsidP="00C109B6">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C109B6">
        <w:rPr>
          <w:rFonts w:ascii="Arial Narrow" w:eastAsia="Times New Roman" w:hAnsi="Arial Narrow" w:cs="Courier New"/>
          <w:color w:val="000000" w:themeColor="text1"/>
          <w:sz w:val="24"/>
          <w:szCs w:val="24"/>
        </w:rPr>
        <w:t>M</w:t>
      </w:r>
      <w:r w:rsidR="005E382C" w:rsidRPr="00C109B6">
        <w:rPr>
          <w:rFonts w:ascii="Arial Narrow" w:eastAsia="Times New Roman" w:hAnsi="Arial Narrow" w:cs="Courier New"/>
          <w:color w:val="000000" w:themeColor="text1"/>
          <w:sz w:val="24"/>
          <w:szCs w:val="24"/>
        </w:rPr>
        <w:t>ethod</w:t>
      </w:r>
      <w:r w:rsidRPr="00A25DC9">
        <w:rPr>
          <w:rFonts w:ascii="Arial Narrow" w:eastAsia="Times New Roman" w:hAnsi="Arial Narrow" w:cs="Courier New"/>
          <w:sz w:val="24"/>
          <w:szCs w:val="24"/>
        </w:rPr>
        <w:t xml:space="preserve"> </w:t>
      </w:r>
      <w:r w:rsidRPr="00C109B6">
        <w:rPr>
          <w:rFonts w:ascii="Arial Narrow" w:eastAsia="Times New Roman" w:hAnsi="Arial Narrow" w:cs="Courier New"/>
          <w:i/>
          <w:color w:val="385623" w:themeColor="accent6" w:themeShade="80"/>
          <w:sz w:val="24"/>
          <w:szCs w:val="24"/>
        </w:rPr>
        <w:t>&lt;intf_name~method_m</w:t>
      </w:r>
      <w:r w:rsidRPr="00C109B6">
        <w:rPr>
          <w:rFonts w:ascii="Arial Narrow" w:eastAsia="Times New Roman" w:hAnsi="Arial Narrow" w:cs="Courier New"/>
          <w:sz w:val="24"/>
          <w:szCs w:val="24"/>
        </w:rPr>
        <w:t>&gt;</w:t>
      </w:r>
      <w:r w:rsidRPr="00A25DC9">
        <w:rPr>
          <w:rFonts w:ascii="Arial Narrow" w:eastAsia="Times New Roman" w:hAnsi="Arial Narrow" w:cs="Courier New"/>
          <w:sz w:val="24"/>
          <w:szCs w:val="24"/>
        </w:rPr>
        <w:t xml:space="preserve">. </w:t>
      </w:r>
    </w:p>
    <w:p w:rsidR="00A25DC9" w:rsidRPr="00A25DC9" w:rsidRDefault="005E382C" w:rsidP="00A25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tab/>
        <w:t>…</w:t>
      </w:r>
      <w:r w:rsidR="00A25DC9" w:rsidRPr="00A25DC9">
        <w:rPr>
          <w:rFonts w:ascii="Arial Narrow" w:eastAsia="Times New Roman" w:hAnsi="Arial Narrow" w:cs="Courier New"/>
          <w:sz w:val="24"/>
          <w:szCs w:val="24"/>
        </w:rPr>
        <w:t xml:space="preserve"> </w:t>
      </w:r>
    </w:p>
    <w:p w:rsidR="00A25DC9" w:rsidRPr="00A25DC9" w:rsidRDefault="00A25DC9" w:rsidP="00A25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A25DC9">
        <w:rPr>
          <w:rFonts w:ascii="Arial Narrow" w:eastAsia="Times New Roman" w:hAnsi="Arial Narrow" w:cs="Courier New"/>
          <w:sz w:val="24"/>
          <w:szCs w:val="24"/>
        </w:rPr>
        <w:t>E</w:t>
      </w:r>
      <w:r w:rsidR="005E382C">
        <w:rPr>
          <w:rFonts w:ascii="Arial Narrow" w:eastAsia="Times New Roman" w:hAnsi="Arial Narrow" w:cs="Courier New"/>
          <w:sz w:val="24"/>
          <w:szCs w:val="24"/>
        </w:rPr>
        <w:t>nd</w:t>
      </w:r>
      <w:r w:rsidRPr="00A25DC9">
        <w:rPr>
          <w:rFonts w:ascii="Arial Narrow" w:eastAsia="Times New Roman" w:hAnsi="Arial Narrow" w:cs="Courier New"/>
          <w:sz w:val="24"/>
          <w:szCs w:val="24"/>
        </w:rPr>
        <w:t>M</w:t>
      </w:r>
      <w:r w:rsidR="005E382C">
        <w:rPr>
          <w:rFonts w:ascii="Arial Narrow" w:eastAsia="Times New Roman" w:hAnsi="Arial Narrow" w:cs="Courier New"/>
          <w:sz w:val="24"/>
          <w:szCs w:val="24"/>
        </w:rPr>
        <w:t>ethod</w:t>
      </w:r>
      <w:r w:rsidRPr="00A25DC9">
        <w:rPr>
          <w:rFonts w:ascii="Arial Narrow" w:eastAsia="Times New Roman" w:hAnsi="Arial Narrow" w:cs="Courier New"/>
          <w:sz w:val="24"/>
          <w:szCs w:val="24"/>
        </w:rPr>
        <w:t>.</w:t>
      </w:r>
    </w:p>
    <w:p w:rsidR="00A25DC9" w:rsidRDefault="00A25DC9" w:rsidP="00A25DC9">
      <w:pPr>
        <w:spacing w:after="0" w:line="240" w:lineRule="auto"/>
        <w:ind w:firstLine="567"/>
        <w:jc w:val="both"/>
        <w:rPr>
          <w:rFonts w:ascii="Arial Narrow" w:hAnsi="Arial Narrow"/>
          <w:i/>
          <w:color w:val="000000" w:themeColor="text1"/>
          <w:sz w:val="24"/>
          <w:szCs w:val="24"/>
        </w:rPr>
      </w:pPr>
    </w:p>
    <w:p w:rsidR="00C109B6" w:rsidRPr="00745A81" w:rsidRDefault="00C109B6" w:rsidP="00A25DC9">
      <w:pPr>
        <w:spacing w:after="0" w:line="240" w:lineRule="auto"/>
        <w:ind w:firstLine="567"/>
        <w:jc w:val="both"/>
        <w:rPr>
          <w:rFonts w:ascii="Arial Narrow" w:hAnsi="Arial Narrow"/>
          <w:i/>
          <w:color w:val="002060"/>
          <w:sz w:val="24"/>
          <w:szCs w:val="24"/>
        </w:rPr>
      </w:pPr>
      <w:r w:rsidRPr="00C109B6">
        <w:rPr>
          <w:rFonts w:ascii="Arial Narrow" w:hAnsi="Arial Narrow"/>
          <w:i/>
          <w:color w:val="002060"/>
          <w:sz w:val="24"/>
          <w:szCs w:val="24"/>
          <w:lang w:val="ru-RU"/>
        </w:rPr>
        <w:lastRenderedPageBreak/>
        <w:t>Пример</w:t>
      </w:r>
    </w:p>
    <w:p w:rsidR="00C109B6" w:rsidRPr="00745A81" w:rsidRDefault="00C109B6" w:rsidP="00A25DC9">
      <w:pPr>
        <w:spacing w:after="0" w:line="240" w:lineRule="auto"/>
        <w:ind w:firstLine="567"/>
        <w:jc w:val="both"/>
        <w:rPr>
          <w:rFonts w:ascii="Arial Narrow" w:hAnsi="Arial Narrow"/>
          <w:i/>
          <w:color w:val="000000" w:themeColor="text1"/>
          <w:sz w:val="24"/>
          <w:szCs w:val="24"/>
        </w:rPr>
      </w:pPr>
    </w:p>
    <w:p w:rsidR="00E26C62" w:rsidRPr="00E26C62" w:rsidRDefault="00E26C62" w:rsidP="00C109B6">
      <w:pPr>
        <w:shd w:val="clear" w:color="auto" w:fill="E7E6E6" w:themeFill="background2"/>
        <w:autoSpaceDE w:val="0"/>
        <w:autoSpaceDN w:val="0"/>
        <w:adjustRightInd w:val="0"/>
        <w:spacing w:after="0" w:line="240" w:lineRule="auto"/>
        <w:ind w:firstLine="567"/>
        <w:rPr>
          <w:rFonts w:ascii="Arial Narrow" w:hAnsi="Arial Narrow" w:cs="Courier New"/>
          <w:color w:val="000000" w:themeColor="text1"/>
          <w:sz w:val="24"/>
          <w:szCs w:val="24"/>
        </w:rPr>
      </w:pPr>
      <w:r w:rsidRPr="00C109B6">
        <w:rPr>
          <w:rFonts w:ascii="Arial Narrow" w:hAnsi="Arial Narrow" w:cs="Courier New"/>
          <w:color w:val="385623" w:themeColor="accent6" w:themeShade="80"/>
          <w:sz w:val="24"/>
          <w:szCs w:val="24"/>
        </w:rPr>
        <w:t>Interface</w:t>
      </w:r>
      <w:r w:rsidRPr="00E26C62">
        <w:rPr>
          <w:rFonts w:ascii="Arial Narrow" w:hAnsi="Arial Narrow" w:cs="Courier New"/>
          <w:color w:val="0070C0"/>
          <w:sz w:val="24"/>
          <w:szCs w:val="24"/>
        </w:rPr>
        <w:t xml:space="preserve"> </w:t>
      </w:r>
      <w:r w:rsidRPr="00556E1D">
        <w:rPr>
          <w:rFonts w:ascii="Arial Narrow" w:hAnsi="Arial Narrow" w:cs="Courier New"/>
          <w:b/>
          <w:color w:val="000000" w:themeColor="text1"/>
          <w:sz w:val="24"/>
          <w:szCs w:val="24"/>
        </w:rPr>
        <w:t>zz</w:t>
      </w:r>
      <w:r w:rsidRPr="00E26C62">
        <w:rPr>
          <w:rFonts w:ascii="Arial Narrow" w:hAnsi="Arial Narrow" w:cs="Courier New"/>
          <w:color w:val="000000" w:themeColor="text1"/>
          <w:sz w:val="24"/>
          <w:szCs w:val="24"/>
        </w:rPr>
        <w:t xml:space="preserve">. </w:t>
      </w:r>
    </w:p>
    <w:p w:rsidR="00E26C62" w:rsidRPr="00E26C62" w:rsidRDefault="00E26C62" w:rsidP="00E26C62">
      <w:pPr>
        <w:autoSpaceDE w:val="0"/>
        <w:autoSpaceDN w:val="0"/>
        <w:adjustRightInd w:val="0"/>
        <w:spacing w:after="0" w:line="240" w:lineRule="auto"/>
        <w:ind w:firstLine="567"/>
        <w:rPr>
          <w:rFonts w:ascii="Arial Narrow" w:hAnsi="Arial Narrow" w:cs="Courier New"/>
          <w:color w:val="000000" w:themeColor="text1"/>
          <w:sz w:val="24"/>
          <w:szCs w:val="24"/>
        </w:rPr>
      </w:pPr>
      <w:r w:rsidRPr="00E26C62">
        <w:rPr>
          <w:rFonts w:ascii="Arial Narrow" w:hAnsi="Arial Narrow" w:cs="Courier New"/>
          <w:color w:val="000000" w:themeColor="text1"/>
          <w:sz w:val="24"/>
          <w:szCs w:val="24"/>
        </w:rPr>
        <w:t xml:space="preserve">    Methods </w:t>
      </w:r>
      <w:r w:rsidRPr="00556E1D">
        <w:rPr>
          <w:rFonts w:ascii="Arial Narrow" w:hAnsi="Arial Narrow" w:cs="Courier New"/>
          <w:b/>
          <w:i/>
          <w:color w:val="000000" w:themeColor="text1"/>
          <w:sz w:val="24"/>
          <w:szCs w:val="24"/>
        </w:rPr>
        <w:t>msg</w:t>
      </w:r>
      <w:r w:rsidRPr="00E26C62">
        <w:rPr>
          <w:rFonts w:ascii="Arial Narrow" w:hAnsi="Arial Narrow" w:cs="Courier New"/>
          <w:color w:val="000000" w:themeColor="text1"/>
          <w:sz w:val="24"/>
          <w:szCs w:val="24"/>
        </w:rPr>
        <w:t xml:space="preserve">. </w:t>
      </w:r>
    </w:p>
    <w:p w:rsidR="00E26C62" w:rsidRPr="00E26C62" w:rsidRDefault="00E26C62" w:rsidP="00E26C62">
      <w:pPr>
        <w:autoSpaceDE w:val="0"/>
        <w:autoSpaceDN w:val="0"/>
        <w:adjustRightInd w:val="0"/>
        <w:spacing w:after="0" w:line="240" w:lineRule="auto"/>
        <w:ind w:firstLine="567"/>
        <w:rPr>
          <w:rFonts w:ascii="Arial Narrow" w:hAnsi="Arial Narrow" w:cs="Courier New"/>
          <w:color w:val="000000" w:themeColor="text1"/>
          <w:sz w:val="24"/>
          <w:szCs w:val="24"/>
        </w:rPr>
      </w:pPr>
      <w:r w:rsidRPr="00E26C62">
        <w:rPr>
          <w:rFonts w:ascii="Arial Narrow" w:hAnsi="Arial Narrow" w:cs="Courier New"/>
          <w:color w:val="000000" w:themeColor="text1"/>
          <w:sz w:val="24"/>
          <w:szCs w:val="24"/>
        </w:rPr>
        <w:t xml:space="preserve">EndInterface. </w:t>
      </w:r>
    </w:p>
    <w:p w:rsidR="00E26C62" w:rsidRPr="00E26C62" w:rsidRDefault="00E26C62" w:rsidP="00E26C62">
      <w:pPr>
        <w:autoSpaceDE w:val="0"/>
        <w:autoSpaceDN w:val="0"/>
        <w:adjustRightInd w:val="0"/>
        <w:spacing w:after="0" w:line="240" w:lineRule="auto"/>
        <w:ind w:firstLine="567"/>
        <w:rPr>
          <w:rFonts w:ascii="Arial Narrow" w:hAnsi="Arial Narrow" w:cs="Courier New"/>
          <w:color w:val="000000" w:themeColor="text1"/>
          <w:sz w:val="24"/>
          <w:szCs w:val="24"/>
        </w:rPr>
      </w:pPr>
    </w:p>
    <w:p w:rsidR="00E26C62" w:rsidRPr="00E26C62" w:rsidRDefault="00E26C62" w:rsidP="00E26C62">
      <w:pPr>
        <w:autoSpaceDE w:val="0"/>
        <w:autoSpaceDN w:val="0"/>
        <w:adjustRightInd w:val="0"/>
        <w:spacing w:after="0" w:line="240" w:lineRule="auto"/>
        <w:ind w:firstLine="567"/>
        <w:rPr>
          <w:rFonts w:ascii="Arial Narrow" w:hAnsi="Arial Narrow" w:cs="Courier New"/>
          <w:color w:val="000000" w:themeColor="text1"/>
          <w:sz w:val="24"/>
          <w:szCs w:val="24"/>
        </w:rPr>
      </w:pPr>
      <w:r w:rsidRPr="00E26C62">
        <w:rPr>
          <w:rFonts w:ascii="Arial Narrow" w:hAnsi="Arial Narrow" w:cs="Courier New"/>
          <w:color w:val="000000" w:themeColor="text1"/>
          <w:sz w:val="24"/>
          <w:szCs w:val="24"/>
        </w:rPr>
        <w:t xml:space="preserve">Class </w:t>
      </w:r>
      <w:r w:rsidRPr="00556E1D">
        <w:rPr>
          <w:rFonts w:ascii="Arial Narrow" w:hAnsi="Arial Narrow" w:cs="Courier New"/>
          <w:b/>
          <w:color w:val="000000" w:themeColor="text1"/>
          <w:sz w:val="24"/>
          <w:szCs w:val="24"/>
        </w:rPr>
        <w:t>xx</w:t>
      </w:r>
      <w:r w:rsidRPr="00E26C62">
        <w:rPr>
          <w:rFonts w:ascii="Arial Narrow" w:hAnsi="Arial Narrow" w:cs="Courier New"/>
          <w:color w:val="000000" w:themeColor="text1"/>
          <w:sz w:val="24"/>
          <w:szCs w:val="24"/>
        </w:rPr>
        <w:t xml:space="preserve"> Definition. </w:t>
      </w:r>
    </w:p>
    <w:p w:rsidR="00E26C62" w:rsidRPr="00E26C62" w:rsidRDefault="00E26C62" w:rsidP="00E26C62">
      <w:pPr>
        <w:autoSpaceDE w:val="0"/>
        <w:autoSpaceDN w:val="0"/>
        <w:adjustRightInd w:val="0"/>
        <w:spacing w:after="0" w:line="240" w:lineRule="auto"/>
        <w:ind w:firstLine="567"/>
        <w:rPr>
          <w:rFonts w:ascii="Arial Narrow" w:hAnsi="Arial Narrow" w:cs="Courier New"/>
          <w:color w:val="000000" w:themeColor="text1"/>
          <w:sz w:val="24"/>
          <w:szCs w:val="24"/>
        </w:rPr>
      </w:pPr>
      <w:r w:rsidRPr="00E26C62">
        <w:rPr>
          <w:rFonts w:ascii="Arial Narrow" w:hAnsi="Arial Narrow" w:cs="Courier New"/>
          <w:color w:val="000000" w:themeColor="text1"/>
          <w:sz w:val="24"/>
          <w:szCs w:val="24"/>
        </w:rPr>
        <w:t xml:space="preserve">PUBLIC Section. </w:t>
      </w:r>
    </w:p>
    <w:p w:rsidR="00E26C62" w:rsidRPr="00E26C62" w:rsidRDefault="00E26C62" w:rsidP="00C109B6">
      <w:pPr>
        <w:shd w:val="clear" w:color="auto" w:fill="E7E6E6" w:themeFill="background2"/>
        <w:autoSpaceDE w:val="0"/>
        <w:autoSpaceDN w:val="0"/>
        <w:adjustRightInd w:val="0"/>
        <w:spacing w:after="0" w:line="240" w:lineRule="auto"/>
        <w:ind w:firstLine="567"/>
        <w:rPr>
          <w:rFonts w:ascii="Arial Narrow" w:hAnsi="Arial Narrow" w:cs="Courier New"/>
          <w:color w:val="0070C0"/>
          <w:sz w:val="24"/>
          <w:szCs w:val="24"/>
        </w:rPr>
      </w:pPr>
      <w:r w:rsidRPr="00E26C62">
        <w:rPr>
          <w:rFonts w:ascii="Arial Narrow" w:hAnsi="Arial Narrow" w:cs="Courier New"/>
          <w:color w:val="000000" w:themeColor="text1"/>
          <w:sz w:val="24"/>
          <w:szCs w:val="24"/>
        </w:rPr>
        <w:t xml:space="preserve">    </w:t>
      </w:r>
      <w:r w:rsidRPr="00C109B6">
        <w:rPr>
          <w:rFonts w:ascii="Arial Narrow" w:hAnsi="Arial Narrow" w:cs="Courier New"/>
          <w:i/>
          <w:color w:val="385623" w:themeColor="accent6" w:themeShade="80"/>
          <w:sz w:val="24"/>
          <w:szCs w:val="24"/>
        </w:rPr>
        <w:t>Interfaces</w:t>
      </w:r>
      <w:r w:rsidRPr="00E26C62">
        <w:rPr>
          <w:rFonts w:ascii="Arial Narrow" w:hAnsi="Arial Narrow" w:cs="Courier New"/>
          <w:color w:val="0070C0"/>
          <w:sz w:val="24"/>
          <w:szCs w:val="24"/>
        </w:rPr>
        <w:t xml:space="preserve"> </w:t>
      </w:r>
      <w:r w:rsidR="00C109B6">
        <w:rPr>
          <w:rFonts w:ascii="Arial Narrow" w:hAnsi="Arial Narrow" w:cs="Courier New"/>
          <w:color w:val="000000" w:themeColor="text1"/>
          <w:sz w:val="24"/>
          <w:szCs w:val="24"/>
        </w:rPr>
        <w:t>zz</w:t>
      </w:r>
      <w:r w:rsidRPr="00E26C62">
        <w:rPr>
          <w:rFonts w:ascii="Arial Narrow" w:hAnsi="Arial Narrow" w:cs="Courier New"/>
          <w:color w:val="000000" w:themeColor="text1"/>
          <w:sz w:val="24"/>
          <w:szCs w:val="24"/>
        </w:rPr>
        <w:t xml:space="preserve">. </w:t>
      </w:r>
    </w:p>
    <w:p w:rsidR="00E26C62" w:rsidRPr="00E26C62" w:rsidRDefault="00E26C62" w:rsidP="00E26C62">
      <w:pPr>
        <w:autoSpaceDE w:val="0"/>
        <w:autoSpaceDN w:val="0"/>
        <w:adjustRightInd w:val="0"/>
        <w:spacing w:after="0" w:line="240" w:lineRule="auto"/>
        <w:ind w:firstLine="567"/>
        <w:rPr>
          <w:rFonts w:ascii="Arial Narrow" w:hAnsi="Arial Narrow" w:cs="Courier New"/>
          <w:color w:val="000000" w:themeColor="text1"/>
          <w:sz w:val="24"/>
          <w:szCs w:val="24"/>
        </w:rPr>
      </w:pPr>
      <w:r w:rsidRPr="00E26C62">
        <w:rPr>
          <w:rFonts w:ascii="Arial Narrow" w:hAnsi="Arial Narrow" w:cs="Courier New"/>
          <w:color w:val="000000" w:themeColor="text1"/>
          <w:sz w:val="24"/>
          <w:szCs w:val="24"/>
        </w:rPr>
        <w:t xml:space="preserve">   </w:t>
      </w:r>
      <w:r w:rsidRPr="00E26C62">
        <w:rPr>
          <w:rFonts w:ascii="Arial Narrow" w:hAnsi="Arial Narrow" w:cs="Courier New"/>
          <w:color w:val="0070C0"/>
          <w:sz w:val="24"/>
          <w:szCs w:val="24"/>
        </w:rPr>
        <w:t xml:space="preserve"> </w:t>
      </w:r>
      <w:r w:rsidRPr="00277340">
        <w:rPr>
          <w:rFonts w:ascii="Arial Narrow" w:hAnsi="Arial Narrow" w:cs="Courier New"/>
          <w:color w:val="000000" w:themeColor="text1"/>
          <w:sz w:val="24"/>
          <w:szCs w:val="24"/>
        </w:rPr>
        <w:t>Methods</w:t>
      </w:r>
      <w:r w:rsidR="00277340" w:rsidRPr="00277340">
        <w:rPr>
          <w:rFonts w:ascii="Arial Narrow" w:hAnsi="Arial Narrow" w:cs="Courier New"/>
          <w:color w:val="000000" w:themeColor="text1"/>
          <w:sz w:val="24"/>
          <w:szCs w:val="24"/>
        </w:rPr>
        <w:t xml:space="preserve">: </w:t>
      </w:r>
      <w:r w:rsidR="00277340" w:rsidRPr="00556E1D">
        <w:rPr>
          <w:rFonts w:ascii="Arial Narrow" w:hAnsi="Arial Narrow" w:cs="Courier New"/>
          <w:b/>
          <w:i/>
          <w:color w:val="000000" w:themeColor="text1"/>
          <w:sz w:val="24"/>
          <w:szCs w:val="24"/>
        </w:rPr>
        <w:t>m1</w:t>
      </w:r>
      <w:r w:rsidR="00277340" w:rsidRPr="00277340">
        <w:rPr>
          <w:rFonts w:ascii="Arial Narrow" w:hAnsi="Arial Narrow" w:cs="Courier New"/>
          <w:color w:val="000000" w:themeColor="text1"/>
          <w:sz w:val="24"/>
          <w:szCs w:val="24"/>
        </w:rPr>
        <w:t xml:space="preserve">, </w:t>
      </w:r>
      <w:r w:rsidR="00277340" w:rsidRPr="00556E1D">
        <w:rPr>
          <w:rFonts w:ascii="Arial Narrow" w:hAnsi="Arial Narrow" w:cs="Courier New"/>
          <w:b/>
          <w:i/>
          <w:color w:val="000000" w:themeColor="text1"/>
          <w:sz w:val="24"/>
          <w:szCs w:val="24"/>
        </w:rPr>
        <w:t>m2</w:t>
      </w:r>
      <w:r w:rsidRPr="00277340">
        <w:rPr>
          <w:rFonts w:ascii="Arial Narrow" w:hAnsi="Arial Narrow" w:cs="Courier New"/>
          <w:color w:val="000000" w:themeColor="text1"/>
          <w:sz w:val="24"/>
          <w:szCs w:val="24"/>
        </w:rPr>
        <w:t xml:space="preserve">. </w:t>
      </w:r>
    </w:p>
    <w:p w:rsidR="00E26C62" w:rsidRPr="00E26C62" w:rsidRDefault="00E26C62" w:rsidP="00E26C62">
      <w:pPr>
        <w:autoSpaceDE w:val="0"/>
        <w:autoSpaceDN w:val="0"/>
        <w:adjustRightInd w:val="0"/>
        <w:spacing w:after="0" w:line="240" w:lineRule="auto"/>
        <w:ind w:firstLine="567"/>
        <w:rPr>
          <w:rFonts w:ascii="Arial Narrow" w:hAnsi="Arial Narrow" w:cs="Courier New"/>
          <w:color w:val="000000" w:themeColor="text1"/>
          <w:sz w:val="24"/>
          <w:szCs w:val="24"/>
        </w:rPr>
      </w:pPr>
      <w:r w:rsidRPr="00E26C62">
        <w:rPr>
          <w:rFonts w:ascii="Arial Narrow" w:hAnsi="Arial Narrow" w:cs="Courier New"/>
          <w:color w:val="000000" w:themeColor="text1"/>
          <w:sz w:val="24"/>
          <w:szCs w:val="24"/>
        </w:rPr>
        <w:t xml:space="preserve">    </w:t>
      </w:r>
      <w:r w:rsidR="00277340">
        <w:rPr>
          <w:rFonts w:ascii="Arial Narrow" w:hAnsi="Arial Narrow" w:cs="Courier New"/>
          <w:color w:val="000000" w:themeColor="text1"/>
          <w:sz w:val="24"/>
          <w:szCs w:val="24"/>
        </w:rPr>
        <w:t>…</w:t>
      </w:r>
    </w:p>
    <w:p w:rsidR="00E26C62" w:rsidRPr="00E26C62" w:rsidRDefault="00E26C62" w:rsidP="00E26C62">
      <w:pPr>
        <w:autoSpaceDE w:val="0"/>
        <w:autoSpaceDN w:val="0"/>
        <w:adjustRightInd w:val="0"/>
        <w:spacing w:after="0" w:line="240" w:lineRule="auto"/>
        <w:ind w:firstLine="567"/>
        <w:rPr>
          <w:rFonts w:ascii="Arial Narrow" w:hAnsi="Arial Narrow" w:cs="Courier New"/>
          <w:color w:val="000000" w:themeColor="text1"/>
          <w:sz w:val="24"/>
          <w:szCs w:val="24"/>
        </w:rPr>
      </w:pPr>
      <w:r w:rsidRPr="00E26C62">
        <w:rPr>
          <w:rFonts w:ascii="Arial Narrow" w:hAnsi="Arial Narrow" w:cs="Courier New"/>
          <w:color w:val="000000" w:themeColor="text1"/>
          <w:sz w:val="24"/>
          <w:szCs w:val="24"/>
        </w:rPr>
        <w:t>E</w:t>
      </w:r>
      <w:r w:rsidR="00277340">
        <w:rPr>
          <w:rFonts w:ascii="Arial Narrow" w:hAnsi="Arial Narrow" w:cs="Courier New"/>
          <w:color w:val="000000" w:themeColor="text1"/>
          <w:sz w:val="24"/>
          <w:szCs w:val="24"/>
        </w:rPr>
        <w:t>nd</w:t>
      </w:r>
      <w:r w:rsidRPr="00E26C62">
        <w:rPr>
          <w:rFonts w:ascii="Arial Narrow" w:hAnsi="Arial Narrow" w:cs="Courier New"/>
          <w:color w:val="000000" w:themeColor="text1"/>
          <w:sz w:val="24"/>
          <w:szCs w:val="24"/>
        </w:rPr>
        <w:t>C</w:t>
      </w:r>
      <w:r w:rsidR="00277340">
        <w:rPr>
          <w:rFonts w:ascii="Arial Narrow" w:hAnsi="Arial Narrow" w:cs="Courier New"/>
          <w:color w:val="000000" w:themeColor="text1"/>
          <w:sz w:val="24"/>
          <w:szCs w:val="24"/>
        </w:rPr>
        <w:t>lass</w:t>
      </w:r>
      <w:r w:rsidRPr="00E26C62">
        <w:rPr>
          <w:rFonts w:ascii="Arial Narrow" w:hAnsi="Arial Narrow" w:cs="Courier New"/>
          <w:color w:val="000000" w:themeColor="text1"/>
          <w:sz w:val="24"/>
          <w:szCs w:val="24"/>
        </w:rPr>
        <w:t xml:space="preserve">. </w:t>
      </w:r>
    </w:p>
    <w:p w:rsidR="00E26C62" w:rsidRPr="00E26C62" w:rsidRDefault="00E26C62" w:rsidP="00E26C62">
      <w:pPr>
        <w:autoSpaceDE w:val="0"/>
        <w:autoSpaceDN w:val="0"/>
        <w:adjustRightInd w:val="0"/>
        <w:spacing w:after="0" w:line="240" w:lineRule="auto"/>
        <w:ind w:firstLine="567"/>
        <w:rPr>
          <w:rFonts w:ascii="Arial Narrow" w:hAnsi="Arial Narrow" w:cs="Courier New"/>
          <w:color w:val="000000" w:themeColor="text1"/>
          <w:sz w:val="24"/>
          <w:szCs w:val="24"/>
        </w:rPr>
      </w:pPr>
    </w:p>
    <w:p w:rsidR="00E26C62" w:rsidRPr="00E26C62" w:rsidRDefault="00E26C62" w:rsidP="00E26C62">
      <w:pPr>
        <w:autoSpaceDE w:val="0"/>
        <w:autoSpaceDN w:val="0"/>
        <w:adjustRightInd w:val="0"/>
        <w:spacing w:after="0" w:line="240" w:lineRule="auto"/>
        <w:ind w:firstLine="567"/>
        <w:rPr>
          <w:rFonts w:ascii="Arial Narrow" w:hAnsi="Arial Narrow" w:cs="Courier New"/>
          <w:color w:val="000000" w:themeColor="text1"/>
          <w:sz w:val="24"/>
          <w:szCs w:val="24"/>
        </w:rPr>
      </w:pPr>
      <w:r w:rsidRPr="00E26C62">
        <w:rPr>
          <w:rFonts w:ascii="Arial Narrow" w:hAnsi="Arial Narrow" w:cs="Courier New"/>
          <w:color w:val="000000" w:themeColor="text1"/>
          <w:sz w:val="24"/>
          <w:szCs w:val="24"/>
        </w:rPr>
        <w:t>C</w:t>
      </w:r>
      <w:r w:rsidR="00277340">
        <w:rPr>
          <w:rFonts w:ascii="Arial Narrow" w:hAnsi="Arial Narrow" w:cs="Courier New"/>
          <w:color w:val="000000" w:themeColor="text1"/>
          <w:sz w:val="24"/>
          <w:szCs w:val="24"/>
        </w:rPr>
        <w:t>lass</w:t>
      </w:r>
      <w:r w:rsidRPr="00E26C62">
        <w:rPr>
          <w:rFonts w:ascii="Arial Narrow" w:hAnsi="Arial Narrow" w:cs="Courier New"/>
          <w:color w:val="000000" w:themeColor="text1"/>
          <w:sz w:val="24"/>
          <w:szCs w:val="24"/>
        </w:rPr>
        <w:t xml:space="preserve"> </w:t>
      </w:r>
      <w:r w:rsidR="00277340" w:rsidRPr="00556E1D">
        <w:rPr>
          <w:rFonts w:ascii="Arial Narrow" w:hAnsi="Arial Narrow" w:cs="Courier New"/>
          <w:b/>
          <w:color w:val="000000" w:themeColor="text1"/>
          <w:sz w:val="24"/>
          <w:szCs w:val="24"/>
        </w:rPr>
        <w:t>xx</w:t>
      </w:r>
      <w:r w:rsidRPr="00E26C62">
        <w:rPr>
          <w:rFonts w:ascii="Arial Narrow" w:hAnsi="Arial Narrow" w:cs="Courier New"/>
          <w:color w:val="000000" w:themeColor="text1"/>
          <w:sz w:val="24"/>
          <w:szCs w:val="24"/>
        </w:rPr>
        <w:t xml:space="preserve"> Implementation. </w:t>
      </w:r>
    </w:p>
    <w:p w:rsidR="00E26C62" w:rsidRPr="00E26C62" w:rsidRDefault="00E26C62" w:rsidP="00C109B6">
      <w:pPr>
        <w:shd w:val="clear" w:color="auto" w:fill="E7E6E6" w:themeFill="background2"/>
        <w:autoSpaceDE w:val="0"/>
        <w:autoSpaceDN w:val="0"/>
        <w:adjustRightInd w:val="0"/>
        <w:spacing w:after="0" w:line="240" w:lineRule="auto"/>
        <w:ind w:firstLine="567"/>
        <w:rPr>
          <w:rFonts w:ascii="Arial Narrow" w:hAnsi="Arial Narrow" w:cs="Courier New"/>
          <w:color w:val="000000" w:themeColor="text1"/>
          <w:sz w:val="24"/>
          <w:szCs w:val="24"/>
        </w:rPr>
      </w:pPr>
      <w:r w:rsidRPr="00E26C62">
        <w:rPr>
          <w:rFonts w:ascii="Arial Narrow" w:hAnsi="Arial Narrow" w:cs="Courier New"/>
          <w:color w:val="000000" w:themeColor="text1"/>
          <w:sz w:val="24"/>
          <w:szCs w:val="24"/>
        </w:rPr>
        <w:t xml:space="preserve">    Method </w:t>
      </w:r>
      <w:r w:rsidR="00277340" w:rsidRPr="00C109B6">
        <w:rPr>
          <w:rFonts w:ascii="Arial Narrow" w:hAnsi="Arial Narrow" w:cs="Courier New"/>
          <w:b/>
          <w:i/>
          <w:color w:val="385623" w:themeColor="accent6" w:themeShade="80"/>
          <w:sz w:val="24"/>
          <w:szCs w:val="24"/>
        </w:rPr>
        <w:t>zz</w:t>
      </w:r>
      <w:r w:rsidRPr="00C109B6">
        <w:rPr>
          <w:rFonts w:ascii="Arial Narrow" w:hAnsi="Arial Narrow" w:cs="Courier New"/>
          <w:b/>
          <w:i/>
          <w:color w:val="385623" w:themeColor="accent6" w:themeShade="80"/>
          <w:sz w:val="24"/>
          <w:szCs w:val="24"/>
        </w:rPr>
        <w:t>~msg</w:t>
      </w:r>
      <w:r w:rsidRPr="00E26C62">
        <w:rPr>
          <w:rFonts w:ascii="Arial Narrow" w:hAnsi="Arial Narrow" w:cs="Courier New"/>
          <w:color w:val="000000" w:themeColor="text1"/>
          <w:sz w:val="24"/>
          <w:szCs w:val="24"/>
        </w:rPr>
        <w:t xml:space="preserve">. </w:t>
      </w:r>
      <w:r w:rsidR="00277340">
        <w:rPr>
          <w:rFonts w:ascii="Arial Narrow" w:hAnsi="Arial Narrow" w:cs="Courier New"/>
          <w:color w:val="000000" w:themeColor="text1"/>
          <w:sz w:val="24"/>
          <w:szCs w:val="24"/>
        </w:rPr>
        <w:t>…</w:t>
      </w:r>
      <w:r w:rsidRPr="00E26C62">
        <w:rPr>
          <w:rFonts w:ascii="Arial Narrow" w:hAnsi="Arial Narrow" w:cs="Courier New"/>
          <w:color w:val="000000" w:themeColor="text1"/>
          <w:sz w:val="24"/>
          <w:szCs w:val="24"/>
        </w:rPr>
        <w:t xml:space="preserve"> EndMethod. </w:t>
      </w:r>
    </w:p>
    <w:p w:rsidR="00E26C62" w:rsidRPr="00E26C62" w:rsidRDefault="00E26C62" w:rsidP="00E26C62">
      <w:pPr>
        <w:autoSpaceDE w:val="0"/>
        <w:autoSpaceDN w:val="0"/>
        <w:adjustRightInd w:val="0"/>
        <w:spacing w:after="0" w:line="240" w:lineRule="auto"/>
        <w:ind w:firstLine="567"/>
        <w:rPr>
          <w:rFonts w:ascii="Arial Narrow" w:hAnsi="Arial Narrow" w:cs="Courier New"/>
          <w:color w:val="000000" w:themeColor="text1"/>
          <w:sz w:val="24"/>
          <w:szCs w:val="24"/>
        </w:rPr>
      </w:pPr>
      <w:r w:rsidRPr="00E26C62">
        <w:rPr>
          <w:rFonts w:ascii="Arial Narrow" w:hAnsi="Arial Narrow" w:cs="Courier New"/>
          <w:color w:val="000000" w:themeColor="text1"/>
          <w:sz w:val="24"/>
          <w:szCs w:val="24"/>
        </w:rPr>
        <w:t xml:space="preserve">    </w:t>
      </w:r>
      <w:r w:rsidR="00277340">
        <w:rPr>
          <w:rFonts w:ascii="Arial Narrow" w:hAnsi="Arial Narrow" w:cs="Courier New"/>
          <w:color w:val="000000" w:themeColor="text1"/>
          <w:sz w:val="24"/>
          <w:szCs w:val="24"/>
        </w:rPr>
        <w:t>…</w:t>
      </w:r>
    </w:p>
    <w:p w:rsidR="00FB004F" w:rsidRPr="00E26C62" w:rsidRDefault="00E26C62" w:rsidP="00E26C62">
      <w:pPr>
        <w:spacing w:after="0" w:line="240" w:lineRule="auto"/>
        <w:ind w:firstLine="567"/>
        <w:jc w:val="both"/>
        <w:rPr>
          <w:rFonts w:ascii="Arial Narrow" w:hAnsi="Arial Narrow"/>
          <w:i/>
          <w:color w:val="000000" w:themeColor="text1"/>
          <w:sz w:val="24"/>
          <w:szCs w:val="24"/>
        </w:rPr>
      </w:pPr>
      <w:r w:rsidRPr="00E26C62">
        <w:rPr>
          <w:rFonts w:ascii="Arial Narrow" w:hAnsi="Arial Narrow" w:cs="Courier New"/>
          <w:color w:val="000000" w:themeColor="text1"/>
          <w:sz w:val="24"/>
          <w:szCs w:val="24"/>
        </w:rPr>
        <w:t>E</w:t>
      </w:r>
      <w:r w:rsidR="00277340">
        <w:rPr>
          <w:rFonts w:ascii="Arial Narrow" w:hAnsi="Arial Narrow" w:cs="Courier New"/>
          <w:color w:val="000000" w:themeColor="text1"/>
          <w:sz w:val="24"/>
          <w:szCs w:val="24"/>
        </w:rPr>
        <w:t>nd</w:t>
      </w:r>
      <w:r w:rsidRPr="00E26C62">
        <w:rPr>
          <w:rFonts w:ascii="Arial Narrow" w:hAnsi="Arial Narrow" w:cs="Courier New"/>
          <w:color w:val="000000" w:themeColor="text1"/>
          <w:sz w:val="24"/>
          <w:szCs w:val="24"/>
        </w:rPr>
        <w:t>C</w:t>
      </w:r>
      <w:r w:rsidR="00277340">
        <w:rPr>
          <w:rFonts w:ascii="Arial Narrow" w:hAnsi="Arial Narrow" w:cs="Courier New"/>
          <w:color w:val="000000" w:themeColor="text1"/>
          <w:sz w:val="24"/>
          <w:szCs w:val="24"/>
        </w:rPr>
        <w:t>lass</w:t>
      </w:r>
      <w:r w:rsidRPr="00E26C62">
        <w:rPr>
          <w:rFonts w:ascii="Arial Narrow" w:hAnsi="Arial Narrow" w:cs="Courier New"/>
          <w:color w:val="000000" w:themeColor="text1"/>
          <w:sz w:val="24"/>
          <w:szCs w:val="24"/>
        </w:rPr>
        <w:t>.</w:t>
      </w:r>
    </w:p>
    <w:p w:rsidR="00FB004F" w:rsidRDefault="00FB004F" w:rsidP="004C0076">
      <w:pPr>
        <w:spacing w:after="0" w:line="240" w:lineRule="auto"/>
        <w:ind w:firstLine="567"/>
        <w:jc w:val="both"/>
        <w:rPr>
          <w:rFonts w:ascii="Arial Narrow" w:hAnsi="Arial Narrow"/>
          <w:i/>
          <w:color w:val="002060"/>
          <w:sz w:val="24"/>
          <w:szCs w:val="24"/>
        </w:rPr>
      </w:pPr>
    </w:p>
    <w:p w:rsidR="00277340" w:rsidRPr="006E05A0" w:rsidRDefault="00277340" w:rsidP="00576A98">
      <w:pPr>
        <w:pStyle w:val="1"/>
        <w:spacing w:before="0" w:beforeAutospacing="0" w:after="0" w:afterAutospacing="0"/>
        <w:ind w:firstLine="567"/>
        <w:jc w:val="center"/>
        <w:rPr>
          <w:rFonts w:ascii="Arial Narrow" w:hAnsi="Arial Narrow"/>
          <w:caps/>
          <w:color w:val="000000" w:themeColor="text1"/>
          <w:sz w:val="24"/>
          <w:szCs w:val="24"/>
        </w:rPr>
      </w:pPr>
      <w:bookmarkStart w:id="45" w:name="OBJECT_EVENTS"/>
      <w:r w:rsidRPr="006E05A0">
        <w:rPr>
          <w:rFonts w:ascii="Arial Narrow" w:hAnsi="Arial Narrow"/>
          <w:caps/>
          <w:color w:val="000000" w:themeColor="text1"/>
          <w:sz w:val="24"/>
          <w:szCs w:val="24"/>
        </w:rPr>
        <w:t>Object Events</w:t>
      </w:r>
    </w:p>
    <w:bookmarkEnd w:id="45"/>
    <w:p w:rsidR="00576A98" w:rsidRDefault="00576A98" w:rsidP="00576A98">
      <w:pPr>
        <w:spacing w:after="0" w:line="240" w:lineRule="auto"/>
        <w:ind w:firstLine="567"/>
        <w:jc w:val="both"/>
        <w:rPr>
          <w:rFonts w:ascii="Arial Narrow" w:eastAsia="Times New Roman" w:hAnsi="Arial Narrow" w:cs="Times New Roman"/>
          <w:color w:val="000000" w:themeColor="text1"/>
          <w:sz w:val="24"/>
          <w:szCs w:val="24"/>
        </w:rPr>
      </w:pPr>
    </w:p>
    <w:p w:rsidR="006E05A0" w:rsidRPr="00DE6285" w:rsidRDefault="00912F9E" w:rsidP="006E05A0">
      <w:pPr>
        <w:spacing w:after="0" w:line="240" w:lineRule="auto"/>
        <w:ind w:firstLine="567"/>
        <w:jc w:val="both"/>
        <w:outlineLvl w:val="0"/>
        <w:rPr>
          <w:rFonts w:ascii="Arial Narrow" w:eastAsia="Times New Roman" w:hAnsi="Arial Narrow" w:cs="Times New Roman"/>
          <w:bCs/>
          <w:kern w:val="36"/>
          <w:sz w:val="24"/>
          <w:szCs w:val="24"/>
        </w:rPr>
      </w:pPr>
      <w:hyperlink w:anchor="Содержание" w:history="1">
        <w:r w:rsidR="006E05A0" w:rsidRPr="002E64CF">
          <w:rPr>
            <w:rStyle w:val="a3"/>
            <w:rFonts w:ascii="Arial Narrow" w:eastAsia="Times New Roman" w:hAnsi="Arial Narrow" w:cs="Times New Roman"/>
            <w:bCs/>
            <w:kern w:val="36"/>
            <w:sz w:val="24"/>
            <w:szCs w:val="24"/>
            <w:u w:val="none"/>
            <w:lang w:val="ru-RU"/>
          </w:rPr>
          <w:t>Содержание</w:t>
        </w:r>
      </w:hyperlink>
    </w:p>
    <w:p w:rsidR="006E05A0" w:rsidRDefault="006E05A0" w:rsidP="00576A98">
      <w:pPr>
        <w:spacing w:after="0" w:line="240" w:lineRule="auto"/>
        <w:ind w:firstLine="567"/>
        <w:jc w:val="both"/>
        <w:rPr>
          <w:rFonts w:ascii="Arial Narrow" w:eastAsia="Times New Roman" w:hAnsi="Arial Narrow" w:cs="Times New Roman"/>
          <w:color w:val="000000" w:themeColor="text1"/>
          <w:sz w:val="24"/>
          <w:szCs w:val="24"/>
        </w:rPr>
      </w:pPr>
    </w:p>
    <w:p w:rsidR="00A7173D" w:rsidRPr="00576A98" w:rsidRDefault="00A7173D" w:rsidP="00576A98">
      <w:pPr>
        <w:spacing w:after="0" w:line="240" w:lineRule="auto"/>
        <w:ind w:firstLine="567"/>
        <w:jc w:val="both"/>
        <w:rPr>
          <w:rFonts w:ascii="Arial Narrow" w:eastAsia="Times New Roman" w:hAnsi="Arial Narrow" w:cs="Times New Roman"/>
          <w:color w:val="000000" w:themeColor="text1"/>
          <w:sz w:val="24"/>
          <w:szCs w:val="24"/>
        </w:rPr>
      </w:pPr>
      <w:r w:rsidRPr="00576A98">
        <w:rPr>
          <w:rFonts w:ascii="Arial Narrow" w:eastAsia="Times New Roman" w:hAnsi="Arial Narrow" w:cs="Times New Roman"/>
          <w:color w:val="000000" w:themeColor="text1"/>
          <w:sz w:val="24"/>
          <w:szCs w:val="24"/>
        </w:rPr>
        <w:t>For an event</w:t>
      </w:r>
      <w:r w:rsidR="00576A98" w:rsidRPr="00576A98">
        <w:rPr>
          <w:rFonts w:ascii="Arial Narrow" w:eastAsia="Times New Roman" w:hAnsi="Arial Narrow" w:cs="Times New Roman"/>
          <w:color w:val="000000" w:themeColor="text1"/>
          <w:sz w:val="24"/>
          <w:szCs w:val="24"/>
        </w:rPr>
        <w:t xml:space="preserve"> </w:t>
      </w:r>
      <w:r w:rsidRPr="001621F2">
        <w:rPr>
          <w:rFonts w:ascii="Arial Narrow" w:eastAsia="Times New Roman" w:hAnsi="Arial Narrow" w:cs="Times New Roman"/>
          <w:i/>
          <w:color w:val="002060"/>
          <w:sz w:val="24"/>
          <w:szCs w:val="24"/>
        </w:rPr>
        <w:t>the event handler</w:t>
      </w:r>
      <w:r w:rsidRPr="001621F2">
        <w:rPr>
          <w:rFonts w:ascii="Arial Narrow" w:eastAsia="Times New Roman" w:hAnsi="Arial Narrow" w:cs="Times New Roman"/>
          <w:b/>
          <w:color w:val="002060"/>
          <w:sz w:val="24"/>
          <w:szCs w:val="24"/>
        </w:rPr>
        <w:t xml:space="preserve"> </w:t>
      </w:r>
      <w:r w:rsidRPr="00576A98">
        <w:rPr>
          <w:rFonts w:ascii="Arial Narrow" w:eastAsia="Times New Roman" w:hAnsi="Arial Narrow" w:cs="Times New Roman"/>
          <w:color w:val="000000" w:themeColor="text1"/>
          <w:sz w:val="24"/>
          <w:szCs w:val="24"/>
        </w:rPr>
        <w:t xml:space="preserve">method </w:t>
      </w:r>
      <w:r w:rsidRPr="001621F2">
        <w:rPr>
          <w:rFonts w:ascii="Arial Narrow" w:eastAsia="Times New Roman" w:hAnsi="Arial Narrow" w:cs="Times New Roman"/>
          <w:color w:val="000000" w:themeColor="text1"/>
          <w:sz w:val="24"/>
          <w:szCs w:val="24"/>
        </w:rPr>
        <w:t xml:space="preserve">can be defined in the same or different class by using the </w:t>
      </w:r>
      <w:r w:rsidRPr="001621F2">
        <w:rPr>
          <w:rFonts w:ascii="Arial Narrow" w:eastAsia="Times New Roman" w:hAnsi="Arial Narrow" w:cs="Times New Roman"/>
          <w:b/>
          <w:i/>
          <w:color w:val="000000" w:themeColor="text1"/>
          <w:sz w:val="24"/>
          <w:szCs w:val="24"/>
        </w:rPr>
        <w:t>FOR EVENT</w:t>
      </w:r>
      <w:r w:rsidRPr="001621F2">
        <w:rPr>
          <w:rFonts w:ascii="Arial Narrow" w:eastAsia="Times New Roman" w:hAnsi="Arial Narrow" w:cs="Times New Roman"/>
          <w:color w:val="000000" w:themeColor="text1"/>
          <w:sz w:val="24"/>
          <w:szCs w:val="24"/>
        </w:rPr>
        <w:t xml:space="preserve"> clause </w:t>
      </w:r>
    </w:p>
    <w:p w:rsidR="00576A98" w:rsidRDefault="00576A98" w:rsidP="00576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color w:val="000000" w:themeColor="text1"/>
          <w:sz w:val="24"/>
          <w:szCs w:val="24"/>
        </w:rPr>
      </w:pPr>
    </w:p>
    <w:p w:rsidR="00A7173D" w:rsidRPr="00576A98" w:rsidRDefault="00A7173D" w:rsidP="001621F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color w:val="000000" w:themeColor="text1"/>
          <w:sz w:val="24"/>
          <w:szCs w:val="24"/>
        </w:rPr>
      </w:pPr>
      <w:r w:rsidRPr="001621F2">
        <w:rPr>
          <w:rFonts w:ascii="Arial Narrow" w:eastAsia="Times New Roman" w:hAnsi="Arial Narrow" w:cs="Courier New"/>
          <w:i/>
          <w:color w:val="385623" w:themeColor="accent6" w:themeShade="80"/>
          <w:sz w:val="24"/>
          <w:szCs w:val="24"/>
        </w:rPr>
        <w:t>FOR EVENT</w:t>
      </w:r>
      <w:r w:rsidRPr="001621F2">
        <w:rPr>
          <w:rFonts w:ascii="Arial Narrow" w:eastAsia="Times New Roman" w:hAnsi="Arial Narrow" w:cs="Courier New"/>
          <w:color w:val="385623" w:themeColor="accent6" w:themeShade="80"/>
          <w:sz w:val="24"/>
          <w:szCs w:val="24"/>
        </w:rPr>
        <w:t xml:space="preserve"> </w:t>
      </w:r>
      <w:r w:rsidRPr="00576A98">
        <w:rPr>
          <w:rFonts w:ascii="Arial Narrow" w:eastAsia="Times New Roman" w:hAnsi="Arial Narrow" w:cs="Courier New"/>
          <w:color w:val="000000" w:themeColor="text1"/>
          <w:sz w:val="24"/>
          <w:szCs w:val="24"/>
        </w:rPr>
        <w:t xml:space="preserve">&lt;event_name&gt; </w:t>
      </w:r>
      <w:r w:rsidRPr="001621F2">
        <w:rPr>
          <w:rFonts w:ascii="Arial Narrow" w:eastAsia="Times New Roman" w:hAnsi="Arial Narrow" w:cs="Courier New"/>
          <w:color w:val="000000" w:themeColor="text1"/>
          <w:sz w:val="24"/>
          <w:szCs w:val="24"/>
        </w:rPr>
        <w:t>OF</w:t>
      </w:r>
      <w:r w:rsidRPr="00576A98">
        <w:rPr>
          <w:rFonts w:ascii="Arial Narrow" w:eastAsia="Times New Roman" w:hAnsi="Arial Narrow" w:cs="Courier New"/>
          <w:color w:val="000000" w:themeColor="text1"/>
          <w:sz w:val="24"/>
          <w:szCs w:val="24"/>
        </w:rPr>
        <w:t xml:space="preserve"> &lt;class_name&gt;.</w:t>
      </w:r>
    </w:p>
    <w:p w:rsidR="00576A98" w:rsidRDefault="00576A98" w:rsidP="00576A98">
      <w:pPr>
        <w:pStyle w:val="a7"/>
        <w:spacing w:before="0" w:beforeAutospacing="0" w:after="0" w:afterAutospacing="0"/>
        <w:ind w:firstLine="567"/>
        <w:jc w:val="both"/>
        <w:rPr>
          <w:rFonts w:ascii="Arial Narrow" w:hAnsi="Arial Narrow"/>
          <w:color w:val="000000" w:themeColor="text1"/>
        </w:rPr>
      </w:pPr>
    </w:p>
    <w:p w:rsidR="00A7173D" w:rsidRPr="00576A98" w:rsidRDefault="00576A98" w:rsidP="00576A98">
      <w:pPr>
        <w:pStyle w:val="a7"/>
        <w:spacing w:before="0" w:beforeAutospacing="0" w:after="0" w:afterAutospacing="0"/>
        <w:ind w:firstLine="567"/>
        <w:jc w:val="both"/>
        <w:rPr>
          <w:rFonts w:ascii="Arial Narrow" w:hAnsi="Arial Narrow"/>
          <w:color w:val="000000" w:themeColor="text1"/>
        </w:rPr>
      </w:pPr>
      <w:r w:rsidRPr="001621F2">
        <w:rPr>
          <w:rFonts w:ascii="Arial Narrow" w:hAnsi="Arial Narrow"/>
          <w:i/>
          <w:color w:val="002060"/>
        </w:rPr>
        <w:t>A</w:t>
      </w:r>
      <w:r w:rsidR="00A7173D" w:rsidRPr="001621F2">
        <w:rPr>
          <w:rFonts w:ascii="Arial Narrow" w:hAnsi="Arial Narrow"/>
          <w:i/>
          <w:color w:val="002060"/>
        </w:rPr>
        <w:t>n event</w:t>
      </w:r>
      <w:r w:rsidR="00A7173D" w:rsidRPr="001621F2">
        <w:rPr>
          <w:rFonts w:ascii="Arial Narrow" w:hAnsi="Arial Narrow"/>
          <w:color w:val="002060"/>
        </w:rPr>
        <w:t xml:space="preserve"> </w:t>
      </w:r>
      <w:r w:rsidR="00A7173D" w:rsidRPr="001621F2">
        <w:rPr>
          <w:rFonts w:ascii="Arial Narrow" w:hAnsi="Arial Narrow"/>
          <w:color w:val="000000" w:themeColor="text1"/>
        </w:rPr>
        <w:t xml:space="preserve">can have parameter interface but it has only </w:t>
      </w:r>
      <w:r w:rsidR="00A7173D" w:rsidRPr="001621F2">
        <w:rPr>
          <w:rFonts w:ascii="Arial Narrow" w:hAnsi="Arial Narrow"/>
          <w:i/>
          <w:color w:val="002060"/>
        </w:rPr>
        <w:t>output parameters</w:t>
      </w:r>
      <w:r w:rsidR="00A7173D" w:rsidRPr="001621F2">
        <w:rPr>
          <w:rFonts w:ascii="Arial Narrow" w:hAnsi="Arial Narrow"/>
          <w:color w:val="000000" w:themeColor="text1"/>
        </w:rPr>
        <w:t xml:space="preserve">. </w:t>
      </w:r>
      <w:r w:rsidR="00A7173D" w:rsidRPr="001621F2">
        <w:rPr>
          <w:rFonts w:ascii="Arial Narrow" w:hAnsi="Arial Narrow"/>
          <w:color w:val="000000" w:themeColor="text1"/>
          <w:shd w:val="clear" w:color="auto" w:fill="E7E6E6" w:themeFill="background2"/>
        </w:rPr>
        <w:t xml:space="preserve">The </w:t>
      </w:r>
      <w:r w:rsidR="00A7173D" w:rsidRPr="001621F2">
        <w:rPr>
          <w:rFonts w:ascii="Arial Narrow" w:hAnsi="Arial Narrow"/>
          <w:i/>
          <w:color w:val="385623" w:themeColor="accent6" w:themeShade="80"/>
          <w:shd w:val="clear" w:color="auto" w:fill="E7E6E6" w:themeFill="background2"/>
        </w:rPr>
        <w:t>output parameters</w:t>
      </w:r>
      <w:r w:rsidR="00A7173D" w:rsidRPr="001621F2">
        <w:rPr>
          <w:rFonts w:ascii="Arial Narrow" w:hAnsi="Arial Narrow"/>
          <w:color w:val="385623" w:themeColor="accent6" w:themeShade="80"/>
          <w:shd w:val="clear" w:color="auto" w:fill="E7E6E6" w:themeFill="background2"/>
        </w:rPr>
        <w:t xml:space="preserve"> </w:t>
      </w:r>
      <w:r w:rsidR="00A7173D" w:rsidRPr="001621F2">
        <w:rPr>
          <w:rFonts w:ascii="Arial Narrow" w:hAnsi="Arial Narrow"/>
          <w:color w:val="000000" w:themeColor="text1"/>
          <w:shd w:val="clear" w:color="auto" w:fill="E7E6E6" w:themeFill="background2"/>
        </w:rPr>
        <w:t>are passed to the event handler</w:t>
      </w:r>
      <w:r w:rsidR="00A7173D" w:rsidRPr="001621F2">
        <w:rPr>
          <w:rFonts w:ascii="Arial Narrow" w:hAnsi="Arial Narrow"/>
          <w:color w:val="000000" w:themeColor="text1"/>
        </w:rPr>
        <w:t xml:space="preserve"> method by the </w:t>
      </w:r>
      <w:r w:rsidR="00A7173D" w:rsidRPr="001621F2">
        <w:rPr>
          <w:rFonts w:ascii="Arial Narrow" w:hAnsi="Arial Narrow"/>
          <w:b/>
          <w:i/>
          <w:color w:val="000000" w:themeColor="text1"/>
        </w:rPr>
        <w:t>RAISE EVENT</w:t>
      </w:r>
      <w:r w:rsidR="00A7173D" w:rsidRPr="001621F2">
        <w:rPr>
          <w:rFonts w:ascii="Arial Narrow" w:hAnsi="Arial Narrow"/>
          <w:color w:val="000000" w:themeColor="text1"/>
        </w:rPr>
        <w:t xml:space="preserve"> statement</w:t>
      </w:r>
      <w:r w:rsidR="00A7173D" w:rsidRPr="00576A98">
        <w:rPr>
          <w:rFonts w:ascii="Arial Narrow" w:hAnsi="Arial Narrow"/>
          <w:color w:val="000000" w:themeColor="text1"/>
        </w:rPr>
        <w:t xml:space="preserve"> that receives them as input parameters. </w:t>
      </w:r>
      <w:r w:rsidR="00A7173D" w:rsidRPr="001621F2">
        <w:rPr>
          <w:rFonts w:ascii="Arial Narrow" w:hAnsi="Arial Narrow"/>
          <w:color w:val="000000" w:themeColor="text1"/>
          <w:shd w:val="clear" w:color="auto" w:fill="E7E6E6" w:themeFill="background2"/>
        </w:rPr>
        <w:t xml:space="preserve">An </w:t>
      </w:r>
      <w:r w:rsidR="00A7173D" w:rsidRPr="001621F2">
        <w:rPr>
          <w:rFonts w:ascii="Arial Narrow" w:hAnsi="Arial Narrow"/>
          <w:i/>
          <w:color w:val="385623" w:themeColor="accent6" w:themeShade="80"/>
          <w:shd w:val="clear" w:color="auto" w:fill="E7E6E6" w:themeFill="background2"/>
        </w:rPr>
        <w:t>event</w:t>
      </w:r>
      <w:r w:rsidR="00A7173D" w:rsidRPr="001621F2">
        <w:rPr>
          <w:rFonts w:ascii="Arial Narrow" w:hAnsi="Arial Narrow"/>
          <w:color w:val="000000" w:themeColor="text1"/>
          <w:shd w:val="clear" w:color="auto" w:fill="E7E6E6" w:themeFill="background2"/>
        </w:rPr>
        <w:t xml:space="preserve"> is linked to its handler method dynamically</w:t>
      </w:r>
      <w:r w:rsidR="00A7173D" w:rsidRPr="00576A98">
        <w:rPr>
          <w:rFonts w:ascii="Arial Narrow" w:hAnsi="Arial Narrow"/>
          <w:color w:val="000000" w:themeColor="text1"/>
        </w:rPr>
        <w:t xml:space="preserve"> in a program </w:t>
      </w:r>
      <w:r w:rsidR="00A7173D" w:rsidRPr="001621F2">
        <w:rPr>
          <w:rFonts w:ascii="Arial Narrow" w:hAnsi="Arial Narrow"/>
          <w:color w:val="000000" w:themeColor="text1"/>
        </w:rPr>
        <w:t xml:space="preserve">by using the </w:t>
      </w:r>
      <w:r w:rsidR="00A7173D" w:rsidRPr="001621F2">
        <w:rPr>
          <w:rFonts w:ascii="Arial Narrow" w:hAnsi="Arial Narrow"/>
          <w:b/>
          <w:i/>
          <w:color w:val="000000" w:themeColor="text1"/>
        </w:rPr>
        <w:t>SET HANDLER</w:t>
      </w:r>
      <w:r w:rsidR="00A7173D" w:rsidRPr="001621F2">
        <w:rPr>
          <w:rFonts w:ascii="Arial Narrow" w:hAnsi="Arial Narrow"/>
          <w:color w:val="000000" w:themeColor="text1"/>
        </w:rPr>
        <w:t xml:space="preserve"> statement</w:t>
      </w:r>
      <w:r w:rsidR="00A7173D" w:rsidRPr="00576A98">
        <w:rPr>
          <w:rFonts w:ascii="Arial Narrow" w:hAnsi="Arial Narrow"/>
          <w:color w:val="000000" w:themeColor="text1"/>
        </w:rPr>
        <w:t>.</w:t>
      </w:r>
    </w:p>
    <w:p w:rsidR="00A7173D" w:rsidRPr="00576A98" w:rsidRDefault="00A7173D" w:rsidP="00576A98">
      <w:pPr>
        <w:pStyle w:val="a7"/>
        <w:spacing w:before="0" w:beforeAutospacing="0" w:after="0" w:afterAutospacing="0"/>
        <w:ind w:firstLine="567"/>
        <w:jc w:val="both"/>
        <w:rPr>
          <w:rFonts w:ascii="Arial Narrow" w:hAnsi="Arial Narrow"/>
          <w:color w:val="000000" w:themeColor="text1"/>
        </w:rPr>
      </w:pPr>
      <w:r w:rsidRPr="00576A98">
        <w:rPr>
          <w:rFonts w:ascii="Arial Narrow" w:hAnsi="Arial Narrow"/>
          <w:color w:val="000000" w:themeColor="text1"/>
        </w:rPr>
        <w:t>When an event is triggered</w:t>
      </w:r>
      <w:r w:rsidR="00576A98">
        <w:rPr>
          <w:rFonts w:ascii="Arial Narrow" w:hAnsi="Arial Narrow"/>
          <w:color w:val="000000" w:themeColor="text1"/>
        </w:rPr>
        <w:t xml:space="preserve"> -</w:t>
      </w:r>
      <w:r w:rsidRPr="00576A98">
        <w:rPr>
          <w:rFonts w:ascii="Arial Narrow" w:hAnsi="Arial Narrow"/>
          <w:color w:val="000000" w:themeColor="text1"/>
        </w:rPr>
        <w:t xml:space="preserve"> appropriate event handler methods are supposed to be executed in all the handling classes.</w:t>
      </w:r>
    </w:p>
    <w:p w:rsidR="00576A98" w:rsidRDefault="00576A98" w:rsidP="00576A98">
      <w:pPr>
        <w:autoSpaceDE w:val="0"/>
        <w:autoSpaceDN w:val="0"/>
        <w:adjustRightInd w:val="0"/>
        <w:spacing w:after="0" w:line="240" w:lineRule="auto"/>
        <w:ind w:firstLine="567"/>
        <w:jc w:val="both"/>
        <w:rPr>
          <w:rFonts w:ascii="Arial Narrow" w:hAnsi="Arial Narrow" w:cs="Courier New"/>
          <w:color w:val="000000" w:themeColor="text1"/>
          <w:sz w:val="24"/>
          <w:szCs w:val="24"/>
        </w:rPr>
      </w:pPr>
    </w:p>
    <w:p w:rsidR="00576A98" w:rsidRPr="00576A98" w:rsidRDefault="00576A98" w:rsidP="00576A98">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576A98">
        <w:rPr>
          <w:rFonts w:ascii="Arial Narrow" w:hAnsi="Arial Narrow" w:cs="Courier New"/>
          <w:color w:val="000000" w:themeColor="text1"/>
          <w:sz w:val="24"/>
          <w:szCs w:val="24"/>
        </w:rPr>
        <w:t xml:space="preserve">CLASS </w:t>
      </w:r>
      <w:r w:rsidR="001621F2">
        <w:rPr>
          <w:rFonts w:ascii="Arial Narrow" w:hAnsi="Arial Narrow" w:cs="Courier New"/>
          <w:b/>
          <w:color w:val="000000" w:themeColor="text1"/>
          <w:sz w:val="24"/>
          <w:szCs w:val="24"/>
        </w:rPr>
        <w:t>cl</w:t>
      </w:r>
      <w:r w:rsidRPr="00556E1D">
        <w:rPr>
          <w:rFonts w:ascii="Arial Narrow" w:hAnsi="Arial Narrow" w:cs="Courier New"/>
          <w:b/>
          <w:color w:val="000000" w:themeColor="text1"/>
          <w:sz w:val="24"/>
          <w:szCs w:val="24"/>
        </w:rPr>
        <w:t>_main</w:t>
      </w:r>
      <w:r w:rsidRPr="00576A98">
        <w:rPr>
          <w:rFonts w:ascii="Arial Narrow" w:hAnsi="Arial Narrow" w:cs="Courier New"/>
          <w:color w:val="000000" w:themeColor="text1"/>
          <w:sz w:val="24"/>
          <w:szCs w:val="24"/>
        </w:rPr>
        <w:t xml:space="preserve"> D</w:t>
      </w:r>
      <w:r>
        <w:rPr>
          <w:rFonts w:ascii="Arial Narrow" w:hAnsi="Arial Narrow" w:cs="Courier New"/>
          <w:color w:val="000000" w:themeColor="text1"/>
          <w:sz w:val="24"/>
          <w:szCs w:val="24"/>
        </w:rPr>
        <w:t>EFINITION</w:t>
      </w:r>
      <w:r w:rsidRPr="00576A98">
        <w:rPr>
          <w:rFonts w:ascii="Arial Narrow" w:hAnsi="Arial Narrow" w:cs="Courier New"/>
          <w:color w:val="000000" w:themeColor="text1"/>
          <w:sz w:val="24"/>
          <w:szCs w:val="24"/>
        </w:rPr>
        <w:t>.</w:t>
      </w:r>
    </w:p>
    <w:p w:rsidR="00576A98" w:rsidRPr="00576A98" w:rsidRDefault="00576A98" w:rsidP="00576A98">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576A98">
        <w:rPr>
          <w:rFonts w:ascii="Arial Narrow" w:hAnsi="Arial Narrow" w:cs="Courier New"/>
          <w:color w:val="000000" w:themeColor="text1"/>
          <w:sz w:val="24"/>
          <w:szCs w:val="24"/>
        </w:rPr>
        <w:t>PUBLIC SECTION.</w:t>
      </w:r>
    </w:p>
    <w:p w:rsidR="00576A98" w:rsidRPr="00576A98" w:rsidRDefault="00576A98" w:rsidP="00576A98">
      <w:pPr>
        <w:autoSpaceDE w:val="0"/>
        <w:autoSpaceDN w:val="0"/>
        <w:adjustRightInd w:val="0"/>
        <w:spacing w:after="0" w:line="240" w:lineRule="auto"/>
        <w:ind w:firstLine="720"/>
        <w:rPr>
          <w:rFonts w:ascii="Arial Narrow" w:hAnsi="Arial Narrow" w:cs="Courier New"/>
          <w:color w:val="000000" w:themeColor="text1"/>
          <w:sz w:val="24"/>
          <w:szCs w:val="24"/>
        </w:rPr>
      </w:pPr>
      <w:r w:rsidRPr="00576A98">
        <w:rPr>
          <w:rFonts w:ascii="Arial Narrow" w:hAnsi="Arial Narrow" w:cs="Courier New"/>
          <w:color w:val="000000" w:themeColor="text1"/>
          <w:sz w:val="24"/>
          <w:szCs w:val="24"/>
        </w:rPr>
        <w:t>DATA: num1 TYPE I.</w:t>
      </w:r>
    </w:p>
    <w:p w:rsidR="00576A98" w:rsidRPr="00576A98" w:rsidRDefault="00576A98" w:rsidP="001621F2">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576A98">
        <w:rPr>
          <w:rFonts w:ascii="Arial Narrow" w:hAnsi="Arial Narrow" w:cs="Courier New"/>
          <w:color w:val="000000" w:themeColor="text1"/>
          <w:sz w:val="24"/>
          <w:szCs w:val="24"/>
        </w:rPr>
        <w:t xml:space="preserve">    METHODS: </w:t>
      </w:r>
      <w:r w:rsidRPr="00556E1D">
        <w:rPr>
          <w:rFonts w:ascii="Arial Narrow" w:hAnsi="Arial Narrow" w:cs="Courier New"/>
          <w:b/>
          <w:i/>
          <w:color w:val="000000" w:themeColor="text1"/>
          <w:sz w:val="24"/>
          <w:szCs w:val="24"/>
        </w:rPr>
        <w:t xml:space="preserve">pro </w:t>
      </w:r>
      <w:r w:rsidR="001621F2" w:rsidRPr="001621F2">
        <w:rPr>
          <w:rFonts w:ascii="Arial Narrow" w:hAnsi="Arial Narrow" w:cs="Courier New"/>
          <w:color w:val="000000" w:themeColor="text1"/>
          <w:sz w:val="24"/>
          <w:szCs w:val="24"/>
        </w:rPr>
        <w:t>i</w:t>
      </w:r>
      <w:r w:rsidRPr="001621F2">
        <w:rPr>
          <w:rFonts w:ascii="Arial Narrow" w:hAnsi="Arial Narrow" w:cs="Courier New"/>
          <w:color w:val="000000" w:themeColor="text1"/>
          <w:sz w:val="24"/>
          <w:szCs w:val="24"/>
        </w:rPr>
        <w:t>mporting</w:t>
      </w:r>
      <w:r w:rsidRPr="001621F2">
        <w:rPr>
          <w:rFonts w:ascii="Arial Narrow" w:hAnsi="Arial Narrow" w:cs="Courier New"/>
          <w:color w:val="385623" w:themeColor="accent6" w:themeShade="80"/>
          <w:sz w:val="24"/>
          <w:szCs w:val="24"/>
        </w:rPr>
        <w:t xml:space="preserve"> </w:t>
      </w:r>
      <w:r w:rsidRPr="00576A98">
        <w:rPr>
          <w:rFonts w:ascii="Arial Narrow" w:hAnsi="Arial Narrow" w:cs="Courier New"/>
          <w:color w:val="000000" w:themeColor="text1"/>
          <w:sz w:val="24"/>
          <w:szCs w:val="24"/>
        </w:rPr>
        <w:t xml:space="preserve">num2 TYPE </w:t>
      </w:r>
      <w:r w:rsidR="001621F2">
        <w:rPr>
          <w:rFonts w:ascii="Arial Narrow" w:hAnsi="Arial Narrow" w:cs="Courier New"/>
          <w:color w:val="000000" w:themeColor="text1"/>
          <w:sz w:val="24"/>
          <w:szCs w:val="24"/>
        </w:rPr>
        <w:t>i</w:t>
      </w:r>
      <w:r w:rsidRPr="00576A98">
        <w:rPr>
          <w:rFonts w:ascii="Arial Narrow" w:hAnsi="Arial Narrow" w:cs="Courier New"/>
          <w:color w:val="000000" w:themeColor="text1"/>
          <w:sz w:val="24"/>
          <w:szCs w:val="24"/>
        </w:rPr>
        <w:t xml:space="preserve">. </w:t>
      </w:r>
    </w:p>
    <w:p w:rsidR="00576A98" w:rsidRPr="00576A98" w:rsidRDefault="00576A98" w:rsidP="001621F2">
      <w:pPr>
        <w:shd w:val="clear" w:color="auto" w:fill="E7E6E6" w:themeFill="background2"/>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1621F2">
        <w:rPr>
          <w:rFonts w:ascii="Arial Narrow" w:hAnsi="Arial Narrow" w:cs="Courier New"/>
          <w:i/>
          <w:color w:val="385623" w:themeColor="accent6" w:themeShade="80"/>
          <w:sz w:val="24"/>
          <w:szCs w:val="24"/>
        </w:rPr>
        <w:t xml:space="preserve">    EVENTS</w:t>
      </w:r>
      <w:r w:rsidRPr="00576A98">
        <w:rPr>
          <w:rFonts w:ascii="Arial Narrow" w:hAnsi="Arial Narrow" w:cs="Courier New"/>
          <w:color w:val="000000" w:themeColor="text1"/>
          <w:sz w:val="24"/>
          <w:szCs w:val="24"/>
        </w:rPr>
        <w:t>: CUTOFF.</w:t>
      </w:r>
    </w:p>
    <w:p w:rsidR="00576A98" w:rsidRPr="00576A98" w:rsidRDefault="00576A98" w:rsidP="00576A98">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576A98">
        <w:rPr>
          <w:rFonts w:ascii="Arial Narrow" w:hAnsi="Arial Narrow" w:cs="Courier New"/>
          <w:color w:val="000000" w:themeColor="text1"/>
          <w:sz w:val="24"/>
          <w:szCs w:val="24"/>
        </w:rPr>
        <w:t>CLASS.</w:t>
      </w:r>
    </w:p>
    <w:p w:rsidR="00576A98" w:rsidRPr="00576A98" w:rsidRDefault="00576A98" w:rsidP="00576A98">
      <w:pPr>
        <w:autoSpaceDE w:val="0"/>
        <w:autoSpaceDN w:val="0"/>
        <w:adjustRightInd w:val="0"/>
        <w:spacing w:after="0" w:line="240" w:lineRule="auto"/>
        <w:ind w:firstLine="567"/>
        <w:jc w:val="both"/>
        <w:rPr>
          <w:rFonts w:ascii="Arial Narrow" w:hAnsi="Arial Narrow" w:cs="Courier New"/>
          <w:color w:val="000000" w:themeColor="text1"/>
          <w:sz w:val="24"/>
          <w:szCs w:val="24"/>
        </w:rPr>
      </w:pPr>
    </w:p>
    <w:p w:rsidR="00576A98" w:rsidRPr="00576A98" w:rsidRDefault="00576A98" w:rsidP="00576A98">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576A98">
        <w:rPr>
          <w:rFonts w:ascii="Arial Narrow" w:hAnsi="Arial Narrow" w:cs="Courier New"/>
          <w:color w:val="000000" w:themeColor="text1"/>
          <w:sz w:val="24"/>
          <w:szCs w:val="24"/>
        </w:rPr>
        <w:t xml:space="preserve">CLASS </w:t>
      </w:r>
      <w:r w:rsidR="001621F2">
        <w:rPr>
          <w:rFonts w:ascii="Arial Narrow" w:hAnsi="Arial Narrow" w:cs="Courier New"/>
          <w:b/>
          <w:color w:val="000000" w:themeColor="text1"/>
          <w:sz w:val="24"/>
          <w:szCs w:val="24"/>
        </w:rPr>
        <w:t>cl</w:t>
      </w:r>
      <w:r w:rsidRPr="00556E1D">
        <w:rPr>
          <w:rFonts w:ascii="Arial Narrow" w:hAnsi="Arial Narrow" w:cs="Courier New"/>
          <w:b/>
          <w:color w:val="000000" w:themeColor="text1"/>
          <w:sz w:val="24"/>
          <w:szCs w:val="24"/>
        </w:rPr>
        <w:t>_eventhandler</w:t>
      </w:r>
      <w:r w:rsidRPr="00576A98">
        <w:rPr>
          <w:rFonts w:ascii="Arial Narrow" w:hAnsi="Arial Narrow" w:cs="Courier New"/>
          <w:color w:val="000000" w:themeColor="text1"/>
          <w:sz w:val="24"/>
          <w:szCs w:val="24"/>
        </w:rPr>
        <w:t xml:space="preserve"> D</w:t>
      </w:r>
      <w:r>
        <w:rPr>
          <w:rFonts w:ascii="Arial Narrow" w:hAnsi="Arial Narrow" w:cs="Courier New"/>
          <w:color w:val="000000" w:themeColor="text1"/>
          <w:sz w:val="24"/>
          <w:szCs w:val="24"/>
        </w:rPr>
        <w:t>EFINITION</w:t>
      </w:r>
      <w:r w:rsidRPr="00576A98">
        <w:rPr>
          <w:rFonts w:ascii="Arial Narrow" w:hAnsi="Arial Narrow" w:cs="Courier New"/>
          <w:color w:val="000000" w:themeColor="text1"/>
          <w:sz w:val="24"/>
          <w:szCs w:val="24"/>
        </w:rPr>
        <w:t>.</w:t>
      </w:r>
    </w:p>
    <w:p w:rsidR="00576A98" w:rsidRPr="00576A98" w:rsidRDefault="00576A98" w:rsidP="00576A98">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576A98">
        <w:rPr>
          <w:rFonts w:ascii="Arial Narrow" w:hAnsi="Arial Narrow" w:cs="Courier New"/>
          <w:color w:val="000000" w:themeColor="text1"/>
          <w:sz w:val="24"/>
          <w:szCs w:val="24"/>
        </w:rPr>
        <w:t>PUBLIC SECTION.</w:t>
      </w:r>
    </w:p>
    <w:p w:rsidR="00576A98" w:rsidRPr="00576A98" w:rsidRDefault="00576A98" w:rsidP="001621F2">
      <w:pPr>
        <w:shd w:val="clear" w:color="auto" w:fill="E7E6E6" w:themeFill="background2"/>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576A98">
        <w:rPr>
          <w:rFonts w:ascii="Arial Narrow" w:hAnsi="Arial Narrow" w:cs="Courier New"/>
          <w:color w:val="000000" w:themeColor="text1"/>
          <w:sz w:val="24"/>
          <w:szCs w:val="24"/>
        </w:rPr>
        <w:t xml:space="preserve">    METHODS</w:t>
      </w:r>
      <w:r w:rsidRPr="001621F2">
        <w:rPr>
          <w:rFonts w:ascii="Arial Narrow" w:hAnsi="Arial Narrow" w:cs="Courier New"/>
          <w:color w:val="000000" w:themeColor="text1"/>
          <w:sz w:val="24"/>
          <w:szCs w:val="24"/>
        </w:rPr>
        <w:t>:</w:t>
      </w:r>
      <w:r w:rsidRPr="00556E1D">
        <w:rPr>
          <w:rFonts w:ascii="Arial Narrow" w:hAnsi="Arial Narrow" w:cs="Courier New"/>
          <w:b/>
          <w:i/>
          <w:color w:val="000000" w:themeColor="text1"/>
          <w:sz w:val="24"/>
          <w:szCs w:val="24"/>
        </w:rPr>
        <w:t xml:space="preserve"> handling_CUTOFF</w:t>
      </w:r>
      <w:r w:rsidRPr="00576A98">
        <w:rPr>
          <w:rFonts w:ascii="Arial Narrow" w:hAnsi="Arial Narrow" w:cs="Courier New"/>
          <w:color w:val="000000" w:themeColor="text1"/>
          <w:sz w:val="24"/>
          <w:szCs w:val="24"/>
        </w:rPr>
        <w:t xml:space="preserve"> </w:t>
      </w:r>
      <w:r w:rsidR="005C0819" w:rsidRPr="001621F2">
        <w:rPr>
          <w:rFonts w:ascii="Arial Narrow" w:hAnsi="Arial Narrow" w:cs="Courier New"/>
          <w:i/>
          <w:color w:val="385623" w:themeColor="accent6" w:themeShade="80"/>
          <w:sz w:val="24"/>
          <w:szCs w:val="24"/>
          <w:shd w:val="clear" w:color="auto" w:fill="E7E6E6" w:themeFill="background2"/>
        </w:rPr>
        <w:t>for event</w:t>
      </w:r>
      <w:r w:rsidR="005C0819" w:rsidRPr="001621F2">
        <w:rPr>
          <w:rFonts w:ascii="Arial Narrow" w:hAnsi="Arial Narrow" w:cs="Courier New"/>
          <w:color w:val="385623" w:themeColor="accent6" w:themeShade="80"/>
          <w:sz w:val="24"/>
          <w:szCs w:val="24"/>
        </w:rPr>
        <w:t xml:space="preserve"> </w:t>
      </w:r>
      <w:r w:rsidRPr="00576A98">
        <w:rPr>
          <w:rFonts w:ascii="Arial Narrow" w:hAnsi="Arial Narrow" w:cs="Courier New"/>
          <w:color w:val="000000" w:themeColor="text1"/>
          <w:sz w:val="24"/>
          <w:szCs w:val="24"/>
        </w:rPr>
        <w:t xml:space="preserve">CUTOFF </w:t>
      </w:r>
      <w:r w:rsidRPr="001621F2">
        <w:rPr>
          <w:rFonts w:ascii="Arial Narrow" w:hAnsi="Arial Narrow" w:cs="Courier New"/>
          <w:color w:val="000000" w:themeColor="text1"/>
          <w:sz w:val="24"/>
          <w:szCs w:val="24"/>
        </w:rPr>
        <w:t>OF</w:t>
      </w:r>
      <w:r w:rsidRPr="00576A98">
        <w:rPr>
          <w:rFonts w:ascii="Arial Narrow" w:hAnsi="Arial Narrow" w:cs="Courier New"/>
          <w:color w:val="000000" w:themeColor="text1"/>
          <w:sz w:val="24"/>
          <w:szCs w:val="24"/>
        </w:rPr>
        <w:t xml:space="preserve"> </w:t>
      </w:r>
      <w:r w:rsidR="001621F2">
        <w:rPr>
          <w:rFonts w:ascii="Arial Narrow" w:hAnsi="Arial Narrow" w:cs="Courier New"/>
          <w:color w:val="000000" w:themeColor="text1"/>
          <w:sz w:val="24"/>
          <w:szCs w:val="24"/>
        </w:rPr>
        <w:t>cl</w:t>
      </w:r>
      <w:r w:rsidRPr="00576A98">
        <w:rPr>
          <w:rFonts w:ascii="Arial Narrow" w:hAnsi="Arial Narrow" w:cs="Courier New"/>
          <w:color w:val="000000" w:themeColor="text1"/>
          <w:sz w:val="24"/>
          <w:szCs w:val="24"/>
        </w:rPr>
        <w:t>_main.</w:t>
      </w:r>
    </w:p>
    <w:p w:rsidR="00576A98" w:rsidRPr="00576A98" w:rsidRDefault="00576A98" w:rsidP="00576A98">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576A98">
        <w:rPr>
          <w:rFonts w:ascii="Arial Narrow" w:hAnsi="Arial Narrow" w:cs="Courier New"/>
          <w:color w:val="000000" w:themeColor="text1"/>
          <w:sz w:val="24"/>
          <w:szCs w:val="24"/>
        </w:rPr>
        <w:t>CLASS.</w:t>
      </w:r>
    </w:p>
    <w:p w:rsidR="00576A98" w:rsidRPr="00576A98" w:rsidRDefault="00576A98" w:rsidP="00576A98">
      <w:pPr>
        <w:autoSpaceDE w:val="0"/>
        <w:autoSpaceDN w:val="0"/>
        <w:adjustRightInd w:val="0"/>
        <w:spacing w:after="0" w:line="240" w:lineRule="auto"/>
        <w:ind w:firstLine="567"/>
        <w:jc w:val="both"/>
        <w:rPr>
          <w:rFonts w:ascii="Arial Narrow" w:hAnsi="Arial Narrow" w:cs="Courier New"/>
          <w:color w:val="000000" w:themeColor="text1"/>
          <w:sz w:val="24"/>
          <w:szCs w:val="24"/>
        </w:rPr>
      </w:pPr>
    </w:p>
    <w:p w:rsidR="00576A98" w:rsidRPr="00576A98" w:rsidRDefault="00576A98" w:rsidP="00576A98">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576A98">
        <w:rPr>
          <w:rFonts w:ascii="Arial Narrow" w:hAnsi="Arial Narrow" w:cs="Courier New"/>
          <w:color w:val="000000" w:themeColor="text1"/>
          <w:sz w:val="24"/>
          <w:szCs w:val="24"/>
        </w:rPr>
        <w:t>START-OF-SELECTION.</w:t>
      </w:r>
    </w:p>
    <w:p w:rsidR="00576A98" w:rsidRPr="00576A98" w:rsidRDefault="00576A98" w:rsidP="00576A98">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576A98">
        <w:rPr>
          <w:rFonts w:ascii="Arial Narrow" w:hAnsi="Arial Narrow" w:cs="Courier New"/>
          <w:color w:val="000000" w:themeColor="text1"/>
          <w:sz w:val="24"/>
          <w:szCs w:val="24"/>
        </w:rPr>
        <w:t xml:space="preserve">DATA: main1 TYPE REF TO </w:t>
      </w:r>
      <w:r w:rsidR="001621F2">
        <w:rPr>
          <w:rFonts w:ascii="Arial Narrow" w:hAnsi="Arial Narrow" w:cs="Courier New"/>
          <w:color w:val="000000" w:themeColor="text1"/>
          <w:sz w:val="24"/>
          <w:szCs w:val="24"/>
        </w:rPr>
        <w:t>cl</w:t>
      </w:r>
      <w:r w:rsidRPr="00576A98">
        <w:rPr>
          <w:rFonts w:ascii="Arial Narrow" w:hAnsi="Arial Narrow" w:cs="Courier New"/>
          <w:color w:val="000000" w:themeColor="text1"/>
          <w:sz w:val="24"/>
          <w:szCs w:val="24"/>
        </w:rPr>
        <w:t>_main.</w:t>
      </w:r>
    </w:p>
    <w:p w:rsidR="00576A98" w:rsidRPr="00576A98" w:rsidRDefault="00576A98" w:rsidP="00576A98">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576A98">
        <w:rPr>
          <w:rFonts w:ascii="Arial Narrow" w:hAnsi="Arial Narrow" w:cs="Courier New"/>
          <w:color w:val="000000" w:themeColor="text1"/>
          <w:sz w:val="24"/>
          <w:szCs w:val="24"/>
        </w:rPr>
        <w:t xml:space="preserve">DATA: eventhandler1 TYPE REF TO </w:t>
      </w:r>
      <w:r w:rsidR="001621F2">
        <w:rPr>
          <w:rFonts w:ascii="Arial Narrow" w:hAnsi="Arial Narrow" w:cs="Courier New"/>
          <w:color w:val="000000" w:themeColor="text1"/>
          <w:sz w:val="24"/>
          <w:szCs w:val="24"/>
        </w:rPr>
        <w:t>cl</w:t>
      </w:r>
      <w:r w:rsidRPr="00576A98">
        <w:rPr>
          <w:rFonts w:ascii="Arial Narrow" w:hAnsi="Arial Narrow" w:cs="Courier New"/>
          <w:color w:val="000000" w:themeColor="text1"/>
          <w:sz w:val="24"/>
          <w:szCs w:val="24"/>
        </w:rPr>
        <w:t>_eventhandler.</w:t>
      </w:r>
    </w:p>
    <w:p w:rsidR="00576A98" w:rsidRPr="00576A98" w:rsidRDefault="00576A98" w:rsidP="00576A98">
      <w:pPr>
        <w:autoSpaceDE w:val="0"/>
        <w:autoSpaceDN w:val="0"/>
        <w:adjustRightInd w:val="0"/>
        <w:spacing w:after="0" w:line="240" w:lineRule="auto"/>
        <w:ind w:firstLine="567"/>
        <w:jc w:val="both"/>
        <w:rPr>
          <w:rFonts w:ascii="Arial Narrow" w:hAnsi="Arial Narrow" w:cs="Courier New"/>
          <w:color w:val="000000" w:themeColor="text1"/>
          <w:sz w:val="24"/>
          <w:szCs w:val="24"/>
        </w:rPr>
      </w:pPr>
    </w:p>
    <w:p w:rsidR="00576A98" w:rsidRPr="00576A98" w:rsidRDefault="00576A98" w:rsidP="00576A98">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576A98">
        <w:rPr>
          <w:rFonts w:ascii="Arial Narrow" w:hAnsi="Arial Narrow" w:cs="Courier New"/>
          <w:color w:val="000000" w:themeColor="text1"/>
          <w:sz w:val="24"/>
          <w:szCs w:val="24"/>
        </w:rPr>
        <w:lastRenderedPageBreak/>
        <w:t>CREATE OBJECT main1.</w:t>
      </w:r>
    </w:p>
    <w:p w:rsidR="00576A98" w:rsidRPr="00576A98" w:rsidRDefault="00576A98" w:rsidP="00576A98">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576A98">
        <w:rPr>
          <w:rFonts w:ascii="Arial Narrow" w:hAnsi="Arial Narrow" w:cs="Courier New"/>
          <w:color w:val="000000" w:themeColor="text1"/>
          <w:sz w:val="24"/>
          <w:szCs w:val="24"/>
        </w:rPr>
        <w:t>CREATE OBJECT eventhandler1.</w:t>
      </w:r>
    </w:p>
    <w:p w:rsidR="00576A98" w:rsidRPr="00576A98" w:rsidRDefault="00576A98" w:rsidP="00576A98">
      <w:pPr>
        <w:autoSpaceDE w:val="0"/>
        <w:autoSpaceDN w:val="0"/>
        <w:adjustRightInd w:val="0"/>
        <w:spacing w:after="0" w:line="240" w:lineRule="auto"/>
        <w:ind w:firstLine="567"/>
        <w:jc w:val="both"/>
        <w:rPr>
          <w:rFonts w:ascii="Arial Narrow" w:hAnsi="Arial Narrow" w:cs="Courier New"/>
          <w:color w:val="000000" w:themeColor="text1"/>
          <w:sz w:val="24"/>
          <w:szCs w:val="24"/>
        </w:rPr>
      </w:pPr>
    </w:p>
    <w:p w:rsidR="00576A98" w:rsidRPr="00576A98" w:rsidRDefault="005C0819" w:rsidP="001621F2">
      <w:pPr>
        <w:shd w:val="clear" w:color="auto" w:fill="E7E6E6" w:themeFill="background2"/>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1621F2">
        <w:rPr>
          <w:rFonts w:ascii="Arial Narrow" w:hAnsi="Arial Narrow" w:cs="Courier New"/>
          <w:i/>
          <w:color w:val="385623" w:themeColor="accent6" w:themeShade="80"/>
          <w:sz w:val="24"/>
          <w:szCs w:val="24"/>
        </w:rPr>
        <w:t>set</w:t>
      </w:r>
      <w:r w:rsidR="00576A98" w:rsidRPr="001621F2">
        <w:rPr>
          <w:rFonts w:ascii="Arial Narrow" w:hAnsi="Arial Narrow" w:cs="Courier New"/>
          <w:i/>
          <w:color w:val="385623" w:themeColor="accent6" w:themeShade="80"/>
          <w:sz w:val="24"/>
          <w:szCs w:val="24"/>
        </w:rPr>
        <w:t xml:space="preserve"> </w:t>
      </w:r>
      <w:r w:rsidRPr="001621F2">
        <w:rPr>
          <w:rFonts w:ascii="Arial Narrow" w:hAnsi="Arial Narrow" w:cs="Courier New"/>
          <w:i/>
          <w:color w:val="385623" w:themeColor="accent6" w:themeShade="80"/>
          <w:sz w:val="24"/>
          <w:szCs w:val="24"/>
        </w:rPr>
        <w:t>handler</w:t>
      </w:r>
      <w:r w:rsidR="00576A98" w:rsidRPr="001621F2">
        <w:rPr>
          <w:rFonts w:ascii="Arial Narrow" w:hAnsi="Arial Narrow" w:cs="Courier New"/>
          <w:color w:val="385623" w:themeColor="accent6" w:themeShade="80"/>
          <w:sz w:val="24"/>
          <w:szCs w:val="24"/>
        </w:rPr>
        <w:t xml:space="preserve"> </w:t>
      </w:r>
      <w:r w:rsidR="00576A98" w:rsidRPr="00576A98">
        <w:rPr>
          <w:rFonts w:ascii="Arial Narrow" w:hAnsi="Arial Narrow" w:cs="Courier New"/>
          <w:color w:val="000000" w:themeColor="text1"/>
          <w:sz w:val="24"/>
          <w:szCs w:val="24"/>
        </w:rPr>
        <w:t xml:space="preserve">eventhandler1-&gt;handling_CUTOFF </w:t>
      </w:r>
      <w:r w:rsidRPr="001621F2">
        <w:rPr>
          <w:rFonts w:ascii="Arial Narrow" w:hAnsi="Arial Narrow" w:cs="Courier New"/>
          <w:i/>
          <w:color w:val="385623" w:themeColor="accent6" w:themeShade="80"/>
          <w:sz w:val="24"/>
          <w:szCs w:val="24"/>
        </w:rPr>
        <w:t>for</w:t>
      </w:r>
      <w:r w:rsidR="00576A98" w:rsidRPr="001621F2">
        <w:rPr>
          <w:rFonts w:ascii="Arial Narrow" w:hAnsi="Arial Narrow" w:cs="Courier New"/>
          <w:i/>
          <w:color w:val="385623" w:themeColor="accent6" w:themeShade="80"/>
          <w:sz w:val="24"/>
          <w:szCs w:val="24"/>
        </w:rPr>
        <w:t xml:space="preserve"> </w:t>
      </w:r>
      <w:r w:rsidR="00576A98" w:rsidRPr="00576A98">
        <w:rPr>
          <w:rFonts w:ascii="Arial Narrow" w:hAnsi="Arial Narrow" w:cs="Courier New"/>
          <w:color w:val="000000" w:themeColor="text1"/>
          <w:sz w:val="24"/>
          <w:szCs w:val="24"/>
        </w:rPr>
        <w:t>main1.</w:t>
      </w:r>
    </w:p>
    <w:p w:rsidR="00576A98" w:rsidRPr="00576A98" w:rsidRDefault="00576A98" w:rsidP="00576A98">
      <w:pPr>
        <w:autoSpaceDE w:val="0"/>
        <w:autoSpaceDN w:val="0"/>
        <w:adjustRightInd w:val="0"/>
        <w:spacing w:after="0" w:line="240" w:lineRule="auto"/>
        <w:ind w:firstLine="567"/>
        <w:jc w:val="both"/>
        <w:rPr>
          <w:rFonts w:ascii="Arial Narrow" w:hAnsi="Arial Narrow" w:cs="Courier New"/>
          <w:i/>
          <w:color w:val="000000" w:themeColor="text1"/>
          <w:sz w:val="24"/>
          <w:szCs w:val="24"/>
        </w:rPr>
      </w:pPr>
      <w:r w:rsidRPr="00576A98">
        <w:rPr>
          <w:rFonts w:ascii="Arial Narrow" w:hAnsi="Arial Narrow" w:cs="Courier New"/>
          <w:color w:val="000000" w:themeColor="text1"/>
          <w:sz w:val="24"/>
          <w:szCs w:val="24"/>
        </w:rPr>
        <w:t>main1-&gt;</w:t>
      </w:r>
      <w:r w:rsidR="00556E1D">
        <w:rPr>
          <w:rFonts w:ascii="Arial Narrow" w:hAnsi="Arial Narrow" w:cs="Courier New"/>
          <w:color w:val="000000" w:themeColor="text1"/>
          <w:sz w:val="24"/>
          <w:szCs w:val="24"/>
        </w:rPr>
        <w:t>pro</w:t>
      </w:r>
      <w:r w:rsidRPr="00576A98">
        <w:rPr>
          <w:rFonts w:ascii="Arial Narrow" w:hAnsi="Arial Narrow" w:cs="Courier New"/>
          <w:color w:val="000000" w:themeColor="text1"/>
          <w:sz w:val="24"/>
          <w:szCs w:val="24"/>
        </w:rPr>
        <w:t xml:space="preserve">( 4 </w:t>
      </w:r>
      <w:r w:rsidRPr="00576A98">
        <w:rPr>
          <w:rFonts w:ascii="Arial Narrow" w:hAnsi="Arial Narrow" w:cs="Courier New"/>
          <w:i/>
          <w:color w:val="000000" w:themeColor="text1"/>
          <w:sz w:val="24"/>
          <w:szCs w:val="24"/>
        </w:rPr>
        <w:t>).</w:t>
      </w:r>
    </w:p>
    <w:p w:rsidR="00576A98" w:rsidRPr="00576A98" w:rsidRDefault="00576A98" w:rsidP="00576A98">
      <w:pPr>
        <w:autoSpaceDE w:val="0"/>
        <w:autoSpaceDN w:val="0"/>
        <w:adjustRightInd w:val="0"/>
        <w:spacing w:after="0" w:line="240" w:lineRule="auto"/>
        <w:ind w:firstLine="567"/>
        <w:jc w:val="both"/>
        <w:rPr>
          <w:rFonts w:ascii="Arial Narrow" w:hAnsi="Arial Narrow" w:cs="Courier New"/>
          <w:color w:val="000000" w:themeColor="text1"/>
          <w:sz w:val="24"/>
          <w:szCs w:val="24"/>
        </w:rPr>
      </w:pPr>
    </w:p>
    <w:p w:rsidR="00576A98" w:rsidRPr="00576A98" w:rsidRDefault="00576A98" w:rsidP="00576A98">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576A98">
        <w:rPr>
          <w:rFonts w:ascii="Arial Narrow" w:hAnsi="Arial Narrow" w:cs="Courier New"/>
          <w:color w:val="000000" w:themeColor="text1"/>
          <w:sz w:val="24"/>
          <w:szCs w:val="24"/>
        </w:rPr>
        <w:t xml:space="preserve">CLASS </w:t>
      </w:r>
      <w:r w:rsidR="001621F2">
        <w:rPr>
          <w:rFonts w:ascii="Arial Narrow" w:hAnsi="Arial Narrow" w:cs="Courier New"/>
          <w:b/>
          <w:color w:val="000000" w:themeColor="text1"/>
          <w:sz w:val="24"/>
          <w:szCs w:val="24"/>
        </w:rPr>
        <w:t>cl</w:t>
      </w:r>
      <w:r w:rsidRPr="00556E1D">
        <w:rPr>
          <w:rFonts w:ascii="Arial Narrow" w:hAnsi="Arial Narrow" w:cs="Courier New"/>
          <w:b/>
          <w:color w:val="000000" w:themeColor="text1"/>
          <w:sz w:val="24"/>
          <w:szCs w:val="24"/>
        </w:rPr>
        <w:t>_main</w:t>
      </w:r>
      <w:r w:rsidRPr="00576A98">
        <w:rPr>
          <w:rFonts w:ascii="Arial Narrow" w:hAnsi="Arial Narrow" w:cs="Courier New"/>
          <w:color w:val="000000" w:themeColor="text1"/>
          <w:sz w:val="24"/>
          <w:szCs w:val="24"/>
        </w:rPr>
        <w:t xml:space="preserve"> IMPLEMENTATION.</w:t>
      </w:r>
    </w:p>
    <w:p w:rsidR="00576A98" w:rsidRPr="00576A98" w:rsidRDefault="00576A98" w:rsidP="00576A98">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576A98">
        <w:rPr>
          <w:rFonts w:ascii="Arial Narrow" w:hAnsi="Arial Narrow" w:cs="Courier New"/>
          <w:color w:val="000000" w:themeColor="text1"/>
          <w:sz w:val="24"/>
          <w:szCs w:val="24"/>
        </w:rPr>
        <w:t xml:space="preserve">    METHOD </w:t>
      </w:r>
      <w:r w:rsidRPr="00556E1D">
        <w:rPr>
          <w:rFonts w:ascii="Arial Narrow" w:hAnsi="Arial Narrow" w:cs="Courier New"/>
          <w:b/>
          <w:i/>
          <w:color w:val="000000" w:themeColor="text1"/>
          <w:sz w:val="24"/>
          <w:szCs w:val="24"/>
        </w:rPr>
        <w:t>pro</w:t>
      </w:r>
      <w:r w:rsidRPr="00576A98">
        <w:rPr>
          <w:rFonts w:ascii="Arial Narrow" w:hAnsi="Arial Narrow" w:cs="Courier New"/>
          <w:color w:val="000000" w:themeColor="text1"/>
          <w:sz w:val="24"/>
          <w:szCs w:val="24"/>
        </w:rPr>
        <w:t>.</w:t>
      </w:r>
    </w:p>
    <w:p w:rsidR="00576A98" w:rsidRPr="00576A98" w:rsidRDefault="00576A98" w:rsidP="00576A98">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576A98">
        <w:rPr>
          <w:rFonts w:ascii="Arial Narrow" w:hAnsi="Arial Narrow" w:cs="Courier New"/>
          <w:color w:val="000000" w:themeColor="text1"/>
          <w:sz w:val="24"/>
          <w:szCs w:val="24"/>
        </w:rPr>
        <w:t xml:space="preserve">        num1 = num2.</w:t>
      </w:r>
    </w:p>
    <w:p w:rsidR="00576A98" w:rsidRPr="00576A98" w:rsidRDefault="00576A98" w:rsidP="001621F2">
      <w:pPr>
        <w:shd w:val="clear" w:color="auto" w:fill="E7E6E6" w:themeFill="background2"/>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576A98">
        <w:rPr>
          <w:rFonts w:ascii="Arial Narrow" w:hAnsi="Arial Narrow" w:cs="Courier New"/>
          <w:color w:val="000000" w:themeColor="text1"/>
          <w:sz w:val="24"/>
          <w:szCs w:val="24"/>
        </w:rPr>
        <w:t xml:space="preserve">        IF num2 &gt;= 2. </w:t>
      </w:r>
      <w:r w:rsidR="005C0819" w:rsidRPr="001621F2">
        <w:rPr>
          <w:rFonts w:ascii="Arial Narrow" w:hAnsi="Arial Narrow" w:cs="Courier New"/>
          <w:i/>
          <w:color w:val="385623" w:themeColor="accent6" w:themeShade="80"/>
          <w:sz w:val="24"/>
          <w:szCs w:val="24"/>
        </w:rPr>
        <w:t>raise</w:t>
      </w:r>
      <w:r w:rsidRPr="001621F2">
        <w:rPr>
          <w:rFonts w:ascii="Arial Narrow" w:hAnsi="Arial Narrow" w:cs="Courier New"/>
          <w:i/>
          <w:color w:val="385623" w:themeColor="accent6" w:themeShade="80"/>
          <w:sz w:val="24"/>
          <w:szCs w:val="24"/>
        </w:rPr>
        <w:t xml:space="preserve"> </w:t>
      </w:r>
      <w:r w:rsidR="005C0819" w:rsidRPr="001621F2">
        <w:rPr>
          <w:rFonts w:ascii="Arial Narrow" w:hAnsi="Arial Narrow" w:cs="Courier New"/>
          <w:i/>
          <w:color w:val="385623" w:themeColor="accent6" w:themeShade="80"/>
          <w:sz w:val="24"/>
          <w:szCs w:val="24"/>
        </w:rPr>
        <w:t>event</w:t>
      </w:r>
      <w:r w:rsidRPr="001621F2">
        <w:rPr>
          <w:rFonts w:ascii="Arial Narrow" w:hAnsi="Arial Narrow" w:cs="Courier New"/>
          <w:i/>
          <w:color w:val="385623" w:themeColor="accent6" w:themeShade="80"/>
          <w:sz w:val="24"/>
          <w:szCs w:val="24"/>
        </w:rPr>
        <w:t xml:space="preserve"> CUTOFF</w:t>
      </w:r>
      <w:r w:rsidRPr="00576A98">
        <w:rPr>
          <w:rFonts w:ascii="Arial Narrow" w:hAnsi="Arial Narrow" w:cs="Courier New"/>
          <w:color w:val="0070C0"/>
          <w:sz w:val="24"/>
          <w:szCs w:val="24"/>
        </w:rPr>
        <w:t>.</w:t>
      </w:r>
      <w:r w:rsidRPr="00576A98">
        <w:rPr>
          <w:rFonts w:ascii="Arial Narrow" w:hAnsi="Arial Narrow" w:cs="Courier New"/>
          <w:color w:val="000000" w:themeColor="text1"/>
          <w:sz w:val="24"/>
          <w:szCs w:val="24"/>
        </w:rPr>
        <w:t xml:space="preserve"> ENDIF.</w:t>
      </w:r>
    </w:p>
    <w:p w:rsidR="00576A98" w:rsidRPr="00576A98" w:rsidRDefault="00576A98" w:rsidP="00576A98">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576A98">
        <w:rPr>
          <w:rFonts w:ascii="Arial Narrow" w:hAnsi="Arial Narrow" w:cs="Courier New"/>
          <w:color w:val="000000" w:themeColor="text1"/>
          <w:sz w:val="24"/>
          <w:szCs w:val="24"/>
        </w:rPr>
        <w:t xml:space="preserve">    ENDMETHOD.</w:t>
      </w:r>
    </w:p>
    <w:p w:rsidR="00576A98" w:rsidRPr="00576A98" w:rsidRDefault="00576A98" w:rsidP="00576A98">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576A98">
        <w:rPr>
          <w:rFonts w:ascii="Arial Narrow" w:hAnsi="Arial Narrow" w:cs="Courier New"/>
          <w:color w:val="000000" w:themeColor="text1"/>
          <w:sz w:val="24"/>
          <w:szCs w:val="24"/>
        </w:rPr>
        <w:t>CLASS.</w:t>
      </w:r>
    </w:p>
    <w:p w:rsidR="00576A98" w:rsidRPr="00576A98" w:rsidRDefault="00576A98" w:rsidP="00576A98">
      <w:pPr>
        <w:autoSpaceDE w:val="0"/>
        <w:autoSpaceDN w:val="0"/>
        <w:adjustRightInd w:val="0"/>
        <w:spacing w:after="0" w:line="240" w:lineRule="auto"/>
        <w:ind w:firstLine="567"/>
        <w:jc w:val="both"/>
        <w:rPr>
          <w:rFonts w:ascii="Arial Narrow" w:hAnsi="Arial Narrow" w:cs="Courier New"/>
          <w:color w:val="000000" w:themeColor="text1"/>
          <w:sz w:val="24"/>
          <w:szCs w:val="24"/>
        </w:rPr>
      </w:pPr>
    </w:p>
    <w:p w:rsidR="00576A98" w:rsidRPr="00576A98" w:rsidRDefault="00576A98" w:rsidP="00576A98">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576A98">
        <w:rPr>
          <w:rFonts w:ascii="Arial Narrow" w:hAnsi="Arial Narrow" w:cs="Courier New"/>
          <w:color w:val="000000" w:themeColor="text1"/>
          <w:sz w:val="24"/>
          <w:szCs w:val="24"/>
        </w:rPr>
        <w:t xml:space="preserve">CLASS </w:t>
      </w:r>
      <w:r w:rsidR="001621F2" w:rsidRPr="001621F2">
        <w:rPr>
          <w:rFonts w:ascii="Arial Narrow" w:hAnsi="Arial Narrow" w:cs="Courier New"/>
          <w:b/>
          <w:color w:val="000000" w:themeColor="text1"/>
          <w:sz w:val="24"/>
          <w:szCs w:val="24"/>
        </w:rPr>
        <w:t>cl</w:t>
      </w:r>
      <w:r w:rsidRPr="005C0819">
        <w:rPr>
          <w:rFonts w:ascii="Arial Narrow" w:hAnsi="Arial Narrow" w:cs="Courier New"/>
          <w:b/>
          <w:color w:val="000000" w:themeColor="text1"/>
          <w:sz w:val="24"/>
          <w:szCs w:val="24"/>
        </w:rPr>
        <w:t>_eventhandler</w:t>
      </w:r>
      <w:r w:rsidRPr="00576A98">
        <w:rPr>
          <w:rFonts w:ascii="Arial Narrow" w:hAnsi="Arial Narrow" w:cs="Courier New"/>
          <w:color w:val="000000" w:themeColor="text1"/>
          <w:sz w:val="24"/>
          <w:szCs w:val="24"/>
        </w:rPr>
        <w:t xml:space="preserve"> IMPLEMENTATION.</w:t>
      </w:r>
    </w:p>
    <w:p w:rsidR="00576A98" w:rsidRPr="00576A98" w:rsidRDefault="00576A98" w:rsidP="00576A98">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576A98">
        <w:rPr>
          <w:rFonts w:ascii="Arial Narrow" w:hAnsi="Arial Narrow" w:cs="Courier New"/>
          <w:color w:val="000000" w:themeColor="text1"/>
          <w:sz w:val="24"/>
          <w:szCs w:val="24"/>
        </w:rPr>
        <w:t xml:space="preserve">    METHOD </w:t>
      </w:r>
      <w:r w:rsidRPr="005C0819">
        <w:rPr>
          <w:rFonts w:ascii="Arial Narrow" w:hAnsi="Arial Narrow" w:cs="Courier New"/>
          <w:b/>
          <w:i/>
          <w:color w:val="000000" w:themeColor="text1"/>
          <w:sz w:val="24"/>
          <w:szCs w:val="24"/>
        </w:rPr>
        <w:t>handling_CUTOFF</w:t>
      </w:r>
      <w:r w:rsidRPr="00576A98">
        <w:rPr>
          <w:rFonts w:ascii="Arial Narrow" w:hAnsi="Arial Narrow" w:cs="Courier New"/>
          <w:color w:val="000000" w:themeColor="text1"/>
          <w:sz w:val="24"/>
          <w:szCs w:val="24"/>
        </w:rPr>
        <w:t>.</w:t>
      </w:r>
    </w:p>
    <w:p w:rsidR="00576A98" w:rsidRPr="00576A98" w:rsidRDefault="00576A98" w:rsidP="00576A98">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576A98">
        <w:rPr>
          <w:rFonts w:ascii="Arial Narrow" w:hAnsi="Arial Narrow" w:cs="Courier New"/>
          <w:color w:val="000000" w:themeColor="text1"/>
          <w:sz w:val="24"/>
          <w:szCs w:val="24"/>
        </w:rPr>
        <w:t xml:space="preserve">        WRITE: 'Handling the CutOff'.</w:t>
      </w:r>
    </w:p>
    <w:p w:rsidR="00576A98" w:rsidRPr="00576A98" w:rsidRDefault="00576A98" w:rsidP="00576A98">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576A98">
        <w:rPr>
          <w:rFonts w:ascii="Arial Narrow" w:hAnsi="Arial Narrow" w:cs="Courier New"/>
          <w:color w:val="000000" w:themeColor="text1"/>
          <w:sz w:val="24"/>
          <w:szCs w:val="24"/>
        </w:rPr>
        <w:t xml:space="preserve">        WRITE: / 'Event has been processed'.</w:t>
      </w:r>
    </w:p>
    <w:p w:rsidR="00576A98" w:rsidRPr="00576A98" w:rsidRDefault="00576A98" w:rsidP="00576A98">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576A98">
        <w:rPr>
          <w:rFonts w:ascii="Arial Narrow" w:hAnsi="Arial Narrow" w:cs="Courier New"/>
          <w:color w:val="000000" w:themeColor="text1"/>
          <w:sz w:val="24"/>
          <w:szCs w:val="24"/>
        </w:rPr>
        <w:t xml:space="preserve">    ENDMETHOD.</w:t>
      </w:r>
    </w:p>
    <w:p w:rsidR="00A7173D" w:rsidRPr="00664A0B" w:rsidRDefault="00576A98" w:rsidP="00576A98">
      <w:pPr>
        <w:spacing w:after="0" w:line="240" w:lineRule="auto"/>
        <w:ind w:firstLine="567"/>
        <w:jc w:val="both"/>
        <w:rPr>
          <w:rFonts w:ascii="Arial Narrow" w:hAnsi="Arial Narrow"/>
          <w:i/>
          <w:color w:val="000000" w:themeColor="text1"/>
          <w:sz w:val="24"/>
          <w:szCs w:val="24"/>
        </w:rPr>
      </w:pPr>
      <w:r w:rsidRPr="00576A98">
        <w:rPr>
          <w:rFonts w:ascii="Arial Narrow" w:hAnsi="Arial Narrow" w:cs="Courier New"/>
          <w:color w:val="000000" w:themeColor="text1"/>
          <w:sz w:val="24"/>
          <w:szCs w:val="24"/>
        </w:rPr>
        <w:t>ENDCLASS.</w:t>
      </w:r>
    </w:p>
    <w:p w:rsidR="00FB004F" w:rsidRDefault="00FB004F" w:rsidP="00576A98">
      <w:pPr>
        <w:spacing w:after="0" w:line="240" w:lineRule="auto"/>
        <w:ind w:firstLine="567"/>
        <w:jc w:val="both"/>
        <w:rPr>
          <w:rFonts w:ascii="Arial Narrow" w:hAnsi="Arial Narrow"/>
          <w:i/>
          <w:color w:val="000000" w:themeColor="text1"/>
          <w:sz w:val="24"/>
          <w:szCs w:val="24"/>
        </w:rPr>
      </w:pPr>
    </w:p>
    <w:p w:rsidR="00953C7D" w:rsidRDefault="00953C7D" w:rsidP="00576A98">
      <w:pPr>
        <w:spacing w:after="0" w:line="240" w:lineRule="auto"/>
        <w:ind w:firstLine="567"/>
        <w:jc w:val="both"/>
        <w:rPr>
          <w:rFonts w:ascii="Arial Narrow" w:hAnsi="Arial Narrow"/>
          <w:i/>
          <w:color w:val="000000" w:themeColor="text1"/>
          <w:sz w:val="24"/>
          <w:szCs w:val="24"/>
        </w:rPr>
      </w:pPr>
    </w:p>
    <w:p w:rsidR="00576A98" w:rsidRPr="006E05A0" w:rsidRDefault="00576A98" w:rsidP="007A00A2">
      <w:pPr>
        <w:pStyle w:val="1"/>
        <w:spacing w:before="0" w:beforeAutospacing="0" w:after="0" w:afterAutospacing="0"/>
        <w:ind w:firstLine="567"/>
        <w:jc w:val="center"/>
        <w:rPr>
          <w:rFonts w:ascii="Arial Narrow" w:hAnsi="Arial Narrow"/>
          <w:caps/>
          <w:sz w:val="24"/>
          <w:szCs w:val="24"/>
        </w:rPr>
      </w:pPr>
      <w:bookmarkStart w:id="46" w:name="REPORT_PROGRAMMING"/>
      <w:r w:rsidRPr="006E05A0">
        <w:rPr>
          <w:rFonts w:ascii="Arial Narrow" w:hAnsi="Arial Narrow"/>
          <w:caps/>
          <w:sz w:val="24"/>
          <w:szCs w:val="24"/>
        </w:rPr>
        <w:t>Report Programming</w:t>
      </w:r>
    </w:p>
    <w:bookmarkEnd w:id="46"/>
    <w:p w:rsidR="00FB004F" w:rsidRPr="00664A0B" w:rsidRDefault="00FB004F" w:rsidP="00576A98">
      <w:pPr>
        <w:spacing w:after="0" w:line="240" w:lineRule="auto"/>
        <w:ind w:firstLine="567"/>
        <w:jc w:val="both"/>
        <w:rPr>
          <w:rFonts w:ascii="Arial Narrow" w:hAnsi="Arial Narrow"/>
          <w:i/>
          <w:color w:val="000000" w:themeColor="text1"/>
          <w:sz w:val="24"/>
          <w:szCs w:val="24"/>
        </w:rPr>
      </w:pPr>
    </w:p>
    <w:p w:rsidR="006E05A0" w:rsidRPr="00DE6285" w:rsidRDefault="00912F9E" w:rsidP="006E05A0">
      <w:pPr>
        <w:spacing w:after="0" w:line="240" w:lineRule="auto"/>
        <w:ind w:firstLine="567"/>
        <w:jc w:val="both"/>
        <w:outlineLvl w:val="0"/>
        <w:rPr>
          <w:rFonts w:ascii="Arial Narrow" w:eastAsia="Times New Roman" w:hAnsi="Arial Narrow" w:cs="Times New Roman"/>
          <w:bCs/>
          <w:kern w:val="36"/>
          <w:sz w:val="24"/>
          <w:szCs w:val="24"/>
        </w:rPr>
      </w:pPr>
      <w:hyperlink w:anchor="Содержание" w:history="1">
        <w:r w:rsidR="006E05A0" w:rsidRPr="002E64CF">
          <w:rPr>
            <w:rStyle w:val="a3"/>
            <w:rFonts w:ascii="Arial Narrow" w:eastAsia="Times New Roman" w:hAnsi="Arial Narrow" w:cs="Times New Roman"/>
            <w:bCs/>
            <w:kern w:val="36"/>
            <w:sz w:val="24"/>
            <w:szCs w:val="24"/>
            <w:u w:val="none"/>
            <w:lang w:val="ru-RU"/>
          </w:rPr>
          <w:t>Содержание</w:t>
        </w:r>
      </w:hyperlink>
    </w:p>
    <w:p w:rsidR="00FB004F" w:rsidRPr="00576A98" w:rsidRDefault="00FB004F" w:rsidP="00576A98">
      <w:pPr>
        <w:spacing w:after="0" w:line="240" w:lineRule="auto"/>
        <w:ind w:firstLine="567"/>
        <w:jc w:val="both"/>
        <w:rPr>
          <w:rFonts w:ascii="Arial Narrow" w:hAnsi="Arial Narrow"/>
          <w:i/>
          <w:color w:val="000000" w:themeColor="text1"/>
          <w:sz w:val="24"/>
          <w:szCs w:val="24"/>
        </w:rPr>
      </w:pPr>
    </w:p>
    <w:p w:rsidR="005C0819" w:rsidRDefault="005C0819" w:rsidP="00576A98">
      <w:pPr>
        <w:spacing w:after="0" w:line="240" w:lineRule="auto"/>
        <w:ind w:firstLine="567"/>
        <w:jc w:val="both"/>
        <w:rPr>
          <w:rFonts w:ascii="Arial Narrow" w:hAnsi="Arial Narrow"/>
          <w:sz w:val="24"/>
          <w:szCs w:val="24"/>
        </w:rPr>
      </w:pPr>
      <w:r w:rsidRPr="005C0819">
        <w:rPr>
          <w:rFonts w:ascii="Arial Narrow" w:hAnsi="Arial Narrow"/>
          <w:sz w:val="24"/>
          <w:szCs w:val="24"/>
        </w:rPr>
        <w:t>A classical report is created by using the output data in the WRITE statement inside a loop. They don</w:t>
      </w:r>
      <w:r>
        <w:rPr>
          <w:rFonts w:ascii="Arial Narrow" w:hAnsi="Arial Narrow"/>
          <w:sz w:val="24"/>
          <w:szCs w:val="24"/>
        </w:rPr>
        <w:t>’</w:t>
      </w:r>
      <w:r w:rsidRPr="005C0819">
        <w:rPr>
          <w:rFonts w:ascii="Arial Narrow" w:hAnsi="Arial Narrow"/>
          <w:sz w:val="24"/>
          <w:szCs w:val="24"/>
        </w:rPr>
        <w:t xml:space="preserve">t contain any sub-reports. SAP also provides some standard reports </w:t>
      </w:r>
      <w:r>
        <w:rPr>
          <w:rFonts w:ascii="Arial Narrow" w:hAnsi="Arial Narrow"/>
          <w:sz w:val="24"/>
          <w:szCs w:val="24"/>
        </w:rPr>
        <w:t xml:space="preserve">– </w:t>
      </w:r>
    </w:p>
    <w:p w:rsidR="005C0819" w:rsidRPr="005C0819" w:rsidRDefault="005C0819" w:rsidP="00D613E2">
      <w:pPr>
        <w:pStyle w:val="a6"/>
        <w:numPr>
          <w:ilvl w:val="0"/>
          <w:numId w:val="6"/>
        </w:numPr>
        <w:spacing w:after="0" w:line="240" w:lineRule="auto"/>
        <w:ind w:left="1134"/>
        <w:jc w:val="both"/>
        <w:rPr>
          <w:rFonts w:ascii="Arial Narrow" w:hAnsi="Arial Narrow"/>
          <w:sz w:val="24"/>
          <w:szCs w:val="24"/>
        </w:rPr>
      </w:pPr>
      <w:r w:rsidRPr="005C0819">
        <w:rPr>
          <w:rFonts w:ascii="Arial Narrow" w:hAnsi="Arial Narrow"/>
          <w:sz w:val="24"/>
          <w:szCs w:val="24"/>
        </w:rPr>
        <w:t>RSCLTCOP – to copy tables across clients;</w:t>
      </w:r>
    </w:p>
    <w:p w:rsidR="00FB004F" w:rsidRPr="005C0819" w:rsidRDefault="005C0819" w:rsidP="00D613E2">
      <w:pPr>
        <w:pStyle w:val="a6"/>
        <w:numPr>
          <w:ilvl w:val="0"/>
          <w:numId w:val="6"/>
        </w:numPr>
        <w:spacing w:after="0" w:line="240" w:lineRule="auto"/>
        <w:ind w:left="1134"/>
        <w:jc w:val="both"/>
        <w:rPr>
          <w:rFonts w:ascii="Arial Narrow" w:hAnsi="Arial Narrow"/>
          <w:sz w:val="24"/>
          <w:szCs w:val="24"/>
        </w:rPr>
      </w:pPr>
      <w:r w:rsidRPr="005C0819">
        <w:rPr>
          <w:rFonts w:ascii="Arial Narrow" w:hAnsi="Arial Narrow"/>
          <w:sz w:val="24"/>
          <w:szCs w:val="24"/>
        </w:rPr>
        <w:t>RSPARAM - to display instance parameters;</w:t>
      </w:r>
    </w:p>
    <w:p w:rsidR="005C0819" w:rsidRPr="00F7443D" w:rsidRDefault="005C0819" w:rsidP="00D613E2">
      <w:pPr>
        <w:pStyle w:val="a6"/>
        <w:numPr>
          <w:ilvl w:val="0"/>
          <w:numId w:val="6"/>
        </w:numPr>
        <w:spacing w:after="0" w:line="240" w:lineRule="auto"/>
        <w:ind w:left="1134"/>
        <w:jc w:val="both"/>
        <w:rPr>
          <w:rFonts w:ascii="Arial Narrow" w:hAnsi="Arial Narrow"/>
          <w:i/>
          <w:color w:val="000000" w:themeColor="text1"/>
          <w:sz w:val="24"/>
          <w:szCs w:val="24"/>
        </w:rPr>
      </w:pPr>
      <w:r w:rsidRPr="005C0819">
        <w:rPr>
          <w:rFonts w:ascii="Arial Narrow" w:hAnsi="Arial Narrow"/>
          <w:sz w:val="24"/>
          <w:szCs w:val="24"/>
        </w:rPr>
        <w:t>..</w:t>
      </w:r>
    </w:p>
    <w:p w:rsidR="00F7443D" w:rsidRDefault="00F7443D" w:rsidP="00F7443D">
      <w:pPr>
        <w:spacing w:after="0" w:line="240" w:lineRule="auto"/>
        <w:ind w:firstLine="567"/>
        <w:jc w:val="both"/>
        <w:rPr>
          <w:rFonts w:ascii="Arial Narrow" w:hAnsi="Arial Narrow"/>
          <w:i/>
          <w:color w:val="000000" w:themeColor="text1"/>
          <w:sz w:val="24"/>
          <w:szCs w:val="24"/>
        </w:rPr>
      </w:pPr>
    </w:p>
    <w:p w:rsidR="00F7443D" w:rsidRPr="00F7443D" w:rsidRDefault="00F7443D" w:rsidP="00F7443D">
      <w:pPr>
        <w:pStyle w:val="1"/>
        <w:spacing w:before="0" w:beforeAutospacing="0" w:after="0" w:afterAutospacing="0"/>
        <w:ind w:firstLine="567"/>
        <w:jc w:val="center"/>
        <w:rPr>
          <w:rFonts w:ascii="Arial Narrow" w:hAnsi="Arial Narrow"/>
          <w:sz w:val="24"/>
          <w:szCs w:val="24"/>
        </w:rPr>
      </w:pPr>
      <w:bookmarkStart w:id="47" w:name="CL_DEMO_OUTPUT"/>
      <w:r w:rsidRPr="00F7443D">
        <w:rPr>
          <w:rFonts w:ascii="Arial Narrow" w:hAnsi="Arial Narrow"/>
          <w:sz w:val="24"/>
          <w:szCs w:val="24"/>
        </w:rPr>
        <w:t>CL_DEMO_OUTPUT</w:t>
      </w:r>
      <w:bookmarkEnd w:id="47"/>
    </w:p>
    <w:p w:rsidR="00F7443D" w:rsidRPr="00F7443D" w:rsidRDefault="00912F9E" w:rsidP="00F7443D">
      <w:pPr>
        <w:spacing w:after="0" w:line="240" w:lineRule="auto"/>
        <w:ind w:firstLine="567"/>
        <w:jc w:val="both"/>
        <w:outlineLvl w:val="0"/>
        <w:rPr>
          <w:rFonts w:ascii="Arial Narrow" w:eastAsia="Times New Roman" w:hAnsi="Arial Narrow" w:cs="Times New Roman"/>
          <w:bCs/>
          <w:kern w:val="36"/>
          <w:sz w:val="24"/>
          <w:szCs w:val="24"/>
        </w:rPr>
      </w:pPr>
      <w:hyperlink w:anchor="Содержание" w:history="1">
        <w:r w:rsidR="00F7443D" w:rsidRPr="002E64CF">
          <w:rPr>
            <w:rStyle w:val="a3"/>
            <w:rFonts w:ascii="Arial Narrow" w:eastAsia="Times New Roman" w:hAnsi="Arial Narrow" w:cs="Times New Roman"/>
            <w:bCs/>
            <w:kern w:val="36"/>
            <w:sz w:val="24"/>
            <w:szCs w:val="24"/>
            <w:u w:val="none"/>
            <w:lang w:val="ru-RU"/>
          </w:rPr>
          <w:t>Содержание</w:t>
        </w:r>
      </w:hyperlink>
    </w:p>
    <w:p w:rsidR="00F7443D" w:rsidRPr="008F2DF7" w:rsidRDefault="00F7443D" w:rsidP="00F7443D">
      <w:pPr>
        <w:pStyle w:val="1"/>
        <w:spacing w:before="0" w:beforeAutospacing="0" w:after="0" w:afterAutospacing="0"/>
        <w:ind w:firstLine="567"/>
        <w:jc w:val="both"/>
        <w:rPr>
          <w:rFonts w:ascii="Arial Narrow" w:hAnsi="Arial Narrow"/>
          <w:sz w:val="24"/>
          <w:szCs w:val="24"/>
        </w:rPr>
      </w:pPr>
      <w:r w:rsidRPr="008F2DF7">
        <w:rPr>
          <w:rFonts w:ascii="Arial Narrow" w:hAnsi="Arial Narrow"/>
          <w:sz w:val="24"/>
          <w:szCs w:val="24"/>
        </w:rPr>
        <w:t>CL_DEMO_OUTPUT, Part 1 of 2 – Usage</w:t>
      </w:r>
    </w:p>
    <w:p w:rsidR="00F7443D" w:rsidRDefault="00912F9E" w:rsidP="00F7443D">
      <w:pPr>
        <w:pStyle w:val="1"/>
        <w:spacing w:before="0" w:beforeAutospacing="0" w:after="0" w:afterAutospacing="0"/>
        <w:ind w:firstLine="567"/>
        <w:jc w:val="both"/>
        <w:rPr>
          <w:rFonts w:ascii="Arial Narrow" w:hAnsi="Arial Narrow"/>
          <w:b w:val="0"/>
          <w:sz w:val="24"/>
          <w:szCs w:val="24"/>
        </w:rPr>
      </w:pPr>
      <w:hyperlink r:id="rId89" w:history="1">
        <w:r w:rsidR="00F7443D" w:rsidRPr="008F2DF7">
          <w:rPr>
            <w:rStyle w:val="a3"/>
            <w:rFonts w:ascii="Arial Narrow" w:hAnsi="Arial Narrow"/>
            <w:b w:val="0"/>
            <w:sz w:val="24"/>
            <w:szCs w:val="24"/>
            <w:u w:val="none"/>
          </w:rPr>
          <w:t>https://blogs.sap.com/2016/05/10/cldemooutput-part-1-of-2-usage/</w:t>
        </w:r>
      </w:hyperlink>
    </w:p>
    <w:p w:rsidR="00F7443D" w:rsidRPr="00F7443D" w:rsidRDefault="00F7443D" w:rsidP="00F7443D">
      <w:pPr>
        <w:pStyle w:val="1"/>
        <w:spacing w:before="0" w:beforeAutospacing="0" w:after="0" w:afterAutospacing="0"/>
        <w:ind w:firstLine="567"/>
        <w:jc w:val="both"/>
        <w:rPr>
          <w:rFonts w:ascii="Arial Narrow" w:hAnsi="Arial Narrow"/>
          <w:b w:val="0"/>
          <w:sz w:val="24"/>
          <w:szCs w:val="24"/>
        </w:rPr>
      </w:pPr>
    </w:p>
    <w:p w:rsidR="00F7443D" w:rsidRPr="00F7443D" w:rsidRDefault="00F7443D" w:rsidP="00F7443D">
      <w:pPr>
        <w:pStyle w:val="1"/>
        <w:spacing w:before="0" w:beforeAutospacing="0" w:after="0" w:afterAutospacing="0"/>
        <w:ind w:firstLine="567"/>
        <w:rPr>
          <w:rFonts w:ascii="Arial Narrow" w:hAnsi="Arial Narrow"/>
          <w:sz w:val="24"/>
          <w:szCs w:val="24"/>
        </w:rPr>
      </w:pPr>
      <w:r w:rsidRPr="00F7443D">
        <w:rPr>
          <w:rFonts w:ascii="Arial Narrow" w:hAnsi="Arial Narrow"/>
          <w:sz w:val="24"/>
          <w:szCs w:val="24"/>
        </w:rPr>
        <w:t>Introducing CL_DEMO_OUTPUT</w:t>
      </w:r>
    </w:p>
    <w:p w:rsidR="00F7443D" w:rsidRDefault="00912F9E" w:rsidP="00F7443D">
      <w:pPr>
        <w:pStyle w:val="1"/>
        <w:spacing w:before="0" w:beforeAutospacing="0" w:after="0" w:afterAutospacing="0"/>
        <w:ind w:firstLine="567"/>
        <w:jc w:val="both"/>
        <w:rPr>
          <w:rFonts w:ascii="Arial Narrow" w:hAnsi="Arial Narrow"/>
          <w:b w:val="0"/>
          <w:sz w:val="24"/>
          <w:szCs w:val="24"/>
        </w:rPr>
      </w:pPr>
      <w:hyperlink r:id="rId90" w:history="1">
        <w:r w:rsidR="00F7443D" w:rsidRPr="00F7443D">
          <w:rPr>
            <w:rStyle w:val="a3"/>
            <w:rFonts w:ascii="Arial Narrow" w:hAnsi="Arial Narrow"/>
            <w:b w:val="0"/>
            <w:sz w:val="24"/>
            <w:szCs w:val="24"/>
            <w:u w:val="none"/>
          </w:rPr>
          <w:t>https://medium.com/@abapcoder/introducing-cl-demo-output-34943ddda21a</w:t>
        </w:r>
      </w:hyperlink>
    </w:p>
    <w:p w:rsidR="0010699D" w:rsidRDefault="0010699D" w:rsidP="00F7443D">
      <w:pPr>
        <w:pStyle w:val="1"/>
        <w:spacing w:before="0" w:beforeAutospacing="0" w:after="0" w:afterAutospacing="0"/>
        <w:ind w:firstLine="567"/>
        <w:jc w:val="both"/>
        <w:rPr>
          <w:rFonts w:ascii="Arial Narrow" w:hAnsi="Arial Narrow"/>
          <w:b w:val="0"/>
          <w:sz w:val="24"/>
          <w:szCs w:val="24"/>
        </w:rPr>
      </w:pPr>
    </w:p>
    <w:p w:rsidR="0010699D" w:rsidRPr="0010699D" w:rsidRDefault="0010699D" w:rsidP="00F7443D">
      <w:pPr>
        <w:pStyle w:val="1"/>
        <w:spacing w:before="0" w:beforeAutospacing="0" w:after="0" w:afterAutospacing="0"/>
        <w:ind w:firstLine="567"/>
        <w:jc w:val="both"/>
        <w:rPr>
          <w:rFonts w:ascii="Arial Narrow" w:hAnsi="Arial Narrow" w:cs="Courier New"/>
          <w:bCs w:val="0"/>
          <w:sz w:val="24"/>
          <w:szCs w:val="24"/>
        </w:rPr>
      </w:pPr>
      <w:r w:rsidRPr="0010699D">
        <w:rPr>
          <w:rFonts w:ascii="Arial Narrow" w:hAnsi="Arial Narrow" w:cs="Courier New"/>
          <w:bCs w:val="0"/>
          <w:sz w:val="24"/>
          <w:szCs w:val="24"/>
        </w:rPr>
        <w:t>EXEC SQL</w:t>
      </w:r>
    </w:p>
    <w:p w:rsidR="0010699D" w:rsidRPr="0010699D" w:rsidRDefault="00912F9E" w:rsidP="00F7443D">
      <w:pPr>
        <w:pStyle w:val="1"/>
        <w:spacing w:before="0" w:beforeAutospacing="0" w:after="0" w:afterAutospacing="0"/>
        <w:ind w:firstLine="567"/>
        <w:jc w:val="both"/>
        <w:rPr>
          <w:rFonts w:ascii="Arial Narrow" w:hAnsi="Arial Narrow"/>
          <w:b w:val="0"/>
          <w:sz w:val="24"/>
          <w:szCs w:val="24"/>
        </w:rPr>
      </w:pPr>
      <w:hyperlink r:id="rId91" w:history="1">
        <w:r w:rsidR="0010699D" w:rsidRPr="0010699D">
          <w:rPr>
            <w:rStyle w:val="a3"/>
            <w:rFonts w:ascii="Arial Narrow" w:hAnsi="Arial Narrow"/>
            <w:b w:val="0"/>
            <w:sz w:val="24"/>
            <w:szCs w:val="24"/>
            <w:u w:val="none"/>
          </w:rPr>
          <w:t>http://www.sapnet.ru/abap_docu/ABAPEXEC.htm</w:t>
        </w:r>
      </w:hyperlink>
    </w:p>
    <w:p w:rsidR="0010699D" w:rsidRPr="0010699D" w:rsidRDefault="0010699D" w:rsidP="00F7443D">
      <w:pPr>
        <w:pStyle w:val="1"/>
        <w:spacing w:before="0" w:beforeAutospacing="0" w:after="0" w:afterAutospacing="0"/>
        <w:ind w:firstLine="567"/>
        <w:jc w:val="both"/>
        <w:rPr>
          <w:rFonts w:ascii="Arial Narrow" w:hAnsi="Arial Narrow"/>
          <w:b w:val="0"/>
          <w:sz w:val="24"/>
          <w:szCs w:val="24"/>
        </w:rPr>
      </w:pPr>
    </w:p>
    <w:p w:rsidR="00FB004F" w:rsidRPr="00BC6242" w:rsidRDefault="00F7443D" w:rsidP="004C0076">
      <w:pPr>
        <w:spacing w:after="0" w:line="240" w:lineRule="auto"/>
        <w:ind w:firstLine="567"/>
        <w:jc w:val="both"/>
        <w:rPr>
          <w:rFonts w:ascii="Arial Narrow" w:hAnsi="Arial Narrow"/>
          <w:color w:val="000000" w:themeColor="text1"/>
          <w:sz w:val="24"/>
          <w:szCs w:val="24"/>
        </w:rPr>
      </w:pPr>
      <w:r w:rsidRPr="00880634">
        <w:rPr>
          <w:rFonts w:ascii="Arial Narrow" w:hAnsi="Arial Narrow"/>
          <w:sz w:val="24"/>
          <w:szCs w:val="24"/>
          <w:highlight w:val="yellow"/>
        </w:rPr>
        <w:t xml:space="preserve">Using the </w:t>
      </w:r>
      <w:r w:rsidRPr="00880634">
        <w:rPr>
          <w:rFonts w:ascii="Arial Narrow" w:hAnsi="Arial Narrow"/>
          <w:b/>
          <w:sz w:val="24"/>
          <w:szCs w:val="24"/>
          <w:highlight w:val="yellow"/>
        </w:rPr>
        <w:t>WRITE</w:t>
      </w:r>
      <w:r w:rsidRPr="00F7443D">
        <w:rPr>
          <w:rFonts w:ascii="Arial Narrow" w:hAnsi="Arial Narrow"/>
          <w:sz w:val="24"/>
          <w:szCs w:val="24"/>
        </w:rPr>
        <w:t xml:space="preserve"> statements to review code progression </w:t>
      </w:r>
      <w:r w:rsidRPr="00880634">
        <w:rPr>
          <w:rFonts w:ascii="Arial Narrow" w:hAnsi="Arial Narrow"/>
          <w:sz w:val="24"/>
          <w:szCs w:val="24"/>
          <w:highlight w:val="yellow"/>
        </w:rPr>
        <w:t>is not good practice</w:t>
      </w:r>
      <w:r w:rsidRPr="00F7443D">
        <w:rPr>
          <w:rFonts w:ascii="Arial Narrow" w:hAnsi="Arial Narrow"/>
          <w:sz w:val="24"/>
          <w:szCs w:val="24"/>
        </w:rPr>
        <w:t xml:space="preserve"> to begin with. </w:t>
      </w:r>
      <w:r w:rsidRPr="00BC6242">
        <w:rPr>
          <w:rFonts w:ascii="Arial Narrow" w:hAnsi="Arial Narrow"/>
          <w:color w:val="000000" w:themeColor="text1"/>
          <w:sz w:val="24"/>
          <w:szCs w:val="24"/>
        </w:rPr>
        <w:t>In a dialog session you may never see the output from WRITE statements unless you use the LEAVE LIST-PROCESSING statement.</w:t>
      </w:r>
    </w:p>
    <w:p w:rsidR="00F7443D" w:rsidRDefault="00F7443D" w:rsidP="004C0076">
      <w:pPr>
        <w:spacing w:after="0" w:line="240" w:lineRule="auto"/>
        <w:ind w:firstLine="567"/>
        <w:jc w:val="both"/>
        <w:rPr>
          <w:rFonts w:ascii="Arial Narrow" w:hAnsi="Arial Narrow"/>
          <w:sz w:val="24"/>
          <w:szCs w:val="24"/>
        </w:rPr>
      </w:pPr>
    </w:p>
    <w:p w:rsidR="00086558" w:rsidRPr="00BC6242" w:rsidRDefault="00F7443D" w:rsidP="004C0076">
      <w:pPr>
        <w:spacing w:after="0" w:line="240" w:lineRule="auto"/>
        <w:ind w:firstLine="567"/>
        <w:jc w:val="both"/>
        <w:rPr>
          <w:rFonts w:ascii="Arial Narrow" w:hAnsi="Arial Narrow"/>
          <w:b/>
          <w:i/>
          <w:sz w:val="24"/>
          <w:szCs w:val="24"/>
        </w:rPr>
      </w:pPr>
      <w:r w:rsidRPr="00BC6242">
        <w:rPr>
          <w:rFonts w:ascii="Arial Narrow" w:hAnsi="Arial Narrow"/>
          <w:b/>
          <w:i/>
          <w:sz w:val="24"/>
          <w:szCs w:val="24"/>
        </w:rPr>
        <w:t xml:space="preserve">The </w:t>
      </w:r>
      <w:r w:rsidR="00086558" w:rsidRPr="00BC6242">
        <w:rPr>
          <w:rFonts w:ascii="Arial Narrow" w:hAnsi="Arial Narrow"/>
          <w:b/>
          <w:i/>
          <w:sz w:val="24"/>
          <w:szCs w:val="24"/>
        </w:rPr>
        <w:t xml:space="preserve">CL_DEMO_OUTPUT </w:t>
      </w:r>
      <w:r w:rsidRPr="00BC6242">
        <w:rPr>
          <w:rFonts w:ascii="Arial Narrow" w:hAnsi="Arial Narrow"/>
          <w:b/>
          <w:i/>
          <w:sz w:val="24"/>
          <w:szCs w:val="24"/>
        </w:rPr>
        <w:t>class</w:t>
      </w:r>
    </w:p>
    <w:p w:rsidR="00F7443D" w:rsidRPr="00086558" w:rsidRDefault="00086558" w:rsidP="00D613E2">
      <w:pPr>
        <w:pStyle w:val="a6"/>
        <w:numPr>
          <w:ilvl w:val="0"/>
          <w:numId w:val="18"/>
        </w:numPr>
        <w:spacing w:after="0" w:line="240" w:lineRule="auto"/>
        <w:ind w:left="1134"/>
        <w:jc w:val="both"/>
        <w:rPr>
          <w:rFonts w:ascii="Arial Narrow" w:hAnsi="Arial Narrow"/>
          <w:sz w:val="24"/>
          <w:szCs w:val="24"/>
        </w:rPr>
      </w:pPr>
      <w:r w:rsidRPr="00BC6242">
        <w:rPr>
          <w:rFonts w:ascii="Arial Narrow" w:hAnsi="Arial Narrow"/>
          <w:sz w:val="24"/>
          <w:szCs w:val="24"/>
          <w:highlight w:val="yellow"/>
        </w:rPr>
        <w:t>C</w:t>
      </w:r>
      <w:r w:rsidR="00F7443D" w:rsidRPr="00BC6242">
        <w:rPr>
          <w:rFonts w:ascii="Arial Narrow" w:hAnsi="Arial Narrow"/>
          <w:sz w:val="24"/>
          <w:szCs w:val="24"/>
          <w:highlight w:val="yellow"/>
        </w:rPr>
        <w:t>annot parse a data object and turn it into XML</w:t>
      </w:r>
      <w:r w:rsidR="00F7443D" w:rsidRPr="00086558">
        <w:rPr>
          <w:rFonts w:ascii="Arial Narrow" w:hAnsi="Arial Narrow"/>
          <w:sz w:val="24"/>
          <w:szCs w:val="24"/>
        </w:rPr>
        <w:t xml:space="preserve"> </w:t>
      </w:r>
      <w:r w:rsidRPr="00086558">
        <w:rPr>
          <w:rFonts w:ascii="Arial Narrow" w:hAnsi="Arial Narrow"/>
          <w:sz w:val="24"/>
          <w:szCs w:val="24"/>
        </w:rPr>
        <w:t>- t</w:t>
      </w:r>
      <w:r w:rsidR="00F7443D" w:rsidRPr="00086558">
        <w:rPr>
          <w:rFonts w:ascii="Arial Narrow" w:hAnsi="Arial Narrow"/>
          <w:sz w:val="24"/>
          <w:szCs w:val="24"/>
        </w:rPr>
        <w:t xml:space="preserve">hat is the domain of the </w:t>
      </w:r>
      <w:r w:rsidR="00F7443D" w:rsidRPr="00086558">
        <w:rPr>
          <w:rFonts w:ascii="Arial Narrow" w:hAnsi="Arial Narrow"/>
          <w:b/>
          <w:sz w:val="24"/>
          <w:szCs w:val="24"/>
        </w:rPr>
        <w:t>CALL TRANSFORMATION</w:t>
      </w:r>
      <w:r w:rsidR="00F7443D" w:rsidRPr="00086558">
        <w:rPr>
          <w:rFonts w:ascii="Arial Narrow" w:hAnsi="Arial Narrow"/>
          <w:sz w:val="24"/>
          <w:szCs w:val="24"/>
        </w:rPr>
        <w:t xml:space="preserve"> statement</w:t>
      </w:r>
      <w:r w:rsidR="00BC6242">
        <w:rPr>
          <w:rFonts w:ascii="Arial Narrow" w:hAnsi="Arial Narrow"/>
          <w:sz w:val="24"/>
          <w:szCs w:val="24"/>
        </w:rPr>
        <w:t xml:space="preserve"> </w:t>
      </w:r>
      <w:r w:rsidR="00BC6242" w:rsidRPr="00086558">
        <w:rPr>
          <w:rFonts w:ascii="Arial Narrow" w:hAnsi="Arial Narrow"/>
          <w:sz w:val="24"/>
          <w:szCs w:val="24"/>
        </w:rPr>
        <w:t>to generate XML and JSON output</w:t>
      </w:r>
      <w:r w:rsidR="00F7443D" w:rsidRPr="00086558">
        <w:rPr>
          <w:rFonts w:ascii="Arial Narrow" w:hAnsi="Arial Narrow"/>
          <w:sz w:val="24"/>
          <w:szCs w:val="24"/>
        </w:rPr>
        <w:t>.</w:t>
      </w:r>
    </w:p>
    <w:p w:rsidR="00BC6242" w:rsidRDefault="00BC6242" w:rsidP="00086558">
      <w:pPr>
        <w:pStyle w:val="a6"/>
        <w:spacing w:after="0" w:line="240" w:lineRule="auto"/>
        <w:ind w:left="1134"/>
        <w:jc w:val="both"/>
        <w:rPr>
          <w:rFonts w:ascii="Arial Narrow" w:hAnsi="Arial Narrow"/>
          <w:sz w:val="24"/>
          <w:szCs w:val="24"/>
        </w:rPr>
      </w:pPr>
      <w:r>
        <w:rPr>
          <w:rFonts w:ascii="Arial Narrow" w:hAnsi="Arial Narrow"/>
          <w:sz w:val="24"/>
          <w:szCs w:val="24"/>
        </w:rPr>
        <w:lastRenderedPageBreak/>
        <w:t>Rem</w:t>
      </w:r>
    </w:p>
    <w:p w:rsidR="00086558" w:rsidRPr="00086558" w:rsidRDefault="00BC6242" w:rsidP="00086558">
      <w:pPr>
        <w:pStyle w:val="a6"/>
        <w:spacing w:after="0" w:line="240" w:lineRule="auto"/>
        <w:ind w:left="1134"/>
        <w:jc w:val="both"/>
        <w:rPr>
          <w:rFonts w:ascii="Arial Narrow" w:hAnsi="Arial Narrow"/>
          <w:sz w:val="24"/>
          <w:szCs w:val="24"/>
        </w:rPr>
      </w:pPr>
      <w:r>
        <w:rPr>
          <w:rFonts w:ascii="Arial Narrow" w:hAnsi="Arial Narrow"/>
          <w:sz w:val="24"/>
          <w:szCs w:val="24"/>
        </w:rPr>
        <w:t>Y</w:t>
      </w:r>
      <w:r w:rsidR="00086558" w:rsidRPr="00086558">
        <w:rPr>
          <w:rFonts w:ascii="Arial Narrow" w:hAnsi="Arial Narrow"/>
          <w:sz w:val="24"/>
          <w:szCs w:val="24"/>
        </w:rPr>
        <w:t xml:space="preserve">ou could manually set up the XML output by using the various WRITE methods defined in the CL_DEMO_OUTPUT_STREAM class. </w:t>
      </w:r>
    </w:p>
    <w:p w:rsidR="00F7443D" w:rsidRPr="00086558" w:rsidRDefault="00086558" w:rsidP="00D613E2">
      <w:pPr>
        <w:pStyle w:val="a6"/>
        <w:numPr>
          <w:ilvl w:val="0"/>
          <w:numId w:val="18"/>
        </w:numPr>
        <w:spacing w:after="0" w:line="240" w:lineRule="auto"/>
        <w:ind w:left="1134"/>
        <w:jc w:val="both"/>
        <w:rPr>
          <w:rFonts w:ascii="Arial Narrow" w:hAnsi="Arial Narrow"/>
          <w:sz w:val="24"/>
          <w:szCs w:val="24"/>
        </w:rPr>
      </w:pPr>
      <w:r w:rsidRPr="00BC6242">
        <w:rPr>
          <w:rFonts w:ascii="Arial Narrow" w:hAnsi="Arial Narrow"/>
          <w:sz w:val="24"/>
          <w:szCs w:val="24"/>
        </w:rPr>
        <w:t xml:space="preserve">Is </w:t>
      </w:r>
      <w:r w:rsidRPr="00BC6242">
        <w:rPr>
          <w:rStyle w:val="a4"/>
          <w:rFonts w:ascii="Arial Narrow" w:hAnsi="Arial Narrow"/>
          <w:b w:val="0"/>
          <w:sz w:val="24"/>
          <w:szCs w:val="24"/>
        </w:rPr>
        <w:t>not</w:t>
      </w:r>
      <w:r w:rsidRPr="00BC6242">
        <w:rPr>
          <w:rFonts w:ascii="Arial Narrow" w:hAnsi="Arial Narrow"/>
          <w:sz w:val="24"/>
          <w:szCs w:val="24"/>
        </w:rPr>
        <w:t xml:space="preserve"> intended for use in production programs</w:t>
      </w:r>
      <w:r w:rsidRPr="00086558">
        <w:rPr>
          <w:rFonts w:ascii="Arial Narrow" w:hAnsi="Arial Narrow"/>
          <w:sz w:val="24"/>
          <w:szCs w:val="24"/>
        </w:rPr>
        <w:t xml:space="preserve"> - </w:t>
      </w:r>
      <w:r>
        <w:rPr>
          <w:rFonts w:ascii="Arial Narrow" w:hAnsi="Arial Narrow"/>
          <w:sz w:val="24"/>
          <w:szCs w:val="24"/>
        </w:rPr>
        <w:t>it</w:t>
      </w:r>
      <w:r w:rsidRPr="00086558">
        <w:rPr>
          <w:rFonts w:ascii="Arial Narrow" w:hAnsi="Arial Narrow"/>
          <w:sz w:val="24"/>
          <w:szCs w:val="24"/>
        </w:rPr>
        <w:t xml:space="preserve"> </w:t>
      </w:r>
      <w:r w:rsidRPr="00BC6242">
        <w:rPr>
          <w:rFonts w:ascii="Arial Narrow" w:hAnsi="Arial Narrow"/>
          <w:sz w:val="24"/>
          <w:szCs w:val="24"/>
          <w:highlight w:val="yellow"/>
        </w:rPr>
        <w:t>replace standard WRITE statements with a more user friendly framework</w:t>
      </w:r>
      <w:r w:rsidRPr="00086558">
        <w:rPr>
          <w:rFonts w:ascii="Arial Narrow" w:hAnsi="Arial Narrow"/>
          <w:sz w:val="24"/>
          <w:szCs w:val="24"/>
        </w:rPr>
        <w:t>.</w:t>
      </w:r>
    </w:p>
    <w:p w:rsidR="00086558" w:rsidRPr="00086558" w:rsidRDefault="00086558" w:rsidP="00D613E2">
      <w:pPr>
        <w:pStyle w:val="a6"/>
        <w:numPr>
          <w:ilvl w:val="0"/>
          <w:numId w:val="18"/>
        </w:numPr>
        <w:spacing w:after="0" w:line="240" w:lineRule="auto"/>
        <w:ind w:left="1134"/>
        <w:jc w:val="both"/>
        <w:rPr>
          <w:rFonts w:ascii="Arial Narrow" w:hAnsi="Arial Narrow"/>
          <w:sz w:val="24"/>
          <w:szCs w:val="24"/>
        </w:rPr>
      </w:pPr>
      <w:r w:rsidRPr="00BC6242">
        <w:rPr>
          <w:rFonts w:ascii="Arial Narrow" w:hAnsi="Arial Narrow"/>
          <w:sz w:val="24"/>
          <w:szCs w:val="24"/>
          <w:highlight w:val="yellow"/>
        </w:rPr>
        <w:t>Cannot parse complex data objects - such as class instances</w:t>
      </w:r>
      <w:r w:rsidRPr="00086558">
        <w:rPr>
          <w:rFonts w:ascii="Arial Narrow" w:hAnsi="Arial Narrow"/>
          <w:sz w:val="24"/>
          <w:szCs w:val="24"/>
        </w:rPr>
        <w:t xml:space="preserve"> for output</w:t>
      </w:r>
      <w:r w:rsidR="00BC6242">
        <w:rPr>
          <w:rFonts w:ascii="Arial Narrow" w:hAnsi="Arial Narrow"/>
          <w:sz w:val="24"/>
          <w:szCs w:val="24"/>
        </w:rPr>
        <w:t xml:space="preserve"> - y</w:t>
      </w:r>
      <w:r w:rsidRPr="00086558">
        <w:rPr>
          <w:rFonts w:ascii="Arial Narrow" w:hAnsi="Arial Narrow"/>
          <w:sz w:val="24"/>
          <w:szCs w:val="24"/>
        </w:rPr>
        <w:t>ou must convert the data to XML or JSON first.</w:t>
      </w:r>
    </w:p>
    <w:p w:rsidR="0010699D" w:rsidRDefault="0010699D" w:rsidP="004C0076">
      <w:pPr>
        <w:spacing w:after="0" w:line="240" w:lineRule="auto"/>
        <w:ind w:firstLine="567"/>
        <w:jc w:val="both"/>
        <w:rPr>
          <w:rFonts w:ascii="Arial" w:hAnsi="Arial" w:cs="Arial"/>
          <w:sz w:val="13"/>
          <w:szCs w:val="13"/>
        </w:rPr>
      </w:pPr>
    </w:p>
    <w:p w:rsidR="00BE2C6A" w:rsidRDefault="00BC6242" w:rsidP="00BC6242">
      <w:pPr>
        <w:spacing w:after="0" w:line="240" w:lineRule="auto"/>
        <w:ind w:firstLine="567"/>
        <w:jc w:val="both"/>
        <w:rPr>
          <w:rFonts w:ascii="Arial Narrow" w:hAnsi="Arial Narrow" w:cs="Arial"/>
          <w:b/>
          <w:color w:val="000000" w:themeColor="text1"/>
          <w:sz w:val="24"/>
          <w:szCs w:val="24"/>
          <w:lang w:val="ru-RU"/>
        </w:rPr>
      </w:pPr>
      <w:r w:rsidRPr="00BE2C6A">
        <w:rPr>
          <w:rFonts w:ascii="Arial Narrow" w:hAnsi="Arial Narrow" w:cs="Arial"/>
          <w:b/>
          <w:color w:val="000000" w:themeColor="text1"/>
          <w:sz w:val="24"/>
          <w:szCs w:val="24"/>
        </w:rPr>
        <w:t>Depricated</w:t>
      </w:r>
      <w:r w:rsidRPr="00BE2C6A">
        <w:rPr>
          <w:rFonts w:ascii="Arial Narrow" w:hAnsi="Arial Narrow" w:cs="Arial"/>
          <w:b/>
          <w:color w:val="000000" w:themeColor="text1"/>
          <w:sz w:val="24"/>
          <w:szCs w:val="24"/>
          <w:lang w:val="ru-RU"/>
        </w:rPr>
        <w:t xml:space="preserve"> версия</w:t>
      </w:r>
    </w:p>
    <w:p w:rsidR="00BC6242" w:rsidRPr="00BE2C6A" w:rsidRDefault="00BE2C6A" w:rsidP="00BC6242">
      <w:pPr>
        <w:spacing w:after="0" w:line="240" w:lineRule="auto"/>
        <w:ind w:firstLine="567"/>
        <w:jc w:val="both"/>
        <w:rPr>
          <w:rFonts w:ascii="Arial Narrow" w:hAnsi="Arial Narrow" w:cs="Arial"/>
          <w:b/>
          <w:color w:val="000000" w:themeColor="text1"/>
          <w:sz w:val="24"/>
          <w:szCs w:val="24"/>
          <w:lang w:val="ru-RU"/>
        </w:rPr>
      </w:pPr>
      <w:r>
        <w:rPr>
          <w:rFonts w:ascii="Arial Narrow" w:hAnsi="Arial Narrow" w:cs="Arial"/>
          <w:b/>
          <w:i/>
          <w:color w:val="000000" w:themeColor="text1"/>
          <w:sz w:val="24"/>
          <w:szCs w:val="24"/>
          <w:lang w:val="ru-RU"/>
        </w:rPr>
        <w:t>И</w:t>
      </w:r>
      <w:r w:rsidR="00BC6242" w:rsidRPr="00BE2C6A">
        <w:rPr>
          <w:rFonts w:ascii="Arial Narrow" w:hAnsi="Arial Narrow" w:cs="Arial"/>
          <w:b/>
          <w:i/>
          <w:color w:val="000000" w:themeColor="text1"/>
          <w:sz w:val="24"/>
          <w:szCs w:val="24"/>
          <w:lang w:val="ru-RU"/>
        </w:rPr>
        <w:t xml:space="preserve">спользование </w:t>
      </w:r>
      <w:r w:rsidR="00BC6242" w:rsidRPr="00BE2C6A">
        <w:rPr>
          <w:rFonts w:ascii="Arial Narrow" w:hAnsi="Arial Narrow" w:cs="Arial"/>
          <w:b/>
          <w:i/>
          <w:color w:val="000000" w:themeColor="text1"/>
          <w:sz w:val="24"/>
          <w:szCs w:val="24"/>
          <w:highlight w:val="yellow"/>
          <w:lang w:val="ru-RU"/>
        </w:rPr>
        <w:t>неявного курсора</w:t>
      </w:r>
      <w:r w:rsidR="00BC6242" w:rsidRPr="00BE2C6A">
        <w:rPr>
          <w:rFonts w:ascii="Arial Narrow" w:hAnsi="Arial Narrow" w:cs="Arial"/>
          <w:b/>
          <w:i/>
          <w:color w:val="000000" w:themeColor="text1"/>
          <w:sz w:val="24"/>
          <w:szCs w:val="24"/>
          <w:lang w:val="ru-RU"/>
        </w:rPr>
        <w:t xml:space="preserve"> - </w:t>
      </w:r>
      <w:r w:rsidR="00BC6242" w:rsidRPr="00BE2C6A">
        <w:rPr>
          <w:rFonts w:ascii="Arial Narrow" w:hAnsi="Arial Narrow" w:cs="Courier New"/>
          <w:b/>
          <w:i/>
          <w:color w:val="000000" w:themeColor="text1"/>
          <w:sz w:val="24"/>
          <w:szCs w:val="24"/>
        </w:rPr>
        <w:t>EXEC</w:t>
      </w:r>
      <w:r w:rsidR="00BC6242" w:rsidRPr="00BE2C6A">
        <w:rPr>
          <w:rFonts w:ascii="Arial Narrow" w:hAnsi="Arial Narrow" w:cs="Courier New"/>
          <w:b/>
          <w:i/>
          <w:color w:val="000000" w:themeColor="text1"/>
          <w:sz w:val="24"/>
          <w:szCs w:val="24"/>
          <w:lang w:val="ru-RU"/>
        </w:rPr>
        <w:t xml:space="preserve"> </w:t>
      </w:r>
      <w:r w:rsidR="00BC6242" w:rsidRPr="00BE2C6A">
        <w:rPr>
          <w:rFonts w:ascii="Arial Narrow" w:hAnsi="Arial Narrow" w:cs="Courier New"/>
          <w:b/>
          <w:i/>
          <w:color w:val="000000" w:themeColor="text1"/>
          <w:sz w:val="24"/>
          <w:szCs w:val="24"/>
        </w:rPr>
        <w:t>SQL</w:t>
      </w:r>
      <w:r w:rsidR="00BC6242" w:rsidRPr="00BE2C6A">
        <w:rPr>
          <w:rFonts w:ascii="Arial Narrow" w:hAnsi="Arial Narrow" w:cs="Courier New"/>
          <w:b/>
          <w:i/>
          <w:color w:val="000000" w:themeColor="text1"/>
          <w:sz w:val="24"/>
          <w:szCs w:val="24"/>
          <w:lang w:val="ru-RU"/>
        </w:rPr>
        <w:t xml:space="preserve"> </w:t>
      </w:r>
      <w:r w:rsidR="00BC6242" w:rsidRPr="00BE2C6A">
        <w:rPr>
          <w:rFonts w:ascii="Arial Narrow" w:hAnsi="Arial Narrow" w:cs="Courier New"/>
          <w:b/>
          <w:i/>
          <w:color w:val="000000" w:themeColor="text1"/>
          <w:sz w:val="24"/>
          <w:szCs w:val="24"/>
          <w:highlight w:val="yellow"/>
        </w:rPr>
        <w:t>PERFORMING</w:t>
      </w:r>
    </w:p>
    <w:p w:rsidR="00BC6242" w:rsidRPr="00BE2C6A" w:rsidRDefault="00BC6242" w:rsidP="00BC6242">
      <w:pPr>
        <w:autoSpaceDE w:val="0"/>
        <w:autoSpaceDN w:val="0"/>
        <w:adjustRightInd w:val="0"/>
        <w:spacing w:after="0" w:line="240" w:lineRule="auto"/>
        <w:ind w:firstLine="567"/>
        <w:rPr>
          <w:rFonts w:ascii="Arial Narrow" w:hAnsi="Arial Narrow" w:cs="Courier New"/>
          <w:color w:val="000000" w:themeColor="text1"/>
          <w:sz w:val="24"/>
          <w:szCs w:val="24"/>
          <w:lang w:val="ru-RU"/>
        </w:rPr>
      </w:pPr>
    </w:p>
    <w:p w:rsidR="00BC6242" w:rsidRPr="00BC6242" w:rsidRDefault="00BC6242" w:rsidP="00BC6242">
      <w:pPr>
        <w:autoSpaceDE w:val="0"/>
        <w:autoSpaceDN w:val="0"/>
        <w:adjustRightInd w:val="0"/>
        <w:spacing w:after="0" w:line="240" w:lineRule="auto"/>
        <w:ind w:firstLine="567"/>
        <w:rPr>
          <w:rFonts w:ascii="Arial Narrow" w:hAnsi="Arial Narrow" w:cs="Courier New"/>
          <w:color w:val="000000" w:themeColor="text1"/>
          <w:sz w:val="24"/>
          <w:szCs w:val="24"/>
        </w:rPr>
      </w:pPr>
      <w:r w:rsidRPr="00BC6242">
        <w:rPr>
          <w:rFonts w:ascii="Arial Narrow" w:hAnsi="Arial Narrow" w:cs="Courier New"/>
          <w:color w:val="000000" w:themeColor="text1"/>
          <w:sz w:val="24"/>
          <w:szCs w:val="24"/>
        </w:rPr>
        <w:t xml:space="preserve">REPORT </w:t>
      </w:r>
      <w:r w:rsidRPr="00BC6242">
        <w:rPr>
          <w:rFonts w:ascii="Arial Narrow" w:hAnsi="Arial Narrow" w:cs="Courier New"/>
          <w:b/>
          <w:color w:val="000000" w:themeColor="text1"/>
          <w:sz w:val="24"/>
          <w:szCs w:val="24"/>
        </w:rPr>
        <w:t>znative_sql_perform</w:t>
      </w:r>
      <w:r w:rsidRPr="00BC6242">
        <w:rPr>
          <w:rFonts w:ascii="Arial Narrow" w:hAnsi="Arial Narrow" w:cs="Courier New"/>
          <w:color w:val="000000" w:themeColor="text1"/>
          <w:sz w:val="24"/>
          <w:szCs w:val="24"/>
        </w:rPr>
        <w:t>.</w:t>
      </w:r>
    </w:p>
    <w:p w:rsidR="00BC6242" w:rsidRPr="00BC6242" w:rsidRDefault="00BC6242" w:rsidP="00BC6242">
      <w:pPr>
        <w:autoSpaceDE w:val="0"/>
        <w:autoSpaceDN w:val="0"/>
        <w:adjustRightInd w:val="0"/>
        <w:spacing w:after="0" w:line="240" w:lineRule="auto"/>
        <w:ind w:firstLine="567"/>
        <w:rPr>
          <w:rFonts w:ascii="Arial Narrow" w:hAnsi="Arial Narrow" w:cs="Courier New"/>
          <w:color w:val="000000" w:themeColor="text1"/>
          <w:sz w:val="24"/>
          <w:szCs w:val="24"/>
        </w:rPr>
      </w:pPr>
      <w:r w:rsidRPr="00BC6242">
        <w:rPr>
          <w:rFonts w:ascii="Arial Narrow" w:hAnsi="Arial Narrow" w:cs="Courier New"/>
          <w:color w:val="000000" w:themeColor="text1"/>
          <w:sz w:val="24"/>
          <w:szCs w:val="24"/>
        </w:rPr>
        <w:t>TYPES: BEGIN OF ty_gds,</w:t>
      </w:r>
    </w:p>
    <w:p w:rsidR="00BC6242" w:rsidRPr="00BC6242" w:rsidRDefault="00BC6242" w:rsidP="00BC6242">
      <w:pPr>
        <w:autoSpaceDE w:val="0"/>
        <w:autoSpaceDN w:val="0"/>
        <w:adjustRightInd w:val="0"/>
        <w:spacing w:after="0" w:line="240" w:lineRule="auto"/>
        <w:ind w:firstLine="567"/>
        <w:rPr>
          <w:rFonts w:ascii="Arial Narrow" w:hAnsi="Arial Narrow" w:cs="Courier New"/>
          <w:color w:val="000000" w:themeColor="text1"/>
          <w:sz w:val="24"/>
          <w:szCs w:val="24"/>
        </w:rPr>
      </w:pPr>
      <w:r w:rsidRPr="00BC6242">
        <w:rPr>
          <w:rFonts w:ascii="Arial Narrow" w:hAnsi="Arial Narrow" w:cs="Courier New"/>
          <w:color w:val="000000" w:themeColor="text1"/>
          <w:sz w:val="24"/>
          <w:szCs w:val="24"/>
        </w:rPr>
        <w:t xml:space="preserve">         emit TYPE /bic/abdgds0002-/bic/bemit000,</w:t>
      </w:r>
    </w:p>
    <w:p w:rsidR="00BC6242" w:rsidRPr="00BC6242" w:rsidRDefault="00BC6242" w:rsidP="00BC6242">
      <w:pPr>
        <w:autoSpaceDE w:val="0"/>
        <w:autoSpaceDN w:val="0"/>
        <w:adjustRightInd w:val="0"/>
        <w:spacing w:after="0" w:line="240" w:lineRule="auto"/>
        <w:ind w:firstLine="567"/>
        <w:rPr>
          <w:rFonts w:ascii="Arial Narrow" w:hAnsi="Arial Narrow" w:cs="Courier New"/>
          <w:color w:val="000000" w:themeColor="text1"/>
          <w:sz w:val="24"/>
          <w:szCs w:val="24"/>
        </w:rPr>
      </w:pPr>
      <w:r w:rsidRPr="00BC6242">
        <w:rPr>
          <w:rFonts w:ascii="Arial Narrow" w:hAnsi="Arial Narrow" w:cs="Courier New"/>
          <w:color w:val="000000" w:themeColor="text1"/>
          <w:sz w:val="24"/>
          <w:szCs w:val="24"/>
        </w:rPr>
        <w:t xml:space="preserve">         gds_name TYPE /bic/tbcom0000-txtlg,</w:t>
      </w:r>
    </w:p>
    <w:p w:rsidR="00BC6242" w:rsidRPr="00BC6242" w:rsidRDefault="00BC6242" w:rsidP="00BC6242">
      <w:pPr>
        <w:autoSpaceDE w:val="0"/>
        <w:autoSpaceDN w:val="0"/>
        <w:adjustRightInd w:val="0"/>
        <w:spacing w:after="0" w:line="240" w:lineRule="auto"/>
        <w:ind w:firstLine="567"/>
        <w:rPr>
          <w:rFonts w:ascii="Arial Narrow" w:hAnsi="Arial Narrow" w:cs="Courier New"/>
          <w:color w:val="000000" w:themeColor="text1"/>
          <w:sz w:val="24"/>
          <w:szCs w:val="24"/>
        </w:rPr>
      </w:pPr>
      <w:r w:rsidRPr="00BC6242">
        <w:rPr>
          <w:rFonts w:ascii="Arial Narrow" w:hAnsi="Arial Narrow" w:cs="Courier New"/>
          <w:color w:val="000000" w:themeColor="text1"/>
          <w:sz w:val="24"/>
          <w:szCs w:val="24"/>
        </w:rPr>
        <w:t xml:space="preserve">         gds_price TYPE /bic/abdgds0002-/bic/bsprcac0,</w:t>
      </w:r>
    </w:p>
    <w:p w:rsidR="00BC6242" w:rsidRPr="00BC6242" w:rsidRDefault="00BC6242" w:rsidP="00BC6242">
      <w:pPr>
        <w:autoSpaceDE w:val="0"/>
        <w:autoSpaceDN w:val="0"/>
        <w:adjustRightInd w:val="0"/>
        <w:spacing w:after="0" w:line="240" w:lineRule="auto"/>
        <w:ind w:firstLine="567"/>
        <w:rPr>
          <w:rFonts w:ascii="Arial Narrow" w:hAnsi="Arial Narrow" w:cs="Courier New"/>
          <w:color w:val="000000" w:themeColor="text1"/>
          <w:sz w:val="24"/>
          <w:szCs w:val="24"/>
        </w:rPr>
      </w:pPr>
      <w:r w:rsidRPr="00BC6242">
        <w:rPr>
          <w:rFonts w:ascii="Arial Narrow" w:hAnsi="Arial Narrow" w:cs="Courier New"/>
          <w:color w:val="000000" w:themeColor="text1"/>
          <w:sz w:val="24"/>
          <w:szCs w:val="24"/>
        </w:rPr>
        <w:t xml:space="preserve">         price_curr type /bic/abdgds0002-currency,</w:t>
      </w:r>
    </w:p>
    <w:p w:rsidR="00BC6242" w:rsidRPr="00BC6242" w:rsidRDefault="00BC6242" w:rsidP="00BC6242">
      <w:pPr>
        <w:autoSpaceDE w:val="0"/>
        <w:autoSpaceDN w:val="0"/>
        <w:adjustRightInd w:val="0"/>
        <w:spacing w:after="0" w:line="240" w:lineRule="auto"/>
        <w:ind w:firstLine="567"/>
        <w:rPr>
          <w:rFonts w:ascii="Arial Narrow" w:hAnsi="Arial Narrow" w:cs="Courier New"/>
          <w:color w:val="000000" w:themeColor="text1"/>
          <w:sz w:val="24"/>
          <w:szCs w:val="24"/>
        </w:rPr>
      </w:pPr>
      <w:r w:rsidRPr="00BC6242">
        <w:rPr>
          <w:rFonts w:ascii="Arial Narrow" w:hAnsi="Arial Narrow" w:cs="Courier New"/>
          <w:color w:val="000000" w:themeColor="text1"/>
          <w:sz w:val="24"/>
          <w:szCs w:val="24"/>
        </w:rPr>
        <w:t xml:space="preserve">       END OF ty_gds.</w:t>
      </w:r>
    </w:p>
    <w:p w:rsidR="00BC6242" w:rsidRPr="00BC6242" w:rsidRDefault="00BC6242" w:rsidP="00BC6242">
      <w:pPr>
        <w:autoSpaceDE w:val="0"/>
        <w:autoSpaceDN w:val="0"/>
        <w:adjustRightInd w:val="0"/>
        <w:spacing w:after="0" w:line="240" w:lineRule="auto"/>
        <w:ind w:firstLine="567"/>
        <w:rPr>
          <w:rFonts w:ascii="Arial Narrow" w:hAnsi="Arial Narrow" w:cs="Courier New"/>
          <w:color w:val="000000" w:themeColor="text1"/>
          <w:sz w:val="24"/>
          <w:szCs w:val="24"/>
        </w:rPr>
      </w:pPr>
    </w:p>
    <w:p w:rsidR="00BC6242" w:rsidRPr="00BC6242" w:rsidRDefault="00BC6242" w:rsidP="00BC6242">
      <w:pPr>
        <w:autoSpaceDE w:val="0"/>
        <w:autoSpaceDN w:val="0"/>
        <w:adjustRightInd w:val="0"/>
        <w:spacing w:after="0" w:line="240" w:lineRule="auto"/>
        <w:ind w:firstLine="567"/>
        <w:rPr>
          <w:rFonts w:ascii="Arial Narrow" w:hAnsi="Arial Narrow" w:cs="Courier New"/>
          <w:color w:val="000000" w:themeColor="text1"/>
          <w:sz w:val="24"/>
          <w:szCs w:val="24"/>
        </w:rPr>
      </w:pPr>
      <w:r w:rsidRPr="00BC6242">
        <w:rPr>
          <w:rFonts w:ascii="Arial Narrow" w:hAnsi="Arial Narrow" w:cs="Courier New"/>
          <w:color w:val="000000" w:themeColor="text1"/>
          <w:sz w:val="24"/>
          <w:szCs w:val="24"/>
        </w:rPr>
        <w:t>DATA: wa_gds TYPE ty_gds-gds_name.</w:t>
      </w:r>
    </w:p>
    <w:p w:rsidR="00BC6242" w:rsidRPr="00BC6242" w:rsidRDefault="00BC6242" w:rsidP="00BC6242">
      <w:pPr>
        <w:autoSpaceDE w:val="0"/>
        <w:autoSpaceDN w:val="0"/>
        <w:adjustRightInd w:val="0"/>
        <w:spacing w:after="0" w:line="240" w:lineRule="auto"/>
        <w:ind w:firstLine="567"/>
        <w:rPr>
          <w:rFonts w:ascii="Arial Narrow" w:hAnsi="Arial Narrow" w:cs="Courier New"/>
          <w:color w:val="000000" w:themeColor="text1"/>
          <w:sz w:val="24"/>
          <w:szCs w:val="24"/>
        </w:rPr>
      </w:pPr>
    </w:p>
    <w:p w:rsidR="00BC6242" w:rsidRPr="00BC6242" w:rsidRDefault="00BC6242" w:rsidP="00BC6242">
      <w:pPr>
        <w:autoSpaceDE w:val="0"/>
        <w:autoSpaceDN w:val="0"/>
        <w:adjustRightInd w:val="0"/>
        <w:spacing w:after="0" w:line="240" w:lineRule="auto"/>
        <w:ind w:firstLine="567"/>
        <w:rPr>
          <w:rFonts w:ascii="Arial Narrow" w:hAnsi="Arial Narrow" w:cs="Courier New"/>
          <w:color w:val="000000" w:themeColor="text1"/>
          <w:sz w:val="24"/>
          <w:szCs w:val="24"/>
        </w:rPr>
      </w:pPr>
      <w:r w:rsidRPr="00BC6242">
        <w:rPr>
          <w:rFonts w:ascii="Arial Narrow" w:hAnsi="Arial Narrow" w:cs="Courier New"/>
          <w:color w:val="000000" w:themeColor="text1"/>
          <w:sz w:val="24"/>
          <w:szCs w:val="24"/>
        </w:rPr>
        <w:t>PARAMETERS p_emit TYPE ty_gds-emit.</w:t>
      </w:r>
    </w:p>
    <w:p w:rsidR="00BC6242" w:rsidRPr="00BC6242" w:rsidRDefault="00BC6242" w:rsidP="00BC6242">
      <w:pPr>
        <w:autoSpaceDE w:val="0"/>
        <w:autoSpaceDN w:val="0"/>
        <w:adjustRightInd w:val="0"/>
        <w:spacing w:after="0" w:line="240" w:lineRule="auto"/>
        <w:ind w:firstLine="567"/>
        <w:rPr>
          <w:rFonts w:ascii="Arial Narrow" w:hAnsi="Arial Narrow" w:cs="Courier New"/>
          <w:color w:val="000000" w:themeColor="text1"/>
          <w:sz w:val="24"/>
          <w:szCs w:val="24"/>
        </w:rPr>
      </w:pPr>
    </w:p>
    <w:p w:rsidR="00BC6242" w:rsidRPr="00BC6242" w:rsidRDefault="00BC6242" w:rsidP="00BC6242">
      <w:pPr>
        <w:autoSpaceDE w:val="0"/>
        <w:autoSpaceDN w:val="0"/>
        <w:adjustRightInd w:val="0"/>
        <w:spacing w:after="0" w:line="240" w:lineRule="auto"/>
        <w:ind w:firstLine="567"/>
        <w:rPr>
          <w:rFonts w:ascii="Arial Narrow" w:hAnsi="Arial Narrow" w:cs="Courier New"/>
          <w:color w:val="000000" w:themeColor="text1"/>
          <w:sz w:val="24"/>
          <w:szCs w:val="24"/>
        </w:rPr>
      </w:pPr>
      <w:r w:rsidRPr="00BC6242">
        <w:rPr>
          <w:rFonts w:ascii="Arial Narrow" w:hAnsi="Arial Narrow" w:cs="Courier New"/>
          <w:color w:val="000000" w:themeColor="text1"/>
          <w:sz w:val="24"/>
          <w:szCs w:val="24"/>
        </w:rPr>
        <w:t xml:space="preserve">EXEC SQL </w:t>
      </w:r>
      <w:r w:rsidRPr="00BE2C6A">
        <w:rPr>
          <w:rFonts w:ascii="Arial Narrow" w:hAnsi="Arial Narrow" w:cs="Courier New"/>
          <w:color w:val="0070C0"/>
          <w:sz w:val="24"/>
          <w:szCs w:val="24"/>
        </w:rPr>
        <w:t>PERFORMING</w:t>
      </w:r>
      <w:r w:rsidRPr="00BC6242">
        <w:rPr>
          <w:rFonts w:ascii="Arial Narrow" w:hAnsi="Arial Narrow" w:cs="Courier New"/>
          <w:color w:val="000000" w:themeColor="text1"/>
          <w:sz w:val="24"/>
          <w:szCs w:val="24"/>
        </w:rPr>
        <w:t xml:space="preserve"> evaluate.</w:t>
      </w:r>
    </w:p>
    <w:p w:rsidR="00BC6242" w:rsidRPr="00BC6242" w:rsidRDefault="00BC6242" w:rsidP="00BC6242">
      <w:pPr>
        <w:autoSpaceDE w:val="0"/>
        <w:autoSpaceDN w:val="0"/>
        <w:adjustRightInd w:val="0"/>
        <w:spacing w:after="0" w:line="240" w:lineRule="auto"/>
        <w:ind w:firstLine="567"/>
        <w:rPr>
          <w:rFonts w:ascii="Arial Narrow" w:hAnsi="Arial Narrow" w:cs="Courier New"/>
          <w:color w:val="000000" w:themeColor="text1"/>
          <w:sz w:val="24"/>
          <w:szCs w:val="24"/>
        </w:rPr>
      </w:pPr>
    </w:p>
    <w:p w:rsidR="00BC6242" w:rsidRPr="00BC6242" w:rsidRDefault="00BC6242" w:rsidP="00BC6242">
      <w:pPr>
        <w:autoSpaceDE w:val="0"/>
        <w:autoSpaceDN w:val="0"/>
        <w:adjustRightInd w:val="0"/>
        <w:spacing w:after="0" w:line="240" w:lineRule="auto"/>
        <w:ind w:firstLine="567"/>
        <w:rPr>
          <w:rFonts w:ascii="Arial Narrow" w:hAnsi="Arial Narrow" w:cs="Courier New"/>
          <w:color w:val="000000" w:themeColor="text1"/>
          <w:sz w:val="24"/>
          <w:szCs w:val="24"/>
        </w:rPr>
      </w:pPr>
      <w:r w:rsidRPr="00BC6242">
        <w:rPr>
          <w:rFonts w:ascii="Arial Narrow" w:hAnsi="Arial Narrow" w:cs="Courier New"/>
          <w:color w:val="000000" w:themeColor="text1"/>
          <w:sz w:val="24"/>
          <w:szCs w:val="24"/>
        </w:rPr>
        <w:t xml:space="preserve">  SELECT top 1000  t_gds.txtlg INTO  :wa_gds</w:t>
      </w:r>
    </w:p>
    <w:p w:rsidR="00BC6242" w:rsidRDefault="00BC6242" w:rsidP="00BC6242">
      <w:pPr>
        <w:autoSpaceDE w:val="0"/>
        <w:autoSpaceDN w:val="0"/>
        <w:adjustRightInd w:val="0"/>
        <w:spacing w:after="0" w:line="240" w:lineRule="auto"/>
        <w:ind w:firstLine="567"/>
        <w:rPr>
          <w:rFonts w:ascii="Arial Narrow" w:hAnsi="Arial Narrow" w:cs="Courier New"/>
          <w:color w:val="000000" w:themeColor="text1"/>
          <w:sz w:val="24"/>
          <w:szCs w:val="24"/>
        </w:rPr>
      </w:pPr>
      <w:r w:rsidRPr="00BC6242">
        <w:rPr>
          <w:rFonts w:ascii="Arial Narrow" w:hAnsi="Arial Narrow" w:cs="Courier New"/>
          <w:color w:val="000000" w:themeColor="text1"/>
          <w:sz w:val="24"/>
          <w:szCs w:val="24"/>
        </w:rPr>
        <w:t xml:space="preserve">  FROM   "/BIC/ABDGDS0002" as gds left outer join "/BIC/TBCOM0000" as t_gds </w:t>
      </w:r>
    </w:p>
    <w:p w:rsidR="00BC6242" w:rsidRDefault="00BC6242" w:rsidP="00BC6242">
      <w:pPr>
        <w:autoSpaceDE w:val="0"/>
        <w:autoSpaceDN w:val="0"/>
        <w:adjustRightInd w:val="0"/>
        <w:spacing w:after="0" w:line="240" w:lineRule="auto"/>
        <w:ind w:firstLine="567"/>
        <w:rPr>
          <w:rFonts w:ascii="Arial Narrow" w:hAnsi="Arial Narrow" w:cs="Courier New"/>
          <w:color w:val="000000" w:themeColor="text1"/>
          <w:sz w:val="24"/>
          <w:szCs w:val="24"/>
        </w:rPr>
      </w:pPr>
      <w:r w:rsidRPr="00BC6242">
        <w:rPr>
          <w:rFonts w:ascii="Arial Narrow" w:hAnsi="Arial Narrow" w:cs="Courier New"/>
          <w:color w:val="000000" w:themeColor="text1"/>
          <w:sz w:val="24"/>
          <w:szCs w:val="24"/>
        </w:rPr>
        <w:t xml:space="preserve">  </w:t>
      </w:r>
      <w:r>
        <w:rPr>
          <w:rFonts w:ascii="Arial Narrow" w:hAnsi="Arial Narrow" w:cs="Courier New"/>
          <w:color w:val="000000" w:themeColor="text1"/>
          <w:sz w:val="24"/>
          <w:szCs w:val="24"/>
        </w:rPr>
        <w:tab/>
      </w:r>
      <w:r>
        <w:rPr>
          <w:rFonts w:ascii="Arial Narrow" w:hAnsi="Arial Narrow" w:cs="Courier New"/>
          <w:color w:val="000000" w:themeColor="text1"/>
          <w:sz w:val="24"/>
          <w:szCs w:val="24"/>
        </w:rPr>
        <w:tab/>
      </w:r>
      <w:r w:rsidRPr="00BC6242">
        <w:rPr>
          <w:rFonts w:ascii="Arial Narrow" w:hAnsi="Arial Narrow" w:cs="Courier New"/>
          <w:color w:val="000000" w:themeColor="text1"/>
          <w:sz w:val="24"/>
          <w:szCs w:val="24"/>
        </w:rPr>
        <w:t xml:space="preserve">on t_gds."/BIC/BCOM0000" = gds."/BIC/BCOM0000" </w:t>
      </w:r>
    </w:p>
    <w:p w:rsidR="00BC6242" w:rsidRDefault="00BC6242" w:rsidP="00BC6242">
      <w:pPr>
        <w:autoSpaceDE w:val="0"/>
        <w:autoSpaceDN w:val="0"/>
        <w:adjustRightInd w:val="0"/>
        <w:spacing w:after="0" w:line="240" w:lineRule="auto"/>
        <w:ind w:firstLine="567"/>
        <w:rPr>
          <w:rFonts w:ascii="Arial Narrow" w:hAnsi="Arial Narrow" w:cs="Courier New"/>
          <w:color w:val="000000" w:themeColor="text1"/>
          <w:sz w:val="24"/>
          <w:szCs w:val="24"/>
        </w:rPr>
      </w:pPr>
      <w:r w:rsidRPr="00BC6242">
        <w:rPr>
          <w:rFonts w:ascii="Arial Narrow" w:hAnsi="Arial Narrow" w:cs="Courier New"/>
          <w:color w:val="000000" w:themeColor="text1"/>
          <w:sz w:val="24"/>
          <w:szCs w:val="24"/>
        </w:rPr>
        <w:t xml:space="preserve">  WHERE  gds."/BIC/BEMIT000" = </w:t>
      </w:r>
      <w:r>
        <w:rPr>
          <w:rFonts w:ascii="Arial Narrow" w:hAnsi="Arial Narrow" w:cs="Courier New"/>
          <w:color w:val="000000" w:themeColor="text1"/>
          <w:sz w:val="24"/>
          <w:szCs w:val="24"/>
        </w:rPr>
        <w:t>:p_emit</w:t>
      </w:r>
    </w:p>
    <w:p w:rsidR="00BE2C6A" w:rsidRPr="00BE2C6A" w:rsidRDefault="00BE2C6A" w:rsidP="00BE2C6A">
      <w:pPr>
        <w:autoSpaceDE w:val="0"/>
        <w:autoSpaceDN w:val="0"/>
        <w:adjustRightInd w:val="0"/>
        <w:spacing w:after="0" w:line="240" w:lineRule="auto"/>
        <w:ind w:firstLine="567"/>
        <w:rPr>
          <w:rFonts w:ascii="Arial Narrow" w:hAnsi="Arial Narrow" w:cs="Courier New"/>
          <w:i/>
          <w:color w:val="000000" w:themeColor="text1"/>
          <w:sz w:val="24"/>
          <w:szCs w:val="24"/>
        </w:rPr>
      </w:pPr>
      <w:r w:rsidRPr="00BE2C6A">
        <w:rPr>
          <w:rFonts w:ascii="Arial Narrow" w:hAnsi="Arial Narrow" w:cs="Courier New"/>
          <w:i/>
          <w:color w:val="000000" w:themeColor="text1"/>
          <w:sz w:val="24"/>
          <w:szCs w:val="24"/>
        </w:rPr>
        <w:t>*Rem</w:t>
      </w:r>
    </w:p>
    <w:p w:rsidR="00BE2C6A" w:rsidRPr="00BE2C6A" w:rsidRDefault="00BE2C6A" w:rsidP="00BE2C6A">
      <w:pPr>
        <w:autoSpaceDE w:val="0"/>
        <w:autoSpaceDN w:val="0"/>
        <w:adjustRightInd w:val="0"/>
        <w:spacing w:after="0" w:line="240" w:lineRule="auto"/>
        <w:ind w:firstLine="567"/>
        <w:rPr>
          <w:rFonts w:ascii="Arial Narrow" w:hAnsi="Arial Narrow" w:cs="Courier New"/>
          <w:i/>
          <w:color w:val="000000" w:themeColor="text1"/>
          <w:sz w:val="24"/>
          <w:szCs w:val="24"/>
        </w:rPr>
      </w:pPr>
      <w:r w:rsidRPr="00BE2C6A">
        <w:rPr>
          <w:rFonts w:ascii="Arial Narrow" w:hAnsi="Arial Narrow" w:cs="Courier New"/>
          <w:i/>
          <w:color w:val="000000" w:themeColor="text1"/>
          <w:sz w:val="24"/>
          <w:szCs w:val="24"/>
        </w:rPr>
        <w:t xml:space="preserve">* After the ENDEXEC statement </w:t>
      </w:r>
      <w:r w:rsidRPr="00BE2C6A">
        <w:rPr>
          <w:rFonts w:ascii="Arial Narrow" w:hAnsi="Arial Narrow" w:cs="Courier New"/>
          <w:b/>
          <w:i/>
          <w:color w:val="000000" w:themeColor="text1"/>
          <w:sz w:val="24"/>
          <w:szCs w:val="24"/>
          <w:highlight w:val="yellow"/>
        </w:rPr>
        <w:t>sy-dbcnt</w:t>
      </w:r>
      <w:r w:rsidRPr="00BE2C6A">
        <w:rPr>
          <w:rFonts w:ascii="Arial Narrow" w:hAnsi="Arial Narrow" w:cs="Courier New"/>
          <w:i/>
          <w:color w:val="000000" w:themeColor="text1"/>
          <w:sz w:val="24"/>
          <w:szCs w:val="24"/>
        </w:rPr>
        <w:t xml:space="preserve"> contains the total number of rows are readed.</w:t>
      </w:r>
    </w:p>
    <w:p w:rsidR="00BC6242" w:rsidRPr="00BC6242" w:rsidRDefault="00BC6242" w:rsidP="00BC6242">
      <w:pPr>
        <w:autoSpaceDE w:val="0"/>
        <w:autoSpaceDN w:val="0"/>
        <w:adjustRightInd w:val="0"/>
        <w:spacing w:after="0" w:line="240" w:lineRule="auto"/>
        <w:ind w:firstLine="567"/>
        <w:rPr>
          <w:rFonts w:ascii="Arial Narrow" w:hAnsi="Arial Narrow" w:cs="Courier New"/>
          <w:color w:val="000000" w:themeColor="text1"/>
          <w:sz w:val="24"/>
          <w:szCs w:val="24"/>
        </w:rPr>
      </w:pPr>
      <w:r w:rsidRPr="00BC6242">
        <w:rPr>
          <w:rFonts w:ascii="Arial Narrow" w:hAnsi="Arial Narrow" w:cs="Courier New"/>
          <w:color w:val="000000" w:themeColor="text1"/>
          <w:sz w:val="24"/>
          <w:szCs w:val="24"/>
        </w:rPr>
        <w:t>ENDEXEC.</w:t>
      </w:r>
    </w:p>
    <w:p w:rsidR="00BC6242" w:rsidRPr="00BC6242" w:rsidRDefault="00BC6242" w:rsidP="00BC6242">
      <w:pPr>
        <w:autoSpaceDE w:val="0"/>
        <w:autoSpaceDN w:val="0"/>
        <w:adjustRightInd w:val="0"/>
        <w:spacing w:after="0" w:line="240" w:lineRule="auto"/>
        <w:ind w:firstLine="567"/>
        <w:rPr>
          <w:rFonts w:ascii="Arial Narrow" w:hAnsi="Arial Narrow" w:cs="Courier New"/>
          <w:color w:val="000000" w:themeColor="text1"/>
          <w:sz w:val="24"/>
          <w:szCs w:val="24"/>
        </w:rPr>
      </w:pPr>
    </w:p>
    <w:p w:rsidR="00BC6242" w:rsidRPr="00BC6242" w:rsidRDefault="00BC6242" w:rsidP="00BC6242">
      <w:pPr>
        <w:autoSpaceDE w:val="0"/>
        <w:autoSpaceDN w:val="0"/>
        <w:adjustRightInd w:val="0"/>
        <w:spacing w:after="0" w:line="240" w:lineRule="auto"/>
        <w:ind w:firstLine="567"/>
        <w:rPr>
          <w:rFonts w:ascii="Arial Narrow" w:hAnsi="Arial Narrow" w:cs="Courier New"/>
          <w:color w:val="000000" w:themeColor="text1"/>
          <w:sz w:val="24"/>
          <w:szCs w:val="24"/>
        </w:rPr>
      </w:pPr>
      <w:r w:rsidRPr="00BC6242">
        <w:rPr>
          <w:rFonts w:ascii="Arial Narrow" w:hAnsi="Arial Narrow" w:cs="Courier New"/>
          <w:color w:val="000000" w:themeColor="text1"/>
          <w:sz w:val="24"/>
          <w:szCs w:val="24"/>
        </w:rPr>
        <w:t>cl_demo_output=&gt;begin_section( 'Native SQL Example' ).</w:t>
      </w:r>
    </w:p>
    <w:p w:rsidR="00BC6242" w:rsidRPr="00BC6242" w:rsidRDefault="00BC6242" w:rsidP="00BC6242">
      <w:pPr>
        <w:autoSpaceDE w:val="0"/>
        <w:autoSpaceDN w:val="0"/>
        <w:adjustRightInd w:val="0"/>
        <w:spacing w:after="0" w:line="240" w:lineRule="auto"/>
        <w:ind w:firstLine="567"/>
        <w:rPr>
          <w:rFonts w:ascii="Arial Narrow" w:hAnsi="Arial Narrow" w:cs="Courier New"/>
          <w:color w:val="000000" w:themeColor="text1"/>
          <w:sz w:val="24"/>
          <w:szCs w:val="24"/>
        </w:rPr>
      </w:pPr>
      <w:r w:rsidRPr="00BC6242">
        <w:rPr>
          <w:rFonts w:ascii="Arial Narrow" w:hAnsi="Arial Narrow" w:cs="Courier New"/>
          <w:color w:val="000000" w:themeColor="text1"/>
          <w:sz w:val="24"/>
          <w:szCs w:val="24"/>
        </w:rPr>
        <w:t>cl_demo_output=&gt;display( ).</w:t>
      </w:r>
    </w:p>
    <w:p w:rsidR="00BC6242" w:rsidRPr="00BC6242" w:rsidRDefault="00BC6242" w:rsidP="00BC6242">
      <w:pPr>
        <w:autoSpaceDE w:val="0"/>
        <w:autoSpaceDN w:val="0"/>
        <w:adjustRightInd w:val="0"/>
        <w:spacing w:after="0" w:line="240" w:lineRule="auto"/>
        <w:ind w:firstLine="567"/>
        <w:rPr>
          <w:rFonts w:ascii="Arial Narrow" w:hAnsi="Arial Narrow" w:cs="Courier New"/>
          <w:color w:val="000000" w:themeColor="text1"/>
          <w:sz w:val="24"/>
          <w:szCs w:val="24"/>
        </w:rPr>
      </w:pPr>
    </w:p>
    <w:p w:rsidR="00BC6242" w:rsidRPr="00BC6242" w:rsidRDefault="00BC6242" w:rsidP="00BC6242">
      <w:pPr>
        <w:autoSpaceDE w:val="0"/>
        <w:autoSpaceDN w:val="0"/>
        <w:adjustRightInd w:val="0"/>
        <w:spacing w:after="0" w:line="240" w:lineRule="auto"/>
        <w:ind w:firstLine="567"/>
        <w:rPr>
          <w:rFonts w:ascii="Arial Narrow" w:hAnsi="Arial Narrow" w:cs="Courier New"/>
          <w:color w:val="000000" w:themeColor="text1"/>
          <w:sz w:val="24"/>
          <w:szCs w:val="24"/>
        </w:rPr>
      </w:pPr>
      <w:r w:rsidRPr="00BC6242">
        <w:rPr>
          <w:rFonts w:ascii="Arial Narrow" w:hAnsi="Arial Narrow" w:cs="Courier New"/>
          <w:color w:val="000000" w:themeColor="text1"/>
          <w:sz w:val="24"/>
          <w:szCs w:val="24"/>
        </w:rPr>
        <w:t>FORM evaluate.</w:t>
      </w:r>
    </w:p>
    <w:p w:rsidR="00BC6242" w:rsidRPr="00BC6242" w:rsidRDefault="00BC6242" w:rsidP="00BC6242">
      <w:pPr>
        <w:autoSpaceDE w:val="0"/>
        <w:autoSpaceDN w:val="0"/>
        <w:adjustRightInd w:val="0"/>
        <w:spacing w:after="0" w:line="240" w:lineRule="auto"/>
        <w:ind w:firstLine="567"/>
        <w:rPr>
          <w:rFonts w:ascii="Arial Narrow" w:hAnsi="Arial Narrow" w:cs="Courier New"/>
          <w:color w:val="000000" w:themeColor="text1"/>
          <w:sz w:val="24"/>
          <w:szCs w:val="24"/>
        </w:rPr>
      </w:pPr>
      <w:r w:rsidRPr="00BC6242">
        <w:rPr>
          <w:rFonts w:ascii="Arial Narrow" w:hAnsi="Arial Narrow" w:cs="Courier New"/>
          <w:color w:val="000000" w:themeColor="text1"/>
          <w:sz w:val="24"/>
          <w:szCs w:val="24"/>
        </w:rPr>
        <w:t xml:space="preserve">  cl_demo_output=&gt;write( | { wa_gds } | ).</w:t>
      </w:r>
    </w:p>
    <w:p w:rsidR="00BC6242" w:rsidRPr="00BC6242" w:rsidRDefault="00BC6242" w:rsidP="00BC6242">
      <w:pPr>
        <w:spacing w:after="0" w:line="240" w:lineRule="auto"/>
        <w:ind w:firstLine="567"/>
        <w:jc w:val="both"/>
        <w:rPr>
          <w:rFonts w:ascii="Arial Narrow" w:hAnsi="Arial Narrow" w:cs="Arial"/>
          <w:color w:val="000000" w:themeColor="text1"/>
          <w:sz w:val="24"/>
          <w:szCs w:val="24"/>
          <w:lang w:val="ru-RU"/>
        </w:rPr>
      </w:pPr>
      <w:r w:rsidRPr="00BC6242">
        <w:rPr>
          <w:rFonts w:ascii="Arial Narrow" w:hAnsi="Arial Narrow" w:cs="Courier New"/>
          <w:color w:val="000000" w:themeColor="text1"/>
          <w:sz w:val="24"/>
          <w:szCs w:val="24"/>
        </w:rPr>
        <w:t>ENDFORM</w:t>
      </w:r>
      <w:r w:rsidRPr="00D86117">
        <w:rPr>
          <w:rFonts w:ascii="Arial Narrow" w:hAnsi="Arial Narrow" w:cs="Courier New"/>
          <w:color w:val="000000" w:themeColor="text1"/>
          <w:sz w:val="24"/>
          <w:szCs w:val="24"/>
          <w:lang w:val="ru-RU"/>
        </w:rPr>
        <w:t>.</w:t>
      </w:r>
    </w:p>
    <w:p w:rsidR="00BC6242" w:rsidRDefault="00BC6242" w:rsidP="00BC6242">
      <w:pPr>
        <w:spacing w:after="0" w:line="240" w:lineRule="auto"/>
        <w:ind w:firstLine="567"/>
        <w:jc w:val="both"/>
        <w:rPr>
          <w:rFonts w:ascii="Arial Narrow" w:hAnsi="Arial Narrow" w:cs="Arial"/>
          <w:color w:val="000000" w:themeColor="text1"/>
          <w:sz w:val="24"/>
          <w:szCs w:val="24"/>
          <w:lang w:val="ru-RU"/>
        </w:rPr>
      </w:pPr>
    </w:p>
    <w:p w:rsidR="00BE2C6A" w:rsidRPr="00BE2C6A" w:rsidRDefault="00BE2C6A" w:rsidP="00BE2C6A">
      <w:pPr>
        <w:autoSpaceDE w:val="0"/>
        <w:autoSpaceDN w:val="0"/>
        <w:adjustRightInd w:val="0"/>
        <w:spacing w:after="0" w:line="240" w:lineRule="auto"/>
        <w:ind w:firstLine="567"/>
        <w:jc w:val="both"/>
        <w:rPr>
          <w:rFonts w:ascii="Arial Narrow" w:hAnsi="Arial Narrow" w:cs="Courier New"/>
          <w:b/>
          <w:i/>
          <w:color w:val="000000" w:themeColor="text1"/>
          <w:sz w:val="24"/>
          <w:szCs w:val="24"/>
          <w:lang w:val="ru-RU"/>
        </w:rPr>
      </w:pPr>
      <w:r>
        <w:rPr>
          <w:rFonts w:ascii="Arial Narrow" w:hAnsi="Arial Narrow" w:cs="Arial"/>
          <w:b/>
          <w:i/>
          <w:color w:val="000000" w:themeColor="text1"/>
          <w:sz w:val="24"/>
          <w:szCs w:val="24"/>
          <w:lang w:val="ru-RU"/>
        </w:rPr>
        <w:t>И</w:t>
      </w:r>
      <w:r w:rsidRPr="00BE2C6A">
        <w:rPr>
          <w:rFonts w:ascii="Arial Narrow" w:hAnsi="Arial Narrow" w:cs="Arial"/>
          <w:b/>
          <w:i/>
          <w:color w:val="000000" w:themeColor="text1"/>
          <w:sz w:val="24"/>
          <w:szCs w:val="24"/>
          <w:lang w:val="ru-RU"/>
        </w:rPr>
        <w:t xml:space="preserve">спользование </w:t>
      </w:r>
      <w:r w:rsidRPr="00BE2C6A">
        <w:rPr>
          <w:rFonts w:ascii="Arial Narrow" w:hAnsi="Arial Narrow" w:cs="Arial"/>
          <w:b/>
          <w:i/>
          <w:color w:val="000000" w:themeColor="text1"/>
          <w:sz w:val="24"/>
          <w:szCs w:val="24"/>
          <w:highlight w:val="yellow"/>
          <w:lang w:val="ru-RU"/>
        </w:rPr>
        <w:t>явного курсора</w:t>
      </w:r>
      <w:r w:rsidRPr="00BE2C6A">
        <w:rPr>
          <w:rFonts w:ascii="Arial Narrow" w:hAnsi="Arial Narrow" w:cs="Arial"/>
          <w:b/>
          <w:i/>
          <w:color w:val="000000" w:themeColor="text1"/>
          <w:sz w:val="24"/>
          <w:szCs w:val="24"/>
          <w:lang w:val="ru-RU"/>
        </w:rPr>
        <w:t xml:space="preserve"> - </w:t>
      </w:r>
      <w:r w:rsidRPr="00BE2C6A">
        <w:rPr>
          <w:rFonts w:ascii="Arial Narrow" w:hAnsi="Arial Narrow" w:cs="Courier New"/>
          <w:b/>
          <w:i/>
          <w:color w:val="000000" w:themeColor="text1"/>
          <w:sz w:val="24"/>
          <w:szCs w:val="24"/>
        </w:rPr>
        <w:t>EXEC</w:t>
      </w:r>
      <w:r w:rsidRPr="00BE2C6A">
        <w:rPr>
          <w:rFonts w:ascii="Arial Narrow" w:hAnsi="Arial Narrow" w:cs="Courier New"/>
          <w:b/>
          <w:i/>
          <w:color w:val="000000" w:themeColor="text1"/>
          <w:sz w:val="24"/>
          <w:szCs w:val="24"/>
          <w:lang w:val="ru-RU"/>
        </w:rPr>
        <w:t xml:space="preserve"> </w:t>
      </w:r>
      <w:r w:rsidRPr="00BE2C6A">
        <w:rPr>
          <w:rFonts w:ascii="Arial Narrow" w:hAnsi="Arial Narrow" w:cs="Courier New"/>
          <w:b/>
          <w:i/>
          <w:color w:val="000000" w:themeColor="text1"/>
          <w:sz w:val="24"/>
          <w:szCs w:val="24"/>
        </w:rPr>
        <w:t>SQL</w:t>
      </w:r>
      <w:r w:rsidRPr="00BE2C6A">
        <w:rPr>
          <w:rFonts w:ascii="Arial Narrow" w:hAnsi="Arial Narrow" w:cs="Courier New"/>
          <w:b/>
          <w:i/>
          <w:color w:val="000000" w:themeColor="text1"/>
          <w:sz w:val="24"/>
          <w:szCs w:val="24"/>
          <w:lang w:val="ru-RU"/>
        </w:rPr>
        <w:t xml:space="preserve"> </w:t>
      </w:r>
      <w:r w:rsidRPr="00BE2C6A">
        <w:rPr>
          <w:rFonts w:ascii="Arial Narrow" w:hAnsi="Arial Narrow" w:cs="Courier New"/>
          <w:b/>
          <w:i/>
          <w:color w:val="000000" w:themeColor="text1"/>
          <w:sz w:val="24"/>
          <w:szCs w:val="24"/>
        </w:rPr>
        <w:t>OPEN</w:t>
      </w:r>
      <w:r w:rsidRPr="00BE2C6A">
        <w:rPr>
          <w:rFonts w:ascii="Arial Narrow" w:hAnsi="Arial Narrow" w:cs="Courier New"/>
          <w:b/>
          <w:i/>
          <w:color w:val="000000" w:themeColor="text1"/>
          <w:sz w:val="24"/>
          <w:szCs w:val="24"/>
          <w:lang w:val="ru-RU"/>
        </w:rPr>
        <w:t xml:space="preserve"> </w:t>
      </w:r>
      <w:r w:rsidRPr="00BE2C6A">
        <w:rPr>
          <w:rFonts w:ascii="Arial Narrow" w:hAnsi="Arial Narrow" w:cs="Courier New"/>
          <w:b/>
          <w:i/>
          <w:color w:val="000000" w:themeColor="text1"/>
          <w:sz w:val="24"/>
          <w:szCs w:val="24"/>
        </w:rPr>
        <w:t>CUR</w:t>
      </w:r>
      <w:r w:rsidRPr="00BE2C6A">
        <w:rPr>
          <w:rFonts w:ascii="Arial Narrow" w:hAnsi="Arial Narrow" w:cs="Courier New"/>
          <w:b/>
          <w:i/>
          <w:color w:val="000000" w:themeColor="text1"/>
          <w:sz w:val="24"/>
          <w:szCs w:val="24"/>
          <w:lang w:val="ru-RU"/>
        </w:rPr>
        <w:t xml:space="preserve"> </w:t>
      </w:r>
      <w:r w:rsidRPr="00BE2C6A">
        <w:rPr>
          <w:rFonts w:ascii="Arial Narrow" w:hAnsi="Arial Narrow" w:cs="Courier New"/>
          <w:b/>
          <w:i/>
          <w:color w:val="000000" w:themeColor="text1"/>
          <w:sz w:val="24"/>
          <w:szCs w:val="24"/>
        </w:rPr>
        <w:t>FOR</w:t>
      </w:r>
    </w:p>
    <w:p w:rsidR="00BE2C6A" w:rsidRDefault="00BE2C6A" w:rsidP="00BE2C6A">
      <w:pPr>
        <w:autoSpaceDE w:val="0"/>
        <w:autoSpaceDN w:val="0"/>
        <w:adjustRightInd w:val="0"/>
        <w:spacing w:after="0" w:line="240" w:lineRule="auto"/>
        <w:ind w:firstLine="567"/>
        <w:jc w:val="both"/>
        <w:rPr>
          <w:rFonts w:ascii="Arial Narrow" w:hAnsi="Arial Narrow" w:cs="Courier New"/>
          <w:color w:val="000000" w:themeColor="text1"/>
          <w:sz w:val="24"/>
          <w:szCs w:val="24"/>
          <w:lang w:val="ru-RU"/>
        </w:rPr>
      </w:pPr>
    </w:p>
    <w:p w:rsidR="00BE2C6A" w:rsidRPr="00BE2C6A" w:rsidRDefault="00BE2C6A" w:rsidP="00BE2C6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BE2C6A">
        <w:rPr>
          <w:rFonts w:ascii="Arial Narrow" w:hAnsi="Arial Narrow" w:cs="Courier New"/>
          <w:color w:val="000000" w:themeColor="text1"/>
          <w:sz w:val="24"/>
          <w:szCs w:val="24"/>
        </w:rPr>
        <w:t xml:space="preserve">REPORT </w:t>
      </w:r>
      <w:r w:rsidRPr="00BE2C6A">
        <w:rPr>
          <w:rFonts w:ascii="Arial Narrow" w:hAnsi="Arial Narrow" w:cs="Courier New"/>
          <w:b/>
          <w:color w:val="000000" w:themeColor="text1"/>
          <w:sz w:val="24"/>
          <w:szCs w:val="24"/>
        </w:rPr>
        <w:t>znative_sql_fetch</w:t>
      </w:r>
      <w:r w:rsidRPr="00BE2C6A">
        <w:rPr>
          <w:rFonts w:ascii="Arial Narrow" w:hAnsi="Arial Narrow" w:cs="Courier New"/>
          <w:color w:val="000000" w:themeColor="text1"/>
          <w:sz w:val="24"/>
          <w:szCs w:val="24"/>
        </w:rPr>
        <w:t>.</w:t>
      </w:r>
    </w:p>
    <w:p w:rsidR="00BE2C6A" w:rsidRPr="00BE2C6A" w:rsidRDefault="00BE2C6A" w:rsidP="00BE2C6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BE2C6A">
        <w:rPr>
          <w:rFonts w:ascii="Arial Narrow" w:hAnsi="Arial Narrow" w:cs="Courier New"/>
          <w:color w:val="000000" w:themeColor="text1"/>
          <w:sz w:val="24"/>
          <w:szCs w:val="24"/>
        </w:rPr>
        <w:t>…</w:t>
      </w:r>
    </w:p>
    <w:p w:rsidR="00BE2C6A" w:rsidRPr="00BE2C6A" w:rsidRDefault="00BE2C6A" w:rsidP="00BE2C6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BE2C6A">
        <w:rPr>
          <w:rFonts w:ascii="Arial Narrow" w:hAnsi="Arial Narrow" w:cs="Courier New"/>
          <w:color w:val="000000" w:themeColor="text1"/>
          <w:sz w:val="24"/>
          <w:szCs w:val="24"/>
        </w:rPr>
        <w:t>EXEC SQL.</w:t>
      </w:r>
    </w:p>
    <w:p w:rsidR="00BE2C6A" w:rsidRPr="00BE2C6A" w:rsidRDefault="00BE2C6A" w:rsidP="00BE2C6A">
      <w:pPr>
        <w:autoSpaceDE w:val="0"/>
        <w:autoSpaceDN w:val="0"/>
        <w:adjustRightInd w:val="0"/>
        <w:spacing w:after="0" w:line="240" w:lineRule="auto"/>
        <w:ind w:firstLine="567"/>
        <w:jc w:val="both"/>
        <w:rPr>
          <w:rFonts w:ascii="Arial Narrow" w:hAnsi="Arial Narrow" w:cs="Courier New"/>
          <w:color w:val="0070C0"/>
          <w:sz w:val="24"/>
          <w:szCs w:val="24"/>
        </w:rPr>
      </w:pPr>
      <w:r w:rsidRPr="00BE2C6A">
        <w:rPr>
          <w:rFonts w:ascii="Arial Narrow" w:hAnsi="Arial Narrow" w:cs="Courier New"/>
          <w:color w:val="0070C0"/>
          <w:sz w:val="24"/>
          <w:szCs w:val="24"/>
        </w:rPr>
        <w:t>OPEN CUR FOR</w:t>
      </w:r>
    </w:p>
    <w:p w:rsidR="00BE2C6A" w:rsidRPr="00BE2C6A" w:rsidRDefault="00BE2C6A" w:rsidP="00BE2C6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BE2C6A">
        <w:rPr>
          <w:rFonts w:ascii="Arial Narrow" w:hAnsi="Arial Narrow" w:cs="Courier New"/>
          <w:color w:val="000000" w:themeColor="text1"/>
          <w:sz w:val="24"/>
          <w:szCs w:val="24"/>
        </w:rPr>
        <w:t xml:space="preserve">  SELECT top 1000 t_gds.txtlg</w:t>
      </w:r>
    </w:p>
    <w:p w:rsidR="00BE2C6A" w:rsidRPr="00BE2C6A" w:rsidRDefault="00BE2C6A" w:rsidP="00BE2C6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BE2C6A">
        <w:rPr>
          <w:rFonts w:ascii="Arial Narrow" w:hAnsi="Arial Narrow" w:cs="Courier New"/>
          <w:color w:val="000000" w:themeColor="text1"/>
          <w:sz w:val="24"/>
          <w:szCs w:val="24"/>
        </w:rPr>
        <w:t xml:space="preserve">  FROM "/BIC/ABDGDS0002" as gds</w:t>
      </w:r>
    </w:p>
    <w:p w:rsidR="00BE2C6A" w:rsidRPr="00BE2C6A" w:rsidRDefault="00BE2C6A" w:rsidP="00BE2C6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BE2C6A">
        <w:rPr>
          <w:rFonts w:ascii="Arial Narrow" w:hAnsi="Arial Narrow" w:cs="Courier New"/>
          <w:color w:val="000000" w:themeColor="text1"/>
          <w:sz w:val="24"/>
          <w:szCs w:val="24"/>
        </w:rPr>
        <w:t xml:space="preserve">  left outer join "/BIC/TBCOM0000" as t_gds on t_gds."/BIC/BCOM0000" = gds."/BIC/BCOM0000"</w:t>
      </w:r>
    </w:p>
    <w:p w:rsidR="00BE2C6A" w:rsidRPr="00BE2C6A" w:rsidRDefault="00BE2C6A" w:rsidP="00BE2C6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BE2C6A">
        <w:rPr>
          <w:rFonts w:ascii="Arial Narrow" w:hAnsi="Arial Narrow" w:cs="Courier New"/>
          <w:color w:val="000000" w:themeColor="text1"/>
          <w:sz w:val="24"/>
          <w:szCs w:val="24"/>
        </w:rPr>
        <w:lastRenderedPageBreak/>
        <w:t xml:space="preserve">  WHERE  gds."/BIC/BEMIT000" = :p_emit</w:t>
      </w:r>
    </w:p>
    <w:p w:rsidR="00BE2C6A" w:rsidRPr="00BE2C6A" w:rsidRDefault="00BE2C6A" w:rsidP="00BE2C6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BE2C6A">
        <w:rPr>
          <w:rFonts w:ascii="Arial Narrow" w:hAnsi="Arial Narrow" w:cs="Courier New"/>
          <w:color w:val="000000" w:themeColor="text1"/>
          <w:sz w:val="24"/>
          <w:szCs w:val="24"/>
        </w:rPr>
        <w:t>ENDEXEC.</w:t>
      </w:r>
    </w:p>
    <w:p w:rsidR="00BE2C6A" w:rsidRPr="00BE2C6A" w:rsidRDefault="00BE2C6A" w:rsidP="00BE2C6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BE2C6A">
        <w:rPr>
          <w:rFonts w:ascii="Arial Narrow" w:hAnsi="Arial Narrow" w:cs="Courier New"/>
          <w:color w:val="000000" w:themeColor="text1"/>
          <w:sz w:val="24"/>
          <w:szCs w:val="24"/>
        </w:rPr>
        <w:t>DO.</w:t>
      </w:r>
    </w:p>
    <w:p w:rsidR="00BE2C6A" w:rsidRPr="00BE2C6A" w:rsidRDefault="00BE2C6A" w:rsidP="00BE2C6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BE2C6A">
        <w:rPr>
          <w:rFonts w:ascii="Arial Narrow" w:hAnsi="Arial Narrow" w:cs="Courier New"/>
          <w:color w:val="000000" w:themeColor="text1"/>
          <w:sz w:val="24"/>
          <w:szCs w:val="24"/>
        </w:rPr>
        <w:t xml:space="preserve">  EXEC SQL.</w:t>
      </w:r>
    </w:p>
    <w:p w:rsidR="00BE2C6A" w:rsidRPr="007D5F75" w:rsidRDefault="00BE2C6A" w:rsidP="00BE2C6A">
      <w:pPr>
        <w:autoSpaceDE w:val="0"/>
        <w:autoSpaceDN w:val="0"/>
        <w:adjustRightInd w:val="0"/>
        <w:spacing w:after="0" w:line="240" w:lineRule="auto"/>
        <w:ind w:firstLine="567"/>
        <w:jc w:val="both"/>
        <w:rPr>
          <w:rFonts w:ascii="Arial Narrow" w:hAnsi="Arial Narrow" w:cs="Courier New"/>
          <w:color w:val="0070C0"/>
          <w:sz w:val="24"/>
          <w:szCs w:val="24"/>
        </w:rPr>
      </w:pPr>
      <w:r w:rsidRPr="00BE2C6A">
        <w:rPr>
          <w:rFonts w:ascii="Arial Narrow" w:hAnsi="Arial Narrow" w:cs="Courier New"/>
          <w:color w:val="000000" w:themeColor="text1"/>
          <w:sz w:val="24"/>
          <w:szCs w:val="24"/>
        </w:rPr>
        <w:t xml:space="preserve">    </w:t>
      </w:r>
      <w:r w:rsidRPr="007D5F75">
        <w:rPr>
          <w:rFonts w:ascii="Arial Narrow" w:hAnsi="Arial Narrow" w:cs="Courier New"/>
          <w:color w:val="0070C0"/>
          <w:sz w:val="24"/>
          <w:szCs w:val="24"/>
        </w:rPr>
        <w:t>FETCH NEXT CUR INTO :wa_gds</w:t>
      </w:r>
    </w:p>
    <w:p w:rsidR="00BE2C6A" w:rsidRPr="00BE2C6A" w:rsidRDefault="00BE2C6A" w:rsidP="00BE2C6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BE2C6A">
        <w:rPr>
          <w:rFonts w:ascii="Arial Narrow" w:hAnsi="Arial Narrow" w:cs="Courier New"/>
          <w:color w:val="000000" w:themeColor="text1"/>
          <w:sz w:val="24"/>
          <w:szCs w:val="24"/>
        </w:rPr>
        <w:t xml:space="preserve">  ENDEXEC.</w:t>
      </w:r>
    </w:p>
    <w:p w:rsidR="00BE2C6A" w:rsidRPr="00BE2C6A" w:rsidRDefault="00BE2C6A" w:rsidP="00BE2C6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BE2C6A">
        <w:rPr>
          <w:rFonts w:ascii="Arial Narrow" w:hAnsi="Arial Narrow" w:cs="Courier New"/>
          <w:color w:val="000000" w:themeColor="text1"/>
          <w:sz w:val="24"/>
          <w:szCs w:val="24"/>
        </w:rPr>
        <w:t xml:space="preserve">  IF sy-subrc &lt;&gt; 0.</w:t>
      </w:r>
    </w:p>
    <w:p w:rsidR="00BE2C6A" w:rsidRPr="00BE2C6A" w:rsidRDefault="00BE2C6A" w:rsidP="00BE2C6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BE2C6A">
        <w:rPr>
          <w:rFonts w:ascii="Arial Narrow" w:hAnsi="Arial Narrow" w:cs="Courier New"/>
          <w:color w:val="000000" w:themeColor="text1"/>
          <w:sz w:val="24"/>
          <w:szCs w:val="24"/>
        </w:rPr>
        <w:t xml:space="preserve">    EXIT.</w:t>
      </w:r>
    </w:p>
    <w:p w:rsidR="00BE2C6A" w:rsidRPr="00BE2C6A" w:rsidRDefault="00BE2C6A" w:rsidP="00BE2C6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BE2C6A">
        <w:rPr>
          <w:rFonts w:ascii="Arial Narrow" w:hAnsi="Arial Narrow" w:cs="Courier New"/>
          <w:color w:val="000000" w:themeColor="text1"/>
          <w:sz w:val="24"/>
          <w:szCs w:val="24"/>
        </w:rPr>
        <w:t xml:space="preserve">  ENDIF.</w:t>
      </w:r>
    </w:p>
    <w:p w:rsidR="00BE2C6A" w:rsidRPr="00BE2C6A" w:rsidRDefault="00BE2C6A" w:rsidP="00BE2C6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BE2C6A">
        <w:rPr>
          <w:rFonts w:ascii="Arial Narrow" w:hAnsi="Arial Narrow" w:cs="Courier New"/>
          <w:color w:val="000000" w:themeColor="text1"/>
          <w:sz w:val="24"/>
          <w:szCs w:val="24"/>
        </w:rPr>
        <w:t xml:space="preserve">  cl_demo_output=&gt;write( |{ wa_gds } | ).</w:t>
      </w:r>
    </w:p>
    <w:p w:rsidR="00BE2C6A" w:rsidRPr="00BE2C6A" w:rsidRDefault="00BE2C6A" w:rsidP="00BE2C6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BE2C6A">
        <w:rPr>
          <w:rFonts w:ascii="Arial Narrow" w:hAnsi="Arial Narrow" w:cs="Courier New"/>
          <w:color w:val="000000" w:themeColor="text1"/>
          <w:sz w:val="24"/>
          <w:szCs w:val="24"/>
        </w:rPr>
        <w:t>ENDDO.</w:t>
      </w:r>
    </w:p>
    <w:p w:rsidR="00BE2C6A" w:rsidRPr="00BE2C6A" w:rsidRDefault="00BE2C6A" w:rsidP="00BE2C6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BE2C6A">
        <w:rPr>
          <w:rFonts w:ascii="Arial Narrow" w:hAnsi="Arial Narrow" w:cs="Courier New"/>
          <w:color w:val="000000" w:themeColor="text1"/>
          <w:sz w:val="24"/>
          <w:szCs w:val="24"/>
        </w:rPr>
        <w:t>cl_demo_output=&gt;display( ).</w:t>
      </w:r>
    </w:p>
    <w:p w:rsidR="00BE2C6A" w:rsidRPr="00BE2C6A" w:rsidRDefault="00BE2C6A" w:rsidP="00BE2C6A">
      <w:pPr>
        <w:autoSpaceDE w:val="0"/>
        <w:autoSpaceDN w:val="0"/>
        <w:adjustRightInd w:val="0"/>
        <w:spacing w:after="0" w:line="240" w:lineRule="auto"/>
        <w:ind w:firstLine="567"/>
        <w:jc w:val="both"/>
        <w:rPr>
          <w:rFonts w:ascii="Arial Narrow" w:hAnsi="Arial Narrow" w:cs="Courier New"/>
          <w:color w:val="000000" w:themeColor="text1"/>
          <w:sz w:val="24"/>
          <w:szCs w:val="24"/>
        </w:rPr>
      </w:pPr>
    </w:p>
    <w:p w:rsidR="00F7443D" w:rsidRPr="00BC6242" w:rsidRDefault="0010699D" w:rsidP="00BC6242">
      <w:pPr>
        <w:spacing w:after="0" w:line="240" w:lineRule="auto"/>
        <w:ind w:firstLine="567"/>
        <w:jc w:val="both"/>
        <w:rPr>
          <w:rFonts w:ascii="Arial Narrow" w:hAnsi="Arial Narrow" w:cs="Arial"/>
          <w:color w:val="000000" w:themeColor="text1"/>
          <w:sz w:val="24"/>
          <w:szCs w:val="24"/>
        </w:rPr>
      </w:pPr>
      <w:r w:rsidRPr="00BC6242">
        <w:rPr>
          <w:rFonts w:ascii="Arial Narrow" w:hAnsi="Arial Narrow" w:cs="Courier New"/>
          <w:color w:val="000000" w:themeColor="text1"/>
          <w:sz w:val="24"/>
          <w:szCs w:val="24"/>
        </w:rPr>
        <w:t xml:space="preserve">EXEC SQL </w:t>
      </w:r>
      <w:r w:rsidR="00880634" w:rsidRPr="00BC6242">
        <w:rPr>
          <w:rFonts w:ascii="Arial Narrow" w:hAnsi="Arial Narrow" w:cs="Courier New"/>
          <w:color w:val="000000" w:themeColor="text1"/>
          <w:sz w:val="24"/>
          <w:szCs w:val="24"/>
        </w:rPr>
        <w:t xml:space="preserve">xx </w:t>
      </w:r>
      <w:r w:rsidRPr="00BC6242">
        <w:rPr>
          <w:rFonts w:ascii="Arial Narrow" w:hAnsi="Arial Narrow" w:cs="Arial"/>
          <w:color w:val="000000" w:themeColor="text1"/>
          <w:sz w:val="24"/>
          <w:szCs w:val="24"/>
        </w:rPr>
        <w:t>cannot be a table or a reference and cannot contain either of these objects or strings.</w:t>
      </w:r>
    </w:p>
    <w:p w:rsidR="0010699D" w:rsidRPr="00086558" w:rsidRDefault="0010699D" w:rsidP="004C0076">
      <w:pPr>
        <w:spacing w:after="0" w:line="240" w:lineRule="auto"/>
        <w:ind w:firstLine="567"/>
        <w:jc w:val="both"/>
        <w:rPr>
          <w:rFonts w:ascii="Arial Narrow" w:hAnsi="Arial Narrow"/>
          <w:i/>
          <w:color w:val="002060"/>
          <w:sz w:val="24"/>
          <w:szCs w:val="24"/>
        </w:rPr>
      </w:pPr>
    </w:p>
    <w:p w:rsidR="00B602E2" w:rsidRPr="00B602E2" w:rsidRDefault="00B602E2" w:rsidP="00B602E2">
      <w:pPr>
        <w:pStyle w:val="1"/>
        <w:spacing w:before="0" w:beforeAutospacing="0" w:after="0" w:afterAutospacing="0"/>
        <w:jc w:val="center"/>
        <w:rPr>
          <w:rFonts w:ascii="Arial Narrow" w:hAnsi="Arial Narrow"/>
          <w:sz w:val="24"/>
          <w:szCs w:val="24"/>
        </w:rPr>
      </w:pPr>
      <w:bookmarkStart w:id="48" w:name="TRY_CATCH"/>
      <w:r w:rsidRPr="00B602E2">
        <w:rPr>
          <w:rFonts w:ascii="Arial Narrow" w:hAnsi="Arial Narrow"/>
          <w:sz w:val="24"/>
          <w:szCs w:val="24"/>
        </w:rPr>
        <w:t>TRY and RETRY, CATCH and RESUME</w:t>
      </w:r>
    </w:p>
    <w:bookmarkEnd w:id="48"/>
    <w:p w:rsidR="00B602E2" w:rsidRPr="00B602E2" w:rsidRDefault="00B602E2" w:rsidP="00B602E2">
      <w:pPr>
        <w:pStyle w:val="1"/>
        <w:spacing w:before="0" w:beforeAutospacing="0" w:after="0" w:afterAutospacing="0"/>
        <w:jc w:val="center"/>
        <w:rPr>
          <w:rFonts w:ascii="Arial Narrow" w:hAnsi="Arial Narrow"/>
          <w:b w:val="0"/>
          <w:sz w:val="24"/>
          <w:szCs w:val="24"/>
        </w:rPr>
      </w:pPr>
      <w:r w:rsidRPr="00B602E2">
        <w:rPr>
          <w:rFonts w:ascii="Arial Narrow" w:hAnsi="Arial Narrow"/>
          <w:b w:val="0"/>
          <w:sz w:val="24"/>
          <w:szCs w:val="24"/>
        </w:rPr>
        <w:fldChar w:fldCharType="begin"/>
      </w:r>
      <w:r w:rsidRPr="00B602E2">
        <w:rPr>
          <w:rFonts w:ascii="Arial Narrow" w:hAnsi="Arial Narrow"/>
          <w:b w:val="0"/>
          <w:sz w:val="24"/>
          <w:szCs w:val="24"/>
        </w:rPr>
        <w:instrText xml:space="preserve"> HYPERLINK "https://blogs.sap.com/2016/07/07/try-and-retry-catch-and-resume/" </w:instrText>
      </w:r>
      <w:r w:rsidRPr="00B602E2">
        <w:rPr>
          <w:rFonts w:ascii="Arial Narrow" w:hAnsi="Arial Narrow"/>
          <w:b w:val="0"/>
          <w:sz w:val="24"/>
          <w:szCs w:val="24"/>
        </w:rPr>
        <w:fldChar w:fldCharType="separate"/>
      </w:r>
      <w:r w:rsidRPr="00B602E2">
        <w:rPr>
          <w:rStyle w:val="a3"/>
          <w:rFonts w:ascii="Arial Narrow" w:hAnsi="Arial Narrow"/>
          <w:b w:val="0"/>
          <w:sz w:val="24"/>
          <w:szCs w:val="24"/>
          <w:u w:val="none"/>
        </w:rPr>
        <w:t>https://blogs.sap.com/2016/07/07/try-and-retry-catch-and-resume/</w:t>
      </w:r>
      <w:r w:rsidRPr="00B602E2">
        <w:rPr>
          <w:rFonts w:ascii="Arial Narrow" w:hAnsi="Arial Narrow"/>
          <w:b w:val="0"/>
          <w:sz w:val="24"/>
          <w:szCs w:val="24"/>
        </w:rPr>
        <w:fldChar w:fldCharType="end"/>
      </w:r>
    </w:p>
    <w:p w:rsidR="00B602E2" w:rsidRPr="00F7443D" w:rsidRDefault="00912F9E" w:rsidP="00B602E2">
      <w:pPr>
        <w:spacing w:after="0" w:line="240" w:lineRule="auto"/>
        <w:ind w:firstLine="567"/>
        <w:jc w:val="both"/>
        <w:outlineLvl w:val="0"/>
        <w:rPr>
          <w:rFonts w:ascii="Arial Narrow" w:eastAsia="Times New Roman" w:hAnsi="Arial Narrow" w:cs="Times New Roman"/>
          <w:bCs/>
          <w:kern w:val="36"/>
          <w:sz w:val="24"/>
          <w:szCs w:val="24"/>
        </w:rPr>
      </w:pPr>
      <w:hyperlink w:anchor="Содержание" w:history="1">
        <w:r w:rsidR="00B602E2" w:rsidRPr="002E64CF">
          <w:rPr>
            <w:rStyle w:val="a3"/>
            <w:rFonts w:ascii="Arial Narrow" w:eastAsia="Times New Roman" w:hAnsi="Arial Narrow" w:cs="Times New Roman"/>
            <w:bCs/>
            <w:kern w:val="36"/>
            <w:sz w:val="24"/>
            <w:szCs w:val="24"/>
            <w:u w:val="none"/>
            <w:lang w:val="ru-RU"/>
          </w:rPr>
          <w:t>Содержание</w:t>
        </w:r>
      </w:hyperlink>
    </w:p>
    <w:p w:rsidR="00B602E2" w:rsidRDefault="00B602E2" w:rsidP="00B602E2">
      <w:pPr>
        <w:pStyle w:val="1"/>
      </w:pPr>
    </w:p>
    <w:p w:rsidR="00086558" w:rsidRDefault="00086558" w:rsidP="004C0076">
      <w:pPr>
        <w:spacing w:after="0" w:line="240" w:lineRule="auto"/>
        <w:ind w:firstLine="567"/>
        <w:jc w:val="both"/>
        <w:rPr>
          <w:rFonts w:ascii="Arial Narrow" w:hAnsi="Arial Narrow"/>
          <w:i/>
          <w:color w:val="002060"/>
          <w:sz w:val="24"/>
          <w:szCs w:val="24"/>
        </w:rPr>
      </w:pPr>
    </w:p>
    <w:p w:rsidR="00B602E2" w:rsidRDefault="00B602E2" w:rsidP="004C0076">
      <w:pPr>
        <w:spacing w:after="0" w:line="240" w:lineRule="auto"/>
        <w:ind w:firstLine="567"/>
        <w:jc w:val="both"/>
        <w:rPr>
          <w:rFonts w:ascii="Arial Narrow" w:hAnsi="Arial Narrow"/>
          <w:i/>
          <w:color w:val="002060"/>
          <w:sz w:val="24"/>
          <w:szCs w:val="24"/>
        </w:rPr>
      </w:pPr>
    </w:p>
    <w:p w:rsidR="00B602E2" w:rsidRPr="00F7443D" w:rsidRDefault="00B602E2" w:rsidP="004C0076">
      <w:pPr>
        <w:spacing w:after="0" w:line="240" w:lineRule="auto"/>
        <w:ind w:firstLine="567"/>
        <w:jc w:val="both"/>
        <w:rPr>
          <w:rFonts w:ascii="Arial Narrow" w:hAnsi="Arial Narrow"/>
          <w:i/>
          <w:color w:val="00206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72"/>
      </w:tblGrid>
      <w:tr w:rsidR="00D31209" w:rsidRPr="00D31209" w:rsidTr="002E713C">
        <w:trPr>
          <w:tblCellSpacing w:w="15" w:type="dxa"/>
        </w:trPr>
        <w:tc>
          <w:tcPr>
            <w:tcW w:w="0" w:type="auto"/>
            <w:vAlign w:val="center"/>
            <w:hideMark/>
          </w:tcPr>
          <w:p w:rsidR="00D31209" w:rsidRDefault="00D31209" w:rsidP="002E713C">
            <w:pPr>
              <w:spacing w:after="0" w:line="240" w:lineRule="auto"/>
              <w:ind w:firstLine="516"/>
              <w:jc w:val="center"/>
              <w:rPr>
                <w:rFonts w:ascii="Arial Narrow" w:eastAsia="Times New Roman" w:hAnsi="Arial Narrow" w:cs="Times New Roman"/>
                <w:b/>
                <w:bCs/>
                <w:sz w:val="24"/>
                <w:szCs w:val="24"/>
              </w:rPr>
            </w:pPr>
            <w:bookmarkStart w:id="49" w:name="Events"/>
            <w:r w:rsidRPr="00D31209">
              <w:rPr>
                <w:rFonts w:ascii="Arial Narrow" w:eastAsia="Times New Roman" w:hAnsi="Arial Narrow" w:cs="Times New Roman"/>
                <w:b/>
                <w:bCs/>
                <w:sz w:val="24"/>
                <w:szCs w:val="24"/>
              </w:rPr>
              <w:t>Event &amp; Description</w:t>
            </w:r>
          </w:p>
          <w:bookmarkEnd w:id="49"/>
          <w:p w:rsidR="006E05A0" w:rsidRPr="00F7443D" w:rsidRDefault="006E05A0" w:rsidP="006E05A0">
            <w:pPr>
              <w:spacing w:after="0" w:line="240" w:lineRule="auto"/>
              <w:ind w:firstLine="567"/>
              <w:jc w:val="both"/>
              <w:outlineLvl w:val="0"/>
              <w:rPr>
                <w:rFonts w:ascii="Arial Narrow" w:eastAsia="Times New Roman" w:hAnsi="Arial Narrow" w:cs="Times New Roman"/>
                <w:bCs/>
                <w:kern w:val="36"/>
                <w:sz w:val="24"/>
                <w:szCs w:val="24"/>
              </w:rPr>
            </w:pPr>
            <w:r w:rsidRPr="002E64CF">
              <w:rPr>
                <w:rFonts w:ascii="Arial Narrow" w:eastAsia="Times New Roman" w:hAnsi="Arial Narrow" w:cs="Times New Roman"/>
                <w:bCs/>
                <w:kern w:val="36"/>
                <w:sz w:val="24"/>
                <w:szCs w:val="24"/>
                <w:lang w:val="ru-RU"/>
              </w:rPr>
              <w:fldChar w:fldCharType="begin"/>
            </w:r>
            <w:r w:rsidRPr="00F7443D">
              <w:rPr>
                <w:rFonts w:ascii="Arial Narrow" w:eastAsia="Times New Roman" w:hAnsi="Arial Narrow" w:cs="Times New Roman"/>
                <w:bCs/>
                <w:kern w:val="36"/>
                <w:sz w:val="24"/>
                <w:szCs w:val="24"/>
              </w:rPr>
              <w:instrText xml:space="preserve"> HYPERLINK  \l "</w:instrText>
            </w:r>
            <w:r w:rsidRPr="002E64CF">
              <w:rPr>
                <w:rFonts w:ascii="Arial Narrow" w:eastAsia="Times New Roman" w:hAnsi="Arial Narrow" w:cs="Times New Roman"/>
                <w:bCs/>
                <w:kern w:val="36"/>
                <w:sz w:val="24"/>
                <w:szCs w:val="24"/>
                <w:lang w:val="ru-RU"/>
              </w:rPr>
              <w:instrText>Содержание</w:instrText>
            </w:r>
            <w:r w:rsidRPr="00F7443D">
              <w:rPr>
                <w:rFonts w:ascii="Arial Narrow" w:eastAsia="Times New Roman" w:hAnsi="Arial Narrow" w:cs="Times New Roman"/>
                <w:bCs/>
                <w:kern w:val="36"/>
                <w:sz w:val="24"/>
                <w:szCs w:val="24"/>
              </w:rPr>
              <w:instrText xml:space="preserve">" </w:instrText>
            </w:r>
            <w:r w:rsidRPr="002E64CF">
              <w:rPr>
                <w:rFonts w:ascii="Arial Narrow" w:eastAsia="Times New Roman" w:hAnsi="Arial Narrow" w:cs="Times New Roman"/>
                <w:bCs/>
                <w:kern w:val="36"/>
                <w:sz w:val="24"/>
                <w:szCs w:val="24"/>
                <w:lang w:val="ru-RU"/>
              </w:rPr>
              <w:fldChar w:fldCharType="separate"/>
            </w:r>
            <w:r w:rsidRPr="002E64CF">
              <w:rPr>
                <w:rStyle w:val="a3"/>
                <w:rFonts w:ascii="Arial Narrow" w:eastAsia="Times New Roman" w:hAnsi="Arial Narrow" w:cs="Times New Roman"/>
                <w:bCs/>
                <w:kern w:val="36"/>
                <w:sz w:val="24"/>
                <w:szCs w:val="24"/>
                <w:u w:val="none"/>
                <w:lang w:val="ru-RU"/>
              </w:rPr>
              <w:t>Содержание</w:t>
            </w:r>
            <w:r w:rsidRPr="002E64CF">
              <w:rPr>
                <w:rFonts w:ascii="Arial Narrow" w:eastAsia="Times New Roman" w:hAnsi="Arial Narrow" w:cs="Times New Roman"/>
                <w:bCs/>
                <w:kern w:val="36"/>
                <w:sz w:val="24"/>
                <w:szCs w:val="24"/>
                <w:lang w:val="ru-RU"/>
              </w:rPr>
              <w:fldChar w:fldCharType="end"/>
            </w:r>
          </w:p>
          <w:p w:rsidR="002E713C" w:rsidRPr="00D31209" w:rsidRDefault="002E713C" w:rsidP="00D31209">
            <w:pPr>
              <w:spacing w:after="0" w:line="240" w:lineRule="auto"/>
              <w:jc w:val="center"/>
              <w:rPr>
                <w:rFonts w:ascii="Arial Narrow" w:eastAsia="Times New Roman" w:hAnsi="Arial Narrow" w:cs="Times New Roman"/>
                <w:b/>
                <w:bCs/>
                <w:sz w:val="24"/>
                <w:szCs w:val="24"/>
              </w:rPr>
            </w:pPr>
          </w:p>
        </w:tc>
      </w:tr>
      <w:tr w:rsidR="00D31209" w:rsidRPr="00D31209" w:rsidTr="002E713C">
        <w:trPr>
          <w:tblCellSpacing w:w="15" w:type="dxa"/>
        </w:trPr>
        <w:tc>
          <w:tcPr>
            <w:tcW w:w="0" w:type="auto"/>
            <w:vAlign w:val="center"/>
            <w:hideMark/>
          </w:tcPr>
          <w:p w:rsidR="00D31209" w:rsidRDefault="00D31209" w:rsidP="002E713C">
            <w:pPr>
              <w:spacing w:after="0" w:line="240" w:lineRule="auto"/>
              <w:ind w:firstLine="658"/>
              <w:rPr>
                <w:rFonts w:ascii="Arial Narrow" w:eastAsia="Times New Roman" w:hAnsi="Arial Narrow" w:cs="Times New Roman"/>
                <w:sz w:val="24"/>
                <w:szCs w:val="24"/>
              </w:rPr>
            </w:pPr>
            <w:r w:rsidRPr="00D31209">
              <w:rPr>
                <w:rFonts w:ascii="Arial Narrow" w:eastAsia="Times New Roman" w:hAnsi="Arial Narrow" w:cs="Times New Roman"/>
                <w:b/>
                <w:bCs/>
                <w:sz w:val="24"/>
                <w:szCs w:val="24"/>
              </w:rPr>
              <w:t>INITIALIZATON</w:t>
            </w:r>
            <w:r w:rsidRPr="00D31209">
              <w:rPr>
                <w:rFonts w:ascii="Arial Narrow" w:eastAsia="Times New Roman" w:hAnsi="Arial Narrow" w:cs="Times New Roman"/>
                <w:bCs/>
                <w:sz w:val="24"/>
                <w:szCs w:val="24"/>
              </w:rPr>
              <w:t xml:space="preserve"> -</w:t>
            </w:r>
            <w:r>
              <w:rPr>
                <w:rFonts w:ascii="Arial Narrow" w:eastAsia="Times New Roman" w:hAnsi="Arial Narrow" w:cs="Times New Roman"/>
                <w:bCs/>
                <w:sz w:val="24"/>
                <w:szCs w:val="24"/>
              </w:rPr>
              <w:t xml:space="preserve"> </w:t>
            </w:r>
            <w:r>
              <w:rPr>
                <w:rFonts w:ascii="Arial Narrow" w:eastAsia="Times New Roman" w:hAnsi="Arial Narrow" w:cs="Times New Roman"/>
                <w:sz w:val="24"/>
                <w:szCs w:val="24"/>
              </w:rPr>
              <w:t>t</w:t>
            </w:r>
            <w:r w:rsidRPr="00D31209">
              <w:rPr>
                <w:rFonts w:ascii="Arial Narrow" w:eastAsia="Times New Roman" w:hAnsi="Arial Narrow" w:cs="Times New Roman"/>
                <w:sz w:val="24"/>
                <w:szCs w:val="24"/>
              </w:rPr>
              <w:t xml:space="preserve">riggered </w:t>
            </w:r>
            <w:r w:rsidRPr="00D31209">
              <w:rPr>
                <w:rFonts w:ascii="Arial Narrow" w:eastAsia="Times New Roman" w:hAnsi="Arial Narrow" w:cs="Times New Roman"/>
                <w:sz w:val="24"/>
                <w:szCs w:val="24"/>
                <w:highlight w:val="yellow"/>
              </w:rPr>
              <w:t>before displaying the selection screen</w:t>
            </w:r>
            <w:r w:rsidRPr="00D31209">
              <w:rPr>
                <w:rFonts w:ascii="Arial Narrow" w:eastAsia="Times New Roman" w:hAnsi="Arial Narrow" w:cs="Times New Roman"/>
                <w:sz w:val="24"/>
                <w:szCs w:val="24"/>
              </w:rPr>
              <w:t>.</w:t>
            </w:r>
          </w:p>
          <w:p w:rsidR="002E713C" w:rsidRPr="00D31209" w:rsidRDefault="002E713C" w:rsidP="002E713C">
            <w:pPr>
              <w:spacing w:after="0" w:line="240" w:lineRule="auto"/>
              <w:ind w:firstLine="658"/>
              <w:rPr>
                <w:rFonts w:ascii="Arial Narrow" w:eastAsia="Times New Roman" w:hAnsi="Arial Narrow" w:cs="Times New Roman"/>
                <w:sz w:val="24"/>
                <w:szCs w:val="24"/>
              </w:rPr>
            </w:pPr>
          </w:p>
        </w:tc>
      </w:tr>
      <w:tr w:rsidR="00D31209" w:rsidRPr="00D31209" w:rsidTr="002E713C">
        <w:trPr>
          <w:tblCellSpacing w:w="15" w:type="dxa"/>
        </w:trPr>
        <w:tc>
          <w:tcPr>
            <w:tcW w:w="0" w:type="auto"/>
            <w:vAlign w:val="center"/>
            <w:hideMark/>
          </w:tcPr>
          <w:p w:rsidR="00D31209" w:rsidRDefault="00D31209" w:rsidP="002E713C">
            <w:pPr>
              <w:spacing w:after="0" w:line="240" w:lineRule="auto"/>
              <w:ind w:firstLine="658"/>
              <w:jc w:val="both"/>
              <w:rPr>
                <w:rFonts w:ascii="Arial Narrow" w:eastAsia="Times New Roman" w:hAnsi="Arial Narrow" w:cs="Times New Roman"/>
                <w:sz w:val="24"/>
                <w:szCs w:val="24"/>
              </w:rPr>
            </w:pPr>
            <w:r w:rsidRPr="00D31209">
              <w:rPr>
                <w:rFonts w:ascii="Arial Narrow" w:eastAsia="Times New Roman" w:hAnsi="Arial Narrow" w:cs="Times New Roman"/>
                <w:b/>
                <w:bCs/>
                <w:sz w:val="24"/>
                <w:szCs w:val="24"/>
              </w:rPr>
              <w:t>AT SELECTION-SCREEN</w:t>
            </w:r>
            <w:r w:rsidRPr="00D31209">
              <w:rPr>
                <w:rFonts w:ascii="Arial Narrow" w:eastAsia="Times New Roman" w:hAnsi="Arial Narrow" w:cs="Times New Roman"/>
                <w:bCs/>
                <w:sz w:val="24"/>
                <w:szCs w:val="24"/>
              </w:rPr>
              <w:t xml:space="preserve"> - </w:t>
            </w:r>
            <w:r>
              <w:rPr>
                <w:rFonts w:ascii="Arial Narrow" w:eastAsia="Times New Roman" w:hAnsi="Arial Narrow" w:cs="Times New Roman"/>
                <w:sz w:val="24"/>
                <w:szCs w:val="24"/>
              </w:rPr>
              <w:t>t</w:t>
            </w:r>
            <w:r w:rsidRPr="00D31209">
              <w:rPr>
                <w:rFonts w:ascii="Arial Narrow" w:eastAsia="Times New Roman" w:hAnsi="Arial Narrow" w:cs="Times New Roman"/>
                <w:sz w:val="24"/>
                <w:szCs w:val="24"/>
              </w:rPr>
              <w:t xml:space="preserve">riggered </w:t>
            </w:r>
            <w:r w:rsidRPr="00D31209">
              <w:rPr>
                <w:rFonts w:ascii="Arial Narrow" w:eastAsia="Times New Roman" w:hAnsi="Arial Narrow" w:cs="Times New Roman"/>
                <w:sz w:val="24"/>
                <w:szCs w:val="24"/>
                <w:highlight w:val="yellow"/>
              </w:rPr>
              <w:t>after processing of the user input on the selection screen</w:t>
            </w:r>
            <w:r w:rsidRPr="00D31209">
              <w:rPr>
                <w:rFonts w:ascii="Arial Narrow" w:eastAsia="Times New Roman" w:hAnsi="Arial Narrow" w:cs="Times New Roman"/>
                <w:sz w:val="24"/>
                <w:szCs w:val="24"/>
              </w:rPr>
              <w:t>. This event verifies the user input prior to the execution of a program. After processing the user input, the selection screen remains in the active mode.</w:t>
            </w:r>
          </w:p>
          <w:p w:rsidR="002E713C" w:rsidRPr="00D31209" w:rsidRDefault="002E713C" w:rsidP="002E713C">
            <w:pPr>
              <w:spacing w:after="0" w:line="240" w:lineRule="auto"/>
              <w:ind w:firstLine="658"/>
              <w:jc w:val="both"/>
              <w:rPr>
                <w:rFonts w:ascii="Arial Narrow" w:eastAsia="Times New Roman" w:hAnsi="Arial Narrow" w:cs="Times New Roman"/>
                <w:sz w:val="24"/>
                <w:szCs w:val="24"/>
              </w:rPr>
            </w:pPr>
          </w:p>
        </w:tc>
      </w:tr>
      <w:tr w:rsidR="00D31209" w:rsidRPr="00D31209" w:rsidTr="002E713C">
        <w:trPr>
          <w:tblCellSpacing w:w="15" w:type="dxa"/>
        </w:trPr>
        <w:tc>
          <w:tcPr>
            <w:tcW w:w="0" w:type="auto"/>
            <w:vAlign w:val="center"/>
            <w:hideMark/>
          </w:tcPr>
          <w:p w:rsidR="00D31209" w:rsidRDefault="00D31209" w:rsidP="002E713C">
            <w:pPr>
              <w:spacing w:after="0" w:line="240" w:lineRule="auto"/>
              <w:ind w:firstLine="658"/>
              <w:jc w:val="both"/>
              <w:rPr>
                <w:rFonts w:ascii="Arial Narrow" w:eastAsia="Times New Roman" w:hAnsi="Arial Narrow" w:cs="Times New Roman"/>
                <w:sz w:val="24"/>
                <w:szCs w:val="24"/>
              </w:rPr>
            </w:pPr>
            <w:r w:rsidRPr="00D31209">
              <w:rPr>
                <w:rFonts w:ascii="Arial Narrow" w:eastAsia="Times New Roman" w:hAnsi="Arial Narrow" w:cs="Times New Roman"/>
                <w:b/>
                <w:bCs/>
                <w:sz w:val="24"/>
                <w:szCs w:val="24"/>
              </w:rPr>
              <w:t>START-OF-SELECTION</w:t>
            </w:r>
            <w:r>
              <w:rPr>
                <w:rFonts w:ascii="Arial Narrow" w:eastAsia="Times New Roman" w:hAnsi="Arial Narrow" w:cs="Times New Roman"/>
                <w:bCs/>
                <w:sz w:val="24"/>
                <w:szCs w:val="24"/>
              </w:rPr>
              <w:t xml:space="preserve"> - </w:t>
            </w:r>
            <w:r>
              <w:rPr>
                <w:rFonts w:ascii="Arial Narrow" w:eastAsia="Times New Roman" w:hAnsi="Arial Narrow" w:cs="Times New Roman"/>
                <w:sz w:val="24"/>
                <w:szCs w:val="24"/>
              </w:rPr>
              <w:t>t</w:t>
            </w:r>
            <w:r w:rsidRPr="00D31209">
              <w:rPr>
                <w:rFonts w:ascii="Arial Narrow" w:eastAsia="Times New Roman" w:hAnsi="Arial Narrow" w:cs="Times New Roman"/>
                <w:sz w:val="24"/>
                <w:szCs w:val="24"/>
              </w:rPr>
              <w:t xml:space="preserve">riggered only </w:t>
            </w:r>
            <w:r w:rsidRPr="00D31209">
              <w:rPr>
                <w:rFonts w:ascii="Arial Narrow" w:eastAsia="Times New Roman" w:hAnsi="Arial Narrow" w:cs="Times New Roman"/>
                <w:sz w:val="24"/>
                <w:szCs w:val="24"/>
                <w:highlight w:val="yellow"/>
              </w:rPr>
              <w:t>after the processing of the selection screen is over</w:t>
            </w:r>
            <w:r w:rsidRPr="00D31209">
              <w:rPr>
                <w:rFonts w:ascii="Arial Narrow" w:eastAsia="Times New Roman" w:hAnsi="Arial Narrow" w:cs="Times New Roman"/>
                <w:sz w:val="24"/>
                <w:szCs w:val="24"/>
              </w:rPr>
              <w:t xml:space="preserve">; that is, </w:t>
            </w:r>
            <w:r w:rsidRPr="00D31209">
              <w:rPr>
                <w:rFonts w:ascii="Arial Narrow" w:eastAsia="Times New Roman" w:hAnsi="Arial Narrow" w:cs="Times New Roman"/>
                <w:sz w:val="24"/>
                <w:szCs w:val="24"/>
                <w:highlight w:val="yellow"/>
              </w:rPr>
              <w:t xml:space="preserve">when the user clicks the </w:t>
            </w:r>
            <w:r w:rsidRPr="00D31209">
              <w:rPr>
                <w:rFonts w:ascii="Arial Narrow" w:eastAsia="Times New Roman" w:hAnsi="Arial Narrow" w:cs="Times New Roman"/>
                <w:b/>
                <w:i/>
                <w:sz w:val="24"/>
                <w:szCs w:val="24"/>
                <w:highlight w:val="yellow"/>
              </w:rPr>
              <w:t>Execute icon</w:t>
            </w:r>
            <w:r w:rsidRPr="00D31209">
              <w:rPr>
                <w:rFonts w:ascii="Arial Narrow" w:eastAsia="Times New Roman" w:hAnsi="Arial Narrow" w:cs="Times New Roman"/>
                <w:sz w:val="24"/>
                <w:szCs w:val="24"/>
                <w:highlight w:val="yellow"/>
              </w:rPr>
              <w:t xml:space="preserve"> on the selection screen</w:t>
            </w:r>
            <w:r w:rsidRPr="00D31209">
              <w:rPr>
                <w:rFonts w:ascii="Arial Narrow" w:eastAsia="Times New Roman" w:hAnsi="Arial Narrow" w:cs="Times New Roman"/>
                <w:sz w:val="24"/>
                <w:szCs w:val="24"/>
              </w:rPr>
              <w:t>.</w:t>
            </w:r>
          </w:p>
          <w:p w:rsidR="002E713C" w:rsidRPr="00D31209" w:rsidRDefault="002E713C" w:rsidP="002E713C">
            <w:pPr>
              <w:spacing w:after="0" w:line="240" w:lineRule="auto"/>
              <w:ind w:firstLine="658"/>
              <w:jc w:val="both"/>
              <w:rPr>
                <w:rFonts w:ascii="Arial Narrow" w:eastAsia="Times New Roman" w:hAnsi="Arial Narrow" w:cs="Times New Roman"/>
                <w:sz w:val="24"/>
                <w:szCs w:val="24"/>
              </w:rPr>
            </w:pPr>
          </w:p>
        </w:tc>
      </w:tr>
      <w:tr w:rsidR="00D31209" w:rsidRPr="00D31209" w:rsidTr="002E713C">
        <w:trPr>
          <w:tblCellSpacing w:w="15" w:type="dxa"/>
        </w:trPr>
        <w:tc>
          <w:tcPr>
            <w:tcW w:w="0" w:type="auto"/>
            <w:vAlign w:val="center"/>
            <w:hideMark/>
          </w:tcPr>
          <w:p w:rsidR="00D31209" w:rsidRDefault="00D31209" w:rsidP="002E713C">
            <w:pPr>
              <w:spacing w:after="0" w:line="240" w:lineRule="auto"/>
              <w:ind w:firstLine="658"/>
              <w:jc w:val="both"/>
              <w:rPr>
                <w:rFonts w:ascii="Arial Narrow" w:eastAsia="Times New Roman" w:hAnsi="Arial Narrow" w:cs="Times New Roman"/>
                <w:sz w:val="24"/>
                <w:szCs w:val="24"/>
              </w:rPr>
            </w:pPr>
            <w:r w:rsidRPr="00D31209">
              <w:rPr>
                <w:rFonts w:ascii="Arial Narrow" w:eastAsia="Times New Roman" w:hAnsi="Arial Narrow" w:cs="Times New Roman"/>
                <w:b/>
                <w:bCs/>
                <w:sz w:val="24"/>
                <w:szCs w:val="24"/>
              </w:rPr>
              <w:t>END-OF-SELECTION</w:t>
            </w:r>
            <w:r>
              <w:rPr>
                <w:rFonts w:ascii="Arial Narrow" w:eastAsia="Times New Roman" w:hAnsi="Arial Narrow" w:cs="Times New Roman"/>
                <w:bCs/>
                <w:sz w:val="24"/>
                <w:szCs w:val="24"/>
              </w:rPr>
              <w:t xml:space="preserve"> - t</w:t>
            </w:r>
            <w:r w:rsidRPr="00D31209">
              <w:rPr>
                <w:rFonts w:ascii="Arial Narrow" w:eastAsia="Times New Roman" w:hAnsi="Arial Narrow" w:cs="Times New Roman"/>
                <w:sz w:val="24"/>
                <w:szCs w:val="24"/>
              </w:rPr>
              <w:t xml:space="preserve">riggered </w:t>
            </w:r>
            <w:r w:rsidRPr="00D31209">
              <w:rPr>
                <w:rFonts w:ascii="Arial Narrow" w:eastAsia="Times New Roman" w:hAnsi="Arial Narrow" w:cs="Times New Roman"/>
                <w:sz w:val="24"/>
                <w:szCs w:val="24"/>
                <w:highlight w:val="yellow"/>
              </w:rPr>
              <w:t>after the last statement in the START-OF-SELECTON event is executed</w:t>
            </w:r>
            <w:r w:rsidRPr="00D31209">
              <w:rPr>
                <w:rFonts w:ascii="Arial Narrow" w:eastAsia="Times New Roman" w:hAnsi="Arial Narrow" w:cs="Times New Roman"/>
                <w:sz w:val="24"/>
                <w:szCs w:val="24"/>
              </w:rPr>
              <w:t>.</w:t>
            </w:r>
          </w:p>
          <w:p w:rsidR="002E713C" w:rsidRPr="00D31209" w:rsidRDefault="002E713C" w:rsidP="002E713C">
            <w:pPr>
              <w:spacing w:after="0" w:line="240" w:lineRule="auto"/>
              <w:ind w:firstLine="658"/>
              <w:jc w:val="both"/>
              <w:rPr>
                <w:rFonts w:ascii="Arial Narrow" w:eastAsia="Times New Roman" w:hAnsi="Arial Narrow" w:cs="Times New Roman"/>
                <w:sz w:val="24"/>
                <w:szCs w:val="24"/>
              </w:rPr>
            </w:pPr>
          </w:p>
        </w:tc>
      </w:tr>
      <w:tr w:rsidR="00D31209" w:rsidRPr="00D31209" w:rsidTr="002E713C">
        <w:trPr>
          <w:tblCellSpacing w:w="15" w:type="dxa"/>
        </w:trPr>
        <w:tc>
          <w:tcPr>
            <w:tcW w:w="0" w:type="auto"/>
            <w:vAlign w:val="center"/>
            <w:hideMark/>
          </w:tcPr>
          <w:p w:rsidR="00D31209" w:rsidRDefault="00D31209" w:rsidP="002E713C">
            <w:pPr>
              <w:spacing w:after="0" w:line="240" w:lineRule="auto"/>
              <w:ind w:firstLine="658"/>
              <w:jc w:val="both"/>
              <w:rPr>
                <w:rFonts w:ascii="Arial Narrow" w:eastAsia="Times New Roman" w:hAnsi="Arial Narrow" w:cs="Times New Roman"/>
                <w:sz w:val="24"/>
                <w:szCs w:val="24"/>
              </w:rPr>
            </w:pPr>
            <w:r w:rsidRPr="00D31209">
              <w:rPr>
                <w:rFonts w:ascii="Arial Narrow" w:eastAsia="Times New Roman" w:hAnsi="Arial Narrow" w:cs="Times New Roman"/>
                <w:b/>
                <w:bCs/>
                <w:sz w:val="24"/>
                <w:szCs w:val="24"/>
              </w:rPr>
              <w:t>TOP-OF-PAGE</w:t>
            </w:r>
            <w:r>
              <w:rPr>
                <w:rFonts w:ascii="Arial Narrow" w:eastAsia="Times New Roman" w:hAnsi="Arial Narrow" w:cs="Times New Roman"/>
                <w:bCs/>
                <w:sz w:val="24"/>
                <w:szCs w:val="24"/>
              </w:rPr>
              <w:t xml:space="preserve"> - t</w:t>
            </w:r>
            <w:r w:rsidRPr="00D31209">
              <w:rPr>
                <w:rFonts w:ascii="Arial Narrow" w:eastAsia="Times New Roman" w:hAnsi="Arial Narrow" w:cs="Times New Roman"/>
                <w:sz w:val="24"/>
                <w:szCs w:val="24"/>
              </w:rPr>
              <w:t xml:space="preserve">riggered </w:t>
            </w:r>
            <w:r w:rsidRPr="00D31209">
              <w:rPr>
                <w:rFonts w:ascii="Arial Narrow" w:eastAsia="Times New Roman" w:hAnsi="Arial Narrow" w:cs="Times New Roman"/>
                <w:sz w:val="24"/>
                <w:szCs w:val="24"/>
                <w:highlight w:val="yellow"/>
              </w:rPr>
              <w:t>by the first WRITE statement</w:t>
            </w:r>
            <w:r w:rsidRPr="00D31209">
              <w:rPr>
                <w:rFonts w:ascii="Arial Narrow" w:eastAsia="Times New Roman" w:hAnsi="Arial Narrow" w:cs="Times New Roman"/>
                <w:sz w:val="24"/>
                <w:szCs w:val="24"/>
              </w:rPr>
              <w:t xml:space="preserve"> to display the data on a new page.</w:t>
            </w:r>
          </w:p>
          <w:p w:rsidR="002E713C" w:rsidRPr="00D31209" w:rsidRDefault="002E713C" w:rsidP="002E713C">
            <w:pPr>
              <w:spacing w:after="0" w:line="240" w:lineRule="auto"/>
              <w:ind w:firstLine="658"/>
              <w:jc w:val="both"/>
              <w:rPr>
                <w:rFonts w:ascii="Arial Narrow" w:eastAsia="Times New Roman" w:hAnsi="Arial Narrow" w:cs="Times New Roman"/>
                <w:sz w:val="24"/>
                <w:szCs w:val="24"/>
              </w:rPr>
            </w:pPr>
          </w:p>
        </w:tc>
      </w:tr>
      <w:tr w:rsidR="00D31209" w:rsidRPr="00D31209" w:rsidTr="002E713C">
        <w:trPr>
          <w:tblCellSpacing w:w="15" w:type="dxa"/>
        </w:trPr>
        <w:tc>
          <w:tcPr>
            <w:tcW w:w="0" w:type="auto"/>
            <w:vAlign w:val="center"/>
            <w:hideMark/>
          </w:tcPr>
          <w:p w:rsidR="00D31209" w:rsidRPr="00D31209" w:rsidRDefault="00D31209" w:rsidP="002E713C">
            <w:pPr>
              <w:spacing w:after="0" w:line="240" w:lineRule="auto"/>
              <w:ind w:firstLine="658"/>
              <w:jc w:val="both"/>
              <w:rPr>
                <w:rFonts w:ascii="Arial Narrow" w:eastAsia="Times New Roman" w:hAnsi="Arial Narrow" w:cs="Times New Roman"/>
                <w:sz w:val="24"/>
                <w:szCs w:val="24"/>
              </w:rPr>
            </w:pPr>
            <w:r w:rsidRPr="00D31209">
              <w:rPr>
                <w:rFonts w:ascii="Arial Narrow" w:eastAsia="Times New Roman" w:hAnsi="Arial Narrow" w:cs="Times New Roman"/>
                <w:b/>
                <w:bCs/>
                <w:sz w:val="24"/>
                <w:szCs w:val="24"/>
              </w:rPr>
              <w:t>END-OF-PAGE</w:t>
            </w:r>
            <w:r>
              <w:rPr>
                <w:rFonts w:ascii="Arial Narrow" w:eastAsia="Times New Roman" w:hAnsi="Arial Narrow" w:cs="Times New Roman"/>
                <w:bCs/>
                <w:sz w:val="24"/>
                <w:szCs w:val="24"/>
              </w:rPr>
              <w:t xml:space="preserve"> - t</w:t>
            </w:r>
            <w:r w:rsidRPr="00D31209">
              <w:rPr>
                <w:rFonts w:ascii="Arial Narrow" w:eastAsia="Times New Roman" w:hAnsi="Arial Narrow" w:cs="Times New Roman"/>
                <w:sz w:val="24"/>
                <w:szCs w:val="24"/>
              </w:rPr>
              <w:t xml:space="preserve">riggered to display the text </w:t>
            </w:r>
            <w:r w:rsidRPr="00D31209">
              <w:rPr>
                <w:rFonts w:ascii="Arial Narrow" w:eastAsia="Times New Roman" w:hAnsi="Arial Narrow" w:cs="Times New Roman"/>
                <w:sz w:val="24"/>
                <w:szCs w:val="24"/>
                <w:highlight w:val="yellow"/>
              </w:rPr>
              <w:t>at the end of a page in a report</w:t>
            </w:r>
            <w:r w:rsidRPr="00D31209">
              <w:rPr>
                <w:rFonts w:ascii="Arial Narrow" w:eastAsia="Times New Roman" w:hAnsi="Arial Narrow" w:cs="Times New Roman"/>
                <w:sz w:val="24"/>
                <w:szCs w:val="24"/>
              </w:rPr>
              <w:t xml:space="preserve">. Note, that this event </w:t>
            </w:r>
            <w:r w:rsidRPr="002E713C">
              <w:rPr>
                <w:rFonts w:ascii="Arial Narrow" w:eastAsia="Times New Roman" w:hAnsi="Arial Narrow" w:cs="Times New Roman"/>
                <w:sz w:val="24"/>
                <w:szCs w:val="24"/>
                <w:highlight w:val="yellow"/>
              </w:rPr>
              <w:t xml:space="preserve">is the last event while creating a report, and should </w:t>
            </w:r>
            <w:r w:rsidRPr="00D31209">
              <w:rPr>
                <w:rFonts w:ascii="Arial Narrow" w:eastAsia="Times New Roman" w:hAnsi="Arial Narrow" w:cs="Times New Roman"/>
                <w:sz w:val="24"/>
                <w:szCs w:val="24"/>
                <w:highlight w:val="yellow"/>
              </w:rPr>
              <w:t xml:space="preserve">be combined with the </w:t>
            </w:r>
            <w:r w:rsidRPr="002E713C">
              <w:rPr>
                <w:rFonts w:ascii="Arial Narrow" w:eastAsia="Times New Roman" w:hAnsi="Arial Narrow" w:cs="Times New Roman"/>
                <w:b/>
                <w:i/>
                <w:sz w:val="24"/>
                <w:szCs w:val="24"/>
                <w:highlight w:val="yellow"/>
              </w:rPr>
              <w:t>LINE-COUNT</w:t>
            </w:r>
            <w:r w:rsidRPr="00D31209">
              <w:rPr>
                <w:rFonts w:ascii="Arial Narrow" w:eastAsia="Times New Roman" w:hAnsi="Arial Narrow" w:cs="Times New Roman"/>
                <w:sz w:val="24"/>
                <w:szCs w:val="24"/>
                <w:highlight w:val="yellow"/>
              </w:rPr>
              <w:t xml:space="preserve"> clause of the REPORT statement</w:t>
            </w:r>
            <w:r w:rsidRPr="00D31209">
              <w:rPr>
                <w:rFonts w:ascii="Arial Narrow" w:eastAsia="Times New Roman" w:hAnsi="Arial Narrow" w:cs="Times New Roman"/>
                <w:sz w:val="24"/>
                <w:szCs w:val="24"/>
              </w:rPr>
              <w:t>.</w:t>
            </w:r>
          </w:p>
        </w:tc>
      </w:tr>
    </w:tbl>
    <w:p w:rsidR="00FB004F" w:rsidRDefault="00FB004F" w:rsidP="004C0076">
      <w:pPr>
        <w:spacing w:after="0" w:line="240" w:lineRule="auto"/>
        <w:ind w:firstLine="567"/>
        <w:jc w:val="both"/>
        <w:rPr>
          <w:rFonts w:ascii="Arial Narrow" w:hAnsi="Arial Narrow"/>
          <w:i/>
          <w:color w:val="002060"/>
          <w:sz w:val="24"/>
          <w:szCs w:val="24"/>
        </w:rPr>
      </w:pPr>
    </w:p>
    <w:p w:rsidR="002E713C" w:rsidRPr="002E713C" w:rsidRDefault="002E713C" w:rsidP="002E713C">
      <w:pPr>
        <w:pStyle w:val="HTML"/>
        <w:ind w:firstLine="567"/>
        <w:rPr>
          <w:rStyle w:val="pln"/>
          <w:rFonts w:ascii="Arial Narrow" w:hAnsi="Arial Narrow"/>
          <w:sz w:val="24"/>
          <w:szCs w:val="24"/>
        </w:rPr>
      </w:pPr>
      <w:r w:rsidRPr="002E713C">
        <w:rPr>
          <w:rStyle w:val="pln"/>
          <w:rFonts w:ascii="Arial Narrow" w:hAnsi="Arial Narrow"/>
          <w:sz w:val="24"/>
          <w:szCs w:val="24"/>
        </w:rPr>
        <w:t xml:space="preserve">REPORT </w:t>
      </w:r>
      <w:r w:rsidRPr="002E713C">
        <w:rPr>
          <w:rStyle w:val="pln"/>
          <w:rFonts w:ascii="Arial Narrow" w:hAnsi="Arial Narrow"/>
          <w:b/>
          <w:sz w:val="24"/>
          <w:szCs w:val="24"/>
        </w:rPr>
        <w:t xml:space="preserve">ZREPORT2 </w:t>
      </w:r>
      <w:r w:rsidRPr="002E713C">
        <w:rPr>
          <w:rStyle w:val="pln"/>
          <w:rFonts w:ascii="Arial Narrow" w:hAnsi="Arial Narrow"/>
          <w:sz w:val="24"/>
          <w:szCs w:val="24"/>
        </w:rPr>
        <w:t>LINE</w:t>
      </w:r>
      <w:r w:rsidRPr="002E713C">
        <w:rPr>
          <w:rStyle w:val="pun"/>
          <w:rFonts w:ascii="Arial Narrow" w:hAnsi="Arial Narrow"/>
          <w:sz w:val="24"/>
          <w:szCs w:val="24"/>
        </w:rPr>
        <w:t>-</w:t>
      </w:r>
      <w:r w:rsidRPr="002E713C">
        <w:rPr>
          <w:rStyle w:val="pln"/>
          <w:rFonts w:ascii="Arial Narrow" w:hAnsi="Arial Narrow"/>
          <w:sz w:val="24"/>
          <w:szCs w:val="24"/>
        </w:rPr>
        <w:t xml:space="preserve">SIZE </w:t>
      </w:r>
      <w:r w:rsidRPr="002E713C">
        <w:rPr>
          <w:rStyle w:val="lit"/>
          <w:rFonts w:ascii="Arial Narrow" w:hAnsi="Arial Narrow"/>
          <w:sz w:val="24"/>
          <w:szCs w:val="24"/>
        </w:rPr>
        <w:t>75</w:t>
      </w:r>
      <w:r w:rsidRPr="002E713C">
        <w:rPr>
          <w:rStyle w:val="pln"/>
          <w:rFonts w:ascii="Arial Narrow" w:hAnsi="Arial Narrow"/>
          <w:sz w:val="24"/>
          <w:szCs w:val="24"/>
        </w:rPr>
        <w:t xml:space="preserve"> </w:t>
      </w:r>
      <w:r w:rsidRPr="002E713C">
        <w:rPr>
          <w:rStyle w:val="pln"/>
          <w:rFonts w:ascii="Arial Narrow" w:hAnsi="Arial Narrow"/>
          <w:color w:val="0070C0"/>
          <w:sz w:val="24"/>
          <w:szCs w:val="24"/>
        </w:rPr>
        <w:t>LINE</w:t>
      </w:r>
      <w:r w:rsidRPr="002E713C">
        <w:rPr>
          <w:rStyle w:val="pun"/>
          <w:rFonts w:ascii="Arial Narrow" w:hAnsi="Arial Narrow"/>
          <w:color w:val="0070C0"/>
          <w:sz w:val="24"/>
          <w:szCs w:val="24"/>
        </w:rPr>
        <w:t>-</w:t>
      </w:r>
      <w:r w:rsidRPr="002E713C">
        <w:rPr>
          <w:rStyle w:val="pln"/>
          <w:rFonts w:ascii="Arial Narrow" w:hAnsi="Arial Narrow"/>
          <w:color w:val="0070C0"/>
          <w:sz w:val="24"/>
          <w:szCs w:val="24"/>
        </w:rPr>
        <w:t xml:space="preserve">COUNT </w:t>
      </w:r>
      <w:r w:rsidRPr="002E713C">
        <w:rPr>
          <w:rStyle w:val="lit"/>
          <w:rFonts w:ascii="Arial Narrow" w:hAnsi="Arial Narrow"/>
          <w:sz w:val="24"/>
          <w:szCs w:val="24"/>
        </w:rPr>
        <w:t>30</w:t>
      </w:r>
      <w:r w:rsidRPr="002E713C">
        <w:rPr>
          <w:rStyle w:val="pun"/>
          <w:rFonts w:ascii="Arial Narrow" w:hAnsi="Arial Narrow"/>
          <w:sz w:val="24"/>
          <w:szCs w:val="24"/>
        </w:rPr>
        <w:t>(</w:t>
      </w:r>
      <w:r w:rsidRPr="002E713C">
        <w:rPr>
          <w:rStyle w:val="lit"/>
          <w:rFonts w:ascii="Arial Narrow" w:hAnsi="Arial Narrow"/>
          <w:sz w:val="24"/>
          <w:szCs w:val="24"/>
        </w:rPr>
        <w:t>3</w:t>
      </w:r>
      <w:r w:rsidRPr="002E713C">
        <w:rPr>
          <w:rStyle w:val="pun"/>
          <w:rFonts w:ascii="Arial Narrow" w:hAnsi="Arial Narrow"/>
          <w:sz w:val="24"/>
          <w:szCs w:val="24"/>
        </w:rPr>
        <w:t>)</w:t>
      </w:r>
      <w:r w:rsidRPr="002E713C">
        <w:rPr>
          <w:rStyle w:val="pln"/>
          <w:rFonts w:ascii="Arial Narrow" w:hAnsi="Arial Narrow"/>
          <w:sz w:val="24"/>
          <w:szCs w:val="24"/>
        </w:rPr>
        <w:t xml:space="preserve"> NO STANDARD PAGE HEADING</w:t>
      </w:r>
      <w:r w:rsidRPr="002E713C">
        <w:rPr>
          <w:rStyle w:val="pun"/>
          <w:rFonts w:ascii="Arial Narrow" w:hAnsi="Arial Narrow"/>
          <w:sz w:val="24"/>
          <w:szCs w:val="24"/>
        </w:rPr>
        <w:t>.</w:t>
      </w:r>
      <w:r w:rsidRPr="002E713C">
        <w:rPr>
          <w:rStyle w:val="pln"/>
          <w:rFonts w:ascii="Arial Narrow" w:hAnsi="Arial Narrow"/>
          <w:sz w:val="24"/>
          <w:szCs w:val="24"/>
        </w:rPr>
        <w:t xml:space="preserve"> </w:t>
      </w:r>
    </w:p>
    <w:p w:rsidR="002E713C" w:rsidRPr="002E713C" w:rsidRDefault="002E713C" w:rsidP="002E713C">
      <w:pPr>
        <w:pStyle w:val="HTML"/>
        <w:ind w:firstLine="567"/>
        <w:rPr>
          <w:rStyle w:val="pln"/>
          <w:rFonts w:ascii="Arial Narrow" w:hAnsi="Arial Narrow"/>
          <w:sz w:val="24"/>
          <w:szCs w:val="24"/>
        </w:rPr>
      </w:pPr>
      <w:r w:rsidRPr="002E713C">
        <w:rPr>
          <w:rStyle w:val="typ"/>
          <w:rFonts w:ascii="Arial Narrow" w:hAnsi="Arial Narrow"/>
          <w:sz w:val="24"/>
          <w:szCs w:val="24"/>
        </w:rPr>
        <w:t>Tables</w:t>
      </w:r>
      <w:r w:rsidRPr="002E713C">
        <w:rPr>
          <w:rStyle w:val="pun"/>
          <w:rFonts w:ascii="Arial Narrow" w:hAnsi="Arial Narrow"/>
          <w:sz w:val="24"/>
          <w:szCs w:val="24"/>
        </w:rPr>
        <w:t>:</w:t>
      </w:r>
      <w:r w:rsidRPr="002E713C">
        <w:rPr>
          <w:rStyle w:val="pln"/>
          <w:rFonts w:ascii="Arial Narrow" w:hAnsi="Arial Narrow"/>
          <w:sz w:val="24"/>
          <w:szCs w:val="24"/>
        </w:rPr>
        <w:t xml:space="preserve"> MARA</w:t>
      </w:r>
      <w:r w:rsidRPr="002E713C">
        <w:rPr>
          <w:rStyle w:val="pun"/>
          <w:rFonts w:ascii="Arial Narrow" w:hAnsi="Arial Narrow"/>
          <w:sz w:val="24"/>
          <w:szCs w:val="24"/>
        </w:rPr>
        <w:t>.</w:t>
      </w:r>
      <w:r w:rsidRPr="002E713C">
        <w:rPr>
          <w:rStyle w:val="pln"/>
          <w:rFonts w:ascii="Arial Narrow" w:hAnsi="Arial Narrow"/>
          <w:sz w:val="24"/>
          <w:szCs w:val="24"/>
        </w:rPr>
        <w:t xml:space="preserve"> </w:t>
      </w:r>
    </w:p>
    <w:p w:rsidR="002E713C" w:rsidRPr="002E713C" w:rsidRDefault="002E713C" w:rsidP="002E713C">
      <w:pPr>
        <w:pStyle w:val="HTML"/>
        <w:ind w:firstLine="567"/>
        <w:rPr>
          <w:rStyle w:val="pln"/>
          <w:rFonts w:ascii="Arial Narrow" w:hAnsi="Arial Narrow"/>
          <w:sz w:val="24"/>
          <w:szCs w:val="24"/>
        </w:rPr>
      </w:pPr>
      <w:r w:rsidRPr="002E713C">
        <w:rPr>
          <w:rStyle w:val="pln"/>
          <w:rFonts w:ascii="Arial Narrow" w:hAnsi="Arial Narrow"/>
          <w:sz w:val="24"/>
          <w:szCs w:val="24"/>
        </w:rPr>
        <w:t>TYPES</w:t>
      </w:r>
      <w:r w:rsidRPr="002E713C">
        <w:rPr>
          <w:rStyle w:val="pun"/>
          <w:rFonts w:ascii="Arial Narrow" w:hAnsi="Arial Narrow"/>
          <w:sz w:val="24"/>
          <w:szCs w:val="24"/>
        </w:rPr>
        <w:t>:</w:t>
      </w:r>
      <w:r w:rsidRPr="002E713C">
        <w:rPr>
          <w:rStyle w:val="pln"/>
          <w:rFonts w:ascii="Arial Narrow" w:hAnsi="Arial Narrow"/>
          <w:sz w:val="24"/>
          <w:szCs w:val="24"/>
        </w:rPr>
        <w:t xml:space="preserve"> </w:t>
      </w:r>
      <w:r w:rsidRPr="002E713C">
        <w:rPr>
          <w:rStyle w:val="typ"/>
          <w:rFonts w:ascii="Arial Narrow" w:hAnsi="Arial Narrow"/>
          <w:sz w:val="24"/>
          <w:szCs w:val="24"/>
        </w:rPr>
        <w:t>Begin</w:t>
      </w:r>
      <w:r w:rsidRPr="002E713C">
        <w:rPr>
          <w:rStyle w:val="pln"/>
          <w:rFonts w:ascii="Arial Narrow" w:hAnsi="Arial Narrow"/>
          <w:sz w:val="24"/>
          <w:szCs w:val="24"/>
        </w:rPr>
        <w:t xml:space="preserve"> </w:t>
      </w:r>
      <w:r w:rsidRPr="002E713C">
        <w:rPr>
          <w:rStyle w:val="kwd"/>
          <w:rFonts w:ascii="Arial Narrow" w:hAnsi="Arial Narrow"/>
          <w:sz w:val="24"/>
          <w:szCs w:val="24"/>
        </w:rPr>
        <w:t>of</w:t>
      </w:r>
      <w:r w:rsidRPr="002E713C">
        <w:rPr>
          <w:rStyle w:val="pln"/>
          <w:rFonts w:ascii="Arial Narrow" w:hAnsi="Arial Narrow"/>
          <w:sz w:val="24"/>
          <w:szCs w:val="24"/>
        </w:rPr>
        <w:t xml:space="preserve"> itab</w:t>
      </w:r>
      <w:r w:rsidRPr="002E713C">
        <w:rPr>
          <w:rStyle w:val="pun"/>
          <w:rFonts w:ascii="Arial Narrow" w:hAnsi="Arial Narrow"/>
          <w:sz w:val="24"/>
          <w:szCs w:val="24"/>
        </w:rPr>
        <w:t>,</w:t>
      </w:r>
      <w:r w:rsidRPr="002E713C">
        <w:rPr>
          <w:rStyle w:val="pln"/>
          <w:rFonts w:ascii="Arial Narrow" w:hAnsi="Arial Narrow"/>
          <w:sz w:val="24"/>
          <w:szCs w:val="24"/>
        </w:rPr>
        <w:t xml:space="preserve"> </w:t>
      </w:r>
    </w:p>
    <w:p w:rsidR="002E713C" w:rsidRPr="002E713C" w:rsidRDefault="002E713C" w:rsidP="002E713C">
      <w:pPr>
        <w:pStyle w:val="HTML"/>
        <w:ind w:firstLine="567"/>
        <w:rPr>
          <w:rStyle w:val="pln"/>
          <w:rFonts w:ascii="Arial Narrow" w:hAnsi="Arial Narrow"/>
          <w:sz w:val="24"/>
          <w:szCs w:val="24"/>
        </w:rPr>
      </w:pPr>
      <w:r>
        <w:rPr>
          <w:rStyle w:val="pln"/>
          <w:rFonts w:ascii="Arial Narrow" w:hAnsi="Arial Narrow"/>
          <w:sz w:val="24"/>
          <w:szCs w:val="24"/>
        </w:rPr>
        <w:tab/>
      </w:r>
      <w:r w:rsidRPr="002E713C">
        <w:rPr>
          <w:rStyle w:val="pln"/>
          <w:rFonts w:ascii="Arial Narrow" w:hAnsi="Arial Narrow"/>
          <w:sz w:val="24"/>
          <w:szCs w:val="24"/>
        </w:rPr>
        <w:t>MATNR TYPE MARA</w:t>
      </w:r>
      <w:r w:rsidRPr="002E713C">
        <w:rPr>
          <w:rStyle w:val="pun"/>
          <w:rFonts w:ascii="Arial Narrow" w:hAnsi="Arial Narrow"/>
          <w:sz w:val="24"/>
          <w:szCs w:val="24"/>
        </w:rPr>
        <w:t>-</w:t>
      </w:r>
      <w:r w:rsidRPr="002E713C">
        <w:rPr>
          <w:rStyle w:val="pln"/>
          <w:rFonts w:ascii="Arial Narrow" w:hAnsi="Arial Narrow"/>
          <w:sz w:val="24"/>
          <w:szCs w:val="24"/>
        </w:rPr>
        <w:t>MATNR</w:t>
      </w:r>
      <w:r w:rsidRPr="002E713C">
        <w:rPr>
          <w:rStyle w:val="pun"/>
          <w:rFonts w:ascii="Arial Narrow" w:hAnsi="Arial Narrow"/>
          <w:sz w:val="24"/>
          <w:szCs w:val="24"/>
        </w:rPr>
        <w:t>,</w:t>
      </w:r>
      <w:r w:rsidRPr="002E713C">
        <w:rPr>
          <w:rStyle w:val="pln"/>
          <w:rFonts w:ascii="Arial Narrow" w:hAnsi="Arial Narrow"/>
          <w:sz w:val="24"/>
          <w:szCs w:val="24"/>
        </w:rPr>
        <w:t xml:space="preserve"> </w:t>
      </w:r>
    </w:p>
    <w:p w:rsidR="002E713C" w:rsidRPr="002E713C" w:rsidRDefault="002E713C" w:rsidP="002E713C">
      <w:pPr>
        <w:pStyle w:val="HTML"/>
        <w:ind w:firstLine="567"/>
        <w:rPr>
          <w:rStyle w:val="pln"/>
          <w:rFonts w:ascii="Arial Narrow" w:hAnsi="Arial Narrow"/>
          <w:sz w:val="24"/>
          <w:szCs w:val="24"/>
        </w:rPr>
      </w:pPr>
      <w:r>
        <w:rPr>
          <w:rStyle w:val="pln"/>
          <w:rFonts w:ascii="Arial Narrow" w:hAnsi="Arial Narrow"/>
          <w:sz w:val="24"/>
          <w:szCs w:val="24"/>
        </w:rPr>
        <w:tab/>
      </w:r>
      <w:r w:rsidRPr="002E713C">
        <w:rPr>
          <w:rStyle w:val="pln"/>
          <w:rFonts w:ascii="Arial Narrow" w:hAnsi="Arial Narrow"/>
          <w:sz w:val="24"/>
          <w:szCs w:val="24"/>
        </w:rPr>
        <w:t>MBRSH TYPE MARA</w:t>
      </w:r>
      <w:r w:rsidRPr="002E713C">
        <w:rPr>
          <w:rStyle w:val="pun"/>
          <w:rFonts w:ascii="Arial Narrow" w:hAnsi="Arial Narrow"/>
          <w:sz w:val="24"/>
          <w:szCs w:val="24"/>
        </w:rPr>
        <w:t>-</w:t>
      </w:r>
      <w:r w:rsidRPr="002E713C">
        <w:rPr>
          <w:rStyle w:val="pln"/>
          <w:rFonts w:ascii="Arial Narrow" w:hAnsi="Arial Narrow"/>
          <w:sz w:val="24"/>
          <w:szCs w:val="24"/>
        </w:rPr>
        <w:t>MBRSH</w:t>
      </w:r>
      <w:r w:rsidRPr="002E713C">
        <w:rPr>
          <w:rStyle w:val="pun"/>
          <w:rFonts w:ascii="Arial Narrow" w:hAnsi="Arial Narrow"/>
          <w:sz w:val="24"/>
          <w:szCs w:val="24"/>
        </w:rPr>
        <w:t>,</w:t>
      </w:r>
      <w:r w:rsidRPr="002E713C">
        <w:rPr>
          <w:rStyle w:val="pln"/>
          <w:rFonts w:ascii="Arial Narrow" w:hAnsi="Arial Narrow"/>
          <w:sz w:val="24"/>
          <w:szCs w:val="24"/>
        </w:rPr>
        <w:t xml:space="preserve"> </w:t>
      </w:r>
    </w:p>
    <w:p w:rsidR="002E713C" w:rsidRPr="002E713C" w:rsidRDefault="002E713C" w:rsidP="002E713C">
      <w:pPr>
        <w:pStyle w:val="HTML"/>
        <w:ind w:firstLine="567"/>
        <w:rPr>
          <w:rStyle w:val="pln"/>
          <w:rFonts w:ascii="Arial Narrow" w:hAnsi="Arial Narrow"/>
          <w:sz w:val="24"/>
          <w:szCs w:val="24"/>
        </w:rPr>
      </w:pPr>
      <w:r>
        <w:rPr>
          <w:rStyle w:val="pln"/>
          <w:rFonts w:ascii="Arial Narrow" w:hAnsi="Arial Narrow"/>
          <w:sz w:val="24"/>
          <w:szCs w:val="24"/>
        </w:rPr>
        <w:tab/>
      </w:r>
      <w:r w:rsidRPr="002E713C">
        <w:rPr>
          <w:rStyle w:val="pln"/>
          <w:rFonts w:ascii="Arial Narrow" w:hAnsi="Arial Narrow"/>
          <w:sz w:val="24"/>
          <w:szCs w:val="24"/>
        </w:rPr>
        <w:t>MEINS TYPE MARA</w:t>
      </w:r>
      <w:r w:rsidRPr="002E713C">
        <w:rPr>
          <w:rStyle w:val="pun"/>
          <w:rFonts w:ascii="Arial Narrow" w:hAnsi="Arial Narrow"/>
          <w:sz w:val="24"/>
          <w:szCs w:val="24"/>
        </w:rPr>
        <w:t>-</w:t>
      </w:r>
      <w:r w:rsidRPr="002E713C">
        <w:rPr>
          <w:rStyle w:val="pln"/>
          <w:rFonts w:ascii="Arial Narrow" w:hAnsi="Arial Narrow"/>
          <w:sz w:val="24"/>
          <w:szCs w:val="24"/>
        </w:rPr>
        <w:t>MEINS</w:t>
      </w:r>
      <w:r w:rsidRPr="002E713C">
        <w:rPr>
          <w:rStyle w:val="pun"/>
          <w:rFonts w:ascii="Arial Narrow" w:hAnsi="Arial Narrow"/>
          <w:sz w:val="24"/>
          <w:szCs w:val="24"/>
        </w:rPr>
        <w:t>,</w:t>
      </w:r>
      <w:r w:rsidRPr="002E713C">
        <w:rPr>
          <w:rStyle w:val="pln"/>
          <w:rFonts w:ascii="Arial Narrow" w:hAnsi="Arial Narrow"/>
          <w:sz w:val="24"/>
          <w:szCs w:val="24"/>
        </w:rPr>
        <w:t xml:space="preserve"> </w:t>
      </w:r>
    </w:p>
    <w:p w:rsidR="002E713C" w:rsidRPr="002E713C" w:rsidRDefault="002E713C" w:rsidP="002E713C">
      <w:pPr>
        <w:pStyle w:val="HTML"/>
        <w:ind w:firstLine="567"/>
        <w:rPr>
          <w:rStyle w:val="pln"/>
          <w:rFonts w:ascii="Arial Narrow" w:hAnsi="Arial Narrow"/>
          <w:sz w:val="24"/>
          <w:szCs w:val="24"/>
        </w:rPr>
      </w:pPr>
      <w:r>
        <w:rPr>
          <w:rStyle w:val="pln"/>
          <w:rFonts w:ascii="Arial Narrow" w:hAnsi="Arial Narrow"/>
          <w:sz w:val="24"/>
          <w:szCs w:val="24"/>
        </w:rPr>
        <w:tab/>
      </w:r>
      <w:r w:rsidRPr="002E713C">
        <w:rPr>
          <w:rStyle w:val="pln"/>
          <w:rFonts w:ascii="Arial Narrow" w:hAnsi="Arial Narrow"/>
          <w:sz w:val="24"/>
          <w:szCs w:val="24"/>
        </w:rPr>
        <w:t>MTART TYPE MARA</w:t>
      </w:r>
      <w:r w:rsidRPr="002E713C">
        <w:rPr>
          <w:rStyle w:val="pun"/>
          <w:rFonts w:ascii="Arial Narrow" w:hAnsi="Arial Narrow"/>
          <w:sz w:val="24"/>
          <w:szCs w:val="24"/>
        </w:rPr>
        <w:t>-</w:t>
      </w:r>
      <w:r w:rsidRPr="002E713C">
        <w:rPr>
          <w:rStyle w:val="pln"/>
          <w:rFonts w:ascii="Arial Narrow" w:hAnsi="Arial Narrow"/>
          <w:sz w:val="24"/>
          <w:szCs w:val="24"/>
        </w:rPr>
        <w:t>MTART</w:t>
      </w:r>
      <w:r w:rsidRPr="002E713C">
        <w:rPr>
          <w:rStyle w:val="pun"/>
          <w:rFonts w:ascii="Arial Narrow" w:hAnsi="Arial Narrow"/>
          <w:sz w:val="24"/>
          <w:szCs w:val="24"/>
        </w:rPr>
        <w:t>,</w:t>
      </w:r>
      <w:r w:rsidRPr="002E713C">
        <w:rPr>
          <w:rStyle w:val="pln"/>
          <w:rFonts w:ascii="Arial Narrow" w:hAnsi="Arial Narrow"/>
          <w:sz w:val="24"/>
          <w:szCs w:val="24"/>
        </w:rPr>
        <w:t xml:space="preserve"> </w:t>
      </w:r>
    </w:p>
    <w:p w:rsidR="002E713C" w:rsidRPr="002E713C" w:rsidRDefault="002E713C" w:rsidP="002E713C">
      <w:pPr>
        <w:pStyle w:val="HTML"/>
        <w:ind w:firstLine="567"/>
        <w:rPr>
          <w:rStyle w:val="pln"/>
          <w:rFonts w:ascii="Arial Narrow" w:hAnsi="Arial Narrow"/>
          <w:sz w:val="24"/>
          <w:szCs w:val="24"/>
        </w:rPr>
      </w:pPr>
      <w:r w:rsidRPr="002E713C">
        <w:rPr>
          <w:rStyle w:val="typ"/>
          <w:rFonts w:ascii="Arial Narrow" w:hAnsi="Arial Narrow"/>
          <w:sz w:val="24"/>
          <w:szCs w:val="24"/>
        </w:rPr>
        <w:t>End</w:t>
      </w:r>
      <w:r w:rsidRPr="002E713C">
        <w:rPr>
          <w:rStyle w:val="pln"/>
          <w:rFonts w:ascii="Arial Narrow" w:hAnsi="Arial Narrow"/>
          <w:sz w:val="24"/>
          <w:szCs w:val="24"/>
        </w:rPr>
        <w:t xml:space="preserve"> </w:t>
      </w:r>
      <w:r w:rsidRPr="002E713C">
        <w:rPr>
          <w:rStyle w:val="kwd"/>
          <w:rFonts w:ascii="Arial Narrow" w:hAnsi="Arial Narrow"/>
          <w:sz w:val="24"/>
          <w:szCs w:val="24"/>
        </w:rPr>
        <w:t>of</w:t>
      </w:r>
      <w:r w:rsidRPr="002E713C">
        <w:rPr>
          <w:rStyle w:val="pln"/>
          <w:rFonts w:ascii="Arial Narrow" w:hAnsi="Arial Narrow"/>
          <w:sz w:val="24"/>
          <w:szCs w:val="24"/>
        </w:rPr>
        <w:t xml:space="preserve"> itab</w:t>
      </w:r>
      <w:r w:rsidRPr="002E713C">
        <w:rPr>
          <w:rStyle w:val="pun"/>
          <w:rFonts w:ascii="Arial Narrow" w:hAnsi="Arial Narrow"/>
          <w:sz w:val="24"/>
          <w:szCs w:val="24"/>
        </w:rPr>
        <w:t>.</w:t>
      </w:r>
      <w:r w:rsidRPr="002E713C">
        <w:rPr>
          <w:rStyle w:val="pln"/>
          <w:rFonts w:ascii="Arial Narrow" w:hAnsi="Arial Narrow"/>
          <w:sz w:val="24"/>
          <w:szCs w:val="24"/>
        </w:rPr>
        <w:t xml:space="preserve"> </w:t>
      </w:r>
    </w:p>
    <w:p w:rsidR="002E713C" w:rsidRPr="002E713C" w:rsidRDefault="002E713C" w:rsidP="002E713C">
      <w:pPr>
        <w:pStyle w:val="HTML"/>
        <w:ind w:firstLine="567"/>
        <w:rPr>
          <w:rStyle w:val="pln"/>
          <w:rFonts w:ascii="Arial Narrow" w:hAnsi="Arial Narrow"/>
          <w:sz w:val="24"/>
          <w:szCs w:val="24"/>
        </w:rPr>
      </w:pPr>
    </w:p>
    <w:p w:rsidR="002E713C" w:rsidRPr="002E713C" w:rsidRDefault="002E713C" w:rsidP="002E713C">
      <w:pPr>
        <w:pStyle w:val="HTML"/>
        <w:ind w:firstLine="567"/>
        <w:rPr>
          <w:rStyle w:val="pln"/>
          <w:rFonts w:ascii="Arial Narrow" w:hAnsi="Arial Narrow"/>
          <w:sz w:val="24"/>
          <w:szCs w:val="24"/>
        </w:rPr>
      </w:pPr>
      <w:r w:rsidRPr="002E713C">
        <w:rPr>
          <w:rStyle w:val="pln"/>
          <w:rFonts w:ascii="Arial Narrow" w:hAnsi="Arial Narrow"/>
          <w:sz w:val="24"/>
          <w:szCs w:val="24"/>
        </w:rPr>
        <w:lastRenderedPageBreak/>
        <w:t>DATA</w:t>
      </w:r>
      <w:r w:rsidRPr="002E713C">
        <w:rPr>
          <w:rStyle w:val="pun"/>
          <w:rFonts w:ascii="Arial Narrow" w:hAnsi="Arial Narrow"/>
          <w:sz w:val="24"/>
          <w:szCs w:val="24"/>
        </w:rPr>
        <w:t>:</w:t>
      </w:r>
      <w:r w:rsidRPr="002E713C">
        <w:rPr>
          <w:rStyle w:val="pln"/>
          <w:rFonts w:ascii="Arial Narrow" w:hAnsi="Arial Narrow"/>
          <w:sz w:val="24"/>
          <w:szCs w:val="24"/>
        </w:rPr>
        <w:t xml:space="preserve"> wa_ma TYPE itab</w:t>
      </w:r>
      <w:r w:rsidRPr="002E713C">
        <w:rPr>
          <w:rStyle w:val="pun"/>
          <w:rFonts w:ascii="Arial Narrow" w:hAnsi="Arial Narrow"/>
          <w:sz w:val="24"/>
          <w:szCs w:val="24"/>
        </w:rPr>
        <w:t>,</w:t>
      </w:r>
    </w:p>
    <w:p w:rsidR="002E713C" w:rsidRPr="002E713C" w:rsidRDefault="002E713C" w:rsidP="002E713C">
      <w:pPr>
        <w:pStyle w:val="HTML"/>
        <w:ind w:firstLine="567"/>
        <w:rPr>
          <w:rStyle w:val="pln"/>
          <w:rFonts w:ascii="Arial Narrow" w:hAnsi="Arial Narrow"/>
          <w:sz w:val="24"/>
          <w:szCs w:val="24"/>
        </w:rPr>
      </w:pPr>
      <w:r w:rsidRPr="002E713C">
        <w:rPr>
          <w:rStyle w:val="pln"/>
          <w:rFonts w:ascii="Arial Narrow" w:hAnsi="Arial Narrow"/>
          <w:sz w:val="24"/>
          <w:szCs w:val="24"/>
        </w:rPr>
        <w:t xml:space="preserve">      </w:t>
      </w:r>
      <w:r>
        <w:rPr>
          <w:rStyle w:val="pln"/>
          <w:rFonts w:ascii="Arial Narrow" w:hAnsi="Arial Narrow"/>
          <w:sz w:val="24"/>
          <w:szCs w:val="24"/>
        </w:rPr>
        <w:t xml:space="preserve">      </w:t>
      </w:r>
      <w:r w:rsidRPr="002E713C">
        <w:rPr>
          <w:rStyle w:val="pln"/>
          <w:rFonts w:ascii="Arial Narrow" w:hAnsi="Arial Narrow"/>
          <w:sz w:val="24"/>
          <w:szCs w:val="24"/>
        </w:rPr>
        <w:t>it_ma TYPE STANDARD TABLE OF itab</w:t>
      </w:r>
      <w:r w:rsidRPr="002E713C">
        <w:rPr>
          <w:rStyle w:val="pun"/>
          <w:rFonts w:ascii="Arial Narrow" w:hAnsi="Arial Narrow"/>
          <w:sz w:val="24"/>
          <w:szCs w:val="24"/>
        </w:rPr>
        <w:t>.</w:t>
      </w:r>
    </w:p>
    <w:p w:rsidR="002E713C" w:rsidRPr="002E713C" w:rsidRDefault="002E713C" w:rsidP="002E713C">
      <w:pPr>
        <w:pStyle w:val="HTML"/>
        <w:ind w:firstLine="567"/>
        <w:rPr>
          <w:rStyle w:val="pln"/>
          <w:rFonts w:ascii="Arial Narrow" w:hAnsi="Arial Narrow"/>
          <w:sz w:val="24"/>
          <w:szCs w:val="24"/>
        </w:rPr>
      </w:pPr>
      <w:r w:rsidRPr="002E713C">
        <w:rPr>
          <w:rStyle w:val="pln"/>
          <w:rFonts w:ascii="Arial Narrow" w:hAnsi="Arial Narrow"/>
          <w:sz w:val="24"/>
          <w:szCs w:val="24"/>
        </w:rPr>
        <w:tab/>
      </w:r>
      <w:r w:rsidRPr="002E713C">
        <w:rPr>
          <w:rStyle w:val="pln"/>
          <w:rFonts w:ascii="Arial Narrow" w:hAnsi="Arial Narrow"/>
          <w:sz w:val="24"/>
          <w:szCs w:val="24"/>
        </w:rPr>
        <w:tab/>
      </w:r>
    </w:p>
    <w:p w:rsidR="002E713C" w:rsidRPr="002E713C" w:rsidRDefault="002E713C" w:rsidP="002E713C">
      <w:pPr>
        <w:pStyle w:val="HTML"/>
        <w:ind w:firstLine="567"/>
        <w:rPr>
          <w:rStyle w:val="pln"/>
          <w:rFonts w:ascii="Arial Narrow" w:hAnsi="Arial Narrow"/>
          <w:sz w:val="24"/>
          <w:szCs w:val="24"/>
        </w:rPr>
      </w:pPr>
      <w:r w:rsidRPr="002E713C">
        <w:rPr>
          <w:rStyle w:val="pln"/>
          <w:rFonts w:ascii="Arial Narrow" w:hAnsi="Arial Narrow"/>
          <w:sz w:val="24"/>
          <w:szCs w:val="24"/>
        </w:rPr>
        <w:t>SELECT</w:t>
      </w:r>
      <w:r w:rsidRPr="002E713C">
        <w:rPr>
          <w:rStyle w:val="pun"/>
          <w:rFonts w:ascii="Arial Narrow" w:hAnsi="Arial Narrow"/>
          <w:sz w:val="24"/>
          <w:szCs w:val="24"/>
        </w:rPr>
        <w:t>-</w:t>
      </w:r>
      <w:r w:rsidRPr="002E713C">
        <w:rPr>
          <w:rStyle w:val="pln"/>
          <w:rFonts w:ascii="Arial Narrow" w:hAnsi="Arial Narrow"/>
          <w:sz w:val="24"/>
          <w:szCs w:val="24"/>
        </w:rPr>
        <w:t>OPTIONS</w:t>
      </w:r>
      <w:r w:rsidRPr="002E713C">
        <w:rPr>
          <w:rStyle w:val="pun"/>
          <w:rFonts w:ascii="Arial Narrow" w:hAnsi="Arial Narrow"/>
          <w:sz w:val="24"/>
          <w:szCs w:val="24"/>
        </w:rPr>
        <w:t>:</w:t>
      </w:r>
      <w:r w:rsidRPr="002E713C">
        <w:rPr>
          <w:rStyle w:val="pln"/>
          <w:rFonts w:ascii="Arial Narrow" w:hAnsi="Arial Narrow"/>
          <w:sz w:val="24"/>
          <w:szCs w:val="24"/>
        </w:rPr>
        <w:t xml:space="preserve"> MATS FOR MARA</w:t>
      </w:r>
      <w:r w:rsidRPr="002E713C">
        <w:rPr>
          <w:rStyle w:val="pun"/>
          <w:rFonts w:ascii="Arial Narrow" w:hAnsi="Arial Narrow"/>
          <w:sz w:val="24"/>
          <w:szCs w:val="24"/>
        </w:rPr>
        <w:t>-</w:t>
      </w:r>
      <w:r w:rsidRPr="002E713C">
        <w:rPr>
          <w:rStyle w:val="pln"/>
          <w:rFonts w:ascii="Arial Narrow" w:hAnsi="Arial Narrow"/>
          <w:sz w:val="24"/>
          <w:szCs w:val="24"/>
        </w:rPr>
        <w:t xml:space="preserve">MATNR </w:t>
      </w:r>
      <w:r w:rsidRPr="002E713C">
        <w:rPr>
          <w:rStyle w:val="pln"/>
          <w:rFonts w:ascii="Arial Narrow" w:hAnsi="Arial Narrow"/>
          <w:i/>
          <w:color w:val="C00000"/>
          <w:sz w:val="24"/>
          <w:szCs w:val="24"/>
        </w:rPr>
        <w:t>OBLIGATORY</w:t>
      </w:r>
      <w:r w:rsidRPr="002E713C">
        <w:rPr>
          <w:rStyle w:val="pun"/>
          <w:rFonts w:ascii="Arial Narrow" w:hAnsi="Arial Narrow"/>
          <w:sz w:val="24"/>
          <w:szCs w:val="24"/>
        </w:rPr>
        <w:t>.</w:t>
      </w:r>
      <w:r w:rsidRPr="002E713C">
        <w:rPr>
          <w:rStyle w:val="pln"/>
          <w:rFonts w:ascii="Arial Narrow" w:hAnsi="Arial Narrow"/>
          <w:sz w:val="24"/>
          <w:szCs w:val="24"/>
        </w:rPr>
        <w:t xml:space="preserve"> </w:t>
      </w:r>
    </w:p>
    <w:p w:rsidR="002E713C" w:rsidRPr="002E713C" w:rsidRDefault="002E713C" w:rsidP="002E713C">
      <w:pPr>
        <w:pStyle w:val="HTML"/>
        <w:ind w:firstLine="567"/>
        <w:rPr>
          <w:rStyle w:val="pln"/>
          <w:rFonts w:ascii="Arial Narrow" w:hAnsi="Arial Narrow"/>
          <w:sz w:val="24"/>
          <w:szCs w:val="24"/>
        </w:rPr>
      </w:pPr>
      <w:r w:rsidRPr="002E713C">
        <w:rPr>
          <w:rStyle w:val="pln"/>
          <w:rFonts w:ascii="Arial Narrow" w:hAnsi="Arial Narrow"/>
          <w:sz w:val="24"/>
          <w:szCs w:val="24"/>
        </w:rPr>
        <w:t>INITIALIZATION</w:t>
      </w:r>
      <w:r w:rsidRPr="002E713C">
        <w:rPr>
          <w:rStyle w:val="pun"/>
          <w:rFonts w:ascii="Arial Narrow" w:hAnsi="Arial Narrow"/>
          <w:sz w:val="24"/>
          <w:szCs w:val="24"/>
        </w:rPr>
        <w:t>.</w:t>
      </w:r>
      <w:r w:rsidRPr="002E713C">
        <w:rPr>
          <w:rStyle w:val="pln"/>
          <w:rFonts w:ascii="Arial Narrow" w:hAnsi="Arial Narrow"/>
          <w:sz w:val="24"/>
          <w:szCs w:val="24"/>
        </w:rPr>
        <w:t xml:space="preserve"> </w:t>
      </w:r>
    </w:p>
    <w:p w:rsidR="002E713C" w:rsidRPr="002E713C" w:rsidRDefault="002E713C" w:rsidP="002E713C">
      <w:pPr>
        <w:pStyle w:val="HTML"/>
        <w:ind w:firstLine="567"/>
        <w:rPr>
          <w:rStyle w:val="pln"/>
          <w:rFonts w:ascii="Arial Narrow" w:hAnsi="Arial Narrow"/>
          <w:sz w:val="24"/>
          <w:szCs w:val="24"/>
        </w:rPr>
      </w:pPr>
      <w:r>
        <w:rPr>
          <w:rStyle w:val="pln"/>
          <w:rFonts w:ascii="Arial Narrow" w:hAnsi="Arial Narrow"/>
          <w:sz w:val="24"/>
          <w:szCs w:val="24"/>
        </w:rPr>
        <w:tab/>
      </w:r>
      <w:r w:rsidRPr="002E713C">
        <w:rPr>
          <w:rStyle w:val="pln"/>
          <w:rFonts w:ascii="Arial Narrow" w:hAnsi="Arial Narrow"/>
          <w:sz w:val="24"/>
          <w:szCs w:val="24"/>
        </w:rPr>
        <w:t>MATS</w:t>
      </w:r>
      <w:r w:rsidRPr="002E713C">
        <w:rPr>
          <w:rStyle w:val="pun"/>
          <w:rFonts w:ascii="Arial Narrow" w:hAnsi="Arial Narrow"/>
          <w:sz w:val="24"/>
          <w:szCs w:val="24"/>
        </w:rPr>
        <w:t>-</w:t>
      </w:r>
      <w:r w:rsidRPr="002E713C">
        <w:rPr>
          <w:rStyle w:val="pln"/>
          <w:rFonts w:ascii="Arial Narrow" w:hAnsi="Arial Narrow"/>
          <w:sz w:val="24"/>
          <w:szCs w:val="24"/>
        </w:rPr>
        <w:t xml:space="preserve">LOW </w:t>
      </w:r>
      <w:r w:rsidRPr="002E713C">
        <w:rPr>
          <w:rStyle w:val="pun"/>
          <w:rFonts w:ascii="Arial Narrow" w:hAnsi="Arial Narrow"/>
          <w:sz w:val="24"/>
          <w:szCs w:val="24"/>
        </w:rPr>
        <w:t>=</w:t>
      </w:r>
      <w:r w:rsidRPr="002E713C">
        <w:rPr>
          <w:rStyle w:val="pln"/>
          <w:rFonts w:ascii="Arial Narrow" w:hAnsi="Arial Narrow"/>
          <w:sz w:val="24"/>
          <w:szCs w:val="24"/>
        </w:rPr>
        <w:t xml:space="preserve"> </w:t>
      </w:r>
      <w:r w:rsidRPr="002E713C">
        <w:rPr>
          <w:rStyle w:val="str"/>
          <w:rFonts w:ascii="Arial Narrow" w:hAnsi="Arial Narrow"/>
          <w:sz w:val="24"/>
          <w:szCs w:val="24"/>
        </w:rPr>
        <w:t>'1'</w:t>
      </w:r>
      <w:r w:rsidRPr="002E713C">
        <w:rPr>
          <w:rStyle w:val="pun"/>
          <w:rFonts w:ascii="Arial Narrow" w:hAnsi="Arial Narrow"/>
          <w:sz w:val="24"/>
          <w:szCs w:val="24"/>
        </w:rPr>
        <w:t>.</w:t>
      </w:r>
      <w:r w:rsidRPr="002E713C">
        <w:rPr>
          <w:rStyle w:val="pln"/>
          <w:rFonts w:ascii="Arial Narrow" w:hAnsi="Arial Narrow"/>
          <w:sz w:val="24"/>
          <w:szCs w:val="24"/>
        </w:rPr>
        <w:t xml:space="preserve"> </w:t>
      </w:r>
    </w:p>
    <w:p w:rsidR="002E713C" w:rsidRPr="002E713C" w:rsidRDefault="002E713C" w:rsidP="002E713C">
      <w:pPr>
        <w:pStyle w:val="HTML"/>
        <w:ind w:firstLine="567"/>
        <w:rPr>
          <w:rStyle w:val="pln"/>
          <w:rFonts w:ascii="Arial Narrow" w:hAnsi="Arial Narrow"/>
          <w:sz w:val="24"/>
          <w:szCs w:val="24"/>
        </w:rPr>
      </w:pPr>
      <w:r>
        <w:rPr>
          <w:rStyle w:val="pln"/>
          <w:rFonts w:ascii="Arial Narrow" w:hAnsi="Arial Narrow"/>
          <w:sz w:val="24"/>
          <w:szCs w:val="24"/>
        </w:rPr>
        <w:tab/>
      </w:r>
      <w:r w:rsidRPr="002E713C">
        <w:rPr>
          <w:rStyle w:val="pln"/>
          <w:rFonts w:ascii="Arial Narrow" w:hAnsi="Arial Narrow"/>
          <w:sz w:val="24"/>
          <w:szCs w:val="24"/>
        </w:rPr>
        <w:t>MATS</w:t>
      </w:r>
      <w:r w:rsidRPr="002E713C">
        <w:rPr>
          <w:rStyle w:val="pun"/>
          <w:rFonts w:ascii="Arial Narrow" w:hAnsi="Arial Narrow"/>
          <w:sz w:val="24"/>
          <w:szCs w:val="24"/>
        </w:rPr>
        <w:t>-</w:t>
      </w:r>
      <w:r w:rsidRPr="002E713C">
        <w:rPr>
          <w:rStyle w:val="pln"/>
          <w:rFonts w:ascii="Arial Narrow" w:hAnsi="Arial Narrow"/>
          <w:sz w:val="24"/>
          <w:szCs w:val="24"/>
        </w:rPr>
        <w:t xml:space="preserve">HIGH </w:t>
      </w:r>
      <w:r w:rsidRPr="002E713C">
        <w:rPr>
          <w:rStyle w:val="pun"/>
          <w:rFonts w:ascii="Arial Narrow" w:hAnsi="Arial Narrow"/>
          <w:sz w:val="24"/>
          <w:szCs w:val="24"/>
        </w:rPr>
        <w:t>=</w:t>
      </w:r>
      <w:r w:rsidRPr="002E713C">
        <w:rPr>
          <w:rStyle w:val="pln"/>
          <w:rFonts w:ascii="Arial Narrow" w:hAnsi="Arial Narrow"/>
          <w:sz w:val="24"/>
          <w:szCs w:val="24"/>
        </w:rPr>
        <w:t xml:space="preserve"> </w:t>
      </w:r>
      <w:r w:rsidRPr="002E713C">
        <w:rPr>
          <w:rStyle w:val="str"/>
          <w:rFonts w:ascii="Arial Narrow" w:hAnsi="Arial Narrow"/>
          <w:sz w:val="24"/>
          <w:szCs w:val="24"/>
        </w:rPr>
        <w:t>'500'</w:t>
      </w:r>
      <w:r w:rsidRPr="002E713C">
        <w:rPr>
          <w:rStyle w:val="pun"/>
          <w:rFonts w:ascii="Arial Narrow" w:hAnsi="Arial Narrow"/>
          <w:sz w:val="24"/>
          <w:szCs w:val="24"/>
        </w:rPr>
        <w:t>.</w:t>
      </w:r>
      <w:r w:rsidRPr="002E713C">
        <w:rPr>
          <w:rStyle w:val="pln"/>
          <w:rFonts w:ascii="Arial Narrow" w:hAnsi="Arial Narrow"/>
          <w:sz w:val="24"/>
          <w:szCs w:val="24"/>
        </w:rPr>
        <w:t xml:space="preserve"> </w:t>
      </w:r>
    </w:p>
    <w:p w:rsidR="002E713C" w:rsidRPr="002E713C" w:rsidRDefault="002E713C" w:rsidP="002E713C">
      <w:pPr>
        <w:pStyle w:val="HTML"/>
        <w:ind w:firstLine="567"/>
        <w:rPr>
          <w:rStyle w:val="pln"/>
          <w:rFonts w:ascii="Arial Narrow" w:hAnsi="Arial Narrow"/>
          <w:sz w:val="24"/>
          <w:szCs w:val="24"/>
        </w:rPr>
      </w:pPr>
    </w:p>
    <w:p w:rsidR="002E713C" w:rsidRPr="002E713C" w:rsidRDefault="002E713C" w:rsidP="002E713C">
      <w:pPr>
        <w:pStyle w:val="HTML"/>
        <w:ind w:firstLine="567"/>
        <w:rPr>
          <w:rStyle w:val="pln"/>
          <w:rFonts w:ascii="Arial Narrow" w:hAnsi="Arial Narrow"/>
          <w:i/>
          <w:color w:val="C00000"/>
          <w:sz w:val="24"/>
          <w:szCs w:val="24"/>
        </w:rPr>
      </w:pPr>
      <w:r w:rsidRPr="002E713C">
        <w:rPr>
          <w:rStyle w:val="pln"/>
          <w:rFonts w:ascii="Arial Narrow" w:hAnsi="Arial Narrow"/>
          <w:i/>
          <w:color w:val="C00000"/>
          <w:sz w:val="24"/>
          <w:szCs w:val="24"/>
        </w:rPr>
        <w:t>APPEND MATS</w:t>
      </w:r>
      <w:r w:rsidRPr="002E713C">
        <w:rPr>
          <w:rStyle w:val="pun"/>
          <w:rFonts w:ascii="Arial Narrow" w:hAnsi="Arial Narrow"/>
          <w:i/>
          <w:color w:val="C00000"/>
          <w:sz w:val="24"/>
          <w:szCs w:val="24"/>
        </w:rPr>
        <w:t>.</w:t>
      </w:r>
      <w:r w:rsidRPr="002E713C">
        <w:rPr>
          <w:rStyle w:val="pln"/>
          <w:rFonts w:ascii="Arial Narrow" w:hAnsi="Arial Narrow"/>
          <w:i/>
          <w:color w:val="C00000"/>
          <w:sz w:val="24"/>
          <w:szCs w:val="24"/>
        </w:rPr>
        <w:t xml:space="preserve"> </w:t>
      </w:r>
    </w:p>
    <w:p w:rsidR="002E713C" w:rsidRPr="002E713C" w:rsidRDefault="002E713C" w:rsidP="002E713C">
      <w:pPr>
        <w:pStyle w:val="HTML"/>
        <w:ind w:firstLine="567"/>
        <w:rPr>
          <w:rStyle w:val="pln"/>
          <w:rFonts w:ascii="Arial Narrow" w:hAnsi="Arial Narrow"/>
          <w:sz w:val="24"/>
          <w:szCs w:val="24"/>
        </w:rPr>
      </w:pPr>
      <w:r w:rsidRPr="002E713C">
        <w:rPr>
          <w:rStyle w:val="pln"/>
          <w:rFonts w:ascii="Arial Narrow" w:hAnsi="Arial Narrow"/>
          <w:color w:val="0070C0"/>
          <w:sz w:val="24"/>
          <w:szCs w:val="24"/>
        </w:rPr>
        <w:t>AT SELECTION</w:t>
      </w:r>
      <w:r w:rsidRPr="002E713C">
        <w:rPr>
          <w:rStyle w:val="pun"/>
          <w:rFonts w:ascii="Arial Narrow" w:hAnsi="Arial Narrow"/>
          <w:color w:val="0070C0"/>
          <w:sz w:val="24"/>
          <w:szCs w:val="24"/>
        </w:rPr>
        <w:t>-</w:t>
      </w:r>
      <w:r w:rsidRPr="002E713C">
        <w:rPr>
          <w:rStyle w:val="pln"/>
          <w:rFonts w:ascii="Arial Narrow" w:hAnsi="Arial Narrow"/>
          <w:color w:val="0070C0"/>
          <w:sz w:val="24"/>
          <w:szCs w:val="24"/>
        </w:rPr>
        <w:t>SCREEN</w:t>
      </w:r>
      <w:r w:rsidRPr="002E713C">
        <w:rPr>
          <w:rStyle w:val="pun"/>
          <w:rFonts w:ascii="Arial Narrow" w:hAnsi="Arial Narrow"/>
          <w:sz w:val="24"/>
          <w:szCs w:val="24"/>
        </w:rPr>
        <w:t>.</w:t>
      </w:r>
      <w:r w:rsidRPr="002E713C">
        <w:rPr>
          <w:rStyle w:val="pln"/>
          <w:rFonts w:ascii="Arial Narrow" w:hAnsi="Arial Narrow"/>
          <w:sz w:val="24"/>
          <w:szCs w:val="24"/>
        </w:rPr>
        <w:t xml:space="preserve"> </w:t>
      </w:r>
      <w:r w:rsidRPr="002E713C">
        <w:rPr>
          <w:rStyle w:val="pln"/>
          <w:rFonts w:ascii="Arial Narrow" w:hAnsi="Arial Narrow"/>
          <w:i/>
          <w:color w:val="002060"/>
          <w:sz w:val="24"/>
          <w:szCs w:val="24"/>
        </w:rPr>
        <w:t>“</w:t>
      </w:r>
      <w:r w:rsidRPr="002E713C">
        <w:rPr>
          <w:rFonts w:ascii="Arial Narrow" w:hAnsi="Arial Narrow" w:cs="Times New Roman"/>
          <w:i/>
          <w:color w:val="002060"/>
          <w:sz w:val="24"/>
          <w:szCs w:val="24"/>
        </w:rPr>
        <w:t>after processing of the user input on the selection screen</w:t>
      </w:r>
    </w:p>
    <w:p w:rsidR="002E713C" w:rsidRDefault="002E713C" w:rsidP="002E713C">
      <w:pPr>
        <w:pStyle w:val="HTML"/>
        <w:ind w:firstLine="567"/>
        <w:rPr>
          <w:rStyle w:val="pln"/>
          <w:rFonts w:ascii="Arial Narrow" w:hAnsi="Arial Narrow"/>
          <w:sz w:val="24"/>
          <w:szCs w:val="24"/>
        </w:rPr>
      </w:pPr>
      <w:r w:rsidRPr="002E713C">
        <w:rPr>
          <w:rStyle w:val="pln"/>
          <w:rFonts w:ascii="Arial Narrow" w:hAnsi="Arial Narrow"/>
          <w:sz w:val="24"/>
          <w:szCs w:val="24"/>
        </w:rPr>
        <w:t>IF MATS</w:t>
      </w:r>
      <w:r w:rsidRPr="002E713C">
        <w:rPr>
          <w:rStyle w:val="pun"/>
          <w:rFonts w:ascii="Arial Narrow" w:hAnsi="Arial Narrow"/>
          <w:sz w:val="24"/>
          <w:szCs w:val="24"/>
        </w:rPr>
        <w:t>-</w:t>
      </w:r>
      <w:r w:rsidRPr="002E713C">
        <w:rPr>
          <w:rStyle w:val="pln"/>
          <w:rFonts w:ascii="Arial Narrow" w:hAnsi="Arial Narrow"/>
          <w:sz w:val="24"/>
          <w:szCs w:val="24"/>
        </w:rPr>
        <w:t xml:space="preserve">LOW </w:t>
      </w:r>
      <w:r w:rsidRPr="002E713C">
        <w:rPr>
          <w:rStyle w:val="pun"/>
          <w:rFonts w:ascii="Arial Narrow" w:hAnsi="Arial Narrow"/>
          <w:sz w:val="24"/>
          <w:szCs w:val="24"/>
        </w:rPr>
        <w:t>=</w:t>
      </w:r>
      <w:r w:rsidRPr="002E713C">
        <w:rPr>
          <w:rStyle w:val="pln"/>
          <w:rFonts w:ascii="Arial Narrow" w:hAnsi="Arial Narrow"/>
          <w:sz w:val="24"/>
          <w:szCs w:val="24"/>
        </w:rPr>
        <w:t xml:space="preserve"> </w:t>
      </w:r>
      <w:r w:rsidRPr="002E713C">
        <w:rPr>
          <w:rStyle w:val="str"/>
          <w:rFonts w:ascii="Arial Narrow" w:hAnsi="Arial Narrow"/>
          <w:sz w:val="24"/>
          <w:szCs w:val="24"/>
        </w:rPr>
        <w:t>' '</w:t>
      </w:r>
      <w:r w:rsidRPr="002E713C">
        <w:rPr>
          <w:rStyle w:val="pun"/>
          <w:rFonts w:ascii="Arial Narrow" w:hAnsi="Arial Narrow"/>
          <w:sz w:val="24"/>
          <w:szCs w:val="24"/>
        </w:rPr>
        <w:t>.</w:t>
      </w:r>
      <w:r w:rsidRPr="002E713C">
        <w:rPr>
          <w:rStyle w:val="pln"/>
          <w:rFonts w:ascii="Arial Narrow" w:hAnsi="Arial Narrow"/>
          <w:sz w:val="24"/>
          <w:szCs w:val="24"/>
        </w:rPr>
        <w:t xml:space="preserve"> MESSAGE I000</w:t>
      </w:r>
      <w:r w:rsidRPr="002E713C">
        <w:rPr>
          <w:rStyle w:val="pun"/>
          <w:rFonts w:ascii="Arial Narrow" w:hAnsi="Arial Narrow"/>
          <w:sz w:val="24"/>
          <w:szCs w:val="24"/>
        </w:rPr>
        <w:t>(</w:t>
      </w:r>
      <w:r w:rsidRPr="002E713C">
        <w:rPr>
          <w:rStyle w:val="pln"/>
          <w:rFonts w:ascii="Arial Narrow" w:hAnsi="Arial Narrow"/>
          <w:sz w:val="24"/>
          <w:szCs w:val="24"/>
        </w:rPr>
        <w:t>ZKMESSAGE</w:t>
      </w:r>
      <w:r w:rsidRPr="002E713C">
        <w:rPr>
          <w:rStyle w:val="pun"/>
          <w:rFonts w:ascii="Arial Narrow" w:hAnsi="Arial Narrow"/>
          <w:sz w:val="24"/>
          <w:szCs w:val="24"/>
        </w:rPr>
        <w:t>).</w:t>
      </w:r>
      <w:r w:rsidRPr="002E713C">
        <w:rPr>
          <w:rStyle w:val="pln"/>
          <w:rFonts w:ascii="Arial Narrow" w:hAnsi="Arial Narrow"/>
          <w:sz w:val="24"/>
          <w:szCs w:val="24"/>
        </w:rPr>
        <w:t xml:space="preserve"> </w:t>
      </w:r>
    </w:p>
    <w:p w:rsidR="002E713C" w:rsidRPr="002E713C" w:rsidRDefault="002E713C" w:rsidP="002E713C">
      <w:pPr>
        <w:pStyle w:val="HTML"/>
        <w:ind w:firstLine="567"/>
        <w:rPr>
          <w:rStyle w:val="pln"/>
          <w:rFonts w:ascii="Arial Narrow" w:hAnsi="Arial Narrow"/>
          <w:sz w:val="24"/>
          <w:szCs w:val="24"/>
        </w:rPr>
      </w:pPr>
      <w:r w:rsidRPr="002E713C">
        <w:rPr>
          <w:rStyle w:val="pln"/>
          <w:rFonts w:ascii="Arial Narrow" w:hAnsi="Arial Narrow"/>
          <w:sz w:val="24"/>
          <w:szCs w:val="24"/>
        </w:rPr>
        <w:t>ELSEIF MATS</w:t>
      </w:r>
      <w:r w:rsidRPr="002E713C">
        <w:rPr>
          <w:rStyle w:val="pun"/>
          <w:rFonts w:ascii="Arial Narrow" w:hAnsi="Arial Narrow"/>
          <w:sz w:val="24"/>
          <w:szCs w:val="24"/>
        </w:rPr>
        <w:t>-</w:t>
      </w:r>
      <w:r w:rsidRPr="002E713C">
        <w:rPr>
          <w:rStyle w:val="pln"/>
          <w:rFonts w:ascii="Arial Narrow" w:hAnsi="Arial Narrow"/>
          <w:sz w:val="24"/>
          <w:szCs w:val="24"/>
        </w:rPr>
        <w:t xml:space="preserve">HIGH </w:t>
      </w:r>
      <w:r w:rsidRPr="002E713C">
        <w:rPr>
          <w:rStyle w:val="pun"/>
          <w:rFonts w:ascii="Arial Narrow" w:hAnsi="Arial Narrow"/>
          <w:sz w:val="24"/>
          <w:szCs w:val="24"/>
        </w:rPr>
        <w:t>=</w:t>
      </w:r>
      <w:r w:rsidRPr="002E713C">
        <w:rPr>
          <w:rStyle w:val="pln"/>
          <w:rFonts w:ascii="Arial Narrow" w:hAnsi="Arial Narrow"/>
          <w:sz w:val="24"/>
          <w:szCs w:val="24"/>
        </w:rPr>
        <w:t xml:space="preserve"> </w:t>
      </w:r>
      <w:r w:rsidRPr="002E713C">
        <w:rPr>
          <w:rStyle w:val="str"/>
          <w:rFonts w:ascii="Arial Narrow" w:hAnsi="Arial Narrow"/>
          <w:sz w:val="24"/>
          <w:szCs w:val="24"/>
        </w:rPr>
        <w:t>' '</w:t>
      </w:r>
      <w:r w:rsidRPr="002E713C">
        <w:rPr>
          <w:rStyle w:val="pun"/>
          <w:rFonts w:ascii="Arial Narrow" w:hAnsi="Arial Narrow"/>
          <w:sz w:val="24"/>
          <w:szCs w:val="24"/>
        </w:rPr>
        <w:t>.</w:t>
      </w:r>
      <w:r w:rsidRPr="002E713C">
        <w:rPr>
          <w:rStyle w:val="pln"/>
          <w:rFonts w:ascii="Arial Narrow" w:hAnsi="Arial Narrow"/>
          <w:sz w:val="24"/>
          <w:szCs w:val="24"/>
        </w:rPr>
        <w:t xml:space="preserve"> MESSAGE I001</w:t>
      </w:r>
      <w:r w:rsidRPr="002E713C">
        <w:rPr>
          <w:rStyle w:val="pun"/>
          <w:rFonts w:ascii="Arial Narrow" w:hAnsi="Arial Narrow"/>
          <w:sz w:val="24"/>
          <w:szCs w:val="24"/>
        </w:rPr>
        <w:t>(</w:t>
      </w:r>
      <w:r w:rsidRPr="002E713C">
        <w:rPr>
          <w:rStyle w:val="pln"/>
          <w:rFonts w:ascii="Arial Narrow" w:hAnsi="Arial Narrow"/>
          <w:sz w:val="24"/>
          <w:szCs w:val="24"/>
        </w:rPr>
        <w:t>ZKMESSAGE</w:t>
      </w:r>
      <w:r w:rsidRPr="002E713C">
        <w:rPr>
          <w:rStyle w:val="pun"/>
          <w:rFonts w:ascii="Arial Narrow" w:hAnsi="Arial Narrow"/>
          <w:sz w:val="24"/>
          <w:szCs w:val="24"/>
        </w:rPr>
        <w:t>).</w:t>
      </w:r>
      <w:r w:rsidRPr="002E713C">
        <w:rPr>
          <w:rStyle w:val="pln"/>
          <w:rFonts w:ascii="Arial Narrow" w:hAnsi="Arial Narrow"/>
          <w:sz w:val="24"/>
          <w:szCs w:val="24"/>
        </w:rPr>
        <w:t xml:space="preserve"> </w:t>
      </w:r>
    </w:p>
    <w:p w:rsidR="002E713C" w:rsidRPr="002E713C" w:rsidRDefault="002E713C" w:rsidP="002E713C">
      <w:pPr>
        <w:pStyle w:val="HTML"/>
        <w:ind w:firstLine="567"/>
        <w:rPr>
          <w:rStyle w:val="pln"/>
          <w:rFonts w:ascii="Arial Narrow" w:hAnsi="Arial Narrow"/>
          <w:sz w:val="24"/>
          <w:szCs w:val="24"/>
        </w:rPr>
      </w:pPr>
      <w:r w:rsidRPr="002E713C">
        <w:rPr>
          <w:rStyle w:val="pln"/>
          <w:rFonts w:ascii="Arial Narrow" w:hAnsi="Arial Narrow"/>
          <w:sz w:val="24"/>
          <w:szCs w:val="24"/>
        </w:rPr>
        <w:t>ENDIF</w:t>
      </w:r>
      <w:r w:rsidRPr="002E713C">
        <w:rPr>
          <w:rStyle w:val="pun"/>
          <w:rFonts w:ascii="Arial Narrow" w:hAnsi="Arial Narrow"/>
          <w:sz w:val="24"/>
          <w:szCs w:val="24"/>
        </w:rPr>
        <w:t>.</w:t>
      </w:r>
      <w:r w:rsidRPr="002E713C">
        <w:rPr>
          <w:rStyle w:val="pln"/>
          <w:rFonts w:ascii="Arial Narrow" w:hAnsi="Arial Narrow"/>
          <w:sz w:val="24"/>
          <w:szCs w:val="24"/>
        </w:rPr>
        <w:t xml:space="preserve"> </w:t>
      </w:r>
    </w:p>
    <w:p w:rsidR="002E713C" w:rsidRPr="002E713C" w:rsidRDefault="002E713C" w:rsidP="002E713C">
      <w:pPr>
        <w:pStyle w:val="HTML"/>
        <w:ind w:firstLine="567"/>
        <w:rPr>
          <w:rStyle w:val="pln"/>
          <w:rFonts w:ascii="Arial Narrow" w:hAnsi="Arial Narrow"/>
          <w:sz w:val="24"/>
          <w:szCs w:val="24"/>
        </w:rPr>
      </w:pPr>
    </w:p>
    <w:p w:rsidR="002E713C" w:rsidRPr="002E713C" w:rsidRDefault="002E713C" w:rsidP="002E713C">
      <w:pPr>
        <w:pStyle w:val="HTML"/>
        <w:ind w:firstLine="567"/>
        <w:rPr>
          <w:rStyle w:val="pln"/>
          <w:rFonts w:ascii="Arial Narrow" w:hAnsi="Arial Narrow"/>
          <w:color w:val="002060"/>
          <w:sz w:val="24"/>
          <w:szCs w:val="24"/>
        </w:rPr>
      </w:pPr>
      <w:r w:rsidRPr="002E713C">
        <w:rPr>
          <w:rStyle w:val="pln"/>
          <w:rFonts w:ascii="Arial Narrow" w:hAnsi="Arial Narrow"/>
          <w:color w:val="0070C0"/>
          <w:sz w:val="24"/>
          <w:szCs w:val="24"/>
        </w:rPr>
        <w:t>TOP</w:t>
      </w:r>
      <w:r w:rsidRPr="002E713C">
        <w:rPr>
          <w:rStyle w:val="pun"/>
          <w:rFonts w:ascii="Arial Narrow" w:hAnsi="Arial Narrow"/>
          <w:color w:val="0070C0"/>
          <w:sz w:val="24"/>
          <w:szCs w:val="24"/>
        </w:rPr>
        <w:t>-</w:t>
      </w:r>
      <w:r w:rsidRPr="002E713C">
        <w:rPr>
          <w:rStyle w:val="pln"/>
          <w:rFonts w:ascii="Arial Narrow" w:hAnsi="Arial Narrow"/>
          <w:color w:val="0070C0"/>
          <w:sz w:val="24"/>
          <w:szCs w:val="24"/>
        </w:rPr>
        <w:t>OF</w:t>
      </w:r>
      <w:r w:rsidRPr="002E713C">
        <w:rPr>
          <w:rStyle w:val="pun"/>
          <w:rFonts w:ascii="Arial Narrow" w:hAnsi="Arial Narrow"/>
          <w:color w:val="0070C0"/>
          <w:sz w:val="24"/>
          <w:szCs w:val="24"/>
        </w:rPr>
        <w:t>-</w:t>
      </w:r>
      <w:r w:rsidRPr="002E713C">
        <w:rPr>
          <w:rStyle w:val="pln"/>
          <w:rFonts w:ascii="Arial Narrow" w:hAnsi="Arial Narrow"/>
          <w:color w:val="0070C0"/>
          <w:sz w:val="24"/>
          <w:szCs w:val="24"/>
        </w:rPr>
        <w:t>PAGE</w:t>
      </w:r>
      <w:r w:rsidRPr="002E713C">
        <w:rPr>
          <w:rStyle w:val="pun"/>
          <w:rFonts w:ascii="Arial Narrow" w:hAnsi="Arial Narrow"/>
          <w:sz w:val="24"/>
          <w:szCs w:val="24"/>
        </w:rPr>
        <w:t>.</w:t>
      </w:r>
      <w:r w:rsidRPr="002E713C">
        <w:rPr>
          <w:rStyle w:val="pln"/>
          <w:rFonts w:ascii="Arial Narrow" w:hAnsi="Arial Narrow"/>
          <w:sz w:val="24"/>
          <w:szCs w:val="24"/>
        </w:rPr>
        <w:t xml:space="preserve"> </w:t>
      </w:r>
      <w:r w:rsidRPr="002E713C">
        <w:rPr>
          <w:rStyle w:val="pln"/>
          <w:rFonts w:ascii="Arial Narrow" w:hAnsi="Arial Narrow"/>
          <w:i/>
          <w:color w:val="002060"/>
          <w:sz w:val="24"/>
          <w:szCs w:val="24"/>
        </w:rPr>
        <w:t>“</w:t>
      </w:r>
      <w:r w:rsidRPr="002E713C">
        <w:rPr>
          <w:rFonts w:ascii="Arial Narrow" w:hAnsi="Arial Narrow" w:cs="Times New Roman"/>
          <w:bCs/>
          <w:i/>
          <w:color w:val="002060"/>
          <w:sz w:val="24"/>
          <w:szCs w:val="24"/>
        </w:rPr>
        <w:t>t</w:t>
      </w:r>
      <w:r w:rsidRPr="002E713C">
        <w:rPr>
          <w:rFonts w:ascii="Arial Narrow" w:hAnsi="Arial Narrow" w:cs="Times New Roman"/>
          <w:i/>
          <w:color w:val="002060"/>
          <w:sz w:val="24"/>
          <w:szCs w:val="24"/>
        </w:rPr>
        <w:t>riggered by the first WRITE statement</w:t>
      </w:r>
    </w:p>
    <w:p w:rsidR="002E713C" w:rsidRPr="002E713C" w:rsidRDefault="002E713C" w:rsidP="002E713C">
      <w:pPr>
        <w:pStyle w:val="HTML"/>
        <w:ind w:firstLine="567"/>
        <w:rPr>
          <w:rStyle w:val="str"/>
          <w:rFonts w:ascii="Arial Narrow" w:hAnsi="Arial Narrow"/>
          <w:sz w:val="24"/>
          <w:szCs w:val="24"/>
        </w:rPr>
      </w:pPr>
      <w:r w:rsidRPr="002E713C">
        <w:rPr>
          <w:rStyle w:val="pln"/>
          <w:rFonts w:ascii="Arial Narrow" w:hAnsi="Arial Narrow"/>
          <w:sz w:val="24"/>
          <w:szCs w:val="24"/>
        </w:rPr>
        <w:t>WRITE</w:t>
      </w:r>
      <w:r w:rsidRPr="002E713C">
        <w:rPr>
          <w:rStyle w:val="pun"/>
          <w:rFonts w:ascii="Arial Narrow" w:hAnsi="Arial Narrow"/>
          <w:sz w:val="24"/>
          <w:szCs w:val="24"/>
        </w:rPr>
        <w:t>:/</w:t>
      </w:r>
      <w:r w:rsidRPr="002E713C">
        <w:rPr>
          <w:rStyle w:val="pln"/>
          <w:rFonts w:ascii="Arial Narrow" w:hAnsi="Arial Narrow"/>
          <w:sz w:val="24"/>
          <w:szCs w:val="24"/>
        </w:rPr>
        <w:t xml:space="preserve"> </w:t>
      </w:r>
      <w:r w:rsidRPr="002E713C">
        <w:rPr>
          <w:rStyle w:val="str"/>
          <w:rFonts w:ascii="Arial Narrow" w:hAnsi="Arial Narrow"/>
          <w:sz w:val="24"/>
          <w:szCs w:val="24"/>
        </w:rPr>
        <w:t xml:space="preserve">'CLASSICAL REPORT CONTAINING GENERAL MATERIAL DATA  </w:t>
      </w:r>
    </w:p>
    <w:p w:rsidR="002E713C" w:rsidRPr="002E713C" w:rsidRDefault="002E713C" w:rsidP="002E713C">
      <w:pPr>
        <w:pStyle w:val="HTML"/>
        <w:ind w:firstLine="567"/>
        <w:rPr>
          <w:rStyle w:val="pln"/>
          <w:rFonts w:ascii="Arial Narrow" w:hAnsi="Arial Narrow"/>
          <w:sz w:val="24"/>
          <w:szCs w:val="24"/>
        </w:rPr>
      </w:pPr>
      <w:r>
        <w:rPr>
          <w:rStyle w:val="str"/>
          <w:rFonts w:ascii="Arial Narrow" w:hAnsi="Arial Narrow"/>
          <w:sz w:val="24"/>
          <w:szCs w:val="24"/>
        </w:rPr>
        <w:t xml:space="preserve">               </w:t>
      </w:r>
      <w:r w:rsidRPr="002E713C">
        <w:rPr>
          <w:rStyle w:val="str"/>
          <w:rFonts w:ascii="Arial Narrow" w:hAnsi="Arial Narrow"/>
          <w:sz w:val="24"/>
          <w:szCs w:val="24"/>
        </w:rPr>
        <w:t>FROM THE TABLE MARA'</w:t>
      </w:r>
      <w:r w:rsidRPr="002E713C">
        <w:rPr>
          <w:rStyle w:val="pln"/>
          <w:rFonts w:ascii="Arial Narrow" w:hAnsi="Arial Narrow"/>
          <w:sz w:val="24"/>
          <w:szCs w:val="24"/>
        </w:rPr>
        <w:t xml:space="preserve"> COLOR </w:t>
      </w:r>
      <w:r w:rsidRPr="002E713C">
        <w:rPr>
          <w:rStyle w:val="lit"/>
          <w:rFonts w:ascii="Arial Narrow" w:hAnsi="Arial Narrow"/>
          <w:sz w:val="24"/>
          <w:szCs w:val="24"/>
        </w:rPr>
        <w:t>7.</w:t>
      </w:r>
      <w:r w:rsidRPr="002E713C">
        <w:rPr>
          <w:rStyle w:val="pln"/>
          <w:rFonts w:ascii="Arial Narrow" w:hAnsi="Arial Narrow"/>
          <w:sz w:val="24"/>
          <w:szCs w:val="24"/>
        </w:rPr>
        <w:t xml:space="preserve"> </w:t>
      </w:r>
    </w:p>
    <w:p w:rsidR="002E713C" w:rsidRPr="002E713C" w:rsidRDefault="002E713C" w:rsidP="002E713C">
      <w:pPr>
        <w:pStyle w:val="HTML"/>
        <w:ind w:firstLine="567"/>
        <w:rPr>
          <w:rStyle w:val="pln"/>
          <w:rFonts w:ascii="Arial Narrow" w:hAnsi="Arial Narrow"/>
          <w:sz w:val="24"/>
          <w:szCs w:val="24"/>
        </w:rPr>
      </w:pPr>
      <w:r w:rsidRPr="002E713C">
        <w:rPr>
          <w:rStyle w:val="pln"/>
          <w:rFonts w:ascii="Arial Narrow" w:hAnsi="Arial Narrow"/>
          <w:sz w:val="24"/>
          <w:szCs w:val="24"/>
        </w:rPr>
        <w:t>ULINE</w:t>
      </w:r>
      <w:r w:rsidRPr="002E713C">
        <w:rPr>
          <w:rStyle w:val="pun"/>
          <w:rFonts w:ascii="Arial Narrow" w:hAnsi="Arial Narrow"/>
          <w:sz w:val="24"/>
          <w:szCs w:val="24"/>
        </w:rPr>
        <w:t>.</w:t>
      </w:r>
      <w:r w:rsidRPr="002E713C">
        <w:rPr>
          <w:rStyle w:val="pln"/>
          <w:rFonts w:ascii="Arial Narrow" w:hAnsi="Arial Narrow"/>
          <w:sz w:val="24"/>
          <w:szCs w:val="24"/>
        </w:rPr>
        <w:t xml:space="preserve"> </w:t>
      </w:r>
    </w:p>
    <w:p w:rsidR="002E713C" w:rsidRDefault="002E713C" w:rsidP="002E713C">
      <w:pPr>
        <w:pStyle w:val="HTML"/>
        <w:ind w:firstLine="567"/>
        <w:rPr>
          <w:rStyle w:val="pln"/>
          <w:rFonts w:ascii="Arial Narrow" w:hAnsi="Arial Narrow"/>
          <w:sz w:val="24"/>
          <w:szCs w:val="24"/>
        </w:rPr>
      </w:pPr>
      <w:r w:rsidRPr="002E713C">
        <w:rPr>
          <w:rStyle w:val="pln"/>
          <w:rFonts w:ascii="Arial Narrow" w:hAnsi="Arial Narrow"/>
          <w:sz w:val="24"/>
          <w:szCs w:val="24"/>
        </w:rPr>
        <w:t>WRITE</w:t>
      </w:r>
      <w:r w:rsidRPr="002E713C">
        <w:rPr>
          <w:rStyle w:val="pun"/>
          <w:rFonts w:ascii="Arial Narrow" w:hAnsi="Arial Narrow"/>
          <w:sz w:val="24"/>
          <w:szCs w:val="24"/>
        </w:rPr>
        <w:t>:/</w:t>
      </w:r>
      <w:r w:rsidRPr="002E713C">
        <w:rPr>
          <w:rStyle w:val="pln"/>
          <w:rFonts w:ascii="Arial Narrow" w:hAnsi="Arial Narrow"/>
          <w:sz w:val="24"/>
          <w:szCs w:val="24"/>
        </w:rPr>
        <w:t xml:space="preserve"> </w:t>
      </w:r>
      <w:r w:rsidRPr="002E713C">
        <w:rPr>
          <w:rStyle w:val="str"/>
          <w:rFonts w:ascii="Arial Narrow" w:hAnsi="Arial Narrow"/>
          <w:sz w:val="24"/>
          <w:szCs w:val="24"/>
        </w:rPr>
        <w:t>'MATERIAL'</w:t>
      </w:r>
      <w:r w:rsidRPr="002E713C">
        <w:rPr>
          <w:rStyle w:val="pln"/>
          <w:rFonts w:ascii="Arial Narrow" w:hAnsi="Arial Narrow"/>
          <w:sz w:val="24"/>
          <w:szCs w:val="24"/>
        </w:rPr>
        <w:t xml:space="preserve"> COLOR </w:t>
      </w:r>
      <w:r w:rsidRPr="002E713C">
        <w:rPr>
          <w:rStyle w:val="lit"/>
          <w:rFonts w:ascii="Arial Narrow" w:hAnsi="Arial Narrow"/>
          <w:sz w:val="24"/>
          <w:szCs w:val="24"/>
        </w:rPr>
        <w:t>1</w:t>
      </w:r>
      <w:r w:rsidRPr="002E713C">
        <w:rPr>
          <w:rStyle w:val="pun"/>
          <w:rFonts w:ascii="Arial Narrow" w:hAnsi="Arial Narrow"/>
          <w:sz w:val="24"/>
          <w:szCs w:val="24"/>
        </w:rPr>
        <w:t>,</w:t>
      </w:r>
      <w:r w:rsidRPr="002E713C">
        <w:rPr>
          <w:rStyle w:val="pln"/>
          <w:rFonts w:ascii="Arial Narrow" w:hAnsi="Arial Narrow"/>
          <w:sz w:val="24"/>
          <w:szCs w:val="24"/>
        </w:rPr>
        <w:t xml:space="preserve"> </w:t>
      </w:r>
    </w:p>
    <w:p w:rsidR="002E713C" w:rsidRDefault="002E713C" w:rsidP="002E713C">
      <w:pPr>
        <w:pStyle w:val="HTML"/>
        <w:ind w:firstLine="567"/>
        <w:rPr>
          <w:rStyle w:val="pln"/>
          <w:rFonts w:ascii="Arial Narrow" w:hAnsi="Arial Narrow"/>
          <w:sz w:val="24"/>
          <w:szCs w:val="24"/>
        </w:rPr>
      </w:pPr>
      <w:r>
        <w:rPr>
          <w:rStyle w:val="pln"/>
          <w:rFonts w:ascii="Arial Narrow" w:hAnsi="Arial Narrow"/>
          <w:sz w:val="24"/>
          <w:szCs w:val="24"/>
        </w:rPr>
        <w:t xml:space="preserve">              </w:t>
      </w:r>
      <w:r w:rsidRPr="002E713C">
        <w:rPr>
          <w:rStyle w:val="lit"/>
          <w:rFonts w:ascii="Arial Narrow" w:hAnsi="Arial Narrow"/>
          <w:i/>
          <w:color w:val="C00000"/>
          <w:sz w:val="24"/>
          <w:szCs w:val="24"/>
        </w:rPr>
        <w:t>24</w:t>
      </w:r>
      <w:r w:rsidRPr="002E713C">
        <w:rPr>
          <w:rStyle w:val="pln"/>
          <w:rFonts w:ascii="Arial Narrow" w:hAnsi="Arial Narrow"/>
          <w:sz w:val="24"/>
          <w:szCs w:val="24"/>
        </w:rPr>
        <w:t xml:space="preserve"> </w:t>
      </w:r>
      <w:r w:rsidRPr="002E713C">
        <w:rPr>
          <w:rStyle w:val="str"/>
          <w:rFonts w:ascii="Arial Narrow" w:hAnsi="Arial Narrow"/>
          <w:sz w:val="24"/>
          <w:szCs w:val="24"/>
        </w:rPr>
        <w:t>'INDUSTRY'</w:t>
      </w:r>
      <w:r w:rsidRPr="002E713C">
        <w:rPr>
          <w:rStyle w:val="pln"/>
          <w:rFonts w:ascii="Arial Narrow" w:hAnsi="Arial Narrow"/>
          <w:sz w:val="24"/>
          <w:szCs w:val="24"/>
        </w:rPr>
        <w:t xml:space="preserve"> COLOR </w:t>
      </w:r>
      <w:r w:rsidRPr="002E713C">
        <w:rPr>
          <w:rStyle w:val="lit"/>
          <w:rFonts w:ascii="Arial Narrow" w:hAnsi="Arial Narrow"/>
          <w:sz w:val="24"/>
          <w:szCs w:val="24"/>
        </w:rPr>
        <w:t>2</w:t>
      </w:r>
      <w:r w:rsidRPr="002E713C">
        <w:rPr>
          <w:rStyle w:val="pun"/>
          <w:rFonts w:ascii="Arial Narrow" w:hAnsi="Arial Narrow"/>
          <w:sz w:val="24"/>
          <w:szCs w:val="24"/>
        </w:rPr>
        <w:t>,</w:t>
      </w:r>
      <w:r w:rsidRPr="002E713C">
        <w:rPr>
          <w:rStyle w:val="pln"/>
          <w:rFonts w:ascii="Arial Narrow" w:hAnsi="Arial Narrow"/>
          <w:sz w:val="24"/>
          <w:szCs w:val="24"/>
        </w:rPr>
        <w:t xml:space="preserve"> </w:t>
      </w:r>
    </w:p>
    <w:p w:rsidR="002E713C" w:rsidRPr="002E713C" w:rsidRDefault="002E713C" w:rsidP="002E713C">
      <w:pPr>
        <w:pStyle w:val="HTML"/>
        <w:ind w:firstLine="567"/>
        <w:rPr>
          <w:rStyle w:val="pln"/>
          <w:rFonts w:ascii="Arial Narrow" w:hAnsi="Arial Narrow"/>
          <w:sz w:val="24"/>
          <w:szCs w:val="24"/>
        </w:rPr>
      </w:pPr>
      <w:r>
        <w:rPr>
          <w:rStyle w:val="pln"/>
          <w:rFonts w:ascii="Arial Narrow" w:hAnsi="Arial Narrow"/>
          <w:sz w:val="24"/>
          <w:szCs w:val="24"/>
        </w:rPr>
        <w:t xml:space="preserve">              </w:t>
      </w:r>
      <w:r w:rsidRPr="002E713C">
        <w:rPr>
          <w:rStyle w:val="lit"/>
          <w:rFonts w:ascii="Arial Narrow" w:hAnsi="Arial Narrow"/>
          <w:i/>
          <w:color w:val="C00000"/>
          <w:sz w:val="24"/>
          <w:szCs w:val="24"/>
        </w:rPr>
        <w:t>38</w:t>
      </w:r>
      <w:r w:rsidRPr="002E713C">
        <w:rPr>
          <w:rStyle w:val="pln"/>
          <w:rFonts w:ascii="Arial Narrow" w:hAnsi="Arial Narrow"/>
          <w:sz w:val="24"/>
          <w:szCs w:val="24"/>
        </w:rPr>
        <w:t xml:space="preserve"> </w:t>
      </w:r>
      <w:r w:rsidRPr="002E713C">
        <w:rPr>
          <w:rStyle w:val="str"/>
          <w:rFonts w:ascii="Arial Narrow" w:hAnsi="Arial Narrow"/>
          <w:sz w:val="24"/>
          <w:szCs w:val="24"/>
        </w:rPr>
        <w:t>'UNITS'</w:t>
      </w:r>
      <w:r w:rsidRPr="002E713C">
        <w:rPr>
          <w:rStyle w:val="pln"/>
          <w:rFonts w:ascii="Arial Narrow" w:hAnsi="Arial Narrow"/>
          <w:sz w:val="24"/>
          <w:szCs w:val="24"/>
        </w:rPr>
        <w:t xml:space="preserve"> COLOR </w:t>
      </w:r>
      <w:r w:rsidRPr="002E713C">
        <w:rPr>
          <w:rStyle w:val="lit"/>
          <w:rFonts w:ascii="Arial Narrow" w:hAnsi="Arial Narrow"/>
          <w:sz w:val="24"/>
          <w:szCs w:val="24"/>
        </w:rPr>
        <w:t>3</w:t>
      </w:r>
      <w:r w:rsidRPr="002E713C">
        <w:rPr>
          <w:rStyle w:val="pun"/>
          <w:rFonts w:ascii="Arial Narrow" w:hAnsi="Arial Narrow"/>
          <w:sz w:val="24"/>
          <w:szCs w:val="24"/>
        </w:rPr>
        <w:t>,</w:t>
      </w:r>
      <w:r w:rsidRPr="002E713C">
        <w:rPr>
          <w:rStyle w:val="pln"/>
          <w:rFonts w:ascii="Arial Narrow" w:hAnsi="Arial Narrow"/>
          <w:sz w:val="24"/>
          <w:szCs w:val="24"/>
        </w:rPr>
        <w:t xml:space="preserve"> </w:t>
      </w:r>
    </w:p>
    <w:p w:rsidR="002E713C" w:rsidRPr="002E713C" w:rsidRDefault="002E713C" w:rsidP="002E713C">
      <w:pPr>
        <w:pStyle w:val="HTML"/>
        <w:ind w:firstLine="567"/>
        <w:rPr>
          <w:rStyle w:val="pln"/>
          <w:rFonts w:ascii="Arial Narrow" w:hAnsi="Arial Narrow"/>
          <w:sz w:val="24"/>
          <w:szCs w:val="24"/>
        </w:rPr>
      </w:pPr>
      <w:r>
        <w:rPr>
          <w:rStyle w:val="lit"/>
          <w:rFonts w:ascii="Arial Narrow" w:hAnsi="Arial Narrow"/>
          <w:sz w:val="24"/>
          <w:szCs w:val="24"/>
        </w:rPr>
        <w:t xml:space="preserve">              </w:t>
      </w:r>
      <w:r w:rsidRPr="002E713C">
        <w:rPr>
          <w:rStyle w:val="lit"/>
          <w:rFonts w:ascii="Arial Narrow" w:hAnsi="Arial Narrow"/>
          <w:i/>
          <w:color w:val="C00000"/>
          <w:sz w:val="24"/>
          <w:szCs w:val="24"/>
        </w:rPr>
        <w:t>53</w:t>
      </w:r>
      <w:r w:rsidRPr="002E713C">
        <w:rPr>
          <w:rStyle w:val="pln"/>
          <w:rFonts w:ascii="Arial Narrow" w:hAnsi="Arial Narrow"/>
          <w:sz w:val="24"/>
          <w:szCs w:val="24"/>
        </w:rPr>
        <w:t xml:space="preserve"> </w:t>
      </w:r>
      <w:r w:rsidRPr="002E713C">
        <w:rPr>
          <w:rStyle w:val="str"/>
          <w:rFonts w:ascii="Arial Narrow" w:hAnsi="Arial Narrow"/>
          <w:sz w:val="24"/>
          <w:szCs w:val="24"/>
        </w:rPr>
        <w:t>'MATERIAL TYPE'</w:t>
      </w:r>
      <w:r w:rsidRPr="002E713C">
        <w:rPr>
          <w:rStyle w:val="pln"/>
          <w:rFonts w:ascii="Arial Narrow" w:hAnsi="Arial Narrow"/>
          <w:sz w:val="24"/>
          <w:szCs w:val="24"/>
        </w:rPr>
        <w:t xml:space="preserve"> COLOR </w:t>
      </w:r>
      <w:r w:rsidRPr="002E713C">
        <w:rPr>
          <w:rStyle w:val="lit"/>
          <w:rFonts w:ascii="Arial Narrow" w:hAnsi="Arial Narrow"/>
          <w:sz w:val="24"/>
          <w:szCs w:val="24"/>
        </w:rPr>
        <w:t>4.</w:t>
      </w:r>
      <w:r w:rsidRPr="002E713C">
        <w:rPr>
          <w:rStyle w:val="pln"/>
          <w:rFonts w:ascii="Arial Narrow" w:hAnsi="Arial Narrow"/>
          <w:sz w:val="24"/>
          <w:szCs w:val="24"/>
        </w:rPr>
        <w:t xml:space="preserve"> </w:t>
      </w:r>
    </w:p>
    <w:p w:rsidR="002E713C" w:rsidRPr="002E713C" w:rsidRDefault="002E713C" w:rsidP="002E713C">
      <w:pPr>
        <w:pStyle w:val="HTML"/>
        <w:ind w:firstLine="567"/>
        <w:rPr>
          <w:rStyle w:val="pln"/>
          <w:rFonts w:ascii="Arial Narrow" w:hAnsi="Arial Narrow"/>
          <w:sz w:val="24"/>
          <w:szCs w:val="24"/>
        </w:rPr>
      </w:pPr>
      <w:r w:rsidRPr="002E713C">
        <w:rPr>
          <w:rStyle w:val="pln"/>
          <w:rFonts w:ascii="Arial Narrow" w:hAnsi="Arial Narrow"/>
          <w:sz w:val="24"/>
          <w:szCs w:val="24"/>
        </w:rPr>
        <w:t>ULINE</w:t>
      </w:r>
      <w:r w:rsidRPr="002E713C">
        <w:rPr>
          <w:rStyle w:val="pun"/>
          <w:rFonts w:ascii="Arial Narrow" w:hAnsi="Arial Narrow"/>
          <w:sz w:val="24"/>
          <w:szCs w:val="24"/>
        </w:rPr>
        <w:t>.</w:t>
      </w:r>
      <w:r w:rsidRPr="002E713C">
        <w:rPr>
          <w:rStyle w:val="pln"/>
          <w:rFonts w:ascii="Arial Narrow" w:hAnsi="Arial Narrow"/>
          <w:sz w:val="24"/>
          <w:szCs w:val="24"/>
        </w:rPr>
        <w:t xml:space="preserve"> </w:t>
      </w:r>
    </w:p>
    <w:p w:rsidR="002E713C" w:rsidRPr="002E713C" w:rsidRDefault="002E713C" w:rsidP="002E713C">
      <w:pPr>
        <w:pStyle w:val="HTML"/>
        <w:ind w:firstLine="567"/>
        <w:rPr>
          <w:rStyle w:val="pln"/>
          <w:rFonts w:ascii="Arial Narrow" w:hAnsi="Arial Narrow"/>
          <w:sz w:val="24"/>
          <w:szCs w:val="24"/>
        </w:rPr>
      </w:pPr>
      <w:r w:rsidRPr="002E713C">
        <w:rPr>
          <w:rStyle w:val="kwd"/>
          <w:rFonts w:ascii="Arial Narrow" w:hAnsi="Arial Narrow"/>
          <w:sz w:val="24"/>
          <w:szCs w:val="24"/>
        </w:rPr>
        <w:t>END</w:t>
      </w:r>
      <w:r w:rsidRPr="002E713C">
        <w:rPr>
          <w:rStyle w:val="pun"/>
          <w:rFonts w:ascii="Arial Narrow" w:hAnsi="Arial Narrow"/>
          <w:sz w:val="24"/>
          <w:szCs w:val="24"/>
        </w:rPr>
        <w:t>-</w:t>
      </w:r>
      <w:r w:rsidRPr="002E713C">
        <w:rPr>
          <w:rStyle w:val="pln"/>
          <w:rFonts w:ascii="Arial Narrow" w:hAnsi="Arial Narrow"/>
          <w:sz w:val="24"/>
          <w:szCs w:val="24"/>
        </w:rPr>
        <w:t>OF</w:t>
      </w:r>
      <w:r w:rsidRPr="002E713C">
        <w:rPr>
          <w:rStyle w:val="pun"/>
          <w:rFonts w:ascii="Arial Narrow" w:hAnsi="Arial Narrow"/>
          <w:sz w:val="24"/>
          <w:szCs w:val="24"/>
        </w:rPr>
        <w:t>-</w:t>
      </w:r>
      <w:r w:rsidRPr="002E713C">
        <w:rPr>
          <w:rStyle w:val="pln"/>
          <w:rFonts w:ascii="Arial Narrow" w:hAnsi="Arial Narrow"/>
          <w:sz w:val="24"/>
          <w:szCs w:val="24"/>
        </w:rPr>
        <w:t>PAGE</w:t>
      </w:r>
      <w:r w:rsidRPr="002E713C">
        <w:rPr>
          <w:rStyle w:val="pun"/>
          <w:rFonts w:ascii="Arial Narrow" w:hAnsi="Arial Narrow"/>
          <w:sz w:val="24"/>
          <w:szCs w:val="24"/>
        </w:rPr>
        <w:t>.</w:t>
      </w:r>
      <w:r w:rsidRPr="002E713C">
        <w:rPr>
          <w:rStyle w:val="pln"/>
          <w:rFonts w:ascii="Arial Narrow" w:hAnsi="Arial Narrow"/>
          <w:sz w:val="24"/>
          <w:szCs w:val="24"/>
        </w:rPr>
        <w:t xml:space="preserve"> </w:t>
      </w:r>
    </w:p>
    <w:p w:rsidR="002E713C" w:rsidRPr="002E713C" w:rsidRDefault="002E713C" w:rsidP="002E713C">
      <w:pPr>
        <w:pStyle w:val="HTML"/>
        <w:ind w:firstLine="567"/>
        <w:rPr>
          <w:rStyle w:val="pln"/>
          <w:rFonts w:ascii="Arial Narrow" w:hAnsi="Arial Narrow"/>
          <w:sz w:val="24"/>
          <w:szCs w:val="24"/>
        </w:rPr>
      </w:pPr>
    </w:p>
    <w:p w:rsidR="002E713C" w:rsidRPr="002E713C" w:rsidRDefault="002E713C" w:rsidP="002E713C">
      <w:pPr>
        <w:pStyle w:val="HTML"/>
        <w:ind w:firstLine="567"/>
        <w:rPr>
          <w:rStyle w:val="pln"/>
          <w:rFonts w:ascii="Arial Narrow" w:hAnsi="Arial Narrow"/>
          <w:i/>
          <w:color w:val="002060"/>
          <w:sz w:val="24"/>
          <w:szCs w:val="24"/>
        </w:rPr>
      </w:pPr>
      <w:r w:rsidRPr="002E713C">
        <w:rPr>
          <w:rStyle w:val="pln"/>
          <w:rFonts w:ascii="Arial Narrow" w:hAnsi="Arial Narrow"/>
          <w:color w:val="0070C0"/>
          <w:sz w:val="24"/>
          <w:szCs w:val="24"/>
        </w:rPr>
        <w:t>START</w:t>
      </w:r>
      <w:r w:rsidRPr="002E713C">
        <w:rPr>
          <w:rStyle w:val="pun"/>
          <w:rFonts w:ascii="Arial Narrow" w:hAnsi="Arial Narrow"/>
          <w:color w:val="0070C0"/>
          <w:sz w:val="24"/>
          <w:szCs w:val="24"/>
        </w:rPr>
        <w:t>-</w:t>
      </w:r>
      <w:r w:rsidRPr="002E713C">
        <w:rPr>
          <w:rStyle w:val="pln"/>
          <w:rFonts w:ascii="Arial Narrow" w:hAnsi="Arial Narrow"/>
          <w:color w:val="0070C0"/>
          <w:sz w:val="24"/>
          <w:szCs w:val="24"/>
        </w:rPr>
        <w:t>OF</w:t>
      </w:r>
      <w:r w:rsidRPr="002E713C">
        <w:rPr>
          <w:rStyle w:val="pun"/>
          <w:rFonts w:ascii="Arial Narrow" w:hAnsi="Arial Narrow"/>
          <w:color w:val="0070C0"/>
          <w:sz w:val="24"/>
          <w:szCs w:val="24"/>
        </w:rPr>
        <w:t>-</w:t>
      </w:r>
      <w:r w:rsidRPr="002E713C">
        <w:rPr>
          <w:rStyle w:val="pln"/>
          <w:rFonts w:ascii="Arial Narrow" w:hAnsi="Arial Narrow"/>
          <w:color w:val="0070C0"/>
          <w:sz w:val="24"/>
          <w:szCs w:val="24"/>
        </w:rPr>
        <w:t>SELECTION</w:t>
      </w:r>
      <w:r w:rsidRPr="002E713C">
        <w:rPr>
          <w:rStyle w:val="pun"/>
          <w:rFonts w:ascii="Arial Narrow" w:hAnsi="Arial Narrow"/>
          <w:sz w:val="24"/>
          <w:szCs w:val="24"/>
        </w:rPr>
        <w:t>.</w:t>
      </w:r>
      <w:r w:rsidRPr="002E713C">
        <w:rPr>
          <w:rStyle w:val="pln"/>
          <w:rFonts w:ascii="Arial Narrow" w:hAnsi="Arial Narrow"/>
          <w:sz w:val="24"/>
          <w:szCs w:val="24"/>
        </w:rPr>
        <w:t xml:space="preserve"> </w:t>
      </w:r>
      <w:r w:rsidRPr="002E713C">
        <w:rPr>
          <w:rStyle w:val="pln"/>
          <w:rFonts w:ascii="Arial Narrow" w:hAnsi="Arial Narrow"/>
          <w:i/>
          <w:color w:val="002060"/>
          <w:sz w:val="24"/>
          <w:szCs w:val="24"/>
        </w:rPr>
        <w:t>“</w:t>
      </w:r>
      <w:r w:rsidRPr="002E713C">
        <w:rPr>
          <w:rFonts w:ascii="Arial Narrow" w:hAnsi="Arial Narrow" w:cs="Times New Roman"/>
          <w:i/>
          <w:color w:val="002060"/>
          <w:sz w:val="24"/>
          <w:szCs w:val="24"/>
        </w:rPr>
        <w:t>after the processing of the selection screen is over</w:t>
      </w:r>
    </w:p>
    <w:p w:rsidR="002E713C" w:rsidRDefault="002E713C" w:rsidP="002E713C">
      <w:pPr>
        <w:pStyle w:val="HTML"/>
        <w:ind w:firstLine="567"/>
        <w:rPr>
          <w:rStyle w:val="pln"/>
          <w:rFonts w:ascii="Arial Narrow" w:hAnsi="Arial Narrow"/>
          <w:sz w:val="24"/>
          <w:szCs w:val="24"/>
        </w:rPr>
      </w:pPr>
      <w:r w:rsidRPr="002E713C">
        <w:rPr>
          <w:rStyle w:val="pln"/>
          <w:rFonts w:ascii="Arial Narrow" w:hAnsi="Arial Narrow"/>
          <w:sz w:val="24"/>
          <w:szCs w:val="24"/>
        </w:rPr>
        <w:t xml:space="preserve">SELECT MATNR MBRSH MEINS MTART </w:t>
      </w:r>
    </w:p>
    <w:p w:rsidR="002E713C" w:rsidRPr="002E713C" w:rsidRDefault="002E713C" w:rsidP="002E713C">
      <w:pPr>
        <w:pStyle w:val="HTML"/>
        <w:ind w:firstLine="567"/>
        <w:rPr>
          <w:rStyle w:val="pln"/>
          <w:rFonts w:ascii="Arial Narrow" w:hAnsi="Arial Narrow"/>
          <w:sz w:val="24"/>
          <w:szCs w:val="24"/>
        </w:rPr>
      </w:pPr>
      <w:r w:rsidRPr="002E713C">
        <w:rPr>
          <w:rStyle w:val="pln"/>
          <w:rFonts w:ascii="Arial Narrow" w:hAnsi="Arial Narrow"/>
          <w:sz w:val="24"/>
          <w:szCs w:val="24"/>
        </w:rPr>
        <w:t xml:space="preserve">FROM MARA  </w:t>
      </w:r>
    </w:p>
    <w:p w:rsidR="002E713C" w:rsidRPr="002E713C" w:rsidRDefault="002E713C" w:rsidP="002E713C">
      <w:pPr>
        <w:pStyle w:val="HTML"/>
        <w:ind w:firstLine="567"/>
        <w:rPr>
          <w:rStyle w:val="pln"/>
          <w:rFonts w:ascii="Arial Narrow" w:hAnsi="Arial Narrow"/>
          <w:sz w:val="24"/>
          <w:szCs w:val="24"/>
        </w:rPr>
      </w:pPr>
      <w:r w:rsidRPr="002E713C">
        <w:rPr>
          <w:rStyle w:val="pln"/>
          <w:rFonts w:ascii="Arial Narrow" w:hAnsi="Arial Narrow"/>
          <w:sz w:val="24"/>
          <w:szCs w:val="24"/>
        </w:rPr>
        <w:t>INTO TABLE it_ma WHERE MATNR IN MATS</w:t>
      </w:r>
      <w:r w:rsidRPr="002E713C">
        <w:rPr>
          <w:rStyle w:val="pun"/>
          <w:rFonts w:ascii="Arial Narrow" w:hAnsi="Arial Narrow"/>
          <w:sz w:val="24"/>
          <w:szCs w:val="24"/>
        </w:rPr>
        <w:t>.</w:t>
      </w:r>
      <w:r w:rsidRPr="002E713C">
        <w:rPr>
          <w:rStyle w:val="pln"/>
          <w:rFonts w:ascii="Arial Narrow" w:hAnsi="Arial Narrow"/>
          <w:sz w:val="24"/>
          <w:szCs w:val="24"/>
        </w:rPr>
        <w:t xml:space="preserve"> </w:t>
      </w:r>
    </w:p>
    <w:p w:rsidR="002E713C" w:rsidRPr="002E713C" w:rsidRDefault="002E713C" w:rsidP="002E713C">
      <w:pPr>
        <w:pStyle w:val="HTML"/>
        <w:ind w:firstLine="567"/>
        <w:rPr>
          <w:rStyle w:val="pln"/>
          <w:rFonts w:ascii="Arial Narrow" w:hAnsi="Arial Narrow"/>
          <w:sz w:val="24"/>
          <w:szCs w:val="24"/>
        </w:rPr>
      </w:pPr>
      <w:r w:rsidRPr="002E713C">
        <w:rPr>
          <w:rStyle w:val="pln"/>
          <w:rFonts w:ascii="Arial Narrow" w:hAnsi="Arial Narrow"/>
          <w:sz w:val="24"/>
          <w:szCs w:val="24"/>
        </w:rPr>
        <w:t xml:space="preserve">LOOP AT it_ma </w:t>
      </w:r>
      <w:r w:rsidRPr="002E713C">
        <w:rPr>
          <w:rStyle w:val="kwd"/>
          <w:rFonts w:ascii="Arial Narrow" w:hAnsi="Arial Narrow"/>
          <w:sz w:val="24"/>
          <w:szCs w:val="24"/>
        </w:rPr>
        <w:t>into</w:t>
      </w:r>
      <w:r w:rsidRPr="002E713C">
        <w:rPr>
          <w:rStyle w:val="pln"/>
          <w:rFonts w:ascii="Arial Narrow" w:hAnsi="Arial Narrow"/>
          <w:sz w:val="24"/>
          <w:szCs w:val="24"/>
        </w:rPr>
        <w:t xml:space="preserve"> wa_ma</w:t>
      </w:r>
      <w:r w:rsidRPr="002E713C">
        <w:rPr>
          <w:rStyle w:val="pun"/>
          <w:rFonts w:ascii="Arial Narrow" w:hAnsi="Arial Narrow"/>
          <w:sz w:val="24"/>
          <w:szCs w:val="24"/>
        </w:rPr>
        <w:t>.</w:t>
      </w:r>
      <w:r w:rsidRPr="002E713C">
        <w:rPr>
          <w:rStyle w:val="pln"/>
          <w:rFonts w:ascii="Arial Narrow" w:hAnsi="Arial Narrow"/>
          <w:sz w:val="24"/>
          <w:szCs w:val="24"/>
        </w:rPr>
        <w:t xml:space="preserve"> </w:t>
      </w:r>
    </w:p>
    <w:p w:rsidR="002E713C" w:rsidRPr="002E713C" w:rsidRDefault="002E713C" w:rsidP="002E713C">
      <w:pPr>
        <w:pStyle w:val="HTML"/>
        <w:ind w:firstLine="567"/>
        <w:rPr>
          <w:rStyle w:val="pln"/>
          <w:rFonts w:ascii="Arial Narrow" w:hAnsi="Arial Narrow"/>
          <w:sz w:val="24"/>
          <w:szCs w:val="24"/>
        </w:rPr>
      </w:pPr>
      <w:r>
        <w:rPr>
          <w:rStyle w:val="pln"/>
          <w:rFonts w:ascii="Arial Narrow" w:hAnsi="Arial Narrow"/>
          <w:sz w:val="24"/>
          <w:szCs w:val="24"/>
        </w:rPr>
        <w:tab/>
      </w:r>
      <w:r w:rsidRPr="002E713C">
        <w:rPr>
          <w:rStyle w:val="pln"/>
          <w:rFonts w:ascii="Arial Narrow" w:hAnsi="Arial Narrow"/>
          <w:sz w:val="24"/>
          <w:szCs w:val="24"/>
        </w:rPr>
        <w:t>WRITE</w:t>
      </w:r>
      <w:r w:rsidRPr="002E713C">
        <w:rPr>
          <w:rStyle w:val="pun"/>
          <w:rFonts w:ascii="Arial Narrow" w:hAnsi="Arial Narrow"/>
          <w:sz w:val="24"/>
          <w:szCs w:val="24"/>
        </w:rPr>
        <w:t>:/</w:t>
      </w:r>
      <w:r w:rsidRPr="002E713C">
        <w:rPr>
          <w:rStyle w:val="pln"/>
          <w:rFonts w:ascii="Arial Narrow" w:hAnsi="Arial Narrow"/>
          <w:sz w:val="24"/>
          <w:szCs w:val="24"/>
        </w:rPr>
        <w:t xml:space="preserve">  wa_ma</w:t>
      </w:r>
      <w:r w:rsidRPr="002E713C">
        <w:rPr>
          <w:rStyle w:val="pun"/>
          <w:rFonts w:ascii="Arial Narrow" w:hAnsi="Arial Narrow"/>
          <w:sz w:val="24"/>
          <w:szCs w:val="24"/>
        </w:rPr>
        <w:t>-</w:t>
      </w:r>
      <w:r w:rsidRPr="002E713C">
        <w:rPr>
          <w:rStyle w:val="pln"/>
          <w:rFonts w:ascii="Arial Narrow" w:hAnsi="Arial Narrow"/>
          <w:sz w:val="24"/>
          <w:szCs w:val="24"/>
        </w:rPr>
        <w:t>MATNR</w:t>
      </w:r>
      <w:r w:rsidRPr="002E713C">
        <w:rPr>
          <w:rStyle w:val="pun"/>
          <w:rFonts w:ascii="Arial Narrow" w:hAnsi="Arial Narrow"/>
          <w:sz w:val="24"/>
          <w:szCs w:val="24"/>
        </w:rPr>
        <w:t>,</w:t>
      </w:r>
      <w:r w:rsidRPr="002E713C">
        <w:rPr>
          <w:rStyle w:val="pln"/>
          <w:rFonts w:ascii="Arial Narrow" w:hAnsi="Arial Narrow"/>
          <w:sz w:val="24"/>
          <w:szCs w:val="24"/>
        </w:rPr>
        <w:t xml:space="preserve"> </w:t>
      </w:r>
    </w:p>
    <w:p w:rsidR="002E713C" w:rsidRPr="002E713C" w:rsidRDefault="002E713C" w:rsidP="002E713C">
      <w:pPr>
        <w:pStyle w:val="HTML"/>
        <w:ind w:firstLine="567"/>
        <w:rPr>
          <w:rStyle w:val="pln"/>
          <w:rFonts w:ascii="Arial Narrow" w:hAnsi="Arial Narrow"/>
          <w:sz w:val="24"/>
          <w:szCs w:val="24"/>
        </w:rPr>
      </w:pPr>
      <w:r>
        <w:rPr>
          <w:rStyle w:val="lit"/>
          <w:rFonts w:ascii="Arial Narrow" w:hAnsi="Arial Narrow"/>
          <w:sz w:val="24"/>
          <w:szCs w:val="24"/>
        </w:rPr>
        <w:tab/>
      </w:r>
      <w:r w:rsidRPr="002E713C">
        <w:rPr>
          <w:rStyle w:val="lit"/>
          <w:rFonts w:ascii="Arial Narrow" w:hAnsi="Arial Narrow"/>
          <w:sz w:val="24"/>
          <w:szCs w:val="24"/>
        </w:rPr>
        <w:t>25</w:t>
      </w:r>
      <w:r w:rsidRPr="002E713C">
        <w:rPr>
          <w:rStyle w:val="pln"/>
          <w:rFonts w:ascii="Arial Narrow" w:hAnsi="Arial Narrow"/>
          <w:sz w:val="24"/>
          <w:szCs w:val="24"/>
        </w:rPr>
        <w:t xml:space="preserve"> wa_ma</w:t>
      </w:r>
      <w:r w:rsidRPr="002E713C">
        <w:rPr>
          <w:rStyle w:val="pun"/>
          <w:rFonts w:ascii="Arial Narrow" w:hAnsi="Arial Narrow"/>
          <w:sz w:val="24"/>
          <w:szCs w:val="24"/>
        </w:rPr>
        <w:t>-</w:t>
      </w:r>
      <w:r w:rsidRPr="002E713C">
        <w:rPr>
          <w:rStyle w:val="pln"/>
          <w:rFonts w:ascii="Arial Narrow" w:hAnsi="Arial Narrow"/>
          <w:sz w:val="24"/>
          <w:szCs w:val="24"/>
        </w:rPr>
        <w:t>MBRSH</w:t>
      </w:r>
      <w:r w:rsidRPr="002E713C">
        <w:rPr>
          <w:rStyle w:val="pun"/>
          <w:rFonts w:ascii="Arial Narrow" w:hAnsi="Arial Narrow"/>
          <w:sz w:val="24"/>
          <w:szCs w:val="24"/>
        </w:rPr>
        <w:t>,</w:t>
      </w:r>
      <w:r w:rsidRPr="002E713C">
        <w:rPr>
          <w:rStyle w:val="pln"/>
          <w:rFonts w:ascii="Arial Narrow" w:hAnsi="Arial Narrow"/>
          <w:sz w:val="24"/>
          <w:szCs w:val="24"/>
        </w:rPr>
        <w:t xml:space="preserve"> </w:t>
      </w:r>
    </w:p>
    <w:p w:rsidR="002E713C" w:rsidRPr="002E713C" w:rsidRDefault="002E713C" w:rsidP="002E713C">
      <w:pPr>
        <w:pStyle w:val="HTML"/>
        <w:ind w:firstLine="567"/>
        <w:rPr>
          <w:rStyle w:val="pln"/>
          <w:rFonts w:ascii="Arial Narrow" w:hAnsi="Arial Narrow"/>
          <w:sz w:val="24"/>
          <w:szCs w:val="24"/>
        </w:rPr>
      </w:pPr>
      <w:r>
        <w:rPr>
          <w:rStyle w:val="lit"/>
          <w:rFonts w:ascii="Arial Narrow" w:hAnsi="Arial Narrow"/>
          <w:sz w:val="24"/>
          <w:szCs w:val="24"/>
        </w:rPr>
        <w:tab/>
      </w:r>
      <w:r w:rsidRPr="002E713C">
        <w:rPr>
          <w:rStyle w:val="lit"/>
          <w:rFonts w:ascii="Arial Narrow" w:hAnsi="Arial Narrow"/>
          <w:sz w:val="24"/>
          <w:szCs w:val="24"/>
        </w:rPr>
        <w:t>40</w:t>
      </w:r>
      <w:r w:rsidRPr="002E713C">
        <w:rPr>
          <w:rStyle w:val="pln"/>
          <w:rFonts w:ascii="Arial Narrow" w:hAnsi="Arial Narrow"/>
          <w:sz w:val="24"/>
          <w:szCs w:val="24"/>
        </w:rPr>
        <w:t xml:space="preserve"> wa_ma</w:t>
      </w:r>
      <w:r w:rsidRPr="002E713C">
        <w:rPr>
          <w:rStyle w:val="pun"/>
          <w:rFonts w:ascii="Arial Narrow" w:hAnsi="Arial Narrow"/>
          <w:sz w:val="24"/>
          <w:szCs w:val="24"/>
        </w:rPr>
        <w:t>-</w:t>
      </w:r>
      <w:r w:rsidRPr="002E713C">
        <w:rPr>
          <w:rStyle w:val="pln"/>
          <w:rFonts w:ascii="Arial Narrow" w:hAnsi="Arial Narrow"/>
          <w:sz w:val="24"/>
          <w:szCs w:val="24"/>
        </w:rPr>
        <w:t>MEINS</w:t>
      </w:r>
      <w:r w:rsidRPr="002E713C">
        <w:rPr>
          <w:rStyle w:val="pun"/>
          <w:rFonts w:ascii="Arial Narrow" w:hAnsi="Arial Narrow"/>
          <w:sz w:val="24"/>
          <w:szCs w:val="24"/>
        </w:rPr>
        <w:t>,</w:t>
      </w:r>
      <w:r w:rsidRPr="002E713C">
        <w:rPr>
          <w:rStyle w:val="pln"/>
          <w:rFonts w:ascii="Arial Narrow" w:hAnsi="Arial Narrow"/>
          <w:sz w:val="24"/>
          <w:szCs w:val="24"/>
        </w:rPr>
        <w:t xml:space="preserve"> </w:t>
      </w:r>
    </w:p>
    <w:p w:rsidR="002E713C" w:rsidRPr="002E713C" w:rsidRDefault="002E713C" w:rsidP="002E713C">
      <w:pPr>
        <w:pStyle w:val="HTML"/>
        <w:ind w:firstLine="567"/>
        <w:rPr>
          <w:rStyle w:val="pln"/>
          <w:rFonts w:ascii="Arial Narrow" w:hAnsi="Arial Narrow"/>
          <w:sz w:val="24"/>
          <w:szCs w:val="24"/>
        </w:rPr>
      </w:pPr>
      <w:r>
        <w:rPr>
          <w:rStyle w:val="lit"/>
          <w:rFonts w:ascii="Arial Narrow" w:hAnsi="Arial Narrow"/>
          <w:sz w:val="24"/>
          <w:szCs w:val="24"/>
        </w:rPr>
        <w:tab/>
      </w:r>
      <w:r w:rsidRPr="002E713C">
        <w:rPr>
          <w:rStyle w:val="lit"/>
          <w:rFonts w:ascii="Arial Narrow" w:hAnsi="Arial Narrow"/>
          <w:sz w:val="24"/>
          <w:szCs w:val="24"/>
        </w:rPr>
        <w:t>55</w:t>
      </w:r>
      <w:r w:rsidRPr="002E713C">
        <w:rPr>
          <w:rStyle w:val="pln"/>
          <w:rFonts w:ascii="Arial Narrow" w:hAnsi="Arial Narrow"/>
          <w:sz w:val="24"/>
          <w:szCs w:val="24"/>
        </w:rPr>
        <w:t xml:space="preserve"> wa_ma</w:t>
      </w:r>
      <w:r w:rsidRPr="002E713C">
        <w:rPr>
          <w:rStyle w:val="pun"/>
          <w:rFonts w:ascii="Arial Narrow" w:hAnsi="Arial Narrow"/>
          <w:sz w:val="24"/>
          <w:szCs w:val="24"/>
        </w:rPr>
        <w:t>-</w:t>
      </w:r>
      <w:r w:rsidRPr="002E713C">
        <w:rPr>
          <w:rStyle w:val="pln"/>
          <w:rFonts w:ascii="Arial Narrow" w:hAnsi="Arial Narrow"/>
          <w:sz w:val="24"/>
          <w:szCs w:val="24"/>
        </w:rPr>
        <w:t>MTART</w:t>
      </w:r>
      <w:r w:rsidRPr="002E713C">
        <w:rPr>
          <w:rStyle w:val="pun"/>
          <w:rFonts w:ascii="Arial Narrow" w:hAnsi="Arial Narrow"/>
          <w:sz w:val="24"/>
          <w:szCs w:val="24"/>
        </w:rPr>
        <w:t>.</w:t>
      </w:r>
      <w:r w:rsidRPr="002E713C">
        <w:rPr>
          <w:rStyle w:val="pln"/>
          <w:rFonts w:ascii="Arial Narrow" w:hAnsi="Arial Narrow"/>
          <w:sz w:val="24"/>
          <w:szCs w:val="24"/>
        </w:rPr>
        <w:t xml:space="preserve"> </w:t>
      </w:r>
    </w:p>
    <w:p w:rsidR="002E713C" w:rsidRPr="002E713C" w:rsidRDefault="002E713C" w:rsidP="002E713C">
      <w:pPr>
        <w:pStyle w:val="HTML"/>
        <w:ind w:firstLine="567"/>
        <w:rPr>
          <w:rStyle w:val="pln"/>
          <w:rFonts w:ascii="Arial Narrow" w:hAnsi="Arial Narrow"/>
          <w:sz w:val="24"/>
          <w:szCs w:val="24"/>
        </w:rPr>
      </w:pPr>
      <w:r w:rsidRPr="002E713C">
        <w:rPr>
          <w:rStyle w:val="pln"/>
          <w:rFonts w:ascii="Arial Narrow" w:hAnsi="Arial Narrow"/>
          <w:sz w:val="24"/>
          <w:szCs w:val="24"/>
        </w:rPr>
        <w:t>ENDLOOP</w:t>
      </w:r>
      <w:r w:rsidRPr="002E713C">
        <w:rPr>
          <w:rStyle w:val="pun"/>
          <w:rFonts w:ascii="Arial Narrow" w:hAnsi="Arial Narrow"/>
          <w:sz w:val="24"/>
          <w:szCs w:val="24"/>
        </w:rPr>
        <w:t>.</w:t>
      </w:r>
      <w:r w:rsidRPr="002E713C">
        <w:rPr>
          <w:rStyle w:val="pln"/>
          <w:rFonts w:ascii="Arial Narrow" w:hAnsi="Arial Narrow"/>
          <w:sz w:val="24"/>
          <w:szCs w:val="24"/>
        </w:rPr>
        <w:t xml:space="preserve"> </w:t>
      </w:r>
    </w:p>
    <w:p w:rsidR="002E713C" w:rsidRPr="002E713C" w:rsidRDefault="002E713C" w:rsidP="002E713C">
      <w:pPr>
        <w:pStyle w:val="HTML"/>
        <w:ind w:firstLine="567"/>
        <w:rPr>
          <w:rStyle w:val="pln"/>
          <w:rFonts w:ascii="Arial Narrow" w:hAnsi="Arial Narrow"/>
          <w:i/>
          <w:color w:val="002060"/>
          <w:sz w:val="24"/>
          <w:szCs w:val="24"/>
        </w:rPr>
      </w:pPr>
      <w:r w:rsidRPr="002E713C">
        <w:rPr>
          <w:rStyle w:val="kwd"/>
          <w:rFonts w:ascii="Arial Narrow" w:hAnsi="Arial Narrow"/>
          <w:sz w:val="24"/>
          <w:szCs w:val="24"/>
        </w:rPr>
        <w:t>END</w:t>
      </w:r>
      <w:r w:rsidRPr="002E713C">
        <w:rPr>
          <w:rStyle w:val="pun"/>
          <w:rFonts w:ascii="Arial Narrow" w:hAnsi="Arial Narrow"/>
          <w:sz w:val="24"/>
          <w:szCs w:val="24"/>
        </w:rPr>
        <w:t>-</w:t>
      </w:r>
      <w:r w:rsidRPr="002E713C">
        <w:rPr>
          <w:rStyle w:val="pln"/>
          <w:rFonts w:ascii="Arial Narrow" w:hAnsi="Arial Narrow"/>
          <w:sz w:val="24"/>
          <w:szCs w:val="24"/>
        </w:rPr>
        <w:t>OF</w:t>
      </w:r>
      <w:r w:rsidRPr="002E713C">
        <w:rPr>
          <w:rStyle w:val="pun"/>
          <w:rFonts w:ascii="Arial Narrow" w:hAnsi="Arial Narrow"/>
          <w:sz w:val="24"/>
          <w:szCs w:val="24"/>
        </w:rPr>
        <w:t>-</w:t>
      </w:r>
      <w:r w:rsidRPr="002E713C">
        <w:rPr>
          <w:rStyle w:val="pln"/>
          <w:rFonts w:ascii="Arial Narrow" w:hAnsi="Arial Narrow"/>
          <w:sz w:val="24"/>
          <w:szCs w:val="24"/>
        </w:rPr>
        <w:t>SELECTION</w:t>
      </w:r>
      <w:r w:rsidRPr="002E713C">
        <w:rPr>
          <w:rStyle w:val="pun"/>
          <w:rFonts w:ascii="Arial Narrow" w:hAnsi="Arial Narrow"/>
          <w:sz w:val="24"/>
          <w:szCs w:val="24"/>
        </w:rPr>
        <w:t>.</w:t>
      </w:r>
      <w:r w:rsidRPr="002E713C">
        <w:rPr>
          <w:rStyle w:val="pln"/>
          <w:rFonts w:ascii="Arial Narrow" w:hAnsi="Arial Narrow"/>
          <w:sz w:val="24"/>
          <w:szCs w:val="24"/>
        </w:rPr>
        <w:t xml:space="preserve"> </w:t>
      </w:r>
      <w:r w:rsidRPr="002E713C">
        <w:rPr>
          <w:rStyle w:val="pln"/>
          <w:rFonts w:ascii="Arial Narrow" w:hAnsi="Arial Narrow"/>
          <w:i/>
          <w:color w:val="002060"/>
          <w:sz w:val="24"/>
          <w:szCs w:val="24"/>
        </w:rPr>
        <w:t>“</w:t>
      </w:r>
      <w:r w:rsidRPr="002E713C">
        <w:rPr>
          <w:rFonts w:ascii="Arial Narrow" w:hAnsi="Arial Narrow" w:cs="Times New Roman"/>
          <w:i/>
          <w:color w:val="002060"/>
          <w:sz w:val="24"/>
          <w:szCs w:val="24"/>
        </w:rPr>
        <w:t>after the last statement in the START-OF-SELECTON event is executed</w:t>
      </w:r>
    </w:p>
    <w:p w:rsidR="002E713C" w:rsidRPr="002E713C" w:rsidRDefault="002E713C" w:rsidP="002E713C">
      <w:pPr>
        <w:pStyle w:val="HTML"/>
        <w:ind w:firstLine="567"/>
        <w:rPr>
          <w:rStyle w:val="pln"/>
          <w:rFonts w:ascii="Arial Narrow" w:hAnsi="Arial Narrow"/>
          <w:sz w:val="24"/>
          <w:szCs w:val="24"/>
        </w:rPr>
      </w:pPr>
    </w:p>
    <w:p w:rsidR="002E713C" w:rsidRPr="002E713C" w:rsidRDefault="002E713C" w:rsidP="002E713C">
      <w:pPr>
        <w:pStyle w:val="HTML"/>
        <w:ind w:firstLine="567"/>
        <w:rPr>
          <w:rStyle w:val="pln"/>
          <w:rFonts w:ascii="Arial Narrow" w:hAnsi="Arial Narrow"/>
          <w:sz w:val="24"/>
          <w:szCs w:val="24"/>
        </w:rPr>
      </w:pPr>
      <w:r w:rsidRPr="002E713C">
        <w:rPr>
          <w:rStyle w:val="pln"/>
          <w:rFonts w:ascii="Arial Narrow" w:hAnsi="Arial Narrow"/>
          <w:sz w:val="24"/>
          <w:szCs w:val="24"/>
        </w:rPr>
        <w:t>ULINE</w:t>
      </w:r>
      <w:r w:rsidRPr="002E713C">
        <w:rPr>
          <w:rStyle w:val="pun"/>
          <w:rFonts w:ascii="Arial Narrow" w:hAnsi="Arial Narrow"/>
          <w:sz w:val="24"/>
          <w:szCs w:val="24"/>
        </w:rPr>
        <w:t>.</w:t>
      </w:r>
      <w:r w:rsidRPr="002E713C">
        <w:rPr>
          <w:rStyle w:val="pln"/>
          <w:rFonts w:ascii="Arial Narrow" w:hAnsi="Arial Narrow"/>
          <w:sz w:val="24"/>
          <w:szCs w:val="24"/>
        </w:rPr>
        <w:t xml:space="preserve"> </w:t>
      </w:r>
    </w:p>
    <w:p w:rsidR="002E713C" w:rsidRPr="002E713C" w:rsidRDefault="002E713C" w:rsidP="002E713C">
      <w:pPr>
        <w:pStyle w:val="HTML"/>
        <w:ind w:firstLine="567"/>
        <w:rPr>
          <w:rStyle w:val="pln"/>
          <w:rFonts w:ascii="Arial Narrow" w:hAnsi="Arial Narrow"/>
          <w:sz w:val="24"/>
          <w:szCs w:val="24"/>
        </w:rPr>
      </w:pPr>
      <w:r w:rsidRPr="002E713C">
        <w:rPr>
          <w:rStyle w:val="pln"/>
          <w:rFonts w:ascii="Arial Narrow" w:hAnsi="Arial Narrow"/>
          <w:sz w:val="24"/>
          <w:szCs w:val="24"/>
        </w:rPr>
        <w:t>WRITE</w:t>
      </w:r>
      <w:r w:rsidRPr="002E713C">
        <w:rPr>
          <w:rStyle w:val="pun"/>
          <w:rFonts w:ascii="Arial Narrow" w:hAnsi="Arial Narrow"/>
          <w:sz w:val="24"/>
          <w:szCs w:val="24"/>
        </w:rPr>
        <w:t>:/</w:t>
      </w:r>
      <w:r w:rsidRPr="002E713C">
        <w:rPr>
          <w:rStyle w:val="pln"/>
          <w:rFonts w:ascii="Arial Narrow" w:hAnsi="Arial Narrow"/>
          <w:sz w:val="24"/>
          <w:szCs w:val="24"/>
        </w:rPr>
        <w:t xml:space="preserve"> </w:t>
      </w:r>
      <w:r w:rsidRPr="002E713C">
        <w:rPr>
          <w:rStyle w:val="str"/>
          <w:rFonts w:ascii="Arial Narrow" w:hAnsi="Arial Narrow"/>
          <w:sz w:val="24"/>
          <w:szCs w:val="24"/>
        </w:rPr>
        <w:t>'CLASSICAL REPORT HAS BEEN CREATED'</w:t>
      </w:r>
      <w:r w:rsidRPr="002E713C">
        <w:rPr>
          <w:rStyle w:val="pln"/>
          <w:rFonts w:ascii="Arial Narrow" w:hAnsi="Arial Narrow"/>
          <w:sz w:val="24"/>
          <w:szCs w:val="24"/>
        </w:rPr>
        <w:t xml:space="preserve"> COLOR </w:t>
      </w:r>
      <w:r w:rsidRPr="002E713C">
        <w:rPr>
          <w:rStyle w:val="lit"/>
          <w:rFonts w:ascii="Arial Narrow" w:hAnsi="Arial Narrow"/>
          <w:sz w:val="24"/>
          <w:szCs w:val="24"/>
        </w:rPr>
        <w:t>7.</w:t>
      </w:r>
    </w:p>
    <w:p w:rsidR="002E713C" w:rsidRPr="002E713C" w:rsidRDefault="002E713C" w:rsidP="002E713C">
      <w:pPr>
        <w:pStyle w:val="HTML"/>
        <w:ind w:firstLine="567"/>
        <w:rPr>
          <w:rStyle w:val="pln"/>
          <w:rFonts w:ascii="Arial Narrow" w:hAnsi="Arial Narrow"/>
          <w:sz w:val="24"/>
          <w:szCs w:val="24"/>
        </w:rPr>
      </w:pPr>
      <w:r w:rsidRPr="002E713C">
        <w:rPr>
          <w:rStyle w:val="pln"/>
          <w:rFonts w:ascii="Arial Narrow" w:hAnsi="Arial Narrow"/>
          <w:sz w:val="24"/>
          <w:szCs w:val="24"/>
        </w:rPr>
        <w:t>ULINE</w:t>
      </w:r>
      <w:r w:rsidRPr="002E713C">
        <w:rPr>
          <w:rStyle w:val="pun"/>
          <w:rFonts w:ascii="Arial Narrow" w:hAnsi="Arial Narrow"/>
          <w:sz w:val="24"/>
          <w:szCs w:val="24"/>
        </w:rPr>
        <w:t>.</w:t>
      </w:r>
      <w:r w:rsidRPr="002E713C">
        <w:rPr>
          <w:rStyle w:val="pln"/>
          <w:rFonts w:ascii="Arial Narrow" w:hAnsi="Arial Narrow"/>
          <w:sz w:val="24"/>
          <w:szCs w:val="24"/>
        </w:rPr>
        <w:t xml:space="preserve"> </w:t>
      </w:r>
    </w:p>
    <w:p w:rsidR="002E713C" w:rsidRDefault="002E713C" w:rsidP="002E713C">
      <w:pPr>
        <w:pStyle w:val="HTML"/>
        <w:ind w:firstLine="567"/>
      </w:pPr>
      <w:r w:rsidRPr="002E713C">
        <w:rPr>
          <w:rStyle w:val="pln"/>
          <w:rFonts w:ascii="Arial Narrow" w:hAnsi="Arial Narrow"/>
          <w:sz w:val="24"/>
          <w:szCs w:val="24"/>
        </w:rPr>
        <w:t>SKIP</w:t>
      </w:r>
      <w:r w:rsidRPr="002E713C">
        <w:rPr>
          <w:rStyle w:val="pun"/>
          <w:rFonts w:ascii="Arial Narrow" w:hAnsi="Arial Narrow"/>
          <w:sz w:val="24"/>
          <w:szCs w:val="24"/>
        </w:rPr>
        <w:t>.</w:t>
      </w:r>
      <w:r>
        <w:rPr>
          <w:rStyle w:val="pln"/>
        </w:rPr>
        <w:t xml:space="preserve"> </w:t>
      </w:r>
    </w:p>
    <w:p w:rsidR="002E713C" w:rsidRDefault="002E713C" w:rsidP="004C0076">
      <w:pPr>
        <w:spacing w:after="0" w:line="240" w:lineRule="auto"/>
        <w:ind w:firstLine="567"/>
        <w:jc w:val="both"/>
        <w:rPr>
          <w:rFonts w:ascii="Arial Narrow" w:hAnsi="Arial Narrow"/>
          <w:i/>
          <w:color w:val="002060"/>
          <w:sz w:val="24"/>
          <w:szCs w:val="24"/>
        </w:rPr>
      </w:pPr>
    </w:p>
    <w:p w:rsidR="002E713C" w:rsidRPr="002E713C" w:rsidRDefault="002E713C" w:rsidP="002E713C">
      <w:pPr>
        <w:pStyle w:val="1"/>
        <w:spacing w:before="0" w:beforeAutospacing="0" w:after="0" w:afterAutospacing="0"/>
        <w:ind w:firstLine="567"/>
        <w:jc w:val="center"/>
        <w:rPr>
          <w:rFonts w:ascii="Arial Narrow" w:hAnsi="Arial Narrow"/>
          <w:sz w:val="24"/>
          <w:szCs w:val="24"/>
        </w:rPr>
      </w:pPr>
      <w:bookmarkStart w:id="50" w:name="Dialog_Programming"/>
      <w:r w:rsidRPr="002E713C">
        <w:rPr>
          <w:rFonts w:ascii="Arial Narrow" w:hAnsi="Arial Narrow"/>
          <w:sz w:val="24"/>
          <w:szCs w:val="24"/>
        </w:rPr>
        <w:t>Dialog Programming</w:t>
      </w:r>
    </w:p>
    <w:bookmarkEnd w:id="50"/>
    <w:p w:rsidR="00FB004F" w:rsidRDefault="00FB004F" w:rsidP="004C0076">
      <w:pPr>
        <w:spacing w:after="0" w:line="240" w:lineRule="auto"/>
        <w:ind w:firstLine="567"/>
        <w:jc w:val="both"/>
        <w:rPr>
          <w:rFonts w:ascii="Arial Narrow" w:hAnsi="Arial Narrow"/>
          <w:i/>
          <w:color w:val="002060"/>
          <w:sz w:val="24"/>
          <w:szCs w:val="24"/>
        </w:rPr>
      </w:pPr>
    </w:p>
    <w:p w:rsidR="006E05A0" w:rsidRPr="00DE6285" w:rsidRDefault="00912F9E" w:rsidP="006E05A0">
      <w:pPr>
        <w:spacing w:after="0" w:line="240" w:lineRule="auto"/>
        <w:ind w:firstLine="567"/>
        <w:jc w:val="both"/>
        <w:outlineLvl w:val="0"/>
        <w:rPr>
          <w:rFonts w:ascii="Arial Narrow" w:eastAsia="Times New Roman" w:hAnsi="Arial Narrow" w:cs="Times New Roman"/>
          <w:bCs/>
          <w:kern w:val="36"/>
          <w:sz w:val="24"/>
          <w:szCs w:val="24"/>
        </w:rPr>
      </w:pPr>
      <w:hyperlink w:anchor="Содержание" w:history="1">
        <w:r w:rsidR="006E05A0" w:rsidRPr="002E64CF">
          <w:rPr>
            <w:rStyle w:val="a3"/>
            <w:rFonts w:ascii="Arial Narrow" w:eastAsia="Times New Roman" w:hAnsi="Arial Narrow" w:cs="Times New Roman"/>
            <w:bCs/>
            <w:kern w:val="36"/>
            <w:sz w:val="24"/>
            <w:szCs w:val="24"/>
            <w:u w:val="none"/>
            <w:lang w:val="ru-RU"/>
          </w:rPr>
          <w:t>Содержание</w:t>
        </w:r>
      </w:hyperlink>
    </w:p>
    <w:p w:rsidR="006E05A0" w:rsidRDefault="006E05A0" w:rsidP="002E713C">
      <w:pPr>
        <w:pStyle w:val="2"/>
        <w:spacing w:before="0" w:line="240" w:lineRule="auto"/>
        <w:ind w:firstLine="567"/>
        <w:rPr>
          <w:rFonts w:ascii="Arial Narrow" w:hAnsi="Arial Narrow"/>
          <w:color w:val="000000" w:themeColor="text1"/>
          <w:sz w:val="24"/>
          <w:szCs w:val="24"/>
        </w:rPr>
      </w:pPr>
    </w:p>
    <w:p w:rsidR="002E713C" w:rsidRDefault="002E713C" w:rsidP="002E713C">
      <w:pPr>
        <w:pStyle w:val="2"/>
        <w:spacing w:before="0" w:line="240" w:lineRule="auto"/>
        <w:ind w:firstLine="567"/>
        <w:rPr>
          <w:rFonts w:ascii="Arial Narrow" w:hAnsi="Arial Narrow"/>
          <w:color w:val="000000" w:themeColor="text1"/>
          <w:sz w:val="24"/>
          <w:szCs w:val="24"/>
        </w:rPr>
      </w:pPr>
      <w:r w:rsidRPr="002E713C">
        <w:rPr>
          <w:rFonts w:ascii="Arial Narrow" w:hAnsi="Arial Narrow"/>
          <w:color w:val="000000" w:themeColor="text1"/>
          <w:sz w:val="24"/>
          <w:szCs w:val="24"/>
        </w:rPr>
        <w:t xml:space="preserve">Dialog programs should be developed by the object browser </w:t>
      </w:r>
      <w:r>
        <w:rPr>
          <w:rFonts w:ascii="Arial Narrow" w:hAnsi="Arial Narrow"/>
          <w:color w:val="000000" w:themeColor="text1"/>
          <w:sz w:val="24"/>
          <w:szCs w:val="24"/>
        </w:rPr>
        <w:t xml:space="preserve">- </w:t>
      </w:r>
      <w:r w:rsidRPr="002E713C">
        <w:rPr>
          <w:rFonts w:ascii="Arial Narrow" w:hAnsi="Arial Narrow"/>
          <w:color w:val="000000" w:themeColor="text1"/>
          <w:sz w:val="24"/>
          <w:szCs w:val="24"/>
        </w:rPr>
        <w:t>SE80</w:t>
      </w:r>
    </w:p>
    <w:p w:rsidR="002E713C" w:rsidRDefault="002E713C" w:rsidP="002E713C">
      <w:pPr>
        <w:pStyle w:val="2"/>
        <w:spacing w:before="0" w:line="240" w:lineRule="auto"/>
        <w:ind w:firstLine="567"/>
        <w:rPr>
          <w:rFonts w:ascii="Arial Narrow" w:hAnsi="Arial Narrow"/>
          <w:color w:val="000000" w:themeColor="text1"/>
          <w:sz w:val="24"/>
          <w:szCs w:val="24"/>
        </w:rPr>
      </w:pPr>
      <w:r w:rsidRPr="002E713C">
        <w:rPr>
          <w:rFonts w:ascii="Arial Narrow" w:hAnsi="Arial Narrow"/>
          <w:b/>
          <w:color w:val="000000" w:themeColor="text1"/>
          <w:sz w:val="24"/>
          <w:szCs w:val="24"/>
        </w:rPr>
        <w:t>Screens</w:t>
      </w:r>
      <w:r w:rsidRPr="002E713C">
        <w:rPr>
          <w:rFonts w:ascii="Arial Narrow" w:hAnsi="Arial Narrow"/>
          <w:color w:val="000000" w:themeColor="text1"/>
          <w:sz w:val="24"/>
          <w:szCs w:val="24"/>
        </w:rPr>
        <w:t xml:space="preserve"> are made up of screen attributes</w:t>
      </w:r>
      <w:r>
        <w:rPr>
          <w:rFonts w:ascii="Arial Narrow" w:hAnsi="Arial Narrow"/>
          <w:color w:val="000000" w:themeColor="text1"/>
          <w:sz w:val="24"/>
          <w:szCs w:val="24"/>
        </w:rPr>
        <w:t xml:space="preserve"> &amp;</w:t>
      </w:r>
      <w:r w:rsidRPr="002E713C">
        <w:rPr>
          <w:rFonts w:ascii="Arial Narrow" w:hAnsi="Arial Narrow"/>
          <w:color w:val="000000" w:themeColor="text1"/>
          <w:sz w:val="24"/>
          <w:szCs w:val="24"/>
        </w:rPr>
        <w:t xml:space="preserve"> screen layout</w:t>
      </w:r>
      <w:r>
        <w:rPr>
          <w:rFonts w:ascii="Arial Narrow" w:hAnsi="Arial Narrow"/>
          <w:color w:val="000000" w:themeColor="text1"/>
          <w:sz w:val="24"/>
          <w:szCs w:val="24"/>
        </w:rPr>
        <w:t xml:space="preserve"> &amp;</w:t>
      </w:r>
      <w:r w:rsidRPr="002E713C">
        <w:rPr>
          <w:rFonts w:ascii="Arial Narrow" w:hAnsi="Arial Narrow"/>
          <w:color w:val="000000" w:themeColor="text1"/>
          <w:sz w:val="24"/>
          <w:szCs w:val="24"/>
        </w:rPr>
        <w:t xml:space="preserve"> fields and flow logic. </w:t>
      </w:r>
    </w:p>
    <w:p w:rsidR="002E713C" w:rsidRDefault="002E713C" w:rsidP="002E713C">
      <w:pPr>
        <w:pStyle w:val="2"/>
        <w:spacing w:before="0" w:line="240" w:lineRule="auto"/>
        <w:ind w:firstLine="567"/>
        <w:jc w:val="both"/>
        <w:rPr>
          <w:rFonts w:ascii="Arial Narrow" w:hAnsi="Arial Narrow"/>
          <w:color w:val="000000" w:themeColor="text1"/>
          <w:sz w:val="24"/>
          <w:szCs w:val="24"/>
        </w:rPr>
      </w:pPr>
      <w:r w:rsidRPr="002E713C">
        <w:rPr>
          <w:rFonts w:ascii="Arial Narrow" w:hAnsi="Arial Narrow"/>
          <w:color w:val="000000" w:themeColor="text1"/>
          <w:sz w:val="24"/>
          <w:szCs w:val="24"/>
        </w:rPr>
        <w:t xml:space="preserve">The </w:t>
      </w:r>
      <w:r w:rsidRPr="002E713C">
        <w:rPr>
          <w:rFonts w:ascii="Arial Narrow" w:hAnsi="Arial Narrow"/>
          <w:b/>
          <w:color w:val="000000" w:themeColor="text1"/>
          <w:sz w:val="24"/>
          <w:szCs w:val="24"/>
        </w:rPr>
        <w:t>module pool</w:t>
      </w:r>
      <w:r w:rsidRPr="002E713C">
        <w:rPr>
          <w:rFonts w:ascii="Arial Narrow" w:hAnsi="Arial Narrow"/>
          <w:color w:val="000000" w:themeColor="text1"/>
          <w:sz w:val="24"/>
          <w:szCs w:val="24"/>
        </w:rPr>
        <w:t xml:space="preserve"> consists of modularized syntax that is placed inside include programs of the dialog program. </w:t>
      </w:r>
      <w:r w:rsidRPr="002E713C">
        <w:rPr>
          <w:rFonts w:ascii="Arial Narrow" w:hAnsi="Arial Narrow"/>
          <w:color w:val="000000" w:themeColor="text1"/>
          <w:sz w:val="24"/>
          <w:szCs w:val="24"/>
          <w:highlight w:val="yellow"/>
        </w:rPr>
        <w:t>These modules can be invoked by the flow logic</w:t>
      </w:r>
      <w:r w:rsidRPr="002E713C">
        <w:rPr>
          <w:rFonts w:ascii="Arial Narrow" w:hAnsi="Arial Narrow"/>
          <w:color w:val="000000" w:themeColor="text1"/>
          <w:sz w:val="24"/>
          <w:szCs w:val="24"/>
        </w:rPr>
        <w:t>, which is processed by the dialog processor.</w:t>
      </w:r>
    </w:p>
    <w:p w:rsidR="002E713C" w:rsidRDefault="002E713C" w:rsidP="002E713C">
      <w:pPr>
        <w:pStyle w:val="2"/>
        <w:spacing w:before="0" w:line="240" w:lineRule="auto"/>
        <w:ind w:firstLine="567"/>
        <w:rPr>
          <w:rFonts w:ascii="Arial Narrow" w:hAnsi="Arial Narrow"/>
          <w:color w:val="002060"/>
          <w:spacing w:val="20"/>
          <w:sz w:val="24"/>
          <w:szCs w:val="24"/>
        </w:rPr>
      </w:pPr>
    </w:p>
    <w:p w:rsidR="002E713C" w:rsidRPr="002E713C" w:rsidRDefault="002E713C" w:rsidP="002E713C">
      <w:pPr>
        <w:pStyle w:val="2"/>
        <w:spacing w:before="0" w:line="240" w:lineRule="auto"/>
        <w:ind w:firstLine="567"/>
        <w:rPr>
          <w:rFonts w:ascii="Arial Narrow" w:hAnsi="Arial Narrow"/>
          <w:color w:val="002060"/>
          <w:spacing w:val="20"/>
          <w:sz w:val="24"/>
          <w:szCs w:val="24"/>
        </w:rPr>
      </w:pPr>
      <w:r w:rsidRPr="002E713C">
        <w:rPr>
          <w:rFonts w:ascii="Arial Narrow" w:hAnsi="Arial Narrow"/>
          <w:color w:val="002060"/>
          <w:spacing w:val="20"/>
          <w:sz w:val="24"/>
          <w:szCs w:val="24"/>
        </w:rPr>
        <w:t>The Toolset</w:t>
      </w:r>
    </w:p>
    <w:p w:rsidR="002E713C" w:rsidRPr="002E713C" w:rsidRDefault="002E713C" w:rsidP="00D613E2">
      <w:pPr>
        <w:pStyle w:val="a6"/>
        <w:numPr>
          <w:ilvl w:val="0"/>
          <w:numId w:val="7"/>
        </w:numPr>
        <w:spacing w:after="0" w:line="240" w:lineRule="auto"/>
        <w:ind w:left="1134"/>
        <w:rPr>
          <w:rFonts w:ascii="Arial Narrow" w:hAnsi="Arial Narrow"/>
          <w:sz w:val="24"/>
          <w:szCs w:val="24"/>
        </w:rPr>
      </w:pPr>
      <w:r w:rsidRPr="002E713C">
        <w:rPr>
          <w:rFonts w:ascii="Arial Narrow" w:hAnsi="Arial Narrow"/>
          <w:b/>
          <w:sz w:val="24"/>
          <w:szCs w:val="24"/>
        </w:rPr>
        <w:t>se80</w:t>
      </w:r>
      <w:r w:rsidRPr="002E713C">
        <w:rPr>
          <w:rFonts w:ascii="Arial Narrow" w:hAnsi="Arial Narrow"/>
          <w:sz w:val="24"/>
          <w:szCs w:val="24"/>
        </w:rPr>
        <w:t xml:space="preserve"> – Object Browser</w:t>
      </w:r>
    </w:p>
    <w:p w:rsidR="002E713C" w:rsidRPr="002E713C" w:rsidRDefault="002E713C" w:rsidP="00D613E2">
      <w:pPr>
        <w:pStyle w:val="a6"/>
        <w:numPr>
          <w:ilvl w:val="0"/>
          <w:numId w:val="7"/>
        </w:numPr>
        <w:spacing w:after="0" w:line="240" w:lineRule="auto"/>
        <w:ind w:left="1134"/>
        <w:rPr>
          <w:rFonts w:ascii="Arial Narrow" w:hAnsi="Arial Narrow"/>
          <w:sz w:val="24"/>
          <w:szCs w:val="24"/>
        </w:rPr>
      </w:pPr>
      <w:r w:rsidRPr="002E713C">
        <w:rPr>
          <w:rFonts w:ascii="Arial Narrow" w:hAnsi="Arial Narrow"/>
          <w:b/>
          <w:sz w:val="24"/>
          <w:szCs w:val="24"/>
        </w:rPr>
        <w:t>se51</w:t>
      </w:r>
      <w:r w:rsidRPr="002E713C">
        <w:rPr>
          <w:rFonts w:ascii="Arial Narrow" w:hAnsi="Arial Narrow"/>
          <w:sz w:val="24"/>
          <w:szCs w:val="24"/>
        </w:rPr>
        <w:t xml:space="preserve"> – Screen Painter</w:t>
      </w:r>
    </w:p>
    <w:p w:rsidR="002E713C" w:rsidRPr="002E713C" w:rsidRDefault="002E713C" w:rsidP="00D613E2">
      <w:pPr>
        <w:pStyle w:val="a6"/>
        <w:numPr>
          <w:ilvl w:val="0"/>
          <w:numId w:val="7"/>
        </w:numPr>
        <w:spacing w:after="0" w:line="240" w:lineRule="auto"/>
        <w:ind w:left="1134"/>
        <w:rPr>
          <w:rFonts w:ascii="Arial Narrow" w:hAnsi="Arial Narrow"/>
          <w:sz w:val="24"/>
          <w:szCs w:val="24"/>
        </w:rPr>
      </w:pPr>
      <w:r w:rsidRPr="002E713C">
        <w:rPr>
          <w:rFonts w:ascii="Arial Narrow" w:hAnsi="Arial Narrow"/>
          <w:b/>
          <w:sz w:val="24"/>
          <w:szCs w:val="24"/>
        </w:rPr>
        <w:t>se38</w:t>
      </w:r>
      <w:r w:rsidRPr="002E713C">
        <w:rPr>
          <w:rFonts w:ascii="Arial Narrow" w:hAnsi="Arial Narrow"/>
          <w:sz w:val="24"/>
          <w:szCs w:val="24"/>
        </w:rPr>
        <w:t xml:space="preserve"> - ABAP/4 Editor</w:t>
      </w:r>
    </w:p>
    <w:p w:rsidR="002E713C" w:rsidRPr="002E713C" w:rsidRDefault="002E713C" w:rsidP="00D613E2">
      <w:pPr>
        <w:pStyle w:val="a6"/>
        <w:numPr>
          <w:ilvl w:val="0"/>
          <w:numId w:val="7"/>
        </w:numPr>
        <w:spacing w:after="0" w:line="240" w:lineRule="auto"/>
        <w:ind w:left="1134"/>
        <w:rPr>
          <w:rFonts w:ascii="Arial Narrow" w:hAnsi="Arial Narrow"/>
          <w:sz w:val="24"/>
          <w:szCs w:val="24"/>
        </w:rPr>
      </w:pPr>
      <w:r w:rsidRPr="002E713C">
        <w:rPr>
          <w:rFonts w:ascii="Arial Narrow" w:hAnsi="Arial Narrow"/>
          <w:b/>
          <w:sz w:val="24"/>
          <w:szCs w:val="24"/>
        </w:rPr>
        <w:t>se11</w:t>
      </w:r>
      <w:r w:rsidRPr="002E713C">
        <w:rPr>
          <w:rFonts w:ascii="Arial Narrow" w:hAnsi="Arial Narrow"/>
          <w:sz w:val="24"/>
          <w:szCs w:val="24"/>
        </w:rPr>
        <w:t xml:space="preserve"> - ABAP/4 Dictionary</w:t>
      </w:r>
    </w:p>
    <w:p w:rsidR="002E713C" w:rsidRPr="002E713C" w:rsidRDefault="002E713C" w:rsidP="00D613E2">
      <w:pPr>
        <w:pStyle w:val="a6"/>
        <w:numPr>
          <w:ilvl w:val="0"/>
          <w:numId w:val="7"/>
        </w:numPr>
        <w:spacing w:after="0" w:line="240" w:lineRule="auto"/>
        <w:ind w:left="1134"/>
        <w:rPr>
          <w:rFonts w:ascii="Arial Narrow" w:hAnsi="Arial Narrow"/>
          <w:sz w:val="24"/>
          <w:szCs w:val="24"/>
        </w:rPr>
      </w:pPr>
      <w:r w:rsidRPr="002E713C">
        <w:rPr>
          <w:rFonts w:ascii="Arial Narrow" w:hAnsi="Arial Narrow"/>
          <w:b/>
          <w:sz w:val="24"/>
          <w:szCs w:val="24"/>
        </w:rPr>
        <w:t>se41</w:t>
      </w:r>
      <w:r w:rsidRPr="002E713C">
        <w:rPr>
          <w:rFonts w:ascii="Arial Narrow" w:hAnsi="Arial Narrow"/>
          <w:sz w:val="24"/>
          <w:szCs w:val="24"/>
        </w:rPr>
        <w:t xml:space="preserve"> – Menu Painter</w:t>
      </w:r>
    </w:p>
    <w:p w:rsidR="002E713C" w:rsidRPr="002E713C" w:rsidRDefault="002E713C" w:rsidP="00D613E2">
      <w:pPr>
        <w:pStyle w:val="a6"/>
        <w:numPr>
          <w:ilvl w:val="0"/>
          <w:numId w:val="7"/>
        </w:numPr>
        <w:spacing w:after="0" w:line="240" w:lineRule="auto"/>
        <w:ind w:left="1134"/>
        <w:rPr>
          <w:rFonts w:ascii="Arial Narrow" w:hAnsi="Arial Narrow"/>
          <w:sz w:val="24"/>
          <w:szCs w:val="24"/>
        </w:rPr>
      </w:pPr>
      <w:r w:rsidRPr="002E713C">
        <w:rPr>
          <w:rFonts w:ascii="Arial Narrow" w:hAnsi="Arial Narrow"/>
          <w:b/>
          <w:sz w:val="24"/>
          <w:szCs w:val="24"/>
        </w:rPr>
        <w:t>se93</w:t>
      </w:r>
      <w:r w:rsidRPr="002E713C">
        <w:rPr>
          <w:rFonts w:ascii="Arial Narrow" w:hAnsi="Arial Narrow"/>
          <w:sz w:val="24"/>
          <w:szCs w:val="24"/>
        </w:rPr>
        <w:t xml:space="preserve"> – Maintain Transaction</w:t>
      </w:r>
    </w:p>
    <w:p w:rsidR="002E713C" w:rsidRDefault="002E713C" w:rsidP="004C0076">
      <w:pPr>
        <w:spacing w:after="0" w:line="240" w:lineRule="auto"/>
        <w:ind w:firstLine="567"/>
        <w:jc w:val="both"/>
        <w:rPr>
          <w:rFonts w:ascii="Arial Narrow" w:hAnsi="Arial Narrow"/>
          <w:i/>
          <w:color w:val="002060"/>
          <w:sz w:val="24"/>
          <w:szCs w:val="24"/>
        </w:rPr>
      </w:pPr>
    </w:p>
    <w:p w:rsidR="002E713C" w:rsidRDefault="002E713C" w:rsidP="004C0076">
      <w:pPr>
        <w:spacing w:after="0" w:line="240" w:lineRule="auto"/>
        <w:ind w:firstLine="567"/>
        <w:jc w:val="both"/>
        <w:rPr>
          <w:rFonts w:ascii="Arial Narrow" w:hAnsi="Arial Narrow"/>
          <w:sz w:val="24"/>
          <w:szCs w:val="24"/>
        </w:rPr>
      </w:pPr>
      <w:r w:rsidRPr="002E713C">
        <w:rPr>
          <w:rFonts w:ascii="Arial Narrow" w:hAnsi="Arial Narrow"/>
          <w:b/>
          <w:sz w:val="24"/>
          <w:szCs w:val="24"/>
          <w:highlight w:val="yellow"/>
        </w:rPr>
        <w:t>To add a screen to the program</w:t>
      </w:r>
      <w:r w:rsidRPr="002E713C">
        <w:rPr>
          <w:rFonts w:ascii="Arial Narrow" w:hAnsi="Arial Narrow"/>
          <w:sz w:val="24"/>
          <w:szCs w:val="24"/>
        </w:rPr>
        <w:t>,</w:t>
      </w:r>
      <w:r>
        <w:rPr>
          <w:rFonts w:ascii="Arial Narrow" w:hAnsi="Arial Narrow"/>
          <w:sz w:val="24"/>
          <w:szCs w:val="24"/>
        </w:rPr>
        <w:t xml:space="preserve"> /</w:t>
      </w:r>
      <w:r w:rsidRPr="002E713C">
        <w:rPr>
          <w:rFonts w:ascii="Arial Narrow" w:hAnsi="Arial Narrow"/>
          <w:sz w:val="24"/>
          <w:szCs w:val="24"/>
        </w:rPr>
        <w:t>being in se80</w:t>
      </w:r>
      <w:r>
        <w:rPr>
          <w:rFonts w:ascii="Arial Narrow" w:hAnsi="Arial Narrow"/>
          <w:sz w:val="24"/>
          <w:szCs w:val="24"/>
        </w:rPr>
        <w:t>/</w:t>
      </w:r>
      <w:r w:rsidRPr="002E713C">
        <w:rPr>
          <w:rFonts w:ascii="Arial Narrow" w:hAnsi="Arial Narrow"/>
          <w:sz w:val="24"/>
          <w:szCs w:val="24"/>
        </w:rPr>
        <w:t xml:space="preserve"> right-click on the program name and select the options </w:t>
      </w:r>
      <w:r w:rsidRPr="002E713C">
        <w:rPr>
          <w:rFonts w:ascii="Arial Narrow" w:hAnsi="Arial Narrow"/>
          <w:b/>
          <w:i/>
          <w:sz w:val="24"/>
          <w:szCs w:val="24"/>
        </w:rPr>
        <w:t>Create → Screen</w:t>
      </w:r>
      <w:r w:rsidRPr="002E713C">
        <w:rPr>
          <w:rFonts w:ascii="Arial Narrow" w:hAnsi="Arial Narrow"/>
          <w:sz w:val="24"/>
          <w:szCs w:val="24"/>
        </w:rPr>
        <w:t>.</w:t>
      </w:r>
    </w:p>
    <w:p w:rsidR="002E713C" w:rsidRPr="002E713C" w:rsidRDefault="002E713C" w:rsidP="004C0076">
      <w:pPr>
        <w:spacing w:after="0" w:line="240" w:lineRule="auto"/>
        <w:ind w:firstLine="567"/>
        <w:jc w:val="both"/>
        <w:rPr>
          <w:rFonts w:ascii="Arial Narrow" w:hAnsi="Arial Narrow"/>
          <w:i/>
          <w:color w:val="002060"/>
          <w:sz w:val="24"/>
          <w:szCs w:val="24"/>
        </w:rPr>
      </w:pPr>
      <w:r w:rsidRPr="002E713C">
        <w:rPr>
          <w:rFonts w:ascii="Arial Narrow" w:hAnsi="Arial Narrow"/>
          <w:b/>
          <w:sz w:val="24"/>
          <w:szCs w:val="24"/>
          <w:highlight w:val="yellow"/>
        </w:rPr>
        <w:t>To create a transaction code</w:t>
      </w:r>
      <w:r w:rsidRPr="002E713C">
        <w:rPr>
          <w:rFonts w:ascii="Arial Narrow" w:hAnsi="Arial Narrow"/>
          <w:sz w:val="24"/>
          <w:szCs w:val="24"/>
        </w:rPr>
        <w:t xml:space="preserve"> for your program, simply right click on the program name and choose the option </w:t>
      </w:r>
      <w:r w:rsidRPr="002E713C">
        <w:rPr>
          <w:rFonts w:ascii="Arial Narrow" w:hAnsi="Arial Narrow"/>
          <w:b/>
          <w:i/>
          <w:sz w:val="24"/>
          <w:szCs w:val="24"/>
        </w:rPr>
        <w:t>Create → Transaction</w:t>
      </w:r>
      <w:r w:rsidRPr="002E713C">
        <w:rPr>
          <w:rFonts w:ascii="Arial Narrow" w:hAnsi="Arial Narrow"/>
          <w:sz w:val="24"/>
          <w:szCs w:val="24"/>
        </w:rPr>
        <w:t xml:space="preserve"> and enter a transaction code.</w:t>
      </w:r>
    </w:p>
    <w:p w:rsidR="002E713C" w:rsidRPr="002E713C" w:rsidRDefault="002E713C" w:rsidP="004C0076">
      <w:pPr>
        <w:spacing w:after="0" w:line="240" w:lineRule="auto"/>
        <w:ind w:firstLine="567"/>
        <w:jc w:val="both"/>
        <w:rPr>
          <w:rFonts w:ascii="Arial Narrow" w:hAnsi="Arial Narrow"/>
          <w:i/>
          <w:color w:val="002060"/>
          <w:sz w:val="24"/>
          <w:szCs w:val="24"/>
        </w:rPr>
      </w:pPr>
    </w:p>
    <w:p w:rsidR="000E7153" w:rsidRPr="000E7153" w:rsidRDefault="000E7153" w:rsidP="00163C5F">
      <w:pPr>
        <w:pStyle w:val="1"/>
        <w:spacing w:before="0" w:beforeAutospacing="0" w:after="0" w:afterAutospacing="0"/>
        <w:ind w:firstLine="567"/>
        <w:jc w:val="center"/>
        <w:rPr>
          <w:rFonts w:ascii="Arial Narrow" w:hAnsi="Arial Narrow"/>
          <w:sz w:val="24"/>
          <w:szCs w:val="24"/>
          <w:lang w:val="ru-RU"/>
        </w:rPr>
      </w:pPr>
      <w:bookmarkStart w:id="51" w:name="Параметры_в_ABAP_программе"/>
      <w:bookmarkStart w:id="52" w:name="Вызов_программы_с_передачей_параметров"/>
      <w:r>
        <w:rPr>
          <w:rFonts w:ascii="Arial Narrow" w:hAnsi="Arial Narrow"/>
          <w:sz w:val="24"/>
          <w:szCs w:val="24"/>
          <w:lang w:val="ru-RU"/>
        </w:rPr>
        <w:t xml:space="preserve">Параметры в </w:t>
      </w:r>
      <w:r>
        <w:rPr>
          <w:rFonts w:ascii="Arial Narrow" w:hAnsi="Arial Narrow"/>
          <w:sz w:val="24"/>
          <w:szCs w:val="24"/>
        </w:rPr>
        <w:t>ABAP</w:t>
      </w:r>
      <w:r w:rsidRPr="00437C5F">
        <w:rPr>
          <w:rFonts w:ascii="Arial Narrow" w:hAnsi="Arial Narrow"/>
          <w:sz w:val="24"/>
          <w:szCs w:val="24"/>
          <w:lang w:val="ru-RU"/>
        </w:rPr>
        <w:t xml:space="preserve"> </w:t>
      </w:r>
      <w:r>
        <w:rPr>
          <w:rFonts w:ascii="Arial Narrow" w:hAnsi="Arial Narrow"/>
          <w:sz w:val="24"/>
          <w:szCs w:val="24"/>
          <w:lang w:val="ru-RU"/>
        </w:rPr>
        <w:t>программе</w:t>
      </w:r>
    </w:p>
    <w:bookmarkEnd w:id="51"/>
    <w:p w:rsidR="000E7153" w:rsidRDefault="000E7153" w:rsidP="00163C5F">
      <w:pPr>
        <w:pStyle w:val="1"/>
        <w:spacing w:before="0" w:beforeAutospacing="0" w:after="0" w:afterAutospacing="0"/>
        <w:ind w:firstLine="567"/>
        <w:jc w:val="center"/>
        <w:rPr>
          <w:rFonts w:ascii="Arial Narrow" w:hAnsi="Arial Narrow"/>
          <w:sz w:val="24"/>
          <w:szCs w:val="24"/>
          <w:lang w:val="ru-RU"/>
        </w:rPr>
      </w:pPr>
    </w:p>
    <w:p w:rsidR="000E7153" w:rsidRPr="00163C5F" w:rsidRDefault="00912F9E" w:rsidP="000E7153">
      <w:pPr>
        <w:spacing w:after="0" w:line="240" w:lineRule="auto"/>
        <w:ind w:firstLine="567"/>
        <w:jc w:val="both"/>
        <w:outlineLvl w:val="0"/>
        <w:rPr>
          <w:rFonts w:ascii="Arial Narrow" w:eastAsia="Times New Roman" w:hAnsi="Arial Narrow" w:cs="Times New Roman"/>
          <w:bCs/>
          <w:kern w:val="36"/>
          <w:sz w:val="24"/>
          <w:szCs w:val="24"/>
          <w:lang w:val="ru-RU"/>
        </w:rPr>
      </w:pPr>
      <w:hyperlink w:anchor="Содержание" w:history="1">
        <w:r w:rsidR="000E7153" w:rsidRPr="002E64CF">
          <w:rPr>
            <w:rStyle w:val="a3"/>
            <w:rFonts w:ascii="Arial Narrow" w:eastAsia="Times New Roman" w:hAnsi="Arial Narrow" w:cs="Times New Roman"/>
            <w:bCs/>
            <w:kern w:val="36"/>
            <w:sz w:val="24"/>
            <w:szCs w:val="24"/>
            <w:u w:val="none"/>
            <w:lang w:val="ru-RU"/>
          </w:rPr>
          <w:t>Содержание</w:t>
        </w:r>
      </w:hyperlink>
    </w:p>
    <w:p w:rsidR="000E7153" w:rsidRPr="000E7153" w:rsidRDefault="000E7153" w:rsidP="000E7153">
      <w:pPr>
        <w:pStyle w:val="1"/>
        <w:spacing w:before="0" w:beforeAutospacing="0" w:after="0" w:afterAutospacing="0"/>
        <w:ind w:firstLine="567"/>
        <w:jc w:val="both"/>
        <w:rPr>
          <w:rFonts w:ascii="Arial Narrow" w:hAnsi="Arial Narrow"/>
          <w:i/>
          <w:sz w:val="24"/>
          <w:szCs w:val="24"/>
          <w:lang w:val="ru-RU"/>
        </w:rPr>
      </w:pPr>
      <w:r w:rsidRPr="000E7153">
        <w:rPr>
          <w:rFonts w:ascii="Arial Narrow" w:hAnsi="Arial Narrow"/>
          <w:i/>
          <w:sz w:val="24"/>
          <w:szCs w:val="24"/>
          <w:lang w:val="ru-RU"/>
        </w:rPr>
        <w:t>Два способа</w:t>
      </w:r>
    </w:p>
    <w:p w:rsidR="000E7153" w:rsidRPr="00437C5F" w:rsidRDefault="000E7153" w:rsidP="000E7153">
      <w:pPr>
        <w:pStyle w:val="1"/>
        <w:spacing w:before="0" w:beforeAutospacing="0" w:after="0" w:afterAutospacing="0"/>
        <w:ind w:firstLine="567"/>
        <w:jc w:val="both"/>
        <w:rPr>
          <w:rFonts w:ascii="Arial Narrow" w:hAnsi="Arial Narrow"/>
          <w:b w:val="0"/>
          <w:sz w:val="24"/>
          <w:szCs w:val="24"/>
        </w:rPr>
      </w:pPr>
      <w:r w:rsidRPr="00437C5F">
        <w:rPr>
          <w:rFonts w:ascii="Arial Narrow" w:hAnsi="Arial Narrow"/>
          <w:b w:val="0"/>
          <w:sz w:val="24"/>
          <w:szCs w:val="24"/>
        </w:rPr>
        <w:t>1.</w:t>
      </w:r>
    </w:p>
    <w:p w:rsidR="000E7153" w:rsidRPr="000E7153" w:rsidRDefault="000E7153" w:rsidP="000E7153">
      <w:pPr>
        <w:pStyle w:val="1"/>
        <w:spacing w:before="0" w:beforeAutospacing="0" w:after="0" w:afterAutospacing="0"/>
        <w:ind w:firstLine="567"/>
        <w:jc w:val="both"/>
        <w:rPr>
          <w:rFonts w:ascii="Arial Narrow" w:hAnsi="Arial Narrow" w:cs="Courier New"/>
          <w:b w:val="0"/>
          <w:color w:val="000000" w:themeColor="text1"/>
          <w:sz w:val="24"/>
          <w:szCs w:val="24"/>
        </w:rPr>
      </w:pPr>
      <w:r w:rsidRPr="000E7153">
        <w:rPr>
          <w:rFonts w:ascii="Arial Narrow" w:hAnsi="Arial Narrow" w:cs="Courier New"/>
          <w:b w:val="0"/>
          <w:color w:val="000000" w:themeColor="text1"/>
          <w:sz w:val="24"/>
          <w:szCs w:val="24"/>
        </w:rPr>
        <w:t>data p_emit type zcds_gds-/bic/bemit000.</w:t>
      </w:r>
    </w:p>
    <w:p w:rsidR="000E7153" w:rsidRPr="00437C5F" w:rsidRDefault="000E7153" w:rsidP="000E7153">
      <w:pPr>
        <w:pStyle w:val="1"/>
        <w:spacing w:before="0" w:beforeAutospacing="0" w:after="0" w:afterAutospacing="0"/>
        <w:ind w:firstLine="567"/>
        <w:jc w:val="both"/>
        <w:rPr>
          <w:rFonts w:ascii="Arial Narrow" w:hAnsi="Arial Narrow" w:cs="Courier New"/>
          <w:b w:val="0"/>
          <w:color w:val="000000" w:themeColor="text1"/>
          <w:sz w:val="24"/>
          <w:szCs w:val="24"/>
        </w:rPr>
      </w:pPr>
      <w:r w:rsidRPr="00437C5F">
        <w:rPr>
          <w:rFonts w:ascii="Arial Narrow" w:hAnsi="Arial Narrow" w:cs="Courier New"/>
          <w:b w:val="0"/>
          <w:color w:val="000000" w:themeColor="text1"/>
          <w:sz w:val="24"/>
          <w:szCs w:val="24"/>
        </w:rPr>
        <w:t>…</w:t>
      </w:r>
    </w:p>
    <w:p w:rsidR="000E7153" w:rsidRPr="000E7153" w:rsidRDefault="000E7153" w:rsidP="000E7153">
      <w:pPr>
        <w:pStyle w:val="1"/>
        <w:spacing w:before="0" w:beforeAutospacing="0" w:after="0" w:afterAutospacing="0"/>
        <w:ind w:firstLine="567"/>
        <w:jc w:val="both"/>
        <w:rPr>
          <w:rFonts w:ascii="Arial Narrow" w:hAnsi="Arial Narrow" w:cs="Courier New"/>
          <w:b w:val="0"/>
          <w:color w:val="000000" w:themeColor="text1"/>
          <w:sz w:val="24"/>
          <w:szCs w:val="24"/>
        </w:rPr>
      </w:pPr>
      <w:r w:rsidRPr="000E7153">
        <w:rPr>
          <w:rFonts w:ascii="Arial Narrow" w:hAnsi="Arial Narrow" w:cs="Courier New"/>
          <w:b w:val="0"/>
          <w:color w:val="000000" w:themeColor="text1"/>
          <w:sz w:val="24"/>
          <w:szCs w:val="24"/>
          <w:highlight w:val="yellow"/>
        </w:rPr>
        <w:t xml:space="preserve">cl_demo_input=&gt;new( )-&gt;add_field( CHANGING field = </w:t>
      </w:r>
      <w:r w:rsidRPr="000E7153">
        <w:rPr>
          <w:rFonts w:ascii="Arial Narrow" w:hAnsi="Arial Narrow" w:cs="Courier New"/>
          <w:b w:val="0"/>
          <w:color w:val="000000" w:themeColor="text1"/>
          <w:sz w:val="24"/>
          <w:szCs w:val="24"/>
          <w:highlight w:val="cyan"/>
        </w:rPr>
        <w:t xml:space="preserve">p_emit </w:t>
      </w:r>
      <w:r w:rsidRPr="000E7153">
        <w:rPr>
          <w:rFonts w:ascii="Arial Narrow" w:hAnsi="Arial Narrow" w:cs="Courier New"/>
          <w:b w:val="0"/>
          <w:color w:val="000000" w:themeColor="text1"/>
          <w:sz w:val="24"/>
          <w:szCs w:val="24"/>
          <w:highlight w:val="yellow"/>
        </w:rPr>
        <w:t>)-&gt;request( ).</w:t>
      </w:r>
    </w:p>
    <w:p w:rsidR="000E7153" w:rsidRPr="000E7153" w:rsidRDefault="000E7153" w:rsidP="000E7153">
      <w:pPr>
        <w:pStyle w:val="1"/>
        <w:spacing w:before="0" w:beforeAutospacing="0" w:after="0" w:afterAutospacing="0"/>
        <w:ind w:firstLine="567"/>
        <w:jc w:val="both"/>
        <w:rPr>
          <w:rFonts w:ascii="Arial Narrow" w:hAnsi="Arial Narrow"/>
          <w:b w:val="0"/>
          <w:sz w:val="24"/>
          <w:szCs w:val="24"/>
        </w:rPr>
      </w:pPr>
    </w:p>
    <w:p w:rsidR="00163C5F" w:rsidRPr="00163C5F" w:rsidRDefault="00163C5F" w:rsidP="00163C5F">
      <w:pPr>
        <w:pStyle w:val="1"/>
        <w:spacing w:before="0" w:beforeAutospacing="0" w:after="0" w:afterAutospacing="0"/>
        <w:ind w:firstLine="567"/>
        <w:jc w:val="center"/>
        <w:rPr>
          <w:rFonts w:ascii="Arial Narrow" w:hAnsi="Arial Narrow"/>
          <w:sz w:val="24"/>
          <w:szCs w:val="24"/>
          <w:lang w:val="ru-RU"/>
        </w:rPr>
      </w:pPr>
      <w:r w:rsidRPr="00163C5F">
        <w:rPr>
          <w:rFonts w:ascii="Arial Narrow" w:hAnsi="Arial Narrow"/>
          <w:sz w:val="24"/>
          <w:szCs w:val="24"/>
          <w:lang w:val="ru-RU"/>
        </w:rPr>
        <w:t>Вызов программы из другой с передачей параметров</w:t>
      </w:r>
    </w:p>
    <w:bookmarkEnd w:id="52"/>
    <w:p w:rsidR="00163C5F" w:rsidRDefault="00163C5F" w:rsidP="00163C5F">
      <w:pPr>
        <w:spacing w:after="0" w:line="240" w:lineRule="auto"/>
        <w:ind w:firstLine="567"/>
        <w:jc w:val="both"/>
        <w:rPr>
          <w:rFonts w:ascii="Arial Narrow" w:eastAsia="Times New Roman" w:hAnsi="Arial Narrow" w:cs="Times New Roman"/>
          <w:sz w:val="24"/>
          <w:szCs w:val="24"/>
          <w:lang w:val="ru-RU"/>
        </w:rPr>
      </w:pPr>
    </w:p>
    <w:p w:rsidR="00163C5F" w:rsidRPr="00163C5F" w:rsidRDefault="00912F9E" w:rsidP="00163C5F">
      <w:pPr>
        <w:spacing w:after="0" w:line="240" w:lineRule="auto"/>
        <w:ind w:firstLine="567"/>
        <w:jc w:val="both"/>
        <w:outlineLvl w:val="0"/>
        <w:rPr>
          <w:rFonts w:ascii="Arial Narrow" w:eastAsia="Times New Roman" w:hAnsi="Arial Narrow" w:cs="Times New Roman"/>
          <w:bCs/>
          <w:kern w:val="36"/>
          <w:sz w:val="24"/>
          <w:szCs w:val="24"/>
          <w:lang w:val="ru-RU"/>
        </w:rPr>
      </w:pPr>
      <w:hyperlink w:anchor="Содержание" w:history="1">
        <w:r w:rsidR="00163C5F" w:rsidRPr="002E64CF">
          <w:rPr>
            <w:rStyle w:val="a3"/>
            <w:rFonts w:ascii="Arial Narrow" w:eastAsia="Times New Roman" w:hAnsi="Arial Narrow" w:cs="Times New Roman"/>
            <w:bCs/>
            <w:kern w:val="36"/>
            <w:sz w:val="24"/>
            <w:szCs w:val="24"/>
            <w:u w:val="none"/>
            <w:lang w:val="ru-RU"/>
          </w:rPr>
          <w:t>Содержание</w:t>
        </w:r>
      </w:hyperlink>
    </w:p>
    <w:p w:rsidR="00163C5F" w:rsidRPr="00163C5F" w:rsidRDefault="00163C5F" w:rsidP="00163C5F">
      <w:pPr>
        <w:spacing w:after="0" w:line="240" w:lineRule="auto"/>
        <w:ind w:firstLine="567"/>
        <w:jc w:val="both"/>
        <w:rPr>
          <w:rFonts w:ascii="Arial Narrow" w:eastAsia="Times New Roman" w:hAnsi="Arial Narrow" w:cs="Times New Roman"/>
          <w:sz w:val="24"/>
          <w:szCs w:val="24"/>
          <w:lang w:val="ru-RU"/>
        </w:rPr>
      </w:pPr>
      <w:r w:rsidRPr="00163C5F">
        <w:rPr>
          <w:rFonts w:ascii="Arial Narrow" w:eastAsia="Times New Roman" w:hAnsi="Arial Narrow" w:cs="Times New Roman"/>
          <w:sz w:val="24"/>
          <w:szCs w:val="24"/>
          <w:lang w:val="ru-RU"/>
        </w:rPr>
        <w:t>Когда нужно сделат предварительную выборку данных перед запуском саповских программ и не хочется ломать стандарт есть выход.</w:t>
      </w:r>
      <w:r>
        <w:rPr>
          <w:rFonts w:ascii="Arial Narrow" w:eastAsia="Times New Roman" w:hAnsi="Arial Narrow" w:cs="Times New Roman"/>
          <w:sz w:val="24"/>
          <w:szCs w:val="24"/>
          <w:lang w:val="ru-RU"/>
        </w:rPr>
        <w:t xml:space="preserve"> </w:t>
      </w:r>
      <w:r w:rsidRPr="00163C5F">
        <w:rPr>
          <w:rFonts w:ascii="Arial Narrow" w:eastAsia="Times New Roman" w:hAnsi="Arial Narrow" w:cs="Times New Roman"/>
          <w:sz w:val="24"/>
          <w:szCs w:val="24"/>
          <w:lang w:val="ru-RU"/>
        </w:rPr>
        <w:t>Отрисовываем аналогичный селект-скрин</w:t>
      </w:r>
      <w:r>
        <w:rPr>
          <w:rFonts w:ascii="Arial Narrow" w:eastAsia="Times New Roman" w:hAnsi="Arial Narrow" w:cs="Times New Roman"/>
          <w:sz w:val="24"/>
          <w:szCs w:val="24"/>
          <w:lang w:val="ru-RU"/>
        </w:rPr>
        <w:t xml:space="preserve"> </w:t>
      </w:r>
      <w:r>
        <w:rPr>
          <w:rFonts w:ascii="Arial Narrow" w:eastAsia="Times New Roman" w:hAnsi="Arial Narrow" w:cs="Times New Roman"/>
          <w:sz w:val="24"/>
          <w:szCs w:val="24"/>
          <w:lang w:val="ru-RU"/>
        </w:rPr>
        <w:sym w:font="Symbol" w:char="F0AE"/>
      </w:r>
      <w:r w:rsidRPr="00163C5F">
        <w:rPr>
          <w:rFonts w:ascii="Arial Narrow" w:eastAsia="Times New Roman" w:hAnsi="Arial Narrow" w:cs="Times New Roman"/>
          <w:sz w:val="24"/>
          <w:szCs w:val="24"/>
          <w:lang w:val="ru-RU"/>
        </w:rPr>
        <w:t xml:space="preserve"> делаем с данными все что нужно</w:t>
      </w:r>
      <w:r>
        <w:rPr>
          <w:rFonts w:ascii="Arial Narrow" w:eastAsia="Times New Roman" w:hAnsi="Arial Narrow" w:cs="Times New Roman"/>
          <w:sz w:val="24"/>
          <w:szCs w:val="24"/>
          <w:lang w:val="ru-RU"/>
        </w:rPr>
        <w:t xml:space="preserve"> </w:t>
      </w:r>
      <w:r>
        <w:rPr>
          <w:rFonts w:ascii="Arial Narrow" w:eastAsia="Times New Roman" w:hAnsi="Arial Narrow" w:cs="Times New Roman"/>
          <w:sz w:val="24"/>
          <w:szCs w:val="24"/>
          <w:lang w:val="ru-RU"/>
        </w:rPr>
        <w:sym w:font="Symbol" w:char="F0AE"/>
      </w:r>
      <w:r w:rsidRPr="00163C5F">
        <w:rPr>
          <w:rFonts w:ascii="Arial Narrow" w:eastAsia="Times New Roman" w:hAnsi="Arial Narrow" w:cs="Times New Roman"/>
          <w:sz w:val="24"/>
          <w:szCs w:val="24"/>
          <w:lang w:val="ru-RU"/>
        </w:rPr>
        <w:t xml:space="preserve"> вызываем стандартную программу с передачей данных в нее.</w:t>
      </w:r>
    </w:p>
    <w:p w:rsidR="00163C5F" w:rsidRPr="00437C5F" w:rsidRDefault="00163C5F" w:rsidP="00163C5F">
      <w:pPr>
        <w:spacing w:after="0" w:line="240" w:lineRule="auto"/>
        <w:ind w:firstLine="567"/>
        <w:jc w:val="both"/>
        <w:rPr>
          <w:rFonts w:ascii="Arial Narrow" w:eastAsia="Times New Roman" w:hAnsi="Arial Narrow" w:cs="Times New Roman"/>
          <w:color w:val="0070C0"/>
          <w:sz w:val="24"/>
          <w:szCs w:val="24"/>
          <w:lang w:val="ru-RU"/>
        </w:rPr>
      </w:pPr>
    </w:p>
    <w:p w:rsidR="00163C5F" w:rsidRPr="00163C5F" w:rsidRDefault="00163C5F" w:rsidP="00163C5F">
      <w:pPr>
        <w:spacing w:after="0" w:line="240" w:lineRule="auto"/>
        <w:ind w:firstLine="567"/>
        <w:jc w:val="both"/>
        <w:rPr>
          <w:rFonts w:ascii="Arial Narrow" w:eastAsia="Times New Roman" w:hAnsi="Arial Narrow" w:cs="Times New Roman"/>
          <w:sz w:val="24"/>
          <w:szCs w:val="24"/>
        </w:rPr>
      </w:pPr>
      <w:r w:rsidRPr="00163C5F">
        <w:rPr>
          <w:rFonts w:ascii="Arial Narrow" w:eastAsia="Times New Roman" w:hAnsi="Arial Narrow" w:cs="Times New Roman"/>
          <w:color w:val="0070C0"/>
          <w:sz w:val="24"/>
          <w:szCs w:val="24"/>
        </w:rPr>
        <w:t>SUBMIT</w:t>
      </w:r>
      <w:r w:rsidRPr="00163C5F">
        <w:rPr>
          <w:rFonts w:ascii="Arial Narrow" w:eastAsia="Times New Roman" w:hAnsi="Arial Narrow" w:cs="Times New Roman"/>
          <w:sz w:val="24"/>
          <w:szCs w:val="24"/>
        </w:rPr>
        <w:t xml:space="preserve"> zfu_opm_mass_rel</w:t>
      </w:r>
    </w:p>
    <w:p w:rsidR="00163C5F" w:rsidRPr="00163C5F" w:rsidRDefault="00163C5F" w:rsidP="00163C5F">
      <w:pPr>
        <w:spacing w:after="0" w:line="240" w:lineRule="auto"/>
        <w:ind w:firstLine="567"/>
        <w:jc w:val="both"/>
        <w:rPr>
          <w:rFonts w:ascii="Arial Narrow" w:eastAsia="Times New Roman" w:hAnsi="Arial Narrow" w:cs="Times New Roman"/>
          <w:sz w:val="24"/>
          <w:szCs w:val="24"/>
        </w:rPr>
      </w:pPr>
      <w:r w:rsidRPr="00163C5F">
        <w:rPr>
          <w:rFonts w:ascii="Arial Narrow" w:eastAsia="Times New Roman" w:hAnsi="Arial Narrow" w:cs="Times New Roman"/>
          <w:sz w:val="24"/>
          <w:szCs w:val="24"/>
        </w:rPr>
        <w:t>        </w:t>
      </w:r>
      <w:r>
        <w:rPr>
          <w:rFonts w:ascii="Arial Narrow" w:eastAsia="Times New Roman" w:hAnsi="Arial Narrow" w:cs="Times New Roman"/>
          <w:sz w:val="24"/>
          <w:szCs w:val="24"/>
        </w:rPr>
        <w:t>with</w:t>
      </w:r>
      <w:r w:rsidRPr="00163C5F">
        <w:rPr>
          <w:rFonts w:ascii="Arial Narrow" w:eastAsia="Times New Roman" w:hAnsi="Arial Narrow" w:cs="Times New Roman"/>
          <w:sz w:val="24"/>
          <w:szCs w:val="24"/>
        </w:rPr>
        <w:t xml:space="preserve"> bearbver ...</w:t>
      </w:r>
    </w:p>
    <w:p w:rsidR="00163C5F" w:rsidRPr="00163C5F" w:rsidRDefault="00163C5F" w:rsidP="00163C5F">
      <w:pPr>
        <w:spacing w:after="0" w:line="240" w:lineRule="auto"/>
        <w:ind w:firstLine="567"/>
        <w:jc w:val="both"/>
        <w:rPr>
          <w:rFonts w:ascii="Arial Narrow" w:eastAsia="Times New Roman" w:hAnsi="Arial Narrow" w:cs="Times New Roman"/>
          <w:sz w:val="24"/>
          <w:szCs w:val="24"/>
        </w:rPr>
      </w:pPr>
      <w:r w:rsidRPr="00163C5F">
        <w:rPr>
          <w:rFonts w:ascii="Arial Narrow" w:eastAsia="Times New Roman" w:hAnsi="Arial Narrow" w:cs="Times New Roman"/>
          <w:sz w:val="24"/>
          <w:szCs w:val="24"/>
        </w:rPr>
        <w:t>        with pa_lfrty ...</w:t>
      </w:r>
    </w:p>
    <w:p w:rsidR="00163C5F" w:rsidRPr="00437C5F" w:rsidRDefault="00163C5F" w:rsidP="00163C5F">
      <w:pPr>
        <w:spacing w:after="0" w:line="240" w:lineRule="auto"/>
        <w:ind w:firstLine="567"/>
        <w:jc w:val="both"/>
        <w:rPr>
          <w:rFonts w:ascii="Arial Narrow" w:eastAsia="Times New Roman" w:hAnsi="Arial Narrow" w:cs="Times New Roman"/>
          <w:sz w:val="24"/>
          <w:szCs w:val="24"/>
        </w:rPr>
      </w:pPr>
      <w:r w:rsidRPr="00163C5F">
        <w:rPr>
          <w:rFonts w:ascii="Arial Narrow" w:eastAsia="Times New Roman" w:hAnsi="Arial Narrow" w:cs="Times New Roman"/>
          <w:sz w:val="24"/>
          <w:szCs w:val="24"/>
        </w:rPr>
        <w:t>        </w:t>
      </w:r>
      <w:r w:rsidRPr="00163C5F">
        <w:rPr>
          <w:rFonts w:ascii="Arial Narrow" w:eastAsia="Times New Roman" w:hAnsi="Arial Narrow" w:cs="Times New Roman"/>
          <w:color w:val="0070C0"/>
          <w:sz w:val="24"/>
          <w:szCs w:val="24"/>
        </w:rPr>
        <w:t>and</w:t>
      </w:r>
      <w:r w:rsidRPr="00437C5F">
        <w:rPr>
          <w:rFonts w:ascii="Arial Narrow" w:eastAsia="Times New Roman" w:hAnsi="Arial Narrow" w:cs="Times New Roman"/>
          <w:color w:val="0070C0"/>
          <w:sz w:val="24"/>
          <w:szCs w:val="24"/>
        </w:rPr>
        <w:t xml:space="preserve"> </w:t>
      </w:r>
      <w:r w:rsidRPr="00163C5F">
        <w:rPr>
          <w:rFonts w:ascii="Arial Narrow" w:eastAsia="Times New Roman" w:hAnsi="Arial Narrow" w:cs="Times New Roman"/>
          <w:color w:val="0070C0"/>
          <w:sz w:val="24"/>
          <w:szCs w:val="24"/>
        </w:rPr>
        <w:t>return</w:t>
      </w:r>
      <w:r w:rsidRPr="00437C5F">
        <w:rPr>
          <w:rFonts w:ascii="Arial Narrow" w:eastAsia="Times New Roman" w:hAnsi="Arial Narrow" w:cs="Times New Roman"/>
          <w:sz w:val="24"/>
          <w:szCs w:val="24"/>
        </w:rPr>
        <w:t>.</w:t>
      </w:r>
    </w:p>
    <w:p w:rsidR="00163C5F" w:rsidRPr="00437C5F" w:rsidRDefault="00163C5F" w:rsidP="00163C5F">
      <w:pPr>
        <w:pStyle w:val="1"/>
        <w:spacing w:before="0" w:beforeAutospacing="0" w:after="0" w:afterAutospacing="0"/>
        <w:ind w:firstLine="567"/>
        <w:jc w:val="both"/>
        <w:rPr>
          <w:rFonts w:ascii="Arial Narrow" w:hAnsi="Arial Narrow"/>
          <w:b w:val="0"/>
          <w:sz w:val="24"/>
          <w:szCs w:val="24"/>
        </w:rPr>
      </w:pPr>
    </w:p>
    <w:p w:rsidR="00163C5F" w:rsidRPr="00163C5F" w:rsidRDefault="00163C5F" w:rsidP="00163C5F">
      <w:pPr>
        <w:pStyle w:val="1"/>
        <w:spacing w:before="0" w:beforeAutospacing="0" w:after="0" w:afterAutospacing="0"/>
        <w:ind w:firstLine="567"/>
        <w:jc w:val="both"/>
        <w:rPr>
          <w:rFonts w:ascii="Arial Narrow" w:hAnsi="Arial Narrow"/>
          <w:b w:val="0"/>
          <w:sz w:val="24"/>
          <w:szCs w:val="24"/>
          <w:lang w:val="ru-RU"/>
        </w:rPr>
      </w:pPr>
      <w:r w:rsidRPr="00163C5F">
        <w:rPr>
          <w:rFonts w:ascii="Arial Narrow" w:hAnsi="Arial Narrow"/>
          <w:b w:val="0"/>
          <w:sz w:val="24"/>
          <w:szCs w:val="24"/>
          <w:lang w:val="ru-RU"/>
        </w:rPr>
        <w:t xml:space="preserve">Добавка в конце </w:t>
      </w:r>
      <w:r w:rsidRPr="00163C5F">
        <w:rPr>
          <w:rFonts w:ascii="Arial Narrow" w:hAnsi="Arial Narrow"/>
          <w:b w:val="0"/>
          <w:sz w:val="24"/>
          <w:szCs w:val="24"/>
          <w:highlight w:val="yellow"/>
        </w:rPr>
        <w:t>AND</w:t>
      </w:r>
      <w:r w:rsidRPr="00163C5F">
        <w:rPr>
          <w:rFonts w:ascii="Arial Narrow" w:hAnsi="Arial Narrow"/>
          <w:b w:val="0"/>
          <w:sz w:val="24"/>
          <w:szCs w:val="24"/>
          <w:highlight w:val="yellow"/>
          <w:lang w:val="ru-RU"/>
        </w:rPr>
        <w:t xml:space="preserve"> </w:t>
      </w:r>
      <w:r w:rsidRPr="00163C5F">
        <w:rPr>
          <w:rFonts w:ascii="Arial Narrow" w:hAnsi="Arial Narrow"/>
          <w:b w:val="0"/>
          <w:sz w:val="24"/>
          <w:szCs w:val="24"/>
          <w:highlight w:val="yellow"/>
        </w:rPr>
        <w:t>RETURN</w:t>
      </w:r>
      <w:r w:rsidRPr="00163C5F">
        <w:rPr>
          <w:rFonts w:ascii="Arial Narrow" w:hAnsi="Arial Narrow"/>
          <w:b w:val="0"/>
          <w:sz w:val="24"/>
          <w:szCs w:val="24"/>
          <w:lang w:val="ru-RU"/>
        </w:rPr>
        <w:t xml:space="preserve"> позволит вернуться на программу с которой происходил вызов. Если же оператор не указан - мы останемся в стандартной.</w:t>
      </w:r>
    </w:p>
    <w:p w:rsidR="00163C5F" w:rsidRPr="00163C5F" w:rsidRDefault="00163C5F" w:rsidP="002E713C">
      <w:pPr>
        <w:pStyle w:val="1"/>
        <w:spacing w:before="0" w:beforeAutospacing="0" w:after="0" w:afterAutospacing="0"/>
        <w:ind w:firstLine="567"/>
        <w:jc w:val="center"/>
        <w:rPr>
          <w:rFonts w:ascii="Arial Narrow" w:hAnsi="Arial Narrow"/>
          <w:sz w:val="24"/>
          <w:szCs w:val="24"/>
          <w:lang w:val="ru-RU"/>
        </w:rPr>
      </w:pPr>
    </w:p>
    <w:p w:rsidR="002E713C" w:rsidRPr="00163C5F" w:rsidRDefault="002E713C" w:rsidP="002E713C">
      <w:pPr>
        <w:pStyle w:val="1"/>
        <w:spacing w:before="0" w:beforeAutospacing="0" w:after="0" w:afterAutospacing="0"/>
        <w:ind w:firstLine="567"/>
        <w:jc w:val="center"/>
        <w:rPr>
          <w:rFonts w:ascii="Arial Narrow" w:hAnsi="Arial Narrow"/>
          <w:sz w:val="24"/>
          <w:szCs w:val="24"/>
          <w:lang w:val="ru-RU"/>
        </w:rPr>
      </w:pPr>
      <w:r w:rsidRPr="002E713C">
        <w:rPr>
          <w:rFonts w:ascii="Arial Narrow" w:hAnsi="Arial Narrow"/>
          <w:sz w:val="24"/>
          <w:szCs w:val="24"/>
        </w:rPr>
        <w:t>SAP</w:t>
      </w:r>
      <w:r w:rsidRPr="00163C5F">
        <w:rPr>
          <w:rFonts w:ascii="Arial Narrow" w:hAnsi="Arial Narrow"/>
          <w:sz w:val="24"/>
          <w:szCs w:val="24"/>
          <w:lang w:val="ru-RU"/>
        </w:rPr>
        <w:t xml:space="preserve"> </w:t>
      </w:r>
      <w:r w:rsidRPr="002E713C">
        <w:rPr>
          <w:rFonts w:ascii="Arial Narrow" w:hAnsi="Arial Narrow"/>
          <w:sz w:val="24"/>
          <w:szCs w:val="24"/>
        </w:rPr>
        <w:t>scripts</w:t>
      </w:r>
    </w:p>
    <w:p w:rsidR="002E713C" w:rsidRPr="00163C5F" w:rsidRDefault="002E713C" w:rsidP="002E713C">
      <w:pPr>
        <w:spacing w:after="0" w:line="240" w:lineRule="auto"/>
        <w:ind w:firstLine="567"/>
        <w:jc w:val="both"/>
        <w:rPr>
          <w:rFonts w:ascii="Arial Narrow" w:hAnsi="Arial Narrow"/>
          <w:sz w:val="24"/>
          <w:szCs w:val="24"/>
          <w:lang w:val="ru-RU"/>
        </w:rPr>
      </w:pPr>
    </w:p>
    <w:p w:rsidR="00FB004F" w:rsidRPr="002E713C" w:rsidRDefault="002E713C" w:rsidP="002E713C">
      <w:pPr>
        <w:spacing w:after="0" w:line="240" w:lineRule="auto"/>
        <w:ind w:firstLine="567"/>
        <w:jc w:val="both"/>
        <w:rPr>
          <w:rFonts w:ascii="Arial Narrow" w:hAnsi="Arial Narrow"/>
          <w:i/>
          <w:color w:val="002060"/>
          <w:sz w:val="24"/>
          <w:szCs w:val="24"/>
        </w:rPr>
      </w:pPr>
      <w:r w:rsidRPr="002E713C">
        <w:rPr>
          <w:rFonts w:ascii="Arial Narrow" w:hAnsi="Arial Narrow"/>
          <w:sz w:val="24"/>
          <w:szCs w:val="24"/>
        </w:rPr>
        <w:t>The SAPscript tool of the SAP system can be used to build and manage business forms such as invoices and purchase orders.</w:t>
      </w:r>
    </w:p>
    <w:p w:rsidR="002E713C" w:rsidRPr="002E713C" w:rsidRDefault="002E713C" w:rsidP="004C0076">
      <w:pPr>
        <w:spacing w:after="0" w:line="240" w:lineRule="auto"/>
        <w:ind w:firstLine="567"/>
        <w:jc w:val="both"/>
        <w:rPr>
          <w:rFonts w:ascii="Arial Narrow" w:hAnsi="Arial Narrow"/>
          <w:i/>
          <w:color w:val="002060"/>
          <w:sz w:val="24"/>
          <w:szCs w:val="24"/>
        </w:rPr>
      </w:pPr>
      <w:r w:rsidRPr="002E713C">
        <w:rPr>
          <w:rFonts w:ascii="Arial Narrow" w:hAnsi="Arial Narrow"/>
          <w:sz w:val="24"/>
          <w:szCs w:val="24"/>
        </w:rPr>
        <w:lastRenderedPageBreak/>
        <w:t xml:space="preserve">The </w:t>
      </w:r>
      <w:r w:rsidRPr="002E713C">
        <w:rPr>
          <w:rFonts w:ascii="Arial Narrow" w:hAnsi="Arial Narrow"/>
          <w:b/>
          <w:sz w:val="24"/>
          <w:szCs w:val="24"/>
          <w:highlight w:val="yellow"/>
        </w:rPr>
        <w:t>Form Painter tool – se71</w:t>
      </w:r>
      <w:r w:rsidRPr="002E713C">
        <w:rPr>
          <w:rFonts w:ascii="Arial Narrow" w:hAnsi="Arial Narrow"/>
          <w:sz w:val="24"/>
          <w:szCs w:val="24"/>
        </w:rPr>
        <w:t xml:space="preserve"> provides the graphical layout of a SAPscript form and various functionalities to manipulate the form.</w:t>
      </w:r>
    </w:p>
    <w:p w:rsidR="002E713C" w:rsidRDefault="002E713C" w:rsidP="004C0076">
      <w:pPr>
        <w:spacing w:after="0" w:line="240" w:lineRule="auto"/>
        <w:ind w:firstLine="567"/>
        <w:jc w:val="both"/>
        <w:rPr>
          <w:rFonts w:ascii="Arial Narrow" w:hAnsi="Arial Narrow"/>
          <w:i/>
          <w:color w:val="002060"/>
          <w:sz w:val="24"/>
          <w:szCs w:val="24"/>
        </w:rPr>
      </w:pPr>
    </w:p>
    <w:p w:rsidR="002E713C" w:rsidRDefault="002E713C" w:rsidP="004C0076">
      <w:pPr>
        <w:spacing w:after="0" w:line="240" w:lineRule="auto"/>
        <w:ind w:firstLine="567"/>
        <w:jc w:val="both"/>
        <w:rPr>
          <w:rFonts w:ascii="Arial Narrow" w:hAnsi="Arial Narrow"/>
          <w:i/>
          <w:color w:val="002060"/>
          <w:sz w:val="24"/>
          <w:szCs w:val="24"/>
        </w:rPr>
      </w:pPr>
    </w:p>
    <w:p w:rsidR="002E713C" w:rsidRPr="002E713C" w:rsidRDefault="002E713C" w:rsidP="002E713C">
      <w:pPr>
        <w:pStyle w:val="1"/>
        <w:spacing w:before="0" w:beforeAutospacing="0" w:after="0" w:afterAutospacing="0"/>
        <w:ind w:firstLine="567"/>
        <w:jc w:val="center"/>
        <w:rPr>
          <w:rFonts w:ascii="Arial Narrow" w:hAnsi="Arial Narrow"/>
          <w:sz w:val="24"/>
          <w:szCs w:val="24"/>
        </w:rPr>
      </w:pPr>
      <w:r w:rsidRPr="002E713C">
        <w:rPr>
          <w:rFonts w:ascii="Arial Narrow" w:hAnsi="Arial Narrow"/>
          <w:sz w:val="24"/>
          <w:szCs w:val="24"/>
        </w:rPr>
        <w:t>Customer Exits</w:t>
      </w:r>
    </w:p>
    <w:p w:rsidR="002E713C" w:rsidRDefault="002E713C" w:rsidP="004C0076">
      <w:pPr>
        <w:spacing w:after="0" w:line="240" w:lineRule="auto"/>
        <w:ind w:firstLine="567"/>
        <w:jc w:val="both"/>
        <w:rPr>
          <w:rFonts w:ascii="Arial Narrow" w:hAnsi="Arial Narrow"/>
          <w:i/>
          <w:color w:val="002060"/>
          <w:sz w:val="24"/>
          <w:szCs w:val="24"/>
        </w:rPr>
      </w:pPr>
    </w:p>
    <w:p w:rsidR="002E713C" w:rsidRPr="002E713C" w:rsidRDefault="002E713C" w:rsidP="002E713C">
      <w:pPr>
        <w:pStyle w:val="1"/>
        <w:spacing w:before="0" w:beforeAutospacing="0" w:after="0" w:afterAutospacing="0"/>
        <w:ind w:firstLine="567"/>
        <w:jc w:val="center"/>
        <w:rPr>
          <w:rFonts w:ascii="Arial Narrow" w:hAnsi="Arial Narrow"/>
          <w:sz w:val="24"/>
          <w:szCs w:val="24"/>
        </w:rPr>
      </w:pPr>
      <w:r w:rsidRPr="002E713C">
        <w:rPr>
          <w:rFonts w:ascii="Arial Narrow" w:hAnsi="Arial Narrow"/>
          <w:sz w:val="24"/>
          <w:szCs w:val="24"/>
        </w:rPr>
        <w:t>Web Dynpro</w:t>
      </w:r>
    </w:p>
    <w:p w:rsidR="002E713C" w:rsidRDefault="002E713C" w:rsidP="002E713C">
      <w:pPr>
        <w:spacing w:after="0" w:line="240" w:lineRule="auto"/>
        <w:ind w:firstLine="567"/>
        <w:jc w:val="both"/>
        <w:rPr>
          <w:rFonts w:ascii="Arial Narrow" w:hAnsi="Arial Narrow"/>
          <w:sz w:val="24"/>
          <w:szCs w:val="24"/>
        </w:rPr>
      </w:pPr>
    </w:p>
    <w:p w:rsidR="002E713C" w:rsidRDefault="002E713C" w:rsidP="002E713C">
      <w:pPr>
        <w:spacing w:after="0" w:line="240" w:lineRule="auto"/>
        <w:ind w:firstLine="567"/>
        <w:jc w:val="both"/>
        <w:rPr>
          <w:rFonts w:ascii="Arial Narrow" w:hAnsi="Arial Narrow"/>
          <w:sz w:val="24"/>
          <w:szCs w:val="24"/>
        </w:rPr>
      </w:pPr>
      <w:r w:rsidRPr="002E713C">
        <w:rPr>
          <w:rFonts w:ascii="Arial Narrow" w:hAnsi="Arial Narrow"/>
          <w:sz w:val="24"/>
          <w:szCs w:val="24"/>
        </w:rPr>
        <w:t xml:space="preserve">Web Dynpro </w:t>
      </w:r>
      <w:r>
        <w:rPr>
          <w:rFonts w:ascii="Arial Narrow" w:hAnsi="Arial Narrow"/>
          <w:sz w:val="24"/>
          <w:szCs w:val="24"/>
        </w:rPr>
        <w:t xml:space="preserve">- </w:t>
      </w:r>
      <w:r w:rsidRPr="002E713C">
        <w:rPr>
          <w:rFonts w:ascii="Arial Narrow" w:hAnsi="Arial Narrow"/>
          <w:sz w:val="24"/>
          <w:szCs w:val="24"/>
        </w:rPr>
        <w:t>WD for ABAP can be used in the development of web-based applications in the SAP ABAP environment.</w:t>
      </w:r>
    </w:p>
    <w:p w:rsidR="002E713C" w:rsidRPr="00DE6285" w:rsidRDefault="002E713C" w:rsidP="002E713C">
      <w:pPr>
        <w:spacing w:after="0" w:line="240" w:lineRule="auto"/>
        <w:ind w:firstLine="567"/>
        <w:jc w:val="both"/>
        <w:rPr>
          <w:rFonts w:ascii="Arial Narrow" w:hAnsi="Arial Narrow"/>
          <w:i/>
          <w:color w:val="002060"/>
          <w:sz w:val="24"/>
          <w:szCs w:val="24"/>
        </w:rPr>
      </w:pPr>
    </w:p>
    <w:p w:rsidR="002E713C" w:rsidRPr="002E713C" w:rsidRDefault="002E713C" w:rsidP="002E713C">
      <w:pPr>
        <w:spacing w:after="0" w:line="240" w:lineRule="auto"/>
        <w:ind w:firstLine="567"/>
        <w:jc w:val="both"/>
        <w:rPr>
          <w:rFonts w:ascii="Arial Narrow" w:hAnsi="Arial Narrow"/>
          <w:i/>
          <w:color w:val="002060"/>
          <w:sz w:val="24"/>
          <w:szCs w:val="24"/>
        </w:rPr>
      </w:pPr>
    </w:p>
    <w:p w:rsidR="006E05A0" w:rsidRDefault="006E05A0" w:rsidP="00730D21">
      <w:pPr>
        <w:pStyle w:val="1"/>
        <w:spacing w:before="0" w:beforeAutospacing="0" w:after="0" w:afterAutospacing="0"/>
        <w:ind w:firstLine="567"/>
        <w:jc w:val="both"/>
        <w:rPr>
          <w:rFonts w:ascii="Arial Narrow" w:hAnsi="Arial Narrow" w:cs="Arial"/>
          <w:color w:val="000000" w:themeColor="text1"/>
          <w:sz w:val="24"/>
          <w:szCs w:val="24"/>
        </w:rPr>
      </w:pPr>
    </w:p>
    <w:p w:rsidR="00AC6646" w:rsidRDefault="00AC6646" w:rsidP="00730D21">
      <w:pPr>
        <w:pStyle w:val="1"/>
        <w:spacing w:before="0" w:beforeAutospacing="0" w:after="0" w:afterAutospacing="0"/>
        <w:ind w:firstLine="567"/>
        <w:jc w:val="both"/>
        <w:rPr>
          <w:rFonts w:ascii="Arial Narrow" w:hAnsi="Arial Narrow" w:cs="Arial"/>
          <w:sz w:val="24"/>
          <w:szCs w:val="24"/>
        </w:rPr>
      </w:pPr>
      <w:r w:rsidRPr="00730D21">
        <w:rPr>
          <w:rFonts w:ascii="Arial Narrow" w:hAnsi="Arial Narrow" w:cs="Arial"/>
          <w:color w:val="000000" w:themeColor="text1"/>
          <w:sz w:val="24"/>
          <w:szCs w:val="24"/>
        </w:rPr>
        <w:t xml:space="preserve">ABAP on SAP HANA. Part I. First Program </w:t>
      </w:r>
      <w:r w:rsidRPr="005F7718">
        <w:rPr>
          <w:rFonts w:ascii="Arial Narrow" w:hAnsi="Arial Narrow" w:cs="Arial"/>
          <w:sz w:val="24"/>
          <w:szCs w:val="24"/>
        </w:rPr>
        <w:t>in ABAP HANA</w:t>
      </w:r>
    </w:p>
    <w:p w:rsidR="00C2587B" w:rsidRPr="00C2587B" w:rsidRDefault="00912F9E" w:rsidP="005F7718">
      <w:pPr>
        <w:pStyle w:val="1"/>
        <w:spacing w:before="0" w:beforeAutospacing="0" w:after="0" w:afterAutospacing="0"/>
        <w:ind w:firstLine="567"/>
        <w:jc w:val="center"/>
        <w:rPr>
          <w:rFonts w:ascii="Arial Narrow" w:hAnsi="Arial Narrow" w:cs="Arial"/>
          <w:b w:val="0"/>
          <w:sz w:val="24"/>
          <w:szCs w:val="24"/>
        </w:rPr>
      </w:pPr>
      <w:hyperlink r:id="rId92" w:history="1">
        <w:r w:rsidR="00C2587B" w:rsidRPr="00C2587B">
          <w:rPr>
            <w:rStyle w:val="a3"/>
            <w:rFonts w:ascii="Arial Narrow" w:hAnsi="Arial Narrow" w:cs="Arial"/>
            <w:b w:val="0"/>
            <w:sz w:val="24"/>
            <w:szCs w:val="24"/>
            <w:u w:val="none"/>
          </w:rPr>
          <w:t>https://sapyard.com/abap-on-sap-hana-part-i/</w:t>
        </w:r>
      </w:hyperlink>
    </w:p>
    <w:p w:rsidR="00C2587B" w:rsidRPr="005F7718" w:rsidRDefault="00C2587B" w:rsidP="005F7718">
      <w:pPr>
        <w:pStyle w:val="1"/>
        <w:spacing w:before="0" w:beforeAutospacing="0" w:after="0" w:afterAutospacing="0"/>
        <w:ind w:firstLine="567"/>
        <w:jc w:val="center"/>
        <w:rPr>
          <w:rFonts w:ascii="Arial Narrow" w:hAnsi="Arial Narrow" w:cs="Arial"/>
          <w:sz w:val="24"/>
          <w:szCs w:val="24"/>
        </w:rPr>
      </w:pPr>
    </w:p>
    <w:p w:rsidR="005F7718" w:rsidRDefault="005F7718" w:rsidP="005F7718">
      <w:pPr>
        <w:spacing w:after="0" w:line="240" w:lineRule="auto"/>
        <w:ind w:firstLine="567"/>
        <w:jc w:val="both"/>
        <w:rPr>
          <w:rFonts w:ascii="Arial Narrow" w:hAnsi="Arial Narrow" w:cs="Arial"/>
          <w:sz w:val="24"/>
          <w:szCs w:val="24"/>
        </w:rPr>
      </w:pPr>
    </w:p>
    <w:p w:rsidR="00AC6646" w:rsidRPr="005F7718" w:rsidRDefault="00AC6646" w:rsidP="005F7718">
      <w:pPr>
        <w:spacing w:after="0" w:line="240" w:lineRule="auto"/>
        <w:ind w:firstLine="567"/>
        <w:jc w:val="both"/>
        <w:rPr>
          <w:rFonts w:ascii="Arial Narrow" w:hAnsi="Arial Narrow" w:cs="Arial"/>
          <w:sz w:val="24"/>
          <w:szCs w:val="24"/>
        </w:rPr>
      </w:pPr>
      <w:r w:rsidRPr="005F7718">
        <w:rPr>
          <w:rFonts w:ascii="Arial Narrow" w:hAnsi="Arial Narrow" w:cs="Arial"/>
          <w:b/>
          <w:sz w:val="24"/>
          <w:szCs w:val="24"/>
        </w:rPr>
        <w:t>ADT</w:t>
      </w:r>
      <w:r w:rsidRPr="005F7718">
        <w:rPr>
          <w:rStyle w:val="a4"/>
          <w:rFonts w:ascii="Arial Narrow" w:hAnsi="Arial Narrow" w:cs="Arial"/>
          <w:sz w:val="24"/>
          <w:szCs w:val="24"/>
        </w:rPr>
        <w:t xml:space="preserve"> </w:t>
      </w:r>
      <w:r w:rsidRPr="005F7718">
        <w:rPr>
          <w:rStyle w:val="a4"/>
          <w:rFonts w:ascii="Arial Narrow" w:hAnsi="Arial Narrow" w:cs="Arial"/>
          <w:b w:val="0"/>
          <w:sz w:val="24"/>
          <w:szCs w:val="24"/>
        </w:rPr>
        <w:t>- ABAP Development Tool</w:t>
      </w:r>
      <w:r w:rsidRPr="005F7718">
        <w:rPr>
          <w:rFonts w:ascii="Arial Narrow" w:hAnsi="Arial Narrow" w:cs="Arial"/>
          <w:sz w:val="24"/>
          <w:szCs w:val="24"/>
        </w:rPr>
        <w:t>.</w:t>
      </w:r>
    </w:p>
    <w:p w:rsidR="00AC6646" w:rsidRPr="005F7718" w:rsidRDefault="00AC6646" w:rsidP="005F7718">
      <w:pPr>
        <w:spacing w:after="0" w:line="240" w:lineRule="auto"/>
        <w:ind w:firstLine="567"/>
        <w:jc w:val="both"/>
        <w:rPr>
          <w:rFonts w:ascii="Arial Narrow" w:hAnsi="Arial Narrow" w:cs="Arial"/>
          <w:sz w:val="24"/>
          <w:szCs w:val="24"/>
        </w:rPr>
      </w:pPr>
      <w:r w:rsidRPr="005F7718">
        <w:rPr>
          <w:rFonts w:ascii="Arial Narrow" w:hAnsi="Arial Narrow" w:cs="Arial"/>
          <w:sz w:val="24"/>
          <w:szCs w:val="24"/>
        </w:rPr>
        <w:t xml:space="preserve">It is easy to create a testing Environment with a hosted </w:t>
      </w:r>
      <w:hyperlink r:id="rId93" w:tgtFrame="_blank" w:history="1">
        <w:r w:rsidRPr="005F7718">
          <w:rPr>
            <w:rStyle w:val="a3"/>
            <w:rFonts w:ascii="Arial Narrow" w:hAnsi="Arial Narrow" w:cs="Arial"/>
            <w:i/>
            <w:sz w:val="24"/>
            <w:szCs w:val="24"/>
            <w:u w:val="none"/>
          </w:rPr>
          <w:t>Citrix XenDesktop</w:t>
        </w:r>
      </w:hyperlink>
      <w:r w:rsidRPr="005F7718">
        <w:rPr>
          <w:rFonts w:ascii="Arial Narrow" w:hAnsi="Arial Narrow" w:cs="Arial"/>
          <w:sz w:val="24"/>
          <w:szCs w:val="24"/>
        </w:rPr>
        <w:t xml:space="preserve"> from CloudDesktopOnline.com</w:t>
      </w:r>
      <w:r w:rsidR="005F7718" w:rsidRPr="005F7718">
        <w:rPr>
          <w:rFonts w:ascii="Arial Narrow" w:hAnsi="Arial Narrow" w:cs="Arial"/>
          <w:sz w:val="24"/>
          <w:szCs w:val="24"/>
        </w:rPr>
        <w:t>.</w:t>
      </w:r>
      <w:r w:rsidRPr="005F7718">
        <w:rPr>
          <w:rFonts w:ascii="Arial Narrow" w:hAnsi="Arial Narrow" w:cs="Arial"/>
          <w:sz w:val="24"/>
          <w:szCs w:val="24"/>
        </w:rPr>
        <w:t xml:space="preserve"> You can also go for Integrated SharePoint with SAP HANA with the help of SharePoint experts from </w:t>
      </w:r>
      <w:hyperlink r:id="rId94" w:tgtFrame="_blank" w:history="1">
        <w:r w:rsidRPr="005F7718">
          <w:rPr>
            <w:rStyle w:val="a3"/>
            <w:rFonts w:ascii="Arial Narrow" w:hAnsi="Arial Narrow" w:cs="Arial"/>
            <w:sz w:val="24"/>
            <w:szCs w:val="24"/>
            <w:u w:val="none"/>
          </w:rPr>
          <w:t>Apps4Rent</w:t>
        </w:r>
      </w:hyperlink>
      <w:r w:rsidRPr="005F7718">
        <w:rPr>
          <w:rFonts w:ascii="Arial Narrow" w:hAnsi="Arial Narrow" w:cs="Arial"/>
          <w:sz w:val="24"/>
          <w:szCs w:val="24"/>
        </w:rPr>
        <w:t>.</w:t>
      </w:r>
    </w:p>
    <w:p w:rsidR="005F7718" w:rsidRDefault="005F7718" w:rsidP="005F7718">
      <w:pPr>
        <w:spacing w:after="0" w:line="240" w:lineRule="auto"/>
        <w:ind w:firstLine="567"/>
        <w:jc w:val="both"/>
        <w:rPr>
          <w:rStyle w:val="a5"/>
          <w:rFonts w:ascii="Arial Narrow" w:hAnsi="Arial Narrow" w:cs="Arial"/>
          <w:i w:val="0"/>
          <w:sz w:val="24"/>
          <w:szCs w:val="24"/>
          <w:highlight w:val="yellow"/>
        </w:rPr>
      </w:pPr>
    </w:p>
    <w:p w:rsidR="005F7718" w:rsidRDefault="00AC6646" w:rsidP="005F7718">
      <w:pPr>
        <w:spacing w:after="0" w:line="240" w:lineRule="auto"/>
        <w:ind w:firstLine="567"/>
        <w:jc w:val="both"/>
        <w:rPr>
          <w:rFonts w:ascii="Arial Narrow" w:hAnsi="Arial Narrow" w:cs="Arial"/>
          <w:sz w:val="24"/>
          <w:szCs w:val="24"/>
        </w:rPr>
      </w:pPr>
      <w:r w:rsidRPr="005F7718">
        <w:rPr>
          <w:rStyle w:val="a5"/>
          <w:rFonts w:ascii="Arial Narrow" w:hAnsi="Arial Narrow" w:cs="Arial"/>
          <w:i w:val="0"/>
          <w:sz w:val="24"/>
          <w:szCs w:val="24"/>
          <w:highlight w:val="yellow"/>
        </w:rPr>
        <w:t>ADT is more powerful than SE80</w:t>
      </w:r>
      <w:r w:rsidR="005F7718" w:rsidRPr="005F7718">
        <w:rPr>
          <w:rStyle w:val="a5"/>
          <w:rFonts w:ascii="Arial Narrow" w:hAnsi="Arial Narrow" w:cs="Arial"/>
          <w:i w:val="0"/>
          <w:sz w:val="24"/>
          <w:szCs w:val="24"/>
        </w:rPr>
        <w:t xml:space="preserve"> - </w:t>
      </w:r>
      <w:r w:rsidR="005F7718">
        <w:rPr>
          <w:rStyle w:val="a5"/>
          <w:rFonts w:ascii="Arial Narrow" w:hAnsi="Arial Narrow" w:cs="Arial"/>
          <w:i w:val="0"/>
          <w:sz w:val="24"/>
          <w:szCs w:val="24"/>
        </w:rPr>
        <w:t>s</w:t>
      </w:r>
      <w:r w:rsidRPr="005F7718">
        <w:rPr>
          <w:rFonts w:ascii="Arial Narrow" w:hAnsi="Arial Narrow" w:cs="Arial"/>
          <w:sz w:val="24"/>
          <w:szCs w:val="24"/>
        </w:rPr>
        <w:t xml:space="preserve">ome advanced features like </w:t>
      </w:r>
    </w:p>
    <w:p w:rsidR="005F7718" w:rsidRPr="005F7718" w:rsidRDefault="00AC6646" w:rsidP="005F7718">
      <w:pPr>
        <w:pStyle w:val="a6"/>
        <w:numPr>
          <w:ilvl w:val="0"/>
          <w:numId w:val="1"/>
        </w:numPr>
        <w:spacing w:after="0" w:line="240" w:lineRule="auto"/>
        <w:ind w:left="1134"/>
        <w:jc w:val="both"/>
        <w:rPr>
          <w:rStyle w:val="a5"/>
          <w:rFonts w:ascii="Arial Narrow" w:hAnsi="Arial Narrow" w:cs="Arial"/>
          <w:sz w:val="24"/>
          <w:szCs w:val="24"/>
        </w:rPr>
      </w:pPr>
      <w:r w:rsidRPr="005F7718">
        <w:rPr>
          <w:rStyle w:val="a5"/>
          <w:rFonts w:ascii="Arial Narrow" w:hAnsi="Arial Narrow" w:cs="Arial"/>
          <w:sz w:val="24"/>
          <w:szCs w:val="24"/>
        </w:rPr>
        <w:t xml:space="preserve">creating </w:t>
      </w:r>
      <w:r w:rsidRPr="005F7718">
        <w:rPr>
          <w:rStyle w:val="a5"/>
          <w:rFonts w:ascii="Arial Narrow" w:hAnsi="Arial Narrow" w:cs="Arial"/>
          <w:color w:val="002060"/>
          <w:sz w:val="24"/>
          <w:szCs w:val="24"/>
        </w:rPr>
        <w:t xml:space="preserve">external views </w:t>
      </w:r>
      <w:r w:rsidRPr="005F7718">
        <w:rPr>
          <w:rStyle w:val="a5"/>
          <w:rFonts w:ascii="Arial Narrow" w:hAnsi="Arial Narrow" w:cs="Arial"/>
          <w:sz w:val="24"/>
          <w:szCs w:val="24"/>
        </w:rPr>
        <w:t>for exposing HANA view to ABAP DDIC*</w:t>
      </w:r>
      <w:r w:rsidR="005F7718" w:rsidRPr="005F7718">
        <w:rPr>
          <w:rStyle w:val="a5"/>
          <w:rFonts w:ascii="Arial Narrow" w:hAnsi="Arial Narrow" w:cs="Arial"/>
          <w:sz w:val="24"/>
          <w:szCs w:val="24"/>
        </w:rPr>
        <w:t>;</w:t>
      </w:r>
    </w:p>
    <w:p w:rsidR="005F7718" w:rsidRPr="005F7718" w:rsidRDefault="00AC6646" w:rsidP="005F7718">
      <w:pPr>
        <w:pStyle w:val="a6"/>
        <w:numPr>
          <w:ilvl w:val="0"/>
          <w:numId w:val="1"/>
        </w:numPr>
        <w:spacing w:after="0" w:line="240" w:lineRule="auto"/>
        <w:ind w:left="1134"/>
        <w:jc w:val="both"/>
        <w:rPr>
          <w:rFonts w:ascii="Arial Narrow" w:hAnsi="Arial Narrow" w:cs="Arial"/>
          <w:sz w:val="24"/>
          <w:szCs w:val="24"/>
        </w:rPr>
      </w:pPr>
      <w:r w:rsidRPr="005F7718">
        <w:rPr>
          <w:rStyle w:val="a5"/>
          <w:rFonts w:ascii="Arial Narrow" w:hAnsi="Arial Narrow" w:cs="Arial"/>
          <w:sz w:val="24"/>
          <w:szCs w:val="24"/>
        </w:rPr>
        <w:t>creating Database proxy procedures*</w:t>
      </w:r>
      <w:r w:rsidRPr="005F7718">
        <w:rPr>
          <w:rFonts w:ascii="Arial Narrow" w:hAnsi="Arial Narrow" w:cs="Arial"/>
          <w:sz w:val="24"/>
          <w:szCs w:val="24"/>
        </w:rPr>
        <w:t xml:space="preserve"> </w:t>
      </w:r>
      <w:r w:rsidR="005F7718" w:rsidRPr="005F7718">
        <w:rPr>
          <w:rFonts w:ascii="Arial Narrow" w:hAnsi="Arial Narrow" w:cs="Arial"/>
          <w:sz w:val="24"/>
          <w:szCs w:val="24"/>
        </w:rPr>
        <w:t xml:space="preserve"> -</w:t>
      </w:r>
    </w:p>
    <w:p w:rsidR="00AC6646" w:rsidRPr="005F7718" w:rsidRDefault="00AC6646" w:rsidP="005F7718">
      <w:pPr>
        <w:spacing w:after="0" w:line="240" w:lineRule="auto"/>
        <w:ind w:firstLine="567"/>
        <w:jc w:val="both"/>
        <w:rPr>
          <w:rFonts w:ascii="Arial Narrow" w:hAnsi="Arial Narrow" w:cs="Arial"/>
          <w:sz w:val="24"/>
          <w:szCs w:val="24"/>
        </w:rPr>
      </w:pPr>
      <w:r w:rsidRPr="005F7718">
        <w:rPr>
          <w:rFonts w:ascii="Arial Narrow" w:hAnsi="Arial Narrow" w:cs="Arial"/>
          <w:sz w:val="24"/>
          <w:szCs w:val="24"/>
        </w:rPr>
        <w:t>are available only when using ADT.</w:t>
      </w:r>
    </w:p>
    <w:p w:rsidR="005F7718" w:rsidRDefault="005F7718" w:rsidP="005F7718">
      <w:pPr>
        <w:spacing w:after="0" w:line="240" w:lineRule="auto"/>
        <w:ind w:firstLine="567"/>
        <w:jc w:val="both"/>
        <w:rPr>
          <w:rStyle w:val="a5"/>
          <w:rFonts w:ascii="Arial Narrow" w:hAnsi="Arial Narrow" w:cs="Arial"/>
          <w:b/>
          <w:bCs/>
          <w:sz w:val="24"/>
          <w:szCs w:val="24"/>
        </w:rPr>
      </w:pPr>
    </w:p>
    <w:p w:rsidR="00AC6646" w:rsidRDefault="00AC6646" w:rsidP="005F7718">
      <w:pPr>
        <w:spacing w:after="0" w:line="240" w:lineRule="auto"/>
        <w:ind w:firstLine="567"/>
        <w:jc w:val="both"/>
        <w:rPr>
          <w:rFonts w:ascii="Arial Narrow" w:hAnsi="Arial Narrow" w:cs="Arial"/>
          <w:sz w:val="24"/>
          <w:szCs w:val="24"/>
        </w:rPr>
      </w:pPr>
      <w:r w:rsidRPr="005F7718">
        <w:rPr>
          <w:rStyle w:val="a5"/>
          <w:rFonts w:ascii="Arial Narrow" w:hAnsi="Arial Narrow" w:cs="Arial"/>
          <w:b/>
          <w:bCs/>
          <w:sz w:val="24"/>
          <w:szCs w:val="24"/>
        </w:rPr>
        <w:t xml:space="preserve">ABAP project </w:t>
      </w:r>
      <w:r w:rsidRPr="005F7718">
        <w:rPr>
          <w:rStyle w:val="a5"/>
          <w:rFonts w:ascii="Arial Narrow" w:hAnsi="Arial Narrow" w:cs="Arial"/>
          <w:bCs/>
          <w:i w:val="0"/>
          <w:sz w:val="24"/>
          <w:szCs w:val="24"/>
        </w:rPr>
        <w:t>helps to connect the Eclipse base IDE to ABAP backend system</w:t>
      </w:r>
      <w:r w:rsidRPr="005F7718">
        <w:rPr>
          <w:rFonts w:ascii="Arial Narrow" w:hAnsi="Arial Narrow" w:cs="Arial"/>
          <w:sz w:val="24"/>
          <w:szCs w:val="24"/>
        </w:rPr>
        <w:t>. The project provides eclipse based frameworks for creating</w:t>
      </w:r>
      <w:r w:rsidR="005F7718">
        <w:rPr>
          <w:rFonts w:ascii="Arial Narrow" w:hAnsi="Arial Narrow" w:cs="Arial"/>
          <w:sz w:val="24"/>
          <w:szCs w:val="24"/>
        </w:rPr>
        <w:t xml:space="preserve"> |</w:t>
      </w:r>
      <w:r w:rsidRPr="005F7718">
        <w:rPr>
          <w:rFonts w:ascii="Arial Narrow" w:hAnsi="Arial Narrow" w:cs="Arial"/>
          <w:sz w:val="24"/>
          <w:szCs w:val="24"/>
        </w:rPr>
        <w:t xml:space="preserve"> processing and testing development objects</w:t>
      </w:r>
      <w:r w:rsidR="005F7718">
        <w:rPr>
          <w:rFonts w:ascii="Arial Narrow" w:hAnsi="Arial Narrow" w:cs="Arial"/>
          <w:sz w:val="24"/>
          <w:szCs w:val="24"/>
        </w:rPr>
        <w:t xml:space="preserve"> –</w:t>
      </w:r>
    </w:p>
    <w:p w:rsidR="005F7718" w:rsidRPr="005F7718" w:rsidRDefault="005F7718" w:rsidP="005F7718">
      <w:pPr>
        <w:spacing w:after="0" w:line="240" w:lineRule="auto"/>
        <w:ind w:firstLine="567"/>
        <w:jc w:val="both"/>
        <w:rPr>
          <w:rFonts w:ascii="Arial Narrow" w:hAnsi="Arial Narrow" w:cs="Arial"/>
          <w:sz w:val="24"/>
          <w:szCs w:val="24"/>
        </w:rPr>
      </w:pPr>
    </w:p>
    <w:p w:rsidR="00AC6646" w:rsidRPr="005F7718" w:rsidRDefault="00AC6646" w:rsidP="005F7718">
      <w:pPr>
        <w:spacing w:after="0" w:line="240" w:lineRule="auto"/>
        <w:ind w:firstLine="567"/>
        <w:jc w:val="both"/>
        <w:rPr>
          <w:rFonts w:ascii="Arial Narrow" w:hAnsi="Arial Narrow" w:cs="Arial"/>
          <w:sz w:val="24"/>
          <w:szCs w:val="24"/>
        </w:rPr>
      </w:pPr>
      <w:r w:rsidRPr="005F7718">
        <w:rPr>
          <w:rFonts w:ascii="Arial Narrow" w:hAnsi="Arial Narrow" w:cs="Arial"/>
          <w:noProof/>
          <w:sz w:val="24"/>
          <w:szCs w:val="24"/>
        </w:rPr>
        <w:drawing>
          <wp:inline distT="0" distB="0" distL="0" distR="0" wp14:anchorId="14CDD2CC" wp14:editId="6D60E266">
            <wp:extent cx="3633690" cy="409091"/>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33690" cy="409091"/>
                    </a:xfrm>
                    <a:prstGeom prst="rect">
                      <a:avLst/>
                    </a:prstGeom>
                  </pic:spPr>
                </pic:pic>
              </a:graphicData>
            </a:graphic>
          </wp:inline>
        </w:drawing>
      </w:r>
    </w:p>
    <w:p w:rsidR="00AC6646" w:rsidRPr="005F7718" w:rsidRDefault="00AC6646" w:rsidP="00981D6D">
      <w:pPr>
        <w:spacing w:after="0" w:line="240" w:lineRule="auto"/>
        <w:ind w:firstLine="567"/>
        <w:jc w:val="both"/>
        <w:rPr>
          <w:lang w:val="ru-RU"/>
        </w:rPr>
      </w:pPr>
    </w:p>
    <w:p w:rsidR="00AC6646" w:rsidRPr="006E05A0" w:rsidRDefault="005F7718" w:rsidP="00981D6D">
      <w:pPr>
        <w:spacing w:after="0" w:line="240" w:lineRule="auto"/>
        <w:ind w:firstLine="567"/>
        <w:jc w:val="both"/>
        <w:rPr>
          <w:rFonts w:ascii="Arial Narrow" w:hAnsi="Arial Narrow"/>
          <w:sz w:val="24"/>
          <w:szCs w:val="24"/>
        </w:rPr>
      </w:pPr>
      <w:r w:rsidRPr="006E05A0">
        <w:rPr>
          <w:rStyle w:val="a4"/>
          <w:rFonts w:ascii="Arial Narrow" w:hAnsi="Arial Narrow"/>
          <w:i/>
          <w:iCs/>
          <w:sz w:val="24"/>
          <w:szCs w:val="24"/>
        </w:rPr>
        <w:t xml:space="preserve">Pattern Icon - </w:t>
      </w:r>
      <w:r w:rsidRPr="006E05A0">
        <w:rPr>
          <w:rFonts w:ascii="Arial Narrow" w:hAnsi="Arial Narrow"/>
          <w:sz w:val="24"/>
          <w:szCs w:val="24"/>
        </w:rPr>
        <w:t xml:space="preserve">Type initial letters of the syntax you want to use and then use </w:t>
      </w:r>
      <w:r w:rsidRPr="006E05A0">
        <w:rPr>
          <w:rStyle w:val="a4"/>
          <w:rFonts w:ascii="Arial Narrow" w:hAnsi="Arial Narrow"/>
          <w:i/>
          <w:iCs/>
          <w:sz w:val="24"/>
          <w:szCs w:val="24"/>
        </w:rPr>
        <w:t>Ctrl + Space</w:t>
      </w:r>
      <w:r w:rsidRPr="006E05A0">
        <w:rPr>
          <w:rFonts w:ascii="Arial Narrow" w:hAnsi="Arial Narrow"/>
          <w:sz w:val="24"/>
          <w:szCs w:val="24"/>
        </w:rPr>
        <w:t xml:space="preserve"> and </w:t>
      </w:r>
      <w:r w:rsidRPr="006E05A0">
        <w:rPr>
          <w:rStyle w:val="a4"/>
          <w:rFonts w:ascii="Arial Narrow" w:hAnsi="Arial Narrow"/>
          <w:i/>
          <w:iCs/>
          <w:sz w:val="24"/>
          <w:szCs w:val="24"/>
        </w:rPr>
        <w:t>Shift + Enter</w:t>
      </w:r>
      <w:r w:rsidRPr="006E05A0">
        <w:rPr>
          <w:rFonts w:ascii="Arial Narrow" w:hAnsi="Arial Narrow"/>
          <w:sz w:val="24"/>
          <w:szCs w:val="24"/>
        </w:rPr>
        <w:t xml:space="preserve"> </w:t>
      </w:r>
      <w:r w:rsidRPr="006E05A0">
        <w:rPr>
          <w:rStyle w:val="a5"/>
          <w:rFonts w:ascii="Arial Narrow" w:hAnsi="Arial Narrow"/>
          <w:sz w:val="24"/>
          <w:szCs w:val="24"/>
        </w:rPr>
        <w:t>to insert the full signature</w:t>
      </w:r>
      <w:r w:rsidRPr="006E05A0">
        <w:rPr>
          <w:rFonts w:ascii="Arial Narrow" w:hAnsi="Arial Narrow"/>
          <w:sz w:val="24"/>
          <w:szCs w:val="24"/>
        </w:rPr>
        <w:t xml:space="preserve"> (e.g. for function module / method selected).</w:t>
      </w:r>
    </w:p>
    <w:p w:rsidR="009A67D9" w:rsidRDefault="009A67D9" w:rsidP="00981D6D">
      <w:pPr>
        <w:spacing w:after="0" w:line="240" w:lineRule="auto"/>
        <w:ind w:firstLine="567"/>
        <w:jc w:val="both"/>
      </w:pPr>
    </w:p>
    <w:p w:rsidR="009A67D9" w:rsidRPr="006E05A0" w:rsidRDefault="009A67D9" w:rsidP="009A67D9">
      <w:pPr>
        <w:spacing w:after="0" w:line="240" w:lineRule="auto"/>
        <w:ind w:firstLine="567"/>
        <w:jc w:val="both"/>
        <w:rPr>
          <w:rStyle w:val="a5"/>
          <w:rFonts w:ascii="Arial Narrow" w:hAnsi="Arial Narrow"/>
          <w:sz w:val="24"/>
          <w:szCs w:val="24"/>
        </w:rPr>
      </w:pPr>
      <w:r w:rsidRPr="006E05A0">
        <w:rPr>
          <w:rStyle w:val="a5"/>
          <w:rFonts w:ascii="Arial Narrow" w:hAnsi="Arial Narrow"/>
          <w:sz w:val="24"/>
          <w:szCs w:val="24"/>
        </w:rPr>
        <w:t>The Outline view</w:t>
      </w:r>
      <w:r w:rsidRPr="006E05A0">
        <w:rPr>
          <w:rStyle w:val="a4"/>
          <w:rFonts w:ascii="Arial Narrow" w:hAnsi="Arial Narrow"/>
          <w:i/>
          <w:iCs/>
          <w:sz w:val="24"/>
          <w:szCs w:val="24"/>
        </w:rPr>
        <w:t xml:space="preserve"> - </w:t>
      </w:r>
      <w:r w:rsidRPr="006E05A0">
        <w:rPr>
          <w:rFonts w:ascii="Arial Narrow" w:hAnsi="Arial Narrow"/>
          <w:noProof/>
          <w:sz w:val="24"/>
          <w:szCs w:val="24"/>
        </w:rPr>
        <w:drawing>
          <wp:inline distT="0" distB="0" distL="0" distR="0" wp14:anchorId="3C3E22D7" wp14:editId="58091AD7">
            <wp:extent cx="778075" cy="1756684"/>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778075" cy="1756684"/>
                    </a:xfrm>
                    <a:prstGeom prst="rect">
                      <a:avLst/>
                    </a:prstGeom>
                  </pic:spPr>
                </pic:pic>
              </a:graphicData>
            </a:graphic>
          </wp:inline>
        </w:drawing>
      </w:r>
      <w:r w:rsidRPr="006E05A0">
        <w:rPr>
          <w:rStyle w:val="a4"/>
          <w:rFonts w:ascii="Arial Narrow" w:hAnsi="Arial Narrow"/>
          <w:i/>
          <w:iCs/>
          <w:sz w:val="24"/>
          <w:szCs w:val="24"/>
        </w:rPr>
        <w:t xml:space="preserve"> displays the internal structure of a program or class</w:t>
      </w:r>
      <w:r w:rsidRPr="006E05A0">
        <w:rPr>
          <w:rStyle w:val="a5"/>
          <w:rFonts w:ascii="Arial Narrow" w:hAnsi="Arial Narrow"/>
          <w:sz w:val="24"/>
          <w:szCs w:val="24"/>
        </w:rPr>
        <w:t xml:space="preserve"> that is currently open in the ABAP source code editor.</w:t>
      </w:r>
    </w:p>
    <w:p w:rsidR="009A67D9" w:rsidRPr="006E05A0" w:rsidRDefault="009A67D9" w:rsidP="009A67D9">
      <w:pPr>
        <w:spacing w:after="0" w:line="240" w:lineRule="auto"/>
        <w:ind w:firstLine="567"/>
        <w:jc w:val="both"/>
        <w:rPr>
          <w:rStyle w:val="a5"/>
          <w:rFonts w:ascii="Arial Narrow" w:hAnsi="Arial Narrow"/>
          <w:sz w:val="24"/>
          <w:szCs w:val="24"/>
        </w:rPr>
      </w:pPr>
    </w:p>
    <w:p w:rsidR="009A67D9" w:rsidRPr="006E05A0" w:rsidRDefault="009A67D9" w:rsidP="009A67D9">
      <w:pPr>
        <w:spacing w:after="0" w:line="240" w:lineRule="auto"/>
        <w:ind w:firstLine="567"/>
        <w:jc w:val="both"/>
        <w:rPr>
          <w:rStyle w:val="a4"/>
          <w:rFonts w:ascii="Arial Narrow" w:hAnsi="Arial Narrow"/>
          <w:i/>
          <w:iCs/>
          <w:sz w:val="24"/>
          <w:szCs w:val="24"/>
        </w:rPr>
      </w:pPr>
      <w:r w:rsidRPr="006E05A0">
        <w:rPr>
          <w:rStyle w:val="a4"/>
          <w:rFonts w:ascii="Arial Narrow" w:hAnsi="Arial Narrow"/>
          <w:i/>
          <w:iCs/>
          <w:sz w:val="24"/>
          <w:szCs w:val="24"/>
        </w:rPr>
        <w:t>Keyword Completion/Suggestion - Ctrl +Space</w:t>
      </w:r>
    </w:p>
    <w:p w:rsidR="009A67D9" w:rsidRPr="006E05A0" w:rsidRDefault="009A67D9" w:rsidP="009A67D9">
      <w:pPr>
        <w:spacing w:after="0" w:line="240" w:lineRule="auto"/>
        <w:ind w:firstLine="567"/>
        <w:jc w:val="both"/>
        <w:rPr>
          <w:rStyle w:val="a4"/>
          <w:rFonts w:ascii="Arial Narrow" w:hAnsi="Arial Narrow"/>
          <w:i/>
          <w:iCs/>
          <w:sz w:val="24"/>
          <w:szCs w:val="24"/>
        </w:rPr>
      </w:pPr>
    </w:p>
    <w:p w:rsidR="001B0E2A" w:rsidRDefault="009A67D9" w:rsidP="009A67D9">
      <w:pPr>
        <w:spacing w:after="0" w:line="240" w:lineRule="auto"/>
        <w:ind w:firstLine="567"/>
        <w:jc w:val="both"/>
        <w:rPr>
          <w:rStyle w:val="a4"/>
          <w:rFonts w:ascii="Arial Narrow" w:hAnsi="Arial Narrow"/>
          <w:i/>
          <w:iCs/>
          <w:sz w:val="24"/>
          <w:szCs w:val="24"/>
        </w:rPr>
      </w:pPr>
      <w:r w:rsidRPr="006E05A0">
        <w:rPr>
          <w:rStyle w:val="a4"/>
          <w:rFonts w:ascii="Arial Narrow" w:hAnsi="Arial Narrow"/>
          <w:i/>
          <w:iCs/>
          <w:sz w:val="24"/>
          <w:szCs w:val="24"/>
        </w:rPr>
        <w:t>Rename elements/texts.</w:t>
      </w:r>
    </w:p>
    <w:p w:rsidR="009A67D9" w:rsidRDefault="009A67D9" w:rsidP="009A67D9">
      <w:pPr>
        <w:spacing w:after="0" w:line="240" w:lineRule="auto"/>
        <w:ind w:firstLine="567"/>
        <w:jc w:val="both"/>
        <w:rPr>
          <w:rFonts w:ascii="Arial Narrow" w:hAnsi="Arial Narrow"/>
          <w:sz w:val="24"/>
          <w:szCs w:val="24"/>
        </w:rPr>
      </w:pPr>
      <w:r w:rsidRPr="006E05A0">
        <w:rPr>
          <w:rFonts w:ascii="Arial Narrow" w:hAnsi="Arial Narrow"/>
          <w:sz w:val="24"/>
          <w:szCs w:val="24"/>
        </w:rPr>
        <w:t xml:space="preserve">Although we have Find and Replace (or Ctrl + H) option in SAP GUI, but Eclipsed based ADT has better renaming experience. Just right click on the source editor and select </w:t>
      </w:r>
      <w:r w:rsidRPr="006E05A0">
        <w:rPr>
          <w:rStyle w:val="a4"/>
          <w:rFonts w:ascii="Arial Narrow" w:hAnsi="Arial Narrow"/>
          <w:i/>
          <w:iCs/>
          <w:sz w:val="24"/>
          <w:szCs w:val="24"/>
        </w:rPr>
        <w:t>Rename</w:t>
      </w:r>
      <w:r w:rsidRPr="006E05A0">
        <w:rPr>
          <w:rFonts w:ascii="Arial Narrow" w:hAnsi="Arial Narrow"/>
          <w:sz w:val="24"/>
          <w:szCs w:val="24"/>
        </w:rPr>
        <w:t xml:space="preserve"> or hit </w:t>
      </w:r>
      <w:r w:rsidRPr="006E05A0">
        <w:rPr>
          <w:rStyle w:val="a4"/>
          <w:rFonts w:ascii="Arial Narrow" w:hAnsi="Arial Narrow"/>
          <w:i/>
          <w:iCs/>
          <w:sz w:val="24"/>
          <w:szCs w:val="24"/>
        </w:rPr>
        <w:t>Alt+Shift+R</w:t>
      </w:r>
      <w:r w:rsidRPr="006E05A0">
        <w:rPr>
          <w:rFonts w:ascii="Arial Narrow" w:hAnsi="Arial Narrow"/>
          <w:sz w:val="24"/>
          <w:szCs w:val="24"/>
        </w:rPr>
        <w:t>, to open the replace wizard.</w:t>
      </w:r>
    </w:p>
    <w:p w:rsidR="006E05A0" w:rsidRDefault="006E05A0" w:rsidP="009A67D9">
      <w:pPr>
        <w:spacing w:after="0" w:line="240" w:lineRule="auto"/>
        <w:ind w:firstLine="567"/>
        <w:jc w:val="both"/>
        <w:rPr>
          <w:rFonts w:ascii="Arial Narrow" w:hAnsi="Arial Narrow"/>
          <w:sz w:val="24"/>
          <w:szCs w:val="24"/>
        </w:rPr>
      </w:pPr>
    </w:p>
    <w:p w:rsidR="009258C7" w:rsidRDefault="009258C7" w:rsidP="009A67D9">
      <w:pPr>
        <w:spacing w:after="0" w:line="240" w:lineRule="auto"/>
        <w:ind w:firstLine="567"/>
        <w:jc w:val="both"/>
        <w:rPr>
          <w:rFonts w:ascii="Arial Narrow" w:hAnsi="Arial Narrow"/>
          <w:sz w:val="24"/>
          <w:szCs w:val="24"/>
        </w:rPr>
      </w:pPr>
    </w:p>
    <w:p w:rsidR="009258C7" w:rsidRPr="009258C7" w:rsidRDefault="009258C7" w:rsidP="009258C7">
      <w:pPr>
        <w:spacing w:after="0" w:line="240" w:lineRule="auto"/>
        <w:ind w:firstLine="567"/>
        <w:jc w:val="center"/>
        <w:rPr>
          <w:rFonts w:ascii="Arial Narrow" w:hAnsi="Arial Narrow"/>
          <w:sz w:val="24"/>
          <w:szCs w:val="24"/>
        </w:rPr>
      </w:pPr>
      <w:bookmarkStart w:id="53" w:name="INTEGRATING_AN_AMDP_INTO_ABAP"/>
      <w:r w:rsidRPr="009258C7">
        <w:rPr>
          <w:rFonts w:ascii="Arial Narrow" w:hAnsi="Arial Narrow" w:cs="Verdana"/>
          <w:b/>
          <w:bCs/>
          <w:color w:val="38334D"/>
          <w:sz w:val="24"/>
          <w:szCs w:val="24"/>
        </w:rPr>
        <w:t>INTEGRATING AN AMDP INTO YOUR ABAP CODE</w:t>
      </w:r>
    </w:p>
    <w:bookmarkEnd w:id="53"/>
    <w:p w:rsidR="009258C7" w:rsidRDefault="009258C7" w:rsidP="009258C7">
      <w:pPr>
        <w:spacing w:after="0" w:line="240" w:lineRule="auto"/>
        <w:ind w:firstLine="567"/>
        <w:jc w:val="center"/>
        <w:rPr>
          <w:rFonts w:ascii="Arial Narrow" w:hAnsi="Arial Narrow"/>
          <w:sz w:val="24"/>
          <w:szCs w:val="24"/>
        </w:rPr>
      </w:pPr>
      <w:r w:rsidRPr="009258C7">
        <w:rPr>
          <w:rFonts w:ascii="Arial Narrow" w:hAnsi="Arial Narrow"/>
          <w:sz w:val="24"/>
          <w:szCs w:val="24"/>
        </w:rPr>
        <w:fldChar w:fldCharType="begin"/>
      </w:r>
      <w:r w:rsidRPr="009258C7">
        <w:rPr>
          <w:rFonts w:ascii="Arial Narrow" w:hAnsi="Arial Narrow"/>
          <w:sz w:val="24"/>
          <w:szCs w:val="24"/>
        </w:rPr>
        <w:instrText xml:space="preserve"> HYPERLINK "https://itpfed.com/want-to-avoid-hana-amdp-mistakes-read-this-2/" </w:instrText>
      </w:r>
      <w:r w:rsidRPr="009258C7">
        <w:rPr>
          <w:rFonts w:ascii="Arial Narrow" w:hAnsi="Arial Narrow"/>
          <w:sz w:val="24"/>
          <w:szCs w:val="24"/>
        </w:rPr>
        <w:fldChar w:fldCharType="separate"/>
      </w:r>
      <w:r w:rsidRPr="009258C7">
        <w:rPr>
          <w:rStyle w:val="a3"/>
          <w:rFonts w:ascii="Arial Narrow" w:hAnsi="Arial Narrow"/>
          <w:sz w:val="24"/>
          <w:szCs w:val="24"/>
          <w:u w:val="none"/>
        </w:rPr>
        <w:t>https://itpfed.com/want-to-avoid-hana-amdp-mistakes-read-this-2/</w:t>
      </w:r>
      <w:r w:rsidRPr="009258C7">
        <w:rPr>
          <w:rFonts w:ascii="Arial Narrow" w:hAnsi="Arial Narrow"/>
          <w:sz w:val="24"/>
          <w:szCs w:val="24"/>
        </w:rPr>
        <w:fldChar w:fldCharType="end"/>
      </w:r>
    </w:p>
    <w:p w:rsidR="00FF0D88" w:rsidRPr="00D86117" w:rsidRDefault="00912F9E" w:rsidP="00FF0D88">
      <w:pPr>
        <w:spacing w:after="0" w:line="240" w:lineRule="auto"/>
        <w:ind w:firstLine="567"/>
        <w:jc w:val="both"/>
        <w:outlineLvl w:val="0"/>
        <w:rPr>
          <w:rFonts w:ascii="Arial Narrow" w:eastAsia="Times New Roman" w:hAnsi="Arial Narrow" w:cs="Times New Roman"/>
          <w:bCs/>
          <w:kern w:val="36"/>
          <w:sz w:val="24"/>
          <w:szCs w:val="24"/>
        </w:rPr>
      </w:pPr>
      <w:hyperlink w:anchor="Содержание" w:history="1">
        <w:r w:rsidR="00FF0D88" w:rsidRPr="002E64CF">
          <w:rPr>
            <w:rStyle w:val="a3"/>
            <w:rFonts w:ascii="Arial Narrow" w:eastAsia="Times New Roman" w:hAnsi="Arial Narrow" w:cs="Times New Roman"/>
            <w:bCs/>
            <w:kern w:val="36"/>
            <w:sz w:val="24"/>
            <w:szCs w:val="24"/>
            <w:u w:val="none"/>
            <w:lang w:val="ru-RU"/>
          </w:rPr>
          <w:t>Содержание</w:t>
        </w:r>
      </w:hyperlink>
    </w:p>
    <w:p w:rsidR="00FF0D88" w:rsidRPr="00D86117" w:rsidRDefault="00FF0D88" w:rsidP="009258C7">
      <w:pPr>
        <w:spacing w:after="0" w:line="240" w:lineRule="auto"/>
        <w:ind w:firstLine="567"/>
        <w:jc w:val="center"/>
        <w:rPr>
          <w:rFonts w:ascii="Arial Narrow" w:hAnsi="Arial Narrow"/>
          <w:sz w:val="24"/>
          <w:szCs w:val="24"/>
        </w:rPr>
      </w:pPr>
    </w:p>
    <w:p w:rsidR="009258C7" w:rsidRPr="00D86117" w:rsidRDefault="009258C7" w:rsidP="009A67D9">
      <w:pPr>
        <w:spacing w:after="0" w:line="240" w:lineRule="auto"/>
        <w:ind w:firstLine="567"/>
        <w:jc w:val="both"/>
        <w:rPr>
          <w:rFonts w:ascii="Arial Narrow" w:hAnsi="Arial Narrow"/>
          <w:sz w:val="24"/>
          <w:szCs w:val="24"/>
        </w:rPr>
      </w:pPr>
    </w:p>
    <w:p w:rsidR="006E05A0" w:rsidRPr="00D86117" w:rsidRDefault="006E05A0" w:rsidP="006E05A0">
      <w:pPr>
        <w:spacing w:after="0" w:line="240" w:lineRule="auto"/>
        <w:ind w:firstLine="567"/>
        <w:jc w:val="center"/>
        <w:rPr>
          <w:rFonts w:ascii="Arial Narrow" w:hAnsi="Arial Narrow"/>
          <w:b/>
          <w:sz w:val="24"/>
          <w:szCs w:val="24"/>
        </w:rPr>
      </w:pPr>
      <w:bookmarkStart w:id="54" w:name="CDS_View"/>
      <w:r w:rsidRPr="006E05A0">
        <w:rPr>
          <w:rFonts w:ascii="Arial Narrow" w:hAnsi="Arial Narrow"/>
          <w:b/>
          <w:sz w:val="24"/>
          <w:szCs w:val="24"/>
        </w:rPr>
        <w:t>CDS</w:t>
      </w:r>
      <w:r w:rsidRPr="00D86117">
        <w:rPr>
          <w:rFonts w:ascii="Arial Narrow" w:hAnsi="Arial Narrow"/>
          <w:b/>
          <w:sz w:val="24"/>
          <w:szCs w:val="24"/>
        </w:rPr>
        <w:t xml:space="preserve"> </w:t>
      </w:r>
      <w:r w:rsidRPr="006E05A0">
        <w:rPr>
          <w:rFonts w:ascii="Arial Narrow" w:hAnsi="Arial Narrow"/>
          <w:b/>
          <w:sz w:val="24"/>
          <w:szCs w:val="24"/>
        </w:rPr>
        <w:t>View</w:t>
      </w:r>
      <w:bookmarkEnd w:id="54"/>
    </w:p>
    <w:p w:rsidR="006E05A0" w:rsidRPr="00D86117" w:rsidRDefault="006E05A0" w:rsidP="006E05A0">
      <w:pPr>
        <w:spacing w:after="0" w:line="240" w:lineRule="auto"/>
        <w:ind w:firstLine="567"/>
        <w:jc w:val="center"/>
        <w:rPr>
          <w:rFonts w:ascii="Arial Narrow" w:hAnsi="Arial Narrow"/>
          <w:b/>
          <w:sz w:val="24"/>
          <w:szCs w:val="24"/>
        </w:rPr>
      </w:pPr>
    </w:p>
    <w:p w:rsidR="006E05A0" w:rsidRPr="00D86117" w:rsidRDefault="00912F9E" w:rsidP="006E05A0">
      <w:pPr>
        <w:spacing w:after="0" w:line="240" w:lineRule="auto"/>
        <w:ind w:firstLine="567"/>
        <w:jc w:val="both"/>
        <w:outlineLvl w:val="0"/>
        <w:rPr>
          <w:rFonts w:ascii="Arial Narrow" w:eastAsia="Times New Roman" w:hAnsi="Arial Narrow" w:cs="Times New Roman"/>
          <w:bCs/>
          <w:kern w:val="36"/>
          <w:sz w:val="24"/>
          <w:szCs w:val="24"/>
        </w:rPr>
      </w:pPr>
      <w:hyperlink w:anchor="Содержание" w:history="1">
        <w:r w:rsidR="006E05A0" w:rsidRPr="002E64CF">
          <w:rPr>
            <w:rStyle w:val="a3"/>
            <w:rFonts w:ascii="Arial Narrow" w:eastAsia="Times New Roman" w:hAnsi="Arial Narrow" w:cs="Times New Roman"/>
            <w:bCs/>
            <w:kern w:val="36"/>
            <w:sz w:val="24"/>
            <w:szCs w:val="24"/>
            <w:u w:val="none"/>
            <w:lang w:val="ru-RU"/>
          </w:rPr>
          <w:t>Содержание</w:t>
        </w:r>
      </w:hyperlink>
    </w:p>
    <w:p w:rsidR="006E05A0" w:rsidRPr="00D86117" w:rsidRDefault="006E05A0" w:rsidP="004A25A8">
      <w:pPr>
        <w:spacing w:after="0" w:line="240" w:lineRule="auto"/>
        <w:ind w:firstLine="567"/>
        <w:jc w:val="both"/>
        <w:rPr>
          <w:rFonts w:ascii="Arial Narrow" w:hAnsi="Arial Narrow"/>
          <w:b/>
          <w:sz w:val="24"/>
          <w:szCs w:val="24"/>
        </w:rPr>
      </w:pPr>
    </w:p>
    <w:p w:rsidR="00EF74F9" w:rsidRPr="00EF74F9" w:rsidRDefault="00EF74F9" w:rsidP="00EF74F9">
      <w:pPr>
        <w:pStyle w:val="a7"/>
        <w:spacing w:before="0" w:beforeAutospacing="0" w:after="0" w:afterAutospacing="0"/>
        <w:ind w:firstLine="567"/>
        <w:rPr>
          <w:rFonts w:ascii="Arial Narrow" w:hAnsi="Arial Narrow"/>
          <w:b/>
        </w:rPr>
      </w:pPr>
      <w:r>
        <w:rPr>
          <w:rFonts w:ascii="Arial Narrow" w:hAnsi="Arial Narrow"/>
          <w:b/>
        </w:rPr>
        <w:t>T</w:t>
      </w:r>
      <w:r w:rsidRPr="00EF74F9">
        <w:rPr>
          <w:rFonts w:ascii="Arial Narrow" w:hAnsi="Arial Narrow"/>
          <w:b/>
        </w:rPr>
        <w:t>here are two components of CDS Views in HANA</w:t>
      </w:r>
    </w:p>
    <w:p w:rsidR="00EF74F9" w:rsidRDefault="00EF74F9" w:rsidP="00D613E2">
      <w:pPr>
        <w:pStyle w:val="a7"/>
        <w:numPr>
          <w:ilvl w:val="0"/>
          <w:numId w:val="19"/>
        </w:numPr>
        <w:spacing w:before="0" w:beforeAutospacing="0" w:after="0" w:afterAutospacing="0"/>
        <w:ind w:left="1134"/>
        <w:jc w:val="both"/>
        <w:rPr>
          <w:rFonts w:ascii="Arial Narrow" w:hAnsi="Arial Narrow"/>
        </w:rPr>
      </w:pPr>
      <w:r w:rsidRPr="00EF74F9">
        <w:rPr>
          <w:rStyle w:val="a4"/>
          <w:rFonts w:ascii="Arial Narrow" w:hAnsi="Arial Narrow"/>
        </w:rPr>
        <w:t>DDL SQL View</w:t>
      </w:r>
      <w:r w:rsidRPr="00EF74F9">
        <w:rPr>
          <w:rFonts w:ascii="Arial Narrow" w:hAnsi="Arial Narrow"/>
        </w:rPr>
        <w:t xml:space="preserve"> </w:t>
      </w:r>
      <w:r>
        <w:rPr>
          <w:rFonts w:ascii="Arial Narrow" w:hAnsi="Arial Narrow"/>
        </w:rPr>
        <w:t xml:space="preserve">- </w:t>
      </w:r>
      <w:r w:rsidRPr="00EF74F9">
        <w:rPr>
          <w:rFonts w:ascii="Arial Narrow" w:hAnsi="Arial Narrow"/>
        </w:rPr>
        <w:t xml:space="preserve"> </w:t>
      </w:r>
      <w:r w:rsidRPr="00EF74F9">
        <w:rPr>
          <w:rStyle w:val="a5"/>
          <w:rFonts w:ascii="Arial Narrow" w:hAnsi="Arial Narrow"/>
          <w:color w:val="002060"/>
          <w:highlight w:val="yellow"/>
        </w:rPr>
        <w:t>read-only</w:t>
      </w:r>
      <w:r w:rsidRPr="00EF74F9">
        <w:rPr>
          <w:rStyle w:val="a5"/>
          <w:rFonts w:ascii="Arial Narrow" w:hAnsi="Arial Narrow"/>
          <w:color w:val="002060"/>
        </w:rPr>
        <w:t xml:space="preserve"> classical database view</w:t>
      </w:r>
      <w:r w:rsidRPr="00EF74F9">
        <w:rPr>
          <w:rFonts w:ascii="Arial Narrow" w:hAnsi="Arial Narrow"/>
          <w:color w:val="002060"/>
        </w:rPr>
        <w:t xml:space="preserve"> </w:t>
      </w:r>
      <w:r w:rsidRPr="00EF74F9">
        <w:rPr>
          <w:rFonts w:ascii="Arial Narrow" w:hAnsi="Arial Narrow"/>
        </w:rPr>
        <w:t xml:space="preserve">which is visible in ABAP Dictionary SE11. </w:t>
      </w:r>
    </w:p>
    <w:p w:rsidR="00EF74F9" w:rsidRPr="00EF74F9" w:rsidRDefault="00EF74F9" w:rsidP="00D613E2">
      <w:pPr>
        <w:pStyle w:val="a7"/>
        <w:numPr>
          <w:ilvl w:val="0"/>
          <w:numId w:val="19"/>
        </w:numPr>
        <w:spacing w:before="0" w:beforeAutospacing="0" w:after="0" w:afterAutospacing="0"/>
        <w:ind w:left="1134"/>
        <w:jc w:val="both"/>
        <w:rPr>
          <w:rFonts w:ascii="Arial Narrow" w:hAnsi="Arial Narrow"/>
        </w:rPr>
      </w:pPr>
      <w:r w:rsidRPr="00EF74F9">
        <w:rPr>
          <w:rStyle w:val="a4"/>
          <w:rFonts w:ascii="Arial Narrow" w:hAnsi="Arial Narrow"/>
        </w:rPr>
        <w:t>CDS View Entity</w:t>
      </w:r>
      <w:r w:rsidRPr="00EF74F9">
        <w:rPr>
          <w:rFonts w:ascii="Arial Narrow" w:hAnsi="Arial Narrow"/>
        </w:rPr>
        <w:t xml:space="preserve"> </w:t>
      </w:r>
      <w:r>
        <w:rPr>
          <w:rFonts w:ascii="Arial Narrow" w:hAnsi="Arial Narrow"/>
        </w:rPr>
        <w:t xml:space="preserve">- </w:t>
      </w:r>
      <w:r w:rsidRPr="00EF74F9">
        <w:rPr>
          <w:rFonts w:ascii="Arial Narrow" w:hAnsi="Arial Narrow"/>
        </w:rPr>
        <w:t xml:space="preserve">the DDL Source File and </w:t>
      </w:r>
      <w:r w:rsidRPr="00EF74F9">
        <w:rPr>
          <w:rStyle w:val="a5"/>
          <w:rFonts w:ascii="Arial Narrow" w:hAnsi="Arial Narrow"/>
          <w:color w:val="002060"/>
        </w:rPr>
        <w:t>the actual CDS View</w:t>
      </w:r>
      <w:r w:rsidRPr="00EF74F9">
        <w:rPr>
          <w:rFonts w:ascii="Arial Narrow" w:hAnsi="Arial Narrow"/>
        </w:rPr>
        <w:t>. It makes attributes possible</w:t>
      </w:r>
      <w:r>
        <w:rPr>
          <w:rFonts w:ascii="Arial Narrow" w:hAnsi="Arial Narrow"/>
        </w:rPr>
        <w:t xml:space="preserve"> -</w:t>
      </w:r>
      <w:r w:rsidRPr="00EF74F9">
        <w:rPr>
          <w:rFonts w:ascii="Arial Narrow" w:hAnsi="Arial Narrow"/>
        </w:rPr>
        <w:t xml:space="preserve"> such as authorization checks</w:t>
      </w:r>
      <w:r>
        <w:rPr>
          <w:rFonts w:ascii="Arial Narrow" w:hAnsi="Arial Narrow"/>
        </w:rPr>
        <w:t>.</w:t>
      </w:r>
    </w:p>
    <w:p w:rsidR="004B7CC3" w:rsidRDefault="004B7CC3" w:rsidP="004B7CC3">
      <w:pPr>
        <w:pStyle w:val="1"/>
        <w:spacing w:before="0" w:beforeAutospacing="0" w:after="0" w:afterAutospacing="0"/>
        <w:ind w:firstLine="567"/>
        <w:rPr>
          <w:rFonts w:ascii="Arial Narrow" w:hAnsi="Arial Narrow"/>
          <w:b w:val="0"/>
          <w:sz w:val="24"/>
          <w:szCs w:val="24"/>
        </w:rPr>
      </w:pPr>
    </w:p>
    <w:p w:rsidR="00D86117" w:rsidRDefault="00D86117" w:rsidP="004B7CC3">
      <w:pPr>
        <w:pStyle w:val="1"/>
        <w:spacing w:before="0" w:beforeAutospacing="0" w:after="0" w:afterAutospacing="0"/>
        <w:ind w:firstLine="567"/>
        <w:rPr>
          <w:rFonts w:ascii="Arial Narrow" w:hAnsi="Arial Narrow"/>
          <w:b w:val="0"/>
          <w:sz w:val="24"/>
          <w:szCs w:val="24"/>
        </w:rPr>
      </w:pPr>
      <w:r w:rsidRPr="00D86117">
        <w:rPr>
          <w:rFonts w:ascii="Arial Narrow" w:hAnsi="Arial Narrow"/>
          <w:b w:val="0"/>
          <w:sz w:val="24"/>
          <w:szCs w:val="24"/>
          <w:highlight w:val="yellow"/>
        </w:rPr>
        <w:t>DDL SQL is automatically deleted when the CDS View is deleted.</w:t>
      </w:r>
      <w:r w:rsidRPr="00D86117">
        <w:rPr>
          <w:rFonts w:ascii="Arial Narrow" w:hAnsi="Arial Narrow"/>
          <w:b w:val="0"/>
          <w:sz w:val="24"/>
          <w:szCs w:val="24"/>
        </w:rPr>
        <w:t xml:space="preserve"> </w:t>
      </w:r>
    </w:p>
    <w:p w:rsidR="00D86117" w:rsidRDefault="00D86117" w:rsidP="004B7CC3">
      <w:pPr>
        <w:pStyle w:val="1"/>
        <w:spacing w:before="0" w:beforeAutospacing="0" w:after="0" w:afterAutospacing="0"/>
        <w:ind w:firstLine="567"/>
        <w:rPr>
          <w:rFonts w:ascii="Arial Narrow" w:hAnsi="Arial Narrow"/>
          <w:b w:val="0"/>
          <w:sz w:val="24"/>
          <w:szCs w:val="24"/>
        </w:rPr>
      </w:pPr>
    </w:p>
    <w:p w:rsidR="00002077" w:rsidRDefault="00002077" w:rsidP="004B7CC3">
      <w:pPr>
        <w:pStyle w:val="1"/>
        <w:spacing w:before="0" w:beforeAutospacing="0" w:after="0" w:afterAutospacing="0"/>
        <w:ind w:firstLine="567"/>
        <w:rPr>
          <w:rFonts w:ascii="Arial Narrow" w:hAnsi="Arial Narrow"/>
          <w:b w:val="0"/>
          <w:sz w:val="24"/>
          <w:szCs w:val="24"/>
        </w:rPr>
      </w:pPr>
      <w:r>
        <w:rPr>
          <w:rFonts w:ascii="Arial Narrow" w:hAnsi="Arial Narrow"/>
          <w:b w:val="0"/>
          <w:sz w:val="24"/>
          <w:szCs w:val="24"/>
        </w:rPr>
        <w:t>I</w:t>
      </w:r>
      <w:r w:rsidRPr="00002077">
        <w:rPr>
          <w:rFonts w:ascii="Arial Narrow" w:hAnsi="Arial Narrow"/>
          <w:b w:val="0"/>
          <w:sz w:val="24"/>
          <w:szCs w:val="24"/>
        </w:rPr>
        <w:t>t</w:t>
      </w:r>
      <w:r>
        <w:rPr>
          <w:rFonts w:ascii="Arial Narrow" w:hAnsi="Arial Narrow"/>
          <w:b w:val="0"/>
          <w:sz w:val="24"/>
          <w:szCs w:val="24"/>
        </w:rPr>
        <w:t>’s</w:t>
      </w:r>
      <w:r w:rsidRPr="00002077">
        <w:rPr>
          <w:rFonts w:ascii="Arial Narrow" w:hAnsi="Arial Narrow"/>
          <w:b w:val="0"/>
          <w:sz w:val="24"/>
          <w:szCs w:val="24"/>
        </w:rPr>
        <w:t xml:space="preserve"> a good idea to </w:t>
      </w:r>
      <w:r w:rsidRPr="00002077">
        <w:rPr>
          <w:rFonts w:ascii="Arial Narrow" w:hAnsi="Arial Narrow"/>
          <w:i/>
          <w:sz w:val="24"/>
          <w:szCs w:val="24"/>
        </w:rPr>
        <w:t>separate SQL View Name and actual CDS View Name</w:t>
      </w:r>
      <w:r w:rsidRPr="00002077">
        <w:rPr>
          <w:rFonts w:ascii="Arial Narrow" w:hAnsi="Arial Narrow"/>
          <w:b w:val="0"/>
          <w:sz w:val="24"/>
          <w:szCs w:val="24"/>
        </w:rPr>
        <w:t xml:space="preserve">. For consistency we name </w:t>
      </w:r>
    </w:p>
    <w:p w:rsidR="00002077" w:rsidRDefault="00002077" w:rsidP="00D613E2">
      <w:pPr>
        <w:pStyle w:val="1"/>
        <w:numPr>
          <w:ilvl w:val="0"/>
          <w:numId w:val="20"/>
        </w:numPr>
        <w:spacing w:before="0" w:beforeAutospacing="0" w:after="0" w:afterAutospacing="0"/>
        <w:ind w:left="1134"/>
        <w:rPr>
          <w:rFonts w:ascii="Arial Narrow" w:hAnsi="Arial Narrow"/>
          <w:b w:val="0"/>
          <w:sz w:val="24"/>
          <w:szCs w:val="24"/>
        </w:rPr>
      </w:pPr>
      <w:r w:rsidRPr="00002077">
        <w:rPr>
          <w:rStyle w:val="a5"/>
          <w:rFonts w:ascii="Arial Narrow" w:hAnsi="Arial Narrow"/>
          <w:b w:val="0"/>
          <w:bCs w:val="0"/>
          <w:i w:val="0"/>
          <w:sz w:val="24"/>
          <w:szCs w:val="24"/>
        </w:rPr>
        <w:t xml:space="preserve">SQL View Name with </w:t>
      </w:r>
      <w:r w:rsidRPr="00002077">
        <w:rPr>
          <w:rStyle w:val="a5"/>
          <w:rFonts w:ascii="Arial Narrow" w:hAnsi="Arial Narrow"/>
          <w:bCs w:val="0"/>
          <w:i w:val="0"/>
          <w:sz w:val="24"/>
          <w:szCs w:val="24"/>
        </w:rPr>
        <w:t>DDL</w:t>
      </w:r>
      <w:r w:rsidRPr="00002077">
        <w:rPr>
          <w:rStyle w:val="a5"/>
          <w:rFonts w:ascii="Arial Narrow" w:hAnsi="Arial Narrow"/>
          <w:bCs w:val="0"/>
          <w:i w:val="0"/>
          <w:color w:val="FF0000"/>
          <w:sz w:val="24"/>
          <w:szCs w:val="24"/>
        </w:rPr>
        <w:t>S</w:t>
      </w:r>
      <w:r w:rsidRPr="00002077">
        <w:rPr>
          <w:rFonts w:ascii="Arial Narrow" w:hAnsi="Arial Narrow"/>
          <w:b w:val="0"/>
          <w:sz w:val="24"/>
          <w:szCs w:val="24"/>
        </w:rPr>
        <w:t xml:space="preserve"> </w:t>
      </w:r>
    </w:p>
    <w:p w:rsidR="00002077" w:rsidRPr="00002077" w:rsidRDefault="00002077" w:rsidP="00002077">
      <w:pPr>
        <w:pStyle w:val="1"/>
        <w:spacing w:before="0" w:beforeAutospacing="0" w:after="0" w:afterAutospacing="0"/>
        <w:ind w:left="1134"/>
        <w:rPr>
          <w:rFonts w:ascii="Arial Narrow" w:hAnsi="Arial Narrow"/>
          <w:b w:val="0"/>
          <w:i/>
          <w:sz w:val="24"/>
          <w:szCs w:val="24"/>
        </w:rPr>
      </w:pPr>
      <w:r w:rsidRPr="00002077">
        <w:rPr>
          <w:rFonts w:ascii="Arial Narrow" w:hAnsi="Arial Narrow"/>
          <w:b w:val="0"/>
          <w:i/>
          <w:sz w:val="24"/>
          <w:szCs w:val="24"/>
        </w:rPr>
        <w:t xml:space="preserve">and </w:t>
      </w:r>
    </w:p>
    <w:p w:rsidR="00D86117" w:rsidRPr="00002077" w:rsidRDefault="00002077" w:rsidP="00D613E2">
      <w:pPr>
        <w:pStyle w:val="1"/>
        <w:numPr>
          <w:ilvl w:val="0"/>
          <w:numId w:val="20"/>
        </w:numPr>
        <w:spacing w:before="0" w:beforeAutospacing="0" w:after="0" w:afterAutospacing="0"/>
        <w:ind w:left="1134"/>
        <w:rPr>
          <w:rFonts w:ascii="Arial Narrow" w:hAnsi="Arial Narrow"/>
          <w:b w:val="0"/>
          <w:sz w:val="24"/>
          <w:szCs w:val="24"/>
        </w:rPr>
      </w:pPr>
      <w:r w:rsidRPr="00002077">
        <w:rPr>
          <w:rStyle w:val="a4"/>
          <w:rFonts w:ascii="Arial Narrow" w:hAnsi="Arial Narrow"/>
          <w:iCs/>
          <w:sz w:val="24"/>
          <w:szCs w:val="24"/>
        </w:rPr>
        <w:t xml:space="preserve">CDS View with </w:t>
      </w:r>
      <w:r w:rsidRPr="00002077">
        <w:rPr>
          <w:rStyle w:val="a4"/>
          <w:rFonts w:ascii="Arial Narrow" w:hAnsi="Arial Narrow"/>
          <w:b/>
          <w:iCs/>
          <w:sz w:val="24"/>
          <w:szCs w:val="24"/>
        </w:rPr>
        <w:t>CDSV</w:t>
      </w:r>
      <w:r w:rsidRPr="00002077">
        <w:rPr>
          <w:rFonts w:ascii="Arial Narrow" w:hAnsi="Arial Narrow"/>
          <w:b w:val="0"/>
          <w:sz w:val="24"/>
          <w:szCs w:val="24"/>
        </w:rPr>
        <w:t>.</w:t>
      </w:r>
    </w:p>
    <w:p w:rsidR="00D86117" w:rsidRDefault="00D86117" w:rsidP="004B7CC3">
      <w:pPr>
        <w:pStyle w:val="1"/>
        <w:spacing w:before="0" w:beforeAutospacing="0" w:after="0" w:afterAutospacing="0"/>
        <w:ind w:firstLine="567"/>
        <w:rPr>
          <w:rFonts w:ascii="Arial Narrow" w:hAnsi="Arial Narrow"/>
          <w:b w:val="0"/>
          <w:sz w:val="24"/>
          <w:szCs w:val="24"/>
        </w:rPr>
      </w:pPr>
    </w:p>
    <w:p w:rsidR="00002077" w:rsidRPr="00002077" w:rsidRDefault="00002077" w:rsidP="004B7CC3">
      <w:pPr>
        <w:pStyle w:val="1"/>
        <w:spacing w:before="0" w:beforeAutospacing="0" w:after="0" w:afterAutospacing="0"/>
        <w:ind w:firstLine="567"/>
        <w:rPr>
          <w:rFonts w:ascii="Arial Narrow" w:hAnsi="Arial Narrow"/>
          <w:i/>
          <w:sz w:val="24"/>
          <w:szCs w:val="24"/>
        </w:rPr>
      </w:pPr>
      <w:r w:rsidRPr="00002077">
        <w:rPr>
          <w:rFonts w:ascii="Arial Narrow" w:hAnsi="Arial Narrow"/>
          <w:i/>
          <w:sz w:val="24"/>
          <w:szCs w:val="24"/>
          <w:lang w:val="ru-RU"/>
        </w:rPr>
        <w:t>Аннотации</w:t>
      </w:r>
    </w:p>
    <w:p w:rsidR="00762F88" w:rsidRPr="00762F88" w:rsidRDefault="00762F88" w:rsidP="00D613E2">
      <w:pPr>
        <w:pStyle w:val="1"/>
        <w:numPr>
          <w:ilvl w:val="0"/>
          <w:numId w:val="21"/>
        </w:numPr>
        <w:spacing w:before="0" w:beforeAutospacing="0" w:after="0" w:afterAutospacing="0"/>
        <w:ind w:left="1134"/>
        <w:rPr>
          <w:rFonts w:ascii="Arial Narrow" w:hAnsi="Arial Narrow"/>
          <w:b w:val="0"/>
          <w:iCs/>
          <w:sz w:val="24"/>
          <w:szCs w:val="24"/>
        </w:rPr>
      </w:pPr>
      <w:r w:rsidRPr="00762F88">
        <w:rPr>
          <w:rFonts w:ascii="Arial Narrow" w:hAnsi="Arial Narrow" w:cs="Courier New"/>
          <w:b w:val="0"/>
          <w:color w:val="000000" w:themeColor="text1"/>
          <w:sz w:val="24"/>
          <w:szCs w:val="24"/>
        </w:rPr>
        <w:t xml:space="preserve">@AccessControl.authorizationCheck #NOT_REQUIRED </w:t>
      </w:r>
      <w:r>
        <w:rPr>
          <w:rFonts w:ascii="Arial Narrow" w:hAnsi="Arial Narrow" w:cs="Courier New"/>
          <w:b w:val="0"/>
          <w:color w:val="000000" w:themeColor="text1"/>
          <w:sz w:val="24"/>
          <w:szCs w:val="24"/>
        </w:rPr>
        <w:t xml:space="preserve">| </w:t>
      </w:r>
      <w:r w:rsidRPr="00762F88">
        <w:rPr>
          <w:rFonts w:ascii="Arial Narrow" w:hAnsi="Arial Narrow" w:cs="Courier New"/>
          <w:b w:val="0"/>
          <w:color w:val="000000" w:themeColor="text1"/>
          <w:sz w:val="24"/>
          <w:szCs w:val="24"/>
        </w:rPr>
        <w:t>#CHECK</w:t>
      </w:r>
    </w:p>
    <w:p w:rsidR="00002077" w:rsidRDefault="00002077" w:rsidP="00D613E2">
      <w:pPr>
        <w:pStyle w:val="1"/>
        <w:numPr>
          <w:ilvl w:val="0"/>
          <w:numId w:val="21"/>
        </w:numPr>
        <w:spacing w:before="0" w:beforeAutospacing="0" w:after="0" w:afterAutospacing="0"/>
        <w:ind w:left="1134"/>
        <w:rPr>
          <w:rStyle w:val="a5"/>
          <w:rFonts w:ascii="Arial Narrow" w:hAnsi="Arial Narrow"/>
          <w:b w:val="0"/>
          <w:i w:val="0"/>
          <w:sz w:val="24"/>
          <w:szCs w:val="24"/>
        </w:rPr>
      </w:pPr>
      <w:r w:rsidRPr="00762F88">
        <w:rPr>
          <w:rStyle w:val="a5"/>
          <w:rFonts w:ascii="Arial Narrow" w:hAnsi="Arial Narrow"/>
          <w:b w:val="0"/>
          <w:i w:val="0"/>
          <w:color w:val="000000" w:themeColor="text1"/>
          <w:sz w:val="24"/>
          <w:szCs w:val="24"/>
        </w:rPr>
        <w:t xml:space="preserve">@ClientDependent: </w:t>
      </w:r>
      <w:r w:rsidRPr="00002077">
        <w:rPr>
          <w:rStyle w:val="a5"/>
          <w:rFonts w:ascii="Arial Narrow" w:hAnsi="Arial Narrow"/>
          <w:b w:val="0"/>
          <w:i w:val="0"/>
          <w:sz w:val="24"/>
          <w:szCs w:val="24"/>
        </w:rPr>
        <w:t>true |</w:t>
      </w:r>
      <w:r>
        <w:rPr>
          <w:rStyle w:val="a5"/>
          <w:rFonts w:ascii="Arial Narrow" w:hAnsi="Arial Narrow"/>
          <w:b w:val="0"/>
          <w:i w:val="0"/>
          <w:sz w:val="24"/>
          <w:szCs w:val="24"/>
        </w:rPr>
        <w:t xml:space="preserve"> </w:t>
      </w:r>
      <w:r w:rsidRPr="00002077">
        <w:rPr>
          <w:rStyle w:val="a5"/>
          <w:rFonts w:ascii="Arial Narrow" w:hAnsi="Arial Narrow"/>
          <w:b w:val="0"/>
          <w:i w:val="0"/>
          <w:sz w:val="24"/>
          <w:szCs w:val="24"/>
        </w:rPr>
        <w:t>false.</w:t>
      </w:r>
    </w:p>
    <w:p w:rsidR="00002077" w:rsidRDefault="00002077" w:rsidP="00D613E2">
      <w:pPr>
        <w:pStyle w:val="1"/>
        <w:numPr>
          <w:ilvl w:val="0"/>
          <w:numId w:val="21"/>
        </w:numPr>
        <w:spacing w:before="0" w:beforeAutospacing="0" w:after="0" w:afterAutospacing="0"/>
        <w:ind w:left="1134"/>
        <w:rPr>
          <w:rFonts w:ascii="Arial Narrow" w:hAnsi="Arial Narrow"/>
          <w:b w:val="0"/>
          <w:sz w:val="24"/>
          <w:szCs w:val="24"/>
        </w:rPr>
      </w:pPr>
      <w:r>
        <w:rPr>
          <w:rStyle w:val="a5"/>
          <w:rFonts w:ascii="Arial Narrow" w:hAnsi="Arial Narrow"/>
          <w:b w:val="0"/>
          <w:i w:val="0"/>
          <w:sz w:val="24"/>
          <w:szCs w:val="24"/>
        </w:rPr>
        <w:t>@</w:t>
      </w:r>
      <w:r w:rsidRPr="00002077">
        <w:rPr>
          <w:rStyle w:val="a5"/>
          <w:rFonts w:ascii="Arial Narrow" w:hAnsi="Arial Narrow"/>
          <w:b w:val="0"/>
          <w:i w:val="0"/>
          <w:sz w:val="24"/>
          <w:szCs w:val="24"/>
        </w:rPr>
        <w:t>BufferStatus</w:t>
      </w:r>
      <w:r>
        <w:rPr>
          <w:rStyle w:val="a5"/>
          <w:rFonts w:ascii="Arial Narrow" w:hAnsi="Arial Narrow"/>
          <w:b w:val="0"/>
          <w:i w:val="0"/>
          <w:sz w:val="24"/>
          <w:szCs w:val="24"/>
        </w:rPr>
        <w:t>:</w:t>
      </w:r>
      <w:r w:rsidRPr="00002077">
        <w:rPr>
          <w:rFonts w:ascii="Arial Narrow" w:hAnsi="Arial Narrow"/>
          <w:b w:val="0"/>
          <w:i/>
          <w:sz w:val="24"/>
          <w:szCs w:val="24"/>
        </w:rPr>
        <w:t xml:space="preserve"> </w:t>
      </w:r>
      <w:r w:rsidRPr="00002077">
        <w:rPr>
          <w:rFonts w:ascii="Arial Narrow" w:hAnsi="Arial Narrow"/>
          <w:b w:val="0"/>
          <w:sz w:val="24"/>
          <w:szCs w:val="24"/>
        </w:rPr>
        <w:t>on</w:t>
      </w:r>
      <w:r>
        <w:rPr>
          <w:rFonts w:ascii="Arial Narrow" w:hAnsi="Arial Narrow"/>
          <w:b w:val="0"/>
          <w:sz w:val="24"/>
          <w:szCs w:val="24"/>
        </w:rPr>
        <w:t xml:space="preserve"> | </w:t>
      </w:r>
      <w:r w:rsidRPr="00002077">
        <w:rPr>
          <w:rFonts w:ascii="Arial Narrow" w:hAnsi="Arial Narrow"/>
          <w:b w:val="0"/>
          <w:sz w:val="24"/>
          <w:szCs w:val="24"/>
        </w:rPr>
        <w:t>off</w:t>
      </w:r>
      <w:r>
        <w:rPr>
          <w:rFonts w:ascii="Arial Narrow" w:hAnsi="Arial Narrow"/>
          <w:b w:val="0"/>
          <w:sz w:val="24"/>
          <w:szCs w:val="24"/>
        </w:rPr>
        <w:t>.</w:t>
      </w:r>
    </w:p>
    <w:p w:rsidR="00002077" w:rsidRPr="00002077" w:rsidRDefault="00002077" w:rsidP="00D613E2">
      <w:pPr>
        <w:pStyle w:val="1"/>
        <w:numPr>
          <w:ilvl w:val="0"/>
          <w:numId w:val="21"/>
        </w:numPr>
        <w:spacing w:before="0" w:beforeAutospacing="0" w:after="0" w:afterAutospacing="0"/>
        <w:ind w:left="1134"/>
        <w:rPr>
          <w:rFonts w:ascii="Arial Narrow" w:hAnsi="Arial Narrow"/>
          <w:b w:val="0"/>
          <w:sz w:val="24"/>
          <w:szCs w:val="24"/>
        </w:rPr>
      </w:pPr>
      <w:r>
        <w:rPr>
          <w:rFonts w:ascii="Arial Narrow" w:hAnsi="Arial Narrow"/>
          <w:b w:val="0"/>
          <w:sz w:val="24"/>
          <w:szCs w:val="24"/>
        </w:rPr>
        <w:t>@</w:t>
      </w:r>
      <w:r w:rsidRPr="00002077">
        <w:rPr>
          <w:rStyle w:val="a5"/>
          <w:rFonts w:ascii="Arial Narrow" w:hAnsi="Arial Narrow"/>
          <w:b w:val="0"/>
          <w:i w:val="0"/>
          <w:sz w:val="24"/>
          <w:szCs w:val="24"/>
        </w:rPr>
        <w:t>BufferType</w:t>
      </w:r>
      <w:r>
        <w:rPr>
          <w:rStyle w:val="a5"/>
          <w:rFonts w:ascii="Arial Narrow" w:hAnsi="Arial Narrow"/>
          <w:b w:val="0"/>
          <w:i w:val="0"/>
          <w:sz w:val="24"/>
          <w:szCs w:val="24"/>
        </w:rPr>
        <w:t>:</w:t>
      </w:r>
      <w:r w:rsidRPr="00002077">
        <w:rPr>
          <w:rFonts w:ascii="Arial Narrow" w:hAnsi="Arial Narrow"/>
          <w:b w:val="0"/>
          <w:i/>
          <w:sz w:val="24"/>
          <w:szCs w:val="24"/>
        </w:rPr>
        <w:t xml:space="preserve"> </w:t>
      </w:r>
      <w:r w:rsidRPr="00002077">
        <w:rPr>
          <w:rFonts w:ascii="Arial Narrow" w:hAnsi="Arial Narrow"/>
          <w:b w:val="0"/>
          <w:sz w:val="24"/>
          <w:szCs w:val="24"/>
        </w:rPr>
        <w:t>single</w:t>
      </w:r>
      <w:r>
        <w:rPr>
          <w:rFonts w:ascii="Arial Narrow" w:hAnsi="Arial Narrow"/>
          <w:b w:val="0"/>
          <w:sz w:val="24"/>
          <w:szCs w:val="24"/>
        </w:rPr>
        <w:t xml:space="preserve"> | </w:t>
      </w:r>
      <w:r w:rsidRPr="00002077">
        <w:rPr>
          <w:rFonts w:ascii="Arial Narrow" w:hAnsi="Arial Narrow"/>
          <w:b w:val="0"/>
          <w:sz w:val="24"/>
          <w:szCs w:val="24"/>
        </w:rPr>
        <w:t>generic</w:t>
      </w:r>
      <w:r>
        <w:rPr>
          <w:rFonts w:ascii="Arial Narrow" w:hAnsi="Arial Narrow"/>
          <w:b w:val="0"/>
          <w:sz w:val="24"/>
          <w:szCs w:val="24"/>
        </w:rPr>
        <w:t xml:space="preserve"> | </w:t>
      </w:r>
      <w:r w:rsidRPr="00002077">
        <w:rPr>
          <w:rFonts w:ascii="Arial Narrow" w:hAnsi="Arial Narrow"/>
          <w:b w:val="0"/>
          <w:sz w:val="24"/>
          <w:szCs w:val="24"/>
        </w:rPr>
        <w:t>fully</w:t>
      </w:r>
      <w:r>
        <w:rPr>
          <w:rFonts w:ascii="Arial Narrow" w:hAnsi="Arial Narrow"/>
          <w:b w:val="0"/>
          <w:sz w:val="24"/>
          <w:szCs w:val="24"/>
        </w:rPr>
        <w:t>.</w:t>
      </w:r>
    </w:p>
    <w:p w:rsidR="00002077" w:rsidRDefault="00002077" w:rsidP="004B7CC3">
      <w:pPr>
        <w:pStyle w:val="1"/>
        <w:spacing w:before="0" w:beforeAutospacing="0" w:after="0" w:afterAutospacing="0"/>
        <w:ind w:firstLine="567"/>
        <w:rPr>
          <w:rFonts w:ascii="Arial Narrow" w:hAnsi="Arial Narrow"/>
          <w:b w:val="0"/>
          <w:sz w:val="24"/>
          <w:szCs w:val="24"/>
        </w:rPr>
      </w:pPr>
    </w:p>
    <w:p w:rsidR="00002077" w:rsidRDefault="00002077" w:rsidP="004B7CC3">
      <w:pPr>
        <w:pStyle w:val="1"/>
        <w:spacing w:before="0" w:beforeAutospacing="0" w:after="0" w:afterAutospacing="0"/>
        <w:ind w:firstLine="567"/>
        <w:rPr>
          <w:rFonts w:ascii="Arial Narrow" w:hAnsi="Arial Narrow"/>
          <w:b w:val="0"/>
          <w:sz w:val="24"/>
          <w:szCs w:val="24"/>
        </w:rPr>
      </w:pPr>
      <w:r w:rsidRPr="00002077">
        <w:rPr>
          <w:rFonts w:ascii="Arial Narrow" w:hAnsi="Arial Narrow"/>
          <w:b w:val="0"/>
          <w:sz w:val="24"/>
          <w:szCs w:val="24"/>
        </w:rPr>
        <w:t xml:space="preserve">Annotation </w:t>
      </w:r>
      <w:r w:rsidRPr="00002077">
        <w:rPr>
          <w:rFonts w:ascii="Arial Narrow" w:hAnsi="Arial Narrow"/>
          <w:b w:val="0"/>
          <w:sz w:val="24"/>
          <w:szCs w:val="24"/>
          <w:highlight w:val="yellow"/>
        </w:rPr>
        <w:t>@AbapCatalog.sqlViewName is mandatory</w:t>
      </w:r>
      <w:r w:rsidRPr="00002077">
        <w:rPr>
          <w:rFonts w:ascii="Arial Narrow" w:hAnsi="Arial Narrow"/>
          <w:b w:val="0"/>
          <w:sz w:val="24"/>
          <w:szCs w:val="24"/>
        </w:rPr>
        <w:t xml:space="preserve"> for the definition of a CDS view.</w:t>
      </w:r>
    </w:p>
    <w:p w:rsidR="00002077" w:rsidRDefault="00002077" w:rsidP="004B7CC3">
      <w:pPr>
        <w:pStyle w:val="1"/>
        <w:spacing w:before="0" w:beforeAutospacing="0" w:after="0" w:afterAutospacing="0"/>
        <w:ind w:firstLine="567"/>
        <w:rPr>
          <w:rFonts w:ascii="Arial Narrow" w:hAnsi="Arial Narrow"/>
          <w:b w:val="0"/>
          <w:sz w:val="24"/>
          <w:szCs w:val="24"/>
        </w:rPr>
      </w:pPr>
    </w:p>
    <w:p w:rsidR="00002077" w:rsidRPr="00002077" w:rsidRDefault="00002077" w:rsidP="004B7CC3">
      <w:pPr>
        <w:pStyle w:val="1"/>
        <w:spacing w:before="0" w:beforeAutospacing="0" w:after="0" w:afterAutospacing="0"/>
        <w:ind w:firstLine="567"/>
        <w:rPr>
          <w:rFonts w:ascii="Arial Narrow" w:hAnsi="Arial Narrow"/>
          <w:b w:val="0"/>
          <w:sz w:val="24"/>
          <w:szCs w:val="24"/>
        </w:rPr>
      </w:pPr>
    </w:p>
    <w:p w:rsidR="00002077" w:rsidRDefault="00002077" w:rsidP="004B7CC3">
      <w:pPr>
        <w:pStyle w:val="1"/>
        <w:spacing w:before="0" w:beforeAutospacing="0" w:after="0" w:afterAutospacing="0"/>
        <w:ind w:firstLine="567"/>
        <w:rPr>
          <w:rFonts w:ascii="Arial Narrow" w:hAnsi="Arial Narrow"/>
          <w:b w:val="0"/>
          <w:sz w:val="24"/>
          <w:szCs w:val="24"/>
        </w:rPr>
      </w:pPr>
      <w:r>
        <w:rPr>
          <w:rFonts w:ascii="Arial Narrow" w:hAnsi="Arial Narrow"/>
          <w:b w:val="0"/>
          <w:sz w:val="24"/>
          <w:szCs w:val="24"/>
          <w:highlight w:val="yellow"/>
        </w:rPr>
        <w:t>O</w:t>
      </w:r>
      <w:r w:rsidRPr="00002077">
        <w:rPr>
          <w:rFonts w:ascii="Arial Narrow" w:hAnsi="Arial Narrow"/>
          <w:b w:val="0"/>
          <w:sz w:val="24"/>
          <w:szCs w:val="24"/>
          <w:highlight w:val="yellow"/>
        </w:rPr>
        <w:t xml:space="preserve">nly the CDS View entity is saved in the </w:t>
      </w:r>
      <w:r w:rsidRPr="00002077">
        <w:rPr>
          <w:rFonts w:ascii="Arial Narrow" w:hAnsi="Arial Narrow"/>
          <w:sz w:val="24"/>
          <w:szCs w:val="24"/>
          <w:highlight w:val="yellow"/>
        </w:rPr>
        <w:t>transport</w:t>
      </w:r>
      <w:r w:rsidRPr="00002077">
        <w:rPr>
          <w:rFonts w:ascii="Arial Narrow" w:hAnsi="Arial Narrow"/>
          <w:b w:val="0"/>
          <w:sz w:val="24"/>
          <w:szCs w:val="24"/>
          <w:highlight w:val="yellow"/>
        </w:rPr>
        <w:t>.</w:t>
      </w:r>
      <w:r w:rsidRPr="00002077">
        <w:rPr>
          <w:rFonts w:ascii="Arial Narrow" w:hAnsi="Arial Narrow"/>
          <w:b w:val="0"/>
          <w:sz w:val="24"/>
          <w:szCs w:val="24"/>
        </w:rPr>
        <w:t xml:space="preserve"> </w:t>
      </w:r>
    </w:p>
    <w:p w:rsidR="00002077" w:rsidRDefault="00002077" w:rsidP="004B7CC3">
      <w:pPr>
        <w:pStyle w:val="1"/>
        <w:spacing w:before="0" w:beforeAutospacing="0" w:after="0" w:afterAutospacing="0"/>
        <w:ind w:firstLine="567"/>
        <w:rPr>
          <w:rFonts w:ascii="Arial Narrow" w:hAnsi="Arial Narrow"/>
          <w:b w:val="0"/>
          <w:sz w:val="24"/>
          <w:szCs w:val="24"/>
        </w:rPr>
      </w:pPr>
    </w:p>
    <w:p w:rsidR="00002077" w:rsidRPr="0010621E" w:rsidRDefault="00002077" w:rsidP="0010621E">
      <w:pPr>
        <w:pStyle w:val="1"/>
        <w:spacing w:before="0" w:beforeAutospacing="0" w:after="0" w:afterAutospacing="0"/>
        <w:ind w:firstLine="567"/>
        <w:jc w:val="both"/>
        <w:rPr>
          <w:rStyle w:val="a4"/>
          <w:rFonts w:ascii="Arial Narrow" w:hAnsi="Arial Narrow"/>
          <w:b/>
          <w:sz w:val="24"/>
          <w:szCs w:val="24"/>
        </w:rPr>
      </w:pPr>
      <w:r w:rsidRPr="0010621E">
        <w:rPr>
          <w:rStyle w:val="a4"/>
          <w:rFonts w:ascii="Arial Narrow" w:hAnsi="Arial Narrow"/>
          <w:b/>
          <w:sz w:val="24"/>
          <w:szCs w:val="24"/>
        </w:rPr>
        <w:t>Join in CDS View</w:t>
      </w:r>
    </w:p>
    <w:p w:rsidR="0010621E" w:rsidRPr="0010621E" w:rsidRDefault="0010621E" w:rsidP="0010621E">
      <w:pPr>
        <w:pStyle w:val="2"/>
        <w:spacing w:before="0" w:line="240" w:lineRule="auto"/>
        <w:ind w:firstLine="567"/>
        <w:jc w:val="both"/>
        <w:rPr>
          <w:rStyle w:val="qtext"/>
          <w:rFonts w:ascii="Arial Narrow" w:hAnsi="Arial Narrow"/>
          <w:b/>
          <w:bCs/>
          <w:i/>
          <w:color w:val="000000" w:themeColor="text1"/>
          <w:sz w:val="24"/>
          <w:szCs w:val="24"/>
        </w:rPr>
      </w:pPr>
      <w:r w:rsidRPr="0010621E">
        <w:rPr>
          <w:rFonts w:ascii="Arial Narrow" w:hAnsi="Arial Narrow"/>
          <w:b/>
          <w:i/>
          <w:color w:val="000000" w:themeColor="text1"/>
          <w:sz w:val="24"/>
          <w:szCs w:val="24"/>
        </w:rPr>
        <w:t>Association with cardinality</w:t>
      </w:r>
      <w:r>
        <w:rPr>
          <w:rFonts w:ascii="Arial Narrow" w:hAnsi="Arial Narrow"/>
          <w:b/>
          <w:i/>
          <w:color w:val="000000" w:themeColor="text1"/>
          <w:sz w:val="24"/>
          <w:szCs w:val="24"/>
        </w:rPr>
        <w:t xml:space="preserve"> - </w:t>
      </w:r>
      <w:r w:rsidRPr="0010621E">
        <w:rPr>
          <w:rStyle w:val="qtext"/>
          <w:rFonts w:ascii="Arial Narrow" w:hAnsi="Arial Narrow"/>
          <w:b/>
          <w:bCs/>
          <w:i/>
          <w:color w:val="000000" w:themeColor="text1"/>
          <w:sz w:val="24"/>
          <w:szCs w:val="24"/>
        </w:rPr>
        <w:t>[min..max]</w:t>
      </w:r>
    </w:p>
    <w:p w:rsidR="0010621E" w:rsidRDefault="0010621E" w:rsidP="0010621E">
      <w:pPr>
        <w:spacing w:after="0" w:line="240" w:lineRule="auto"/>
        <w:ind w:firstLine="567"/>
        <w:jc w:val="both"/>
        <w:rPr>
          <w:rFonts w:ascii="Arial Narrow" w:eastAsia="Times New Roman" w:hAnsi="Arial Narrow" w:cs="Times New Roman"/>
          <w:sz w:val="24"/>
          <w:szCs w:val="24"/>
        </w:rPr>
      </w:pPr>
    </w:p>
    <w:p w:rsidR="0010621E" w:rsidRPr="0010621E" w:rsidRDefault="0010621E" w:rsidP="0010621E">
      <w:pPr>
        <w:spacing w:after="0" w:line="240" w:lineRule="auto"/>
        <w:ind w:firstLine="567"/>
        <w:jc w:val="both"/>
        <w:rPr>
          <w:rFonts w:ascii="Arial Narrow" w:eastAsia="Times New Roman" w:hAnsi="Arial Narrow" w:cs="Times New Roman"/>
          <w:b/>
          <w:i/>
          <w:sz w:val="24"/>
          <w:szCs w:val="24"/>
        </w:rPr>
      </w:pPr>
      <w:r w:rsidRPr="0010621E">
        <w:rPr>
          <w:rFonts w:ascii="Arial Narrow" w:eastAsia="Times New Roman" w:hAnsi="Arial Narrow" w:cs="Times New Roman"/>
          <w:b/>
          <w:i/>
          <w:sz w:val="24"/>
          <w:szCs w:val="24"/>
        </w:rPr>
        <w:t xml:space="preserve">The rules for </w:t>
      </w:r>
      <w:r w:rsidRPr="0010621E">
        <w:rPr>
          <w:rFonts w:ascii="Arial Narrow" w:eastAsia="Times New Roman" w:hAnsi="Arial Narrow" w:cs="Times New Roman"/>
          <w:b/>
          <w:i/>
          <w:iCs/>
          <w:sz w:val="24"/>
          <w:szCs w:val="24"/>
        </w:rPr>
        <w:t>min</w:t>
      </w:r>
      <w:r w:rsidRPr="0010621E">
        <w:rPr>
          <w:rFonts w:ascii="Arial Narrow" w:eastAsia="Times New Roman" w:hAnsi="Arial Narrow" w:cs="Times New Roman"/>
          <w:b/>
          <w:i/>
          <w:sz w:val="24"/>
          <w:szCs w:val="24"/>
        </w:rPr>
        <w:t xml:space="preserve"> and </w:t>
      </w:r>
      <w:r w:rsidRPr="0010621E">
        <w:rPr>
          <w:rFonts w:ascii="Arial Narrow" w:eastAsia="Times New Roman" w:hAnsi="Arial Narrow" w:cs="Times New Roman"/>
          <w:b/>
          <w:i/>
          <w:iCs/>
          <w:sz w:val="24"/>
          <w:szCs w:val="24"/>
        </w:rPr>
        <w:t>max</w:t>
      </w:r>
      <w:r w:rsidRPr="0010621E">
        <w:rPr>
          <w:rFonts w:ascii="Arial Narrow" w:eastAsia="Times New Roman" w:hAnsi="Arial Narrow" w:cs="Times New Roman"/>
          <w:b/>
          <w:i/>
          <w:sz w:val="24"/>
          <w:szCs w:val="24"/>
        </w:rPr>
        <w:t xml:space="preserve"> values</w:t>
      </w:r>
    </w:p>
    <w:p w:rsidR="0010621E" w:rsidRPr="0010621E" w:rsidRDefault="0010621E" w:rsidP="00D613E2">
      <w:pPr>
        <w:numPr>
          <w:ilvl w:val="0"/>
          <w:numId w:val="22"/>
        </w:numPr>
        <w:tabs>
          <w:tab w:val="clear" w:pos="720"/>
          <w:tab w:val="num" w:pos="1134"/>
        </w:tabs>
        <w:spacing w:after="0" w:line="240" w:lineRule="auto"/>
        <w:ind w:left="1134"/>
        <w:jc w:val="both"/>
        <w:rPr>
          <w:rFonts w:ascii="Arial Narrow" w:eastAsia="Times New Roman" w:hAnsi="Arial Narrow" w:cs="Times New Roman"/>
          <w:sz w:val="24"/>
          <w:szCs w:val="24"/>
        </w:rPr>
      </w:pPr>
      <w:r w:rsidRPr="0010621E">
        <w:rPr>
          <w:rFonts w:ascii="Arial Narrow" w:eastAsia="Times New Roman" w:hAnsi="Arial Narrow" w:cs="Times New Roman"/>
          <w:i/>
          <w:iCs/>
          <w:sz w:val="24"/>
          <w:szCs w:val="24"/>
        </w:rPr>
        <w:t>max</w:t>
      </w:r>
      <w:r w:rsidRPr="0010621E">
        <w:rPr>
          <w:rFonts w:ascii="Arial Narrow" w:eastAsia="Times New Roman" w:hAnsi="Arial Narrow" w:cs="Times New Roman"/>
          <w:sz w:val="24"/>
          <w:szCs w:val="24"/>
        </w:rPr>
        <w:t xml:space="preserve"> cannot be 0</w:t>
      </w:r>
      <w:r>
        <w:rPr>
          <w:rFonts w:ascii="Arial Narrow" w:eastAsia="Times New Roman" w:hAnsi="Arial Narrow" w:cs="Times New Roman"/>
          <w:sz w:val="24"/>
          <w:szCs w:val="24"/>
        </w:rPr>
        <w:t>;</w:t>
      </w:r>
    </w:p>
    <w:p w:rsidR="0010621E" w:rsidRPr="0010621E" w:rsidRDefault="0010621E" w:rsidP="00D613E2">
      <w:pPr>
        <w:numPr>
          <w:ilvl w:val="0"/>
          <w:numId w:val="22"/>
        </w:numPr>
        <w:tabs>
          <w:tab w:val="clear" w:pos="720"/>
          <w:tab w:val="num" w:pos="1134"/>
        </w:tabs>
        <w:spacing w:after="0" w:line="240" w:lineRule="auto"/>
        <w:ind w:left="1134"/>
        <w:jc w:val="both"/>
        <w:rPr>
          <w:rFonts w:ascii="Arial Narrow" w:eastAsia="Times New Roman" w:hAnsi="Arial Narrow" w:cs="Times New Roman"/>
          <w:sz w:val="24"/>
          <w:szCs w:val="24"/>
        </w:rPr>
      </w:pPr>
      <w:r>
        <w:rPr>
          <w:rFonts w:ascii="Arial Narrow" w:eastAsia="Times New Roman" w:hAnsi="Arial Narrow" w:cs="Times New Roman"/>
          <w:sz w:val="24"/>
          <w:szCs w:val="24"/>
        </w:rPr>
        <w:t>a</w:t>
      </w:r>
      <w:r w:rsidRPr="0010621E">
        <w:rPr>
          <w:rFonts w:ascii="Arial Narrow" w:eastAsia="Times New Roman" w:hAnsi="Arial Narrow" w:cs="Times New Roman"/>
          <w:sz w:val="24"/>
          <w:szCs w:val="24"/>
        </w:rPr>
        <w:t xml:space="preserve">n asterisk * for </w:t>
      </w:r>
      <w:r w:rsidRPr="0010621E">
        <w:rPr>
          <w:rFonts w:ascii="Arial Narrow" w:eastAsia="Times New Roman" w:hAnsi="Arial Narrow" w:cs="Times New Roman"/>
          <w:i/>
          <w:iCs/>
          <w:sz w:val="24"/>
          <w:szCs w:val="24"/>
        </w:rPr>
        <w:t>max</w:t>
      </w:r>
      <w:r w:rsidRPr="0010621E">
        <w:rPr>
          <w:rFonts w:ascii="Arial Narrow" w:eastAsia="Times New Roman" w:hAnsi="Arial Narrow" w:cs="Times New Roman"/>
          <w:sz w:val="24"/>
          <w:szCs w:val="24"/>
        </w:rPr>
        <w:t xml:space="preserve"> means any number of rows</w:t>
      </w:r>
      <w:r>
        <w:rPr>
          <w:rFonts w:ascii="Arial Narrow" w:eastAsia="Times New Roman" w:hAnsi="Arial Narrow" w:cs="Times New Roman"/>
          <w:sz w:val="24"/>
          <w:szCs w:val="24"/>
        </w:rPr>
        <w:t xml:space="preserve"> - </w:t>
      </w:r>
      <w:r w:rsidRPr="0010621E">
        <w:rPr>
          <w:rFonts w:ascii="Arial Narrow" w:eastAsia="Times New Roman" w:hAnsi="Arial Narrow" w:cs="Courier New"/>
          <w:sz w:val="24"/>
          <w:szCs w:val="24"/>
        </w:rPr>
        <w:t xml:space="preserve"> association [1..*] to</w:t>
      </w:r>
      <w:r>
        <w:rPr>
          <w:rFonts w:ascii="Arial Narrow" w:eastAsia="Times New Roman" w:hAnsi="Arial Narrow" w:cs="Times New Roman"/>
          <w:sz w:val="24"/>
          <w:szCs w:val="24"/>
        </w:rPr>
        <w:t xml:space="preserve"> … ;</w:t>
      </w:r>
    </w:p>
    <w:p w:rsidR="0010621E" w:rsidRPr="0010621E" w:rsidRDefault="0010621E" w:rsidP="00D613E2">
      <w:pPr>
        <w:numPr>
          <w:ilvl w:val="0"/>
          <w:numId w:val="22"/>
        </w:numPr>
        <w:tabs>
          <w:tab w:val="clear" w:pos="720"/>
          <w:tab w:val="num" w:pos="1134"/>
        </w:tabs>
        <w:spacing w:after="0" w:line="240" w:lineRule="auto"/>
        <w:ind w:left="1134"/>
        <w:jc w:val="both"/>
        <w:rPr>
          <w:rFonts w:ascii="Arial Narrow" w:eastAsia="Times New Roman" w:hAnsi="Arial Narrow" w:cs="Times New Roman"/>
          <w:sz w:val="24"/>
          <w:szCs w:val="24"/>
        </w:rPr>
      </w:pPr>
      <w:r w:rsidRPr="0010621E">
        <w:rPr>
          <w:rFonts w:ascii="Arial Narrow" w:eastAsia="Times New Roman" w:hAnsi="Arial Narrow" w:cs="Times New Roman"/>
          <w:i/>
          <w:iCs/>
          <w:sz w:val="24"/>
          <w:szCs w:val="24"/>
        </w:rPr>
        <w:t>min</w:t>
      </w:r>
      <w:r w:rsidRPr="0010621E">
        <w:rPr>
          <w:rFonts w:ascii="Arial Narrow" w:eastAsia="Times New Roman" w:hAnsi="Arial Narrow" w:cs="Times New Roman"/>
          <w:sz w:val="24"/>
          <w:szCs w:val="24"/>
        </w:rPr>
        <w:t xml:space="preserve"> can be omitted </w:t>
      </w:r>
      <w:r>
        <w:rPr>
          <w:rFonts w:ascii="Arial Narrow" w:eastAsia="Times New Roman" w:hAnsi="Arial Narrow" w:cs="Times New Roman"/>
          <w:sz w:val="24"/>
          <w:szCs w:val="24"/>
        </w:rPr>
        <w:t xml:space="preserve">- </w:t>
      </w:r>
      <w:r w:rsidRPr="0010621E">
        <w:rPr>
          <w:rFonts w:ascii="Arial Narrow" w:eastAsia="Times New Roman" w:hAnsi="Arial Narrow" w:cs="Times New Roman"/>
          <w:sz w:val="24"/>
          <w:szCs w:val="24"/>
        </w:rPr>
        <w:t>set to 0 if omitted</w:t>
      </w:r>
      <w:r>
        <w:rPr>
          <w:rFonts w:ascii="Arial Narrow" w:eastAsia="Times New Roman" w:hAnsi="Arial Narrow" w:cs="Times New Roman"/>
          <w:sz w:val="24"/>
          <w:szCs w:val="24"/>
        </w:rPr>
        <w:t>;</w:t>
      </w:r>
    </w:p>
    <w:p w:rsidR="0010621E" w:rsidRPr="0010621E" w:rsidRDefault="0010621E" w:rsidP="00D613E2">
      <w:pPr>
        <w:numPr>
          <w:ilvl w:val="0"/>
          <w:numId w:val="22"/>
        </w:numPr>
        <w:tabs>
          <w:tab w:val="clear" w:pos="720"/>
          <w:tab w:val="num" w:pos="1134"/>
        </w:tabs>
        <w:spacing w:after="0" w:line="240" w:lineRule="auto"/>
        <w:ind w:left="1134"/>
        <w:jc w:val="both"/>
        <w:rPr>
          <w:rFonts w:ascii="Arial Narrow" w:eastAsia="Times New Roman" w:hAnsi="Arial Narrow" w:cs="Times New Roman"/>
          <w:sz w:val="24"/>
          <w:szCs w:val="24"/>
        </w:rPr>
      </w:pPr>
      <w:r w:rsidRPr="0010621E">
        <w:rPr>
          <w:rFonts w:ascii="Arial Narrow" w:eastAsia="Times New Roman" w:hAnsi="Arial Narrow" w:cs="Times New Roman"/>
          <w:i/>
          <w:iCs/>
          <w:sz w:val="24"/>
          <w:szCs w:val="24"/>
        </w:rPr>
        <w:t>min</w:t>
      </w:r>
      <w:r w:rsidRPr="0010621E">
        <w:rPr>
          <w:rFonts w:ascii="Arial Narrow" w:eastAsia="Times New Roman" w:hAnsi="Arial Narrow" w:cs="Times New Roman"/>
          <w:sz w:val="24"/>
          <w:szCs w:val="24"/>
        </w:rPr>
        <w:t xml:space="preserve"> cannot be *</w:t>
      </w:r>
      <w:r>
        <w:rPr>
          <w:rFonts w:ascii="Arial Narrow" w:eastAsia="Times New Roman" w:hAnsi="Arial Narrow" w:cs="Times New Roman"/>
          <w:sz w:val="24"/>
          <w:szCs w:val="24"/>
        </w:rPr>
        <w:t>;</w:t>
      </w:r>
    </w:p>
    <w:p w:rsidR="0010621E" w:rsidRPr="0010621E" w:rsidRDefault="0010621E" w:rsidP="00D613E2">
      <w:pPr>
        <w:numPr>
          <w:ilvl w:val="0"/>
          <w:numId w:val="22"/>
        </w:numPr>
        <w:tabs>
          <w:tab w:val="clear" w:pos="720"/>
          <w:tab w:val="num" w:pos="1134"/>
        </w:tabs>
        <w:spacing w:after="0" w:line="240" w:lineRule="auto"/>
        <w:ind w:left="1134"/>
        <w:jc w:val="both"/>
        <w:rPr>
          <w:rFonts w:ascii="Arial Narrow" w:eastAsia="Times New Roman" w:hAnsi="Arial Narrow" w:cs="Times New Roman"/>
          <w:sz w:val="24"/>
          <w:szCs w:val="24"/>
        </w:rPr>
      </w:pPr>
      <w:r>
        <w:rPr>
          <w:rFonts w:ascii="Arial Narrow" w:eastAsia="Times New Roman" w:hAnsi="Arial Narrow" w:cs="Times New Roman"/>
          <w:sz w:val="24"/>
          <w:szCs w:val="24"/>
        </w:rPr>
        <w:t>w</w:t>
      </w:r>
      <w:r w:rsidRPr="0010621E">
        <w:rPr>
          <w:rFonts w:ascii="Arial Narrow" w:eastAsia="Times New Roman" w:hAnsi="Arial Narrow" w:cs="Times New Roman"/>
          <w:sz w:val="24"/>
          <w:szCs w:val="24"/>
        </w:rPr>
        <w:t>hen an association is used in a WHERE condition</w:t>
      </w:r>
      <w:r>
        <w:rPr>
          <w:rFonts w:ascii="Arial Narrow" w:eastAsia="Times New Roman" w:hAnsi="Arial Narrow" w:cs="Times New Roman"/>
          <w:sz w:val="24"/>
          <w:szCs w:val="24"/>
        </w:rPr>
        <w:t xml:space="preserve"> -</w:t>
      </w:r>
      <w:r w:rsidRPr="0010621E">
        <w:rPr>
          <w:rFonts w:ascii="Arial Narrow" w:eastAsia="Times New Roman" w:hAnsi="Arial Narrow" w:cs="Times New Roman"/>
          <w:sz w:val="24"/>
          <w:szCs w:val="24"/>
        </w:rPr>
        <w:t xml:space="preserve"> 1 must be specified for </w:t>
      </w:r>
      <w:r w:rsidRPr="0010621E">
        <w:rPr>
          <w:rFonts w:ascii="Arial Narrow" w:eastAsia="Times New Roman" w:hAnsi="Arial Narrow" w:cs="Times New Roman"/>
          <w:i/>
          <w:iCs/>
          <w:sz w:val="24"/>
          <w:szCs w:val="24"/>
        </w:rPr>
        <w:t>max</w:t>
      </w:r>
      <w:r w:rsidRPr="0010621E">
        <w:rPr>
          <w:rFonts w:ascii="Arial Narrow" w:eastAsia="Times New Roman" w:hAnsi="Arial Narrow" w:cs="Times New Roman"/>
          <w:sz w:val="24"/>
          <w:szCs w:val="24"/>
        </w:rPr>
        <w:t>.</w:t>
      </w:r>
    </w:p>
    <w:p w:rsidR="0010621E" w:rsidRDefault="0010621E" w:rsidP="0010621E">
      <w:pPr>
        <w:pStyle w:val="a7"/>
        <w:spacing w:before="0" w:beforeAutospacing="0" w:after="0" w:afterAutospacing="0"/>
        <w:ind w:firstLine="567"/>
        <w:jc w:val="both"/>
        <w:rPr>
          <w:rFonts w:ascii="Arial Narrow" w:hAnsi="Arial Narrow"/>
        </w:rPr>
      </w:pPr>
    </w:p>
    <w:p w:rsidR="0010621E" w:rsidRPr="0010621E" w:rsidRDefault="0010621E" w:rsidP="0010621E">
      <w:pPr>
        <w:pStyle w:val="a7"/>
        <w:spacing w:before="0" w:beforeAutospacing="0" w:after="0" w:afterAutospacing="0"/>
        <w:ind w:firstLine="567"/>
        <w:jc w:val="both"/>
        <w:rPr>
          <w:rFonts w:ascii="Arial Narrow" w:hAnsi="Arial Narrow"/>
        </w:rPr>
      </w:pPr>
      <w:r w:rsidRPr="0010621E">
        <w:rPr>
          <w:rFonts w:ascii="Arial Narrow" w:hAnsi="Arial Narrow"/>
          <w:highlight w:val="yellow"/>
        </w:rPr>
        <w:t xml:space="preserve">The association defined in an ABAP CDS view will be converted to join type at run-time. By default the join type is </w:t>
      </w:r>
      <w:r w:rsidRPr="0010621E">
        <w:rPr>
          <w:rStyle w:val="a4"/>
          <w:rFonts w:ascii="Arial Narrow" w:hAnsi="Arial Narrow"/>
          <w:highlight w:val="yellow"/>
        </w:rPr>
        <w:t>LEFT OUTER JOIN</w:t>
      </w:r>
      <w:r w:rsidRPr="0010621E">
        <w:rPr>
          <w:rFonts w:ascii="Arial Narrow" w:hAnsi="Arial Narrow"/>
          <w:highlight w:val="yellow"/>
        </w:rPr>
        <w:t>.</w:t>
      </w:r>
    </w:p>
    <w:p w:rsidR="0010621E" w:rsidRDefault="0010621E" w:rsidP="0010621E">
      <w:pPr>
        <w:pStyle w:val="a7"/>
        <w:spacing w:before="0" w:beforeAutospacing="0" w:after="0" w:afterAutospacing="0"/>
        <w:ind w:firstLine="567"/>
        <w:jc w:val="both"/>
        <w:rPr>
          <w:rFonts w:ascii="Arial Narrow" w:hAnsi="Arial Narrow"/>
        </w:rPr>
      </w:pPr>
    </w:p>
    <w:p w:rsidR="0010621E" w:rsidRDefault="0010621E" w:rsidP="0010621E">
      <w:pPr>
        <w:pStyle w:val="a7"/>
        <w:spacing w:before="0" w:beforeAutospacing="0" w:after="0" w:afterAutospacing="0"/>
        <w:ind w:firstLine="567"/>
        <w:jc w:val="both"/>
        <w:rPr>
          <w:rFonts w:ascii="Arial Narrow" w:hAnsi="Arial Narrow"/>
        </w:rPr>
      </w:pPr>
      <w:r w:rsidRPr="00762F88">
        <w:rPr>
          <w:rFonts w:ascii="Arial Narrow" w:hAnsi="Arial Narrow"/>
          <w:highlight w:val="yellow"/>
        </w:rPr>
        <w:t xml:space="preserve">To achieve </w:t>
      </w:r>
      <w:r w:rsidRPr="00762F88">
        <w:rPr>
          <w:rFonts w:ascii="Arial Narrow" w:hAnsi="Arial Narrow"/>
          <w:b/>
          <w:highlight w:val="yellow"/>
        </w:rPr>
        <w:t>INNER JOIN</w:t>
      </w:r>
      <w:r w:rsidRPr="0010621E">
        <w:rPr>
          <w:rFonts w:ascii="Arial Narrow" w:hAnsi="Arial Narrow"/>
        </w:rPr>
        <w:t xml:space="preserve"> you need to define the attribute in the path expression </w:t>
      </w:r>
    </w:p>
    <w:p w:rsidR="0010621E" w:rsidRPr="0010621E" w:rsidRDefault="0010621E" w:rsidP="0010621E">
      <w:pPr>
        <w:pStyle w:val="a7"/>
        <w:spacing w:before="0" w:beforeAutospacing="0" w:after="0" w:afterAutospacing="0"/>
        <w:ind w:firstLine="567"/>
        <w:jc w:val="both"/>
        <w:rPr>
          <w:rFonts w:ascii="Arial Narrow" w:hAnsi="Arial Narrow"/>
        </w:rPr>
      </w:pPr>
    </w:p>
    <w:p w:rsidR="0010621E" w:rsidRPr="0010621E" w:rsidRDefault="0010621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10621E">
        <w:rPr>
          <w:rFonts w:ascii="Arial Narrow" w:eastAsia="Times New Roman" w:hAnsi="Arial Narrow" w:cs="Courier New"/>
          <w:sz w:val="24"/>
          <w:szCs w:val="24"/>
        </w:rPr>
        <w:t>@AbapCatalog.sqlViewName: 'ZV_ORD_HDR'</w:t>
      </w:r>
    </w:p>
    <w:p w:rsidR="0010621E" w:rsidRPr="0010621E" w:rsidRDefault="0010621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10621E">
        <w:rPr>
          <w:rFonts w:ascii="Arial Narrow" w:eastAsia="Times New Roman" w:hAnsi="Arial Narrow" w:cs="Courier New"/>
          <w:sz w:val="24"/>
          <w:szCs w:val="24"/>
        </w:rPr>
        <w:t>@AbapCatalog.compiler.compareFilter: true</w:t>
      </w:r>
    </w:p>
    <w:p w:rsidR="0010621E" w:rsidRPr="0010621E" w:rsidRDefault="0010621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10621E">
        <w:rPr>
          <w:rFonts w:ascii="Arial Narrow" w:eastAsia="Times New Roman" w:hAnsi="Arial Narrow" w:cs="Courier New"/>
          <w:sz w:val="24"/>
          <w:szCs w:val="24"/>
        </w:rPr>
        <w:t>@AccessControl.authorizationCheck: #NOT_REQUIRED</w:t>
      </w:r>
    </w:p>
    <w:p w:rsidR="0010621E" w:rsidRPr="0010621E" w:rsidRDefault="0010621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10621E">
        <w:rPr>
          <w:rFonts w:ascii="Arial Narrow" w:eastAsia="Times New Roman" w:hAnsi="Arial Narrow" w:cs="Courier New"/>
          <w:sz w:val="24"/>
          <w:szCs w:val="24"/>
        </w:rPr>
        <w:t>@EndUserText.label: 'Order Header Information'</w:t>
      </w:r>
    </w:p>
    <w:p w:rsidR="0010621E" w:rsidRPr="0010621E" w:rsidRDefault="0010621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10621E">
        <w:rPr>
          <w:rFonts w:ascii="Arial Narrow" w:eastAsia="Times New Roman" w:hAnsi="Arial Narrow" w:cs="Courier New"/>
          <w:sz w:val="24"/>
          <w:szCs w:val="24"/>
        </w:rPr>
        <w:t xml:space="preserve">define view ZCDS_SALESORDER_HDR </w:t>
      </w:r>
    </w:p>
    <w:p w:rsidR="0010621E" w:rsidRPr="0010621E" w:rsidRDefault="0010621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10621E">
        <w:rPr>
          <w:rFonts w:ascii="Arial Narrow" w:eastAsia="Times New Roman" w:hAnsi="Arial Narrow" w:cs="Courier New"/>
          <w:sz w:val="24"/>
          <w:szCs w:val="24"/>
        </w:rPr>
        <w:t>as select from vbak</w:t>
      </w:r>
    </w:p>
    <w:p w:rsidR="0010621E" w:rsidRPr="0010621E" w:rsidRDefault="0010621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10621E">
        <w:rPr>
          <w:rFonts w:ascii="Arial Narrow" w:eastAsia="Times New Roman" w:hAnsi="Arial Narrow" w:cs="Courier New"/>
          <w:sz w:val="24"/>
          <w:szCs w:val="24"/>
        </w:rPr>
        <w:t xml:space="preserve">   association [1..*] to ZCDS_SALESORDER_ITM as _OrderItems</w:t>
      </w:r>
    </w:p>
    <w:p w:rsidR="0010621E" w:rsidRPr="0010621E" w:rsidRDefault="0010621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10621E">
        <w:rPr>
          <w:rFonts w:ascii="Arial Narrow" w:eastAsia="Times New Roman" w:hAnsi="Arial Narrow" w:cs="Courier New"/>
          <w:sz w:val="24"/>
          <w:szCs w:val="24"/>
        </w:rPr>
        <w:t xml:space="preserve">               on $projection.vbeln = _OrderItems.vbeln  </w:t>
      </w:r>
    </w:p>
    <w:p w:rsidR="0010621E" w:rsidRPr="0010621E" w:rsidRDefault="0010621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10621E">
        <w:rPr>
          <w:rFonts w:ascii="Arial Narrow" w:eastAsia="Times New Roman" w:hAnsi="Arial Narrow" w:cs="Courier New"/>
          <w:sz w:val="24"/>
          <w:szCs w:val="24"/>
        </w:rPr>
        <w:t>{</w:t>
      </w:r>
    </w:p>
    <w:p w:rsidR="0010621E" w:rsidRPr="0010621E" w:rsidRDefault="0010621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10621E">
        <w:rPr>
          <w:rFonts w:ascii="Arial Narrow" w:eastAsia="Times New Roman" w:hAnsi="Arial Narrow" w:cs="Courier New"/>
          <w:sz w:val="24"/>
          <w:szCs w:val="24"/>
        </w:rPr>
        <w:t xml:space="preserve">  key vbeln, </w:t>
      </w:r>
    </w:p>
    <w:p w:rsidR="0010621E" w:rsidRPr="0010621E" w:rsidRDefault="0010621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10621E">
        <w:rPr>
          <w:rFonts w:ascii="Arial Narrow" w:eastAsia="Times New Roman" w:hAnsi="Arial Narrow" w:cs="Courier New"/>
          <w:sz w:val="24"/>
          <w:szCs w:val="24"/>
        </w:rPr>
        <w:t xml:space="preserve">      erdat,</w:t>
      </w:r>
    </w:p>
    <w:p w:rsidR="0010621E" w:rsidRPr="0010621E" w:rsidRDefault="0010621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10621E">
        <w:rPr>
          <w:rFonts w:ascii="Arial Narrow" w:eastAsia="Times New Roman" w:hAnsi="Arial Narrow" w:cs="Courier New"/>
          <w:sz w:val="24"/>
          <w:szCs w:val="24"/>
        </w:rPr>
        <w:t xml:space="preserve">      vbtyp,</w:t>
      </w:r>
    </w:p>
    <w:p w:rsidR="0010621E" w:rsidRPr="0010621E" w:rsidRDefault="0010621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10621E">
        <w:rPr>
          <w:rFonts w:ascii="Arial Narrow" w:eastAsia="Times New Roman" w:hAnsi="Arial Narrow" w:cs="Courier New"/>
          <w:sz w:val="24"/>
          <w:szCs w:val="24"/>
        </w:rPr>
        <w:t xml:space="preserve">      auart,</w:t>
      </w:r>
    </w:p>
    <w:p w:rsidR="0010621E" w:rsidRPr="0010621E" w:rsidRDefault="0010621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10621E">
        <w:rPr>
          <w:rFonts w:ascii="Arial Narrow" w:eastAsia="Times New Roman" w:hAnsi="Arial Narrow" w:cs="Courier New"/>
          <w:sz w:val="24"/>
          <w:szCs w:val="24"/>
        </w:rPr>
        <w:t xml:space="preserve">      netwr,</w:t>
      </w:r>
    </w:p>
    <w:p w:rsidR="0010621E" w:rsidRPr="0010621E" w:rsidRDefault="0010621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10621E">
        <w:rPr>
          <w:rFonts w:ascii="Arial Narrow" w:eastAsia="Times New Roman" w:hAnsi="Arial Narrow" w:cs="Courier New"/>
          <w:sz w:val="24"/>
          <w:szCs w:val="24"/>
        </w:rPr>
        <w:t xml:space="preserve">      waerk,</w:t>
      </w:r>
    </w:p>
    <w:p w:rsidR="0010621E" w:rsidRPr="0010621E" w:rsidRDefault="0010621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10621E">
        <w:rPr>
          <w:rFonts w:ascii="Arial Narrow" w:eastAsia="Times New Roman" w:hAnsi="Arial Narrow" w:cs="Courier New"/>
          <w:sz w:val="24"/>
          <w:szCs w:val="24"/>
        </w:rPr>
        <w:t xml:space="preserve">     _OrderItems[</w:t>
      </w:r>
      <w:r w:rsidRPr="0010621E">
        <w:rPr>
          <w:rFonts w:ascii="Arial Narrow" w:eastAsia="Times New Roman" w:hAnsi="Arial Narrow" w:cs="Courier New"/>
          <w:sz w:val="24"/>
          <w:szCs w:val="24"/>
          <w:highlight w:val="yellow"/>
        </w:rPr>
        <w:t>inner</w:t>
      </w:r>
      <w:r w:rsidRPr="0010621E">
        <w:rPr>
          <w:rFonts w:ascii="Arial Narrow" w:eastAsia="Times New Roman" w:hAnsi="Arial Narrow" w:cs="Courier New"/>
          <w:sz w:val="24"/>
          <w:szCs w:val="24"/>
        </w:rPr>
        <w:t>].matnr</w:t>
      </w:r>
    </w:p>
    <w:p w:rsidR="0010621E" w:rsidRPr="0010621E" w:rsidRDefault="0010621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10621E">
        <w:rPr>
          <w:rFonts w:ascii="Arial Narrow" w:eastAsia="Times New Roman" w:hAnsi="Arial Narrow" w:cs="Courier New"/>
          <w:sz w:val="24"/>
          <w:szCs w:val="24"/>
        </w:rPr>
        <w:t>}</w:t>
      </w:r>
    </w:p>
    <w:p w:rsidR="0010621E" w:rsidRDefault="0010621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p>
    <w:p w:rsidR="0010621E" w:rsidRPr="0010621E" w:rsidRDefault="00912F9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hyperlink r:id="rId97" w:history="1">
        <w:r w:rsidR="0010621E" w:rsidRPr="0010621E">
          <w:rPr>
            <w:rStyle w:val="a3"/>
            <w:rFonts w:ascii="Arial Narrow" w:eastAsia="Times New Roman" w:hAnsi="Arial Narrow" w:cs="Courier New"/>
            <w:sz w:val="24"/>
            <w:szCs w:val="24"/>
            <w:u w:val="none"/>
          </w:rPr>
          <w:t>https://www.saplearners.com/create-associations-abap-cds-views/</w:t>
        </w:r>
      </w:hyperlink>
    </w:p>
    <w:p w:rsidR="0010621E" w:rsidRPr="0010621E" w:rsidRDefault="0010621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p>
    <w:p w:rsidR="0010621E" w:rsidRPr="00C87FE6" w:rsidRDefault="0010621E" w:rsidP="0010621E">
      <w:pPr>
        <w:pStyle w:val="2"/>
        <w:spacing w:before="0" w:line="240" w:lineRule="auto"/>
        <w:ind w:firstLine="567"/>
        <w:jc w:val="both"/>
        <w:rPr>
          <w:rFonts w:ascii="Arial Narrow" w:hAnsi="Arial Narrow"/>
          <w:color w:val="000000" w:themeColor="text1"/>
          <w:sz w:val="24"/>
          <w:szCs w:val="24"/>
        </w:rPr>
      </w:pPr>
      <w:r w:rsidRPr="00C87FE6">
        <w:rPr>
          <w:rStyle w:val="a4"/>
          <w:rFonts w:ascii="Arial Narrow" w:hAnsi="Arial Narrow"/>
          <w:bCs w:val="0"/>
          <w:color w:val="000000" w:themeColor="text1"/>
          <w:sz w:val="24"/>
          <w:szCs w:val="24"/>
        </w:rPr>
        <w:t>Usage of CDS view with association in ABAP using OpenSQL</w:t>
      </w:r>
    </w:p>
    <w:p w:rsidR="00C87FE6" w:rsidRDefault="00C87FE6" w:rsidP="0010621E">
      <w:pPr>
        <w:pStyle w:val="a7"/>
        <w:spacing w:before="0" w:beforeAutospacing="0" w:after="0" w:afterAutospacing="0"/>
        <w:ind w:firstLine="567"/>
        <w:jc w:val="both"/>
        <w:rPr>
          <w:rFonts w:ascii="Arial Narrow" w:hAnsi="Arial Narrow"/>
        </w:rPr>
      </w:pPr>
    </w:p>
    <w:p w:rsidR="0010621E" w:rsidRPr="0010621E" w:rsidRDefault="0010621E" w:rsidP="0010621E">
      <w:pPr>
        <w:pStyle w:val="a7"/>
        <w:spacing w:before="0" w:beforeAutospacing="0" w:after="0" w:afterAutospacing="0"/>
        <w:ind w:firstLine="567"/>
        <w:jc w:val="both"/>
        <w:rPr>
          <w:rFonts w:ascii="Arial Narrow" w:hAnsi="Arial Narrow"/>
        </w:rPr>
      </w:pPr>
      <w:r w:rsidRPr="0010621E">
        <w:rPr>
          <w:rFonts w:ascii="Arial Narrow" w:hAnsi="Arial Narrow"/>
        </w:rPr>
        <w:t>We can access the CDS view which has associations defined in ABAP program using Open SQL statement using the path expressions like below</w:t>
      </w:r>
    </w:p>
    <w:p w:rsidR="00C87FE6" w:rsidRDefault="00C87FE6"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p>
    <w:p w:rsidR="0010621E" w:rsidRPr="0010621E" w:rsidRDefault="0010621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10621E">
        <w:rPr>
          <w:rFonts w:ascii="Arial Narrow" w:eastAsia="Times New Roman" w:hAnsi="Arial Narrow" w:cs="Courier New"/>
          <w:sz w:val="24"/>
          <w:szCs w:val="24"/>
        </w:rPr>
        <w:t>DATA(is_supported) = cl_abap_dbfeatures=&gt;use_features(</w:t>
      </w:r>
    </w:p>
    <w:p w:rsidR="0010621E" w:rsidRPr="0010621E" w:rsidRDefault="0010621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10621E">
        <w:rPr>
          <w:rFonts w:ascii="Arial Narrow" w:eastAsia="Times New Roman" w:hAnsi="Arial Narrow" w:cs="Courier New"/>
          <w:sz w:val="24"/>
          <w:szCs w:val="24"/>
        </w:rPr>
        <w:t xml:space="preserve"> requested_features = VALUE #( ( cl_abap_dbfeatures=&gt;views_with_parameters ) ) ).</w:t>
      </w:r>
    </w:p>
    <w:p w:rsidR="0010621E" w:rsidRPr="0010621E" w:rsidRDefault="0010621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10621E">
        <w:rPr>
          <w:rFonts w:ascii="Arial Narrow" w:eastAsia="Times New Roman" w:hAnsi="Arial Narrow" w:cs="Courier New"/>
          <w:sz w:val="24"/>
          <w:szCs w:val="24"/>
        </w:rPr>
        <w:t>IF is_supported IS NOT INITIAL.</w:t>
      </w:r>
    </w:p>
    <w:p w:rsidR="0010621E" w:rsidRPr="0010621E" w:rsidRDefault="0010621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10621E">
        <w:rPr>
          <w:rFonts w:ascii="Arial Narrow" w:eastAsia="Times New Roman" w:hAnsi="Arial Narrow" w:cs="Courier New"/>
          <w:sz w:val="24"/>
          <w:szCs w:val="24"/>
        </w:rPr>
        <w:t xml:space="preserve">  SELECT * FROM zcds_salesorder_hdr INTO TABLE @DATA(lt_data).</w:t>
      </w:r>
    </w:p>
    <w:p w:rsidR="0010621E" w:rsidRPr="0010621E" w:rsidRDefault="0010621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10621E">
        <w:rPr>
          <w:rFonts w:ascii="Arial Narrow" w:eastAsia="Times New Roman" w:hAnsi="Arial Narrow" w:cs="Courier New"/>
          <w:sz w:val="24"/>
          <w:szCs w:val="24"/>
        </w:rPr>
        <w:t>ENDIF.</w:t>
      </w:r>
    </w:p>
    <w:p w:rsidR="00C87FE6" w:rsidRDefault="00C87FE6"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hAnsi="Arial Narrow"/>
          <w:sz w:val="24"/>
          <w:szCs w:val="24"/>
        </w:rPr>
      </w:pPr>
    </w:p>
    <w:p w:rsidR="0010621E" w:rsidRPr="0010621E" w:rsidRDefault="0010621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hAnsi="Arial Narrow"/>
          <w:sz w:val="24"/>
          <w:szCs w:val="24"/>
        </w:rPr>
      </w:pPr>
      <w:r w:rsidRPr="0010621E">
        <w:rPr>
          <w:rFonts w:ascii="Arial Narrow" w:hAnsi="Arial Narrow"/>
          <w:sz w:val="24"/>
          <w:szCs w:val="24"/>
        </w:rPr>
        <w:t>Want to learn about new ABAP syntax</w:t>
      </w:r>
      <w:r w:rsidR="00C87FE6">
        <w:rPr>
          <w:rFonts w:ascii="Arial Narrow" w:hAnsi="Arial Narrow"/>
          <w:sz w:val="24"/>
          <w:szCs w:val="24"/>
        </w:rPr>
        <w:t xml:space="preserve"> -</w:t>
      </w:r>
      <w:r w:rsidRPr="0010621E">
        <w:rPr>
          <w:rFonts w:ascii="Arial Narrow" w:hAnsi="Arial Narrow"/>
          <w:sz w:val="24"/>
          <w:szCs w:val="24"/>
        </w:rPr>
        <w:t xml:space="preserve"> </w:t>
      </w:r>
      <w:hyperlink r:id="rId98" w:tgtFrame="_blank" w:history="1">
        <w:r w:rsidRPr="0010621E">
          <w:rPr>
            <w:rStyle w:val="a3"/>
            <w:rFonts w:ascii="Arial Narrow" w:hAnsi="Arial Narrow"/>
            <w:sz w:val="24"/>
            <w:szCs w:val="24"/>
            <w:u w:val="none"/>
          </w:rPr>
          <w:t>click here</w:t>
        </w:r>
      </w:hyperlink>
    </w:p>
    <w:p w:rsidR="0010621E" w:rsidRPr="0010621E" w:rsidRDefault="0010621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10621E">
        <w:rPr>
          <w:rFonts w:ascii="Arial Narrow" w:eastAsia="Times New Roman" w:hAnsi="Arial Narrow" w:cs="Courier New"/>
          <w:sz w:val="24"/>
          <w:szCs w:val="24"/>
        </w:rPr>
        <w:t>DATA(is_supported) = cl_abap_dbfeatures=&gt;use_features(</w:t>
      </w:r>
    </w:p>
    <w:p w:rsidR="0010621E" w:rsidRPr="0010621E" w:rsidRDefault="0010621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10621E">
        <w:rPr>
          <w:rFonts w:ascii="Arial Narrow" w:eastAsia="Times New Roman" w:hAnsi="Arial Narrow" w:cs="Courier New"/>
          <w:sz w:val="24"/>
          <w:szCs w:val="24"/>
        </w:rPr>
        <w:t xml:space="preserve"> requested_features = VALUE #( ( cl_abap_dbfeatures=&gt;views_with_parameters ) ) ).</w:t>
      </w:r>
    </w:p>
    <w:p w:rsidR="0010621E" w:rsidRPr="0010621E" w:rsidRDefault="0010621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10621E">
        <w:rPr>
          <w:rFonts w:ascii="Arial Narrow" w:eastAsia="Times New Roman" w:hAnsi="Arial Narrow" w:cs="Courier New"/>
          <w:sz w:val="24"/>
          <w:szCs w:val="24"/>
        </w:rPr>
        <w:t>IF is_supported IS NOT INITIAL.</w:t>
      </w:r>
    </w:p>
    <w:p w:rsidR="0010621E" w:rsidRPr="0010621E" w:rsidRDefault="0010621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10621E">
        <w:rPr>
          <w:rFonts w:ascii="Arial Narrow" w:eastAsia="Times New Roman" w:hAnsi="Arial Narrow" w:cs="Courier New"/>
          <w:sz w:val="24"/>
          <w:szCs w:val="24"/>
        </w:rPr>
        <w:t xml:space="preserve">  SELECT  vbeln, erdat,</w:t>
      </w:r>
    </w:p>
    <w:p w:rsidR="0010621E" w:rsidRPr="0010621E" w:rsidRDefault="00C87FE6"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Pr>
          <w:rFonts w:ascii="Arial Narrow" w:eastAsia="Times New Roman" w:hAnsi="Arial Narrow" w:cs="Courier New"/>
          <w:sz w:val="24"/>
          <w:szCs w:val="24"/>
        </w:rPr>
        <w:t xml:space="preserve">              </w:t>
      </w:r>
      <w:r w:rsidR="0010621E" w:rsidRPr="0010621E">
        <w:rPr>
          <w:rFonts w:ascii="Arial Narrow" w:eastAsia="Times New Roman" w:hAnsi="Arial Narrow" w:cs="Courier New"/>
          <w:sz w:val="24"/>
          <w:szCs w:val="24"/>
        </w:rPr>
        <w:t xml:space="preserve">    \_orderitems-matnr AS material</w:t>
      </w:r>
    </w:p>
    <w:p w:rsidR="0010621E" w:rsidRPr="0010621E" w:rsidRDefault="0010621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10621E">
        <w:rPr>
          <w:rFonts w:ascii="Arial Narrow" w:eastAsia="Times New Roman" w:hAnsi="Arial Narrow" w:cs="Courier New"/>
          <w:sz w:val="24"/>
          <w:szCs w:val="24"/>
        </w:rPr>
        <w:t xml:space="preserve">    FROM zcds_salesorder_hdr INTO TABLE @DATA(lt_data).</w:t>
      </w:r>
    </w:p>
    <w:p w:rsidR="0010621E" w:rsidRPr="0010621E" w:rsidRDefault="0010621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10621E">
        <w:rPr>
          <w:rFonts w:ascii="Arial Narrow" w:eastAsia="Times New Roman" w:hAnsi="Arial Narrow" w:cs="Courier New"/>
          <w:sz w:val="24"/>
          <w:szCs w:val="24"/>
        </w:rPr>
        <w:t>ENDIF.</w:t>
      </w:r>
    </w:p>
    <w:p w:rsidR="0010621E" w:rsidRPr="00762F88" w:rsidRDefault="0010621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p>
    <w:p w:rsidR="008E64AE" w:rsidRDefault="008E64A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hAnsi="Arial Narrow"/>
          <w:sz w:val="24"/>
          <w:szCs w:val="24"/>
        </w:rPr>
      </w:pPr>
      <w:r w:rsidRPr="008E64AE">
        <w:rPr>
          <w:rFonts w:ascii="Arial Narrow" w:hAnsi="Arial Narrow"/>
          <w:sz w:val="24"/>
          <w:szCs w:val="24"/>
        </w:rPr>
        <w:t xml:space="preserve">If we consume </w:t>
      </w:r>
      <w:r w:rsidRPr="008E64AE">
        <w:rPr>
          <w:rFonts w:ascii="Arial Narrow" w:hAnsi="Arial Narrow"/>
          <w:b/>
          <w:sz w:val="24"/>
          <w:szCs w:val="24"/>
        </w:rPr>
        <w:t>DDL SQL View</w:t>
      </w:r>
      <w:r w:rsidRPr="008E64AE">
        <w:rPr>
          <w:rFonts w:ascii="Arial Narrow" w:hAnsi="Arial Narrow"/>
          <w:sz w:val="24"/>
          <w:szCs w:val="24"/>
        </w:rPr>
        <w:t xml:space="preserve"> in ABAP SELECT statement - </w:t>
      </w:r>
      <w:r>
        <w:rPr>
          <w:rFonts w:ascii="Arial Narrow" w:hAnsi="Arial Narrow"/>
          <w:sz w:val="24"/>
          <w:szCs w:val="24"/>
        </w:rPr>
        <w:t>w</w:t>
      </w:r>
      <w:r w:rsidRPr="008E64AE">
        <w:rPr>
          <w:rFonts w:ascii="Arial Narrow" w:hAnsi="Arial Narrow"/>
          <w:sz w:val="24"/>
          <w:szCs w:val="24"/>
        </w:rPr>
        <w:t>e would not see the performance improvement. Theoretically when the DDL SQL View is used</w:t>
      </w:r>
      <w:r>
        <w:rPr>
          <w:rFonts w:ascii="Arial Narrow" w:hAnsi="Arial Narrow"/>
          <w:sz w:val="24"/>
          <w:szCs w:val="24"/>
        </w:rPr>
        <w:t xml:space="preserve"> -</w:t>
      </w:r>
      <w:r w:rsidRPr="008E64AE">
        <w:rPr>
          <w:rFonts w:ascii="Arial Narrow" w:hAnsi="Arial Narrow"/>
          <w:sz w:val="24"/>
          <w:szCs w:val="24"/>
        </w:rPr>
        <w:t xml:space="preserve"> </w:t>
      </w:r>
      <w:r w:rsidRPr="008E64AE">
        <w:rPr>
          <w:rFonts w:ascii="Arial Narrow" w:hAnsi="Arial Narrow"/>
          <w:sz w:val="24"/>
          <w:szCs w:val="24"/>
          <w:highlight w:val="yellow"/>
        </w:rPr>
        <w:t>a database connection from ABAP Layer to Database Layer is established and this process would consume some resources for database connection</w:t>
      </w:r>
      <w:r>
        <w:rPr>
          <w:rFonts w:ascii="Arial Narrow" w:hAnsi="Arial Narrow"/>
          <w:sz w:val="24"/>
          <w:szCs w:val="24"/>
        </w:rPr>
        <w:t>.</w:t>
      </w:r>
    </w:p>
    <w:p w:rsidR="008E64AE" w:rsidRDefault="008E64A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hAnsi="Arial Narrow"/>
          <w:sz w:val="24"/>
          <w:szCs w:val="24"/>
        </w:rPr>
      </w:pPr>
    </w:p>
    <w:p w:rsidR="008E64AE" w:rsidRPr="008E64AE" w:rsidRDefault="008E64A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hAnsi="Arial Narrow"/>
          <w:sz w:val="24"/>
          <w:szCs w:val="24"/>
        </w:rPr>
      </w:pPr>
      <w:r w:rsidRPr="008E64AE">
        <w:rPr>
          <w:rFonts w:ascii="Arial Narrow" w:hAnsi="Arial Narrow"/>
          <w:sz w:val="24"/>
          <w:szCs w:val="24"/>
        </w:rPr>
        <w:t xml:space="preserve">Consumption of </w:t>
      </w:r>
      <w:r w:rsidRPr="008E64AE">
        <w:rPr>
          <w:rFonts w:ascii="Arial Narrow" w:hAnsi="Arial Narrow"/>
          <w:b/>
          <w:sz w:val="24"/>
          <w:szCs w:val="24"/>
        </w:rPr>
        <w:t>CDS View</w:t>
      </w:r>
      <w:r w:rsidRPr="008E64AE">
        <w:rPr>
          <w:rFonts w:ascii="Arial Narrow" w:hAnsi="Arial Narrow"/>
          <w:sz w:val="24"/>
          <w:szCs w:val="24"/>
        </w:rPr>
        <w:t xml:space="preserve"> by DDL Source name invokes Database Object which is residing at Database Layer </w:t>
      </w:r>
      <w:r>
        <w:rPr>
          <w:rFonts w:ascii="Arial Narrow" w:hAnsi="Arial Narrow"/>
          <w:sz w:val="24"/>
          <w:szCs w:val="24"/>
        </w:rPr>
        <w:sym w:font="Symbol" w:char="F0DE"/>
      </w:r>
      <w:r w:rsidRPr="008E64AE">
        <w:rPr>
          <w:rFonts w:ascii="Arial Narrow" w:hAnsi="Arial Narrow"/>
          <w:sz w:val="24"/>
          <w:szCs w:val="24"/>
        </w:rPr>
        <w:t xml:space="preserve"> we can execute an SQL without creating a database connection between ABAP Layer and Database. </w:t>
      </w:r>
      <w:r w:rsidRPr="008E64AE">
        <w:rPr>
          <w:rFonts w:ascii="Arial Narrow" w:hAnsi="Arial Narrow"/>
          <w:sz w:val="24"/>
          <w:szCs w:val="24"/>
          <w:highlight w:val="yellow"/>
        </w:rPr>
        <w:t>Only results will be transferred back to ABAP layer.</w:t>
      </w:r>
    </w:p>
    <w:p w:rsidR="008E64AE" w:rsidRPr="008E64AE" w:rsidRDefault="008E64AE" w:rsidP="00106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p>
    <w:p w:rsidR="00002077" w:rsidRPr="008E64AE" w:rsidRDefault="00002077" w:rsidP="004B7CC3">
      <w:pPr>
        <w:pStyle w:val="1"/>
        <w:spacing w:before="0" w:beforeAutospacing="0" w:after="0" w:afterAutospacing="0"/>
        <w:ind w:firstLine="567"/>
        <w:rPr>
          <w:rFonts w:ascii="Arial Narrow" w:hAnsi="Arial Narrow"/>
          <w:b w:val="0"/>
          <w:sz w:val="24"/>
          <w:szCs w:val="24"/>
        </w:rPr>
      </w:pPr>
    </w:p>
    <w:p w:rsidR="00002077" w:rsidRPr="00762F88" w:rsidRDefault="00002077" w:rsidP="004B7CC3">
      <w:pPr>
        <w:pStyle w:val="1"/>
        <w:spacing w:before="0" w:beforeAutospacing="0" w:after="0" w:afterAutospacing="0"/>
        <w:ind w:firstLine="567"/>
        <w:rPr>
          <w:rFonts w:ascii="Arial Narrow" w:hAnsi="Arial Narrow"/>
          <w:b w:val="0"/>
          <w:sz w:val="24"/>
          <w:szCs w:val="24"/>
        </w:rPr>
      </w:pPr>
    </w:p>
    <w:p w:rsidR="004B7CC3" w:rsidRPr="00762F88" w:rsidRDefault="004B7CC3" w:rsidP="004B7CC3">
      <w:pPr>
        <w:pStyle w:val="1"/>
        <w:spacing w:before="0" w:beforeAutospacing="0" w:after="0" w:afterAutospacing="0"/>
        <w:ind w:firstLine="567"/>
        <w:rPr>
          <w:rFonts w:ascii="Arial Narrow" w:hAnsi="Arial Narrow"/>
          <w:b w:val="0"/>
          <w:sz w:val="24"/>
          <w:szCs w:val="24"/>
        </w:rPr>
      </w:pPr>
      <w:r w:rsidRPr="004B7CC3">
        <w:rPr>
          <w:rFonts w:ascii="Arial Narrow" w:hAnsi="Arial Narrow"/>
          <w:b w:val="0"/>
          <w:sz w:val="24"/>
          <w:szCs w:val="24"/>
        </w:rPr>
        <w:t>Huawei</w:t>
      </w:r>
      <w:r w:rsidRPr="00762F88">
        <w:rPr>
          <w:rFonts w:ascii="Arial Narrow" w:hAnsi="Arial Narrow"/>
          <w:b w:val="0"/>
          <w:sz w:val="24"/>
          <w:szCs w:val="24"/>
        </w:rPr>
        <w:t xml:space="preserve"> </w:t>
      </w:r>
      <w:r w:rsidRPr="004B7CC3">
        <w:rPr>
          <w:rFonts w:ascii="Arial Narrow" w:hAnsi="Arial Narrow"/>
          <w:b w:val="0"/>
          <w:sz w:val="24"/>
          <w:szCs w:val="24"/>
        </w:rPr>
        <w:t>Y</w:t>
      </w:r>
      <w:r w:rsidRPr="00762F88">
        <w:rPr>
          <w:rFonts w:ascii="Arial Narrow" w:hAnsi="Arial Narrow"/>
          <w:b w:val="0"/>
          <w:sz w:val="24"/>
          <w:szCs w:val="24"/>
        </w:rPr>
        <w:t>6</w:t>
      </w:r>
      <w:r w:rsidRPr="004B7CC3">
        <w:rPr>
          <w:rFonts w:ascii="Arial Narrow" w:hAnsi="Arial Narrow"/>
          <w:b w:val="0"/>
          <w:sz w:val="24"/>
          <w:szCs w:val="24"/>
        </w:rPr>
        <w:t>s</w:t>
      </w:r>
      <w:r w:rsidRPr="00762F88">
        <w:rPr>
          <w:rFonts w:ascii="Arial Narrow" w:hAnsi="Arial Narrow"/>
          <w:b w:val="0"/>
          <w:sz w:val="24"/>
          <w:szCs w:val="24"/>
        </w:rPr>
        <w:t>_3</w:t>
      </w:r>
      <w:r>
        <w:rPr>
          <w:rFonts w:ascii="Arial Narrow" w:hAnsi="Arial Narrow"/>
          <w:b w:val="0"/>
          <w:sz w:val="24"/>
          <w:szCs w:val="24"/>
        </w:rPr>
        <w:t>Gb</w:t>
      </w:r>
      <w:r w:rsidRPr="00762F88">
        <w:rPr>
          <w:rFonts w:ascii="Arial Narrow" w:hAnsi="Arial Narrow"/>
          <w:b w:val="0"/>
          <w:sz w:val="24"/>
          <w:szCs w:val="24"/>
        </w:rPr>
        <w:t>_ 6,09”</w:t>
      </w:r>
      <w:r w:rsidR="00D46D2F" w:rsidRPr="00762F88">
        <w:rPr>
          <w:rFonts w:ascii="Arial Narrow" w:hAnsi="Arial Narrow"/>
          <w:b w:val="0"/>
          <w:sz w:val="24"/>
          <w:szCs w:val="24"/>
        </w:rPr>
        <w:t>_</w:t>
      </w:r>
      <w:r w:rsidR="00D46D2F">
        <w:rPr>
          <w:rFonts w:ascii="Arial Narrow" w:hAnsi="Arial Narrow"/>
          <w:b w:val="0"/>
          <w:sz w:val="24"/>
          <w:szCs w:val="24"/>
          <w:lang w:val="ru-RU"/>
        </w:rPr>
        <w:t>средняя</w:t>
      </w:r>
      <w:r w:rsidR="00D46D2F" w:rsidRPr="00762F88">
        <w:rPr>
          <w:rFonts w:ascii="Arial Narrow" w:hAnsi="Arial Narrow"/>
          <w:b w:val="0"/>
          <w:sz w:val="24"/>
          <w:szCs w:val="24"/>
        </w:rPr>
        <w:t xml:space="preserve">_ </w:t>
      </w:r>
      <w:r w:rsidR="00D46D2F">
        <w:rPr>
          <w:rFonts w:ascii="Arial Narrow" w:hAnsi="Arial Narrow"/>
          <w:b w:val="0"/>
          <w:sz w:val="24"/>
          <w:szCs w:val="24"/>
          <w:lang w:val="ru-RU"/>
        </w:rPr>
        <w:t>камера</w:t>
      </w:r>
      <w:r w:rsidR="00D46D2F" w:rsidRPr="00762F88">
        <w:rPr>
          <w:rFonts w:ascii="Arial Narrow" w:hAnsi="Arial Narrow"/>
          <w:b w:val="0"/>
          <w:sz w:val="24"/>
          <w:szCs w:val="24"/>
        </w:rPr>
        <w:t>_</w:t>
      </w:r>
      <w:r w:rsidR="00D46D2F">
        <w:rPr>
          <w:rFonts w:ascii="Arial Narrow" w:hAnsi="Arial Narrow"/>
          <w:b w:val="0"/>
          <w:sz w:val="24"/>
          <w:szCs w:val="24"/>
          <w:lang w:val="ru-RU"/>
        </w:rPr>
        <w:t>надежный</w:t>
      </w:r>
    </w:p>
    <w:p w:rsidR="00F21E5B" w:rsidRPr="00762F88" w:rsidRDefault="00F21E5B" w:rsidP="00F21E5B">
      <w:pPr>
        <w:pStyle w:val="1"/>
        <w:spacing w:before="0" w:beforeAutospacing="0" w:after="0" w:afterAutospacing="0"/>
        <w:ind w:firstLine="567"/>
        <w:rPr>
          <w:rFonts w:ascii="Arial Narrow" w:hAnsi="Arial Narrow"/>
          <w:b w:val="0"/>
          <w:sz w:val="24"/>
          <w:szCs w:val="24"/>
          <w:lang w:val="ru-RU"/>
        </w:rPr>
      </w:pPr>
      <w:r w:rsidRPr="00F21E5B">
        <w:rPr>
          <w:rFonts w:ascii="Arial Narrow" w:hAnsi="Arial Narrow"/>
          <w:b w:val="0"/>
          <w:sz w:val="24"/>
          <w:szCs w:val="24"/>
        </w:rPr>
        <w:t>Huawei</w:t>
      </w:r>
      <w:r w:rsidRPr="00762F88">
        <w:rPr>
          <w:rFonts w:ascii="Arial Narrow" w:hAnsi="Arial Narrow"/>
          <w:b w:val="0"/>
          <w:sz w:val="24"/>
          <w:szCs w:val="24"/>
          <w:lang w:val="ru-RU"/>
        </w:rPr>
        <w:t xml:space="preserve"> </w:t>
      </w:r>
      <w:r w:rsidRPr="00F21E5B">
        <w:rPr>
          <w:rFonts w:ascii="Arial Narrow" w:hAnsi="Arial Narrow"/>
          <w:b w:val="0"/>
          <w:sz w:val="24"/>
          <w:szCs w:val="24"/>
        </w:rPr>
        <w:t>P</w:t>
      </w:r>
      <w:r w:rsidRPr="00762F88">
        <w:rPr>
          <w:rFonts w:ascii="Arial Narrow" w:hAnsi="Arial Narrow"/>
          <w:b w:val="0"/>
          <w:sz w:val="24"/>
          <w:szCs w:val="24"/>
          <w:lang w:val="ru-RU"/>
        </w:rPr>
        <w:t xml:space="preserve">20 </w:t>
      </w:r>
      <w:r w:rsidRPr="00F21E5B">
        <w:rPr>
          <w:rFonts w:ascii="Arial Narrow" w:hAnsi="Arial Narrow"/>
          <w:b w:val="0"/>
          <w:sz w:val="24"/>
          <w:szCs w:val="24"/>
        </w:rPr>
        <w:t>Lite</w:t>
      </w:r>
      <w:r w:rsidRPr="00762F88">
        <w:rPr>
          <w:rFonts w:ascii="Arial Narrow" w:hAnsi="Arial Narrow"/>
          <w:b w:val="0"/>
          <w:sz w:val="24"/>
          <w:szCs w:val="24"/>
          <w:lang w:val="ru-RU"/>
        </w:rPr>
        <w:t>_4</w:t>
      </w:r>
      <w:r>
        <w:rPr>
          <w:rFonts w:ascii="Arial Narrow" w:hAnsi="Arial Narrow"/>
          <w:b w:val="0"/>
          <w:sz w:val="24"/>
          <w:szCs w:val="24"/>
        </w:rPr>
        <w:t>Gb</w:t>
      </w:r>
      <w:r w:rsidRPr="00762F88">
        <w:rPr>
          <w:rFonts w:ascii="Arial Narrow" w:hAnsi="Arial Narrow"/>
          <w:b w:val="0"/>
          <w:sz w:val="24"/>
          <w:szCs w:val="24"/>
          <w:lang w:val="ru-RU"/>
        </w:rPr>
        <w:t>_5,84”</w:t>
      </w:r>
    </w:p>
    <w:p w:rsidR="004B7CC3" w:rsidRDefault="004B7CC3" w:rsidP="004B7CC3">
      <w:pPr>
        <w:pStyle w:val="1"/>
        <w:spacing w:before="0" w:beforeAutospacing="0" w:after="0" w:afterAutospacing="0"/>
        <w:ind w:firstLine="567"/>
        <w:rPr>
          <w:rFonts w:ascii="Arial Narrow" w:hAnsi="Arial Narrow"/>
          <w:b w:val="0"/>
          <w:sz w:val="24"/>
          <w:szCs w:val="24"/>
          <w:lang w:val="ru-RU"/>
        </w:rPr>
      </w:pPr>
      <w:r w:rsidRPr="004B7CC3">
        <w:rPr>
          <w:rFonts w:ascii="Arial Narrow" w:hAnsi="Arial Narrow"/>
          <w:b w:val="0"/>
          <w:sz w:val="24"/>
          <w:szCs w:val="24"/>
        </w:rPr>
        <w:t>Xiaomi</w:t>
      </w:r>
      <w:r w:rsidRPr="00762F88">
        <w:rPr>
          <w:rFonts w:ascii="Arial Narrow" w:hAnsi="Arial Narrow"/>
          <w:b w:val="0"/>
          <w:sz w:val="24"/>
          <w:szCs w:val="24"/>
          <w:lang w:val="ru-RU"/>
        </w:rPr>
        <w:t xml:space="preserve"> </w:t>
      </w:r>
      <w:r w:rsidRPr="004B7CC3">
        <w:rPr>
          <w:rFonts w:ascii="Arial Narrow" w:hAnsi="Arial Narrow"/>
          <w:b w:val="0"/>
          <w:sz w:val="24"/>
          <w:szCs w:val="24"/>
        </w:rPr>
        <w:t>Redmi</w:t>
      </w:r>
      <w:r w:rsidRPr="00762F88">
        <w:rPr>
          <w:rFonts w:ascii="Arial Narrow" w:hAnsi="Arial Narrow"/>
          <w:b w:val="0"/>
          <w:sz w:val="24"/>
          <w:szCs w:val="24"/>
          <w:lang w:val="ru-RU"/>
        </w:rPr>
        <w:t xml:space="preserve"> 6 3</w:t>
      </w:r>
      <w:r w:rsidRPr="004B7CC3">
        <w:rPr>
          <w:rFonts w:ascii="Arial Narrow" w:hAnsi="Arial Narrow"/>
          <w:b w:val="0"/>
          <w:sz w:val="24"/>
          <w:szCs w:val="24"/>
        </w:rPr>
        <w:t>Gb</w:t>
      </w:r>
      <w:r w:rsidRPr="00762F88">
        <w:rPr>
          <w:rFonts w:ascii="Arial Narrow" w:hAnsi="Arial Narrow"/>
          <w:b w:val="0"/>
          <w:sz w:val="24"/>
          <w:szCs w:val="24"/>
          <w:lang w:val="ru-RU"/>
        </w:rPr>
        <w:t>_3</w:t>
      </w:r>
      <w:r w:rsidRPr="004B7CC3">
        <w:rPr>
          <w:rFonts w:ascii="Arial Narrow" w:hAnsi="Arial Narrow"/>
          <w:b w:val="0"/>
          <w:sz w:val="24"/>
          <w:szCs w:val="24"/>
        </w:rPr>
        <w:t>Gb</w:t>
      </w:r>
      <w:r w:rsidRPr="00762F88">
        <w:rPr>
          <w:rFonts w:ascii="Arial Narrow" w:hAnsi="Arial Narrow"/>
          <w:b w:val="0"/>
          <w:sz w:val="24"/>
          <w:szCs w:val="24"/>
          <w:lang w:val="ru-RU"/>
        </w:rPr>
        <w:t>_5,45”</w:t>
      </w:r>
      <w:r w:rsidR="00D46D2F" w:rsidRPr="00762F88">
        <w:rPr>
          <w:rFonts w:ascii="Arial Narrow" w:hAnsi="Arial Narrow"/>
          <w:b w:val="0"/>
          <w:sz w:val="24"/>
          <w:szCs w:val="24"/>
          <w:lang w:val="ru-RU"/>
        </w:rPr>
        <w:t>_</w:t>
      </w:r>
      <w:r w:rsidR="00D46D2F">
        <w:rPr>
          <w:rFonts w:ascii="Arial Narrow" w:hAnsi="Arial Narrow"/>
          <w:b w:val="0"/>
          <w:sz w:val="24"/>
          <w:szCs w:val="24"/>
          <w:lang w:val="ru-RU"/>
        </w:rPr>
        <w:t>отличная</w:t>
      </w:r>
      <w:r w:rsidR="00D46D2F" w:rsidRPr="00762F88">
        <w:rPr>
          <w:rFonts w:ascii="Arial Narrow" w:hAnsi="Arial Narrow"/>
          <w:b w:val="0"/>
          <w:sz w:val="24"/>
          <w:szCs w:val="24"/>
          <w:lang w:val="ru-RU"/>
        </w:rPr>
        <w:t xml:space="preserve"> </w:t>
      </w:r>
      <w:r w:rsidR="00D46D2F">
        <w:rPr>
          <w:rFonts w:ascii="Arial Narrow" w:hAnsi="Arial Narrow"/>
          <w:b w:val="0"/>
          <w:sz w:val="24"/>
          <w:szCs w:val="24"/>
          <w:lang w:val="ru-RU"/>
        </w:rPr>
        <w:t>камера</w:t>
      </w:r>
      <w:r w:rsidR="00D46D2F" w:rsidRPr="00762F88">
        <w:rPr>
          <w:rFonts w:ascii="Arial Narrow" w:hAnsi="Arial Narrow"/>
          <w:b w:val="0"/>
          <w:sz w:val="24"/>
          <w:szCs w:val="24"/>
          <w:lang w:val="ru-RU"/>
        </w:rPr>
        <w:t>_</w:t>
      </w:r>
      <w:r w:rsidR="00D46D2F">
        <w:rPr>
          <w:rFonts w:ascii="Arial Narrow" w:hAnsi="Arial Narrow"/>
          <w:b w:val="0"/>
          <w:sz w:val="24"/>
          <w:szCs w:val="24"/>
          <w:lang w:val="ru-RU"/>
        </w:rPr>
        <w:t>нет</w:t>
      </w:r>
      <w:r w:rsidR="00D46D2F" w:rsidRPr="00762F88">
        <w:rPr>
          <w:rFonts w:ascii="Arial Narrow" w:hAnsi="Arial Narrow"/>
          <w:b w:val="0"/>
          <w:sz w:val="24"/>
          <w:szCs w:val="24"/>
          <w:lang w:val="ru-RU"/>
        </w:rPr>
        <w:t xml:space="preserve"> </w:t>
      </w:r>
      <w:r w:rsidR="00D46D2F">
        <w:rPr>
          <w:rFonts w:ascii="Arial Narrow" w:hAnsi="Arial Narrow"/>
          <w:b w:val="0"/>
          <w:sz w:val="24"/>
          <w:szCs w:val="24"/>
          <w:lang w:val="ru-RU"/>
        </w:rPr>
        <w:t>быстрой_зарядки</w:t>
      </w:r>
    </w:p>
    <w:p w:rsidR="00D46D2F" w:rsidRDefault="00D46D2F" w:rsidP="004B7CC3">
      <w:pPr>
        <w:pStyle w:val="1"/>
        <w:spacing w:before="0" w:beforeAutospacing="0" w:after="0" w:afterAutospacing="0"/>
        <w:ind w:firstLine="567"/>
        <w:rPr>
          <w:rFonts w:ascii="Arial Narrow" w:hAnsi="Arial Narrow"/>
          <w:b w:val="0"/>
          <w:sz w:val="24"/>
          <w:szCs w:val="24"/>
          <w:lang w:val="ru-RU"/>
        </w:rPr>
      </w:pPr>
    </w:p>
    <w:p w:rsidR="00D46D2F" w:rsidRPr="00D46D2F" w:rsidRDefault="00D46D2F" w:rsidP="004B7CC3">
      <w:pPr>
        <w:pStyle w:val="1"/>
        <w:spacing w:before="0" w:beforeAutospacing="0" w:after="0" w:afterAutospacing="0"/>
        <w:ind w:firstLine="567"/>
        <w:rPr>
          <w:rFonts w:ascii="Arial Narrow" w:hAnsi="Arial Narrow"/>
          <w:b w:val="0"/>
          <w:sz w:val="24"/>
          <w:szCs w:val="24"/>
        </w:rPr>
      </w:pPr>
      <w:r w:rsidRPr="004B7CC3">
        <w:rPr>
          <w:rFonts w:ascii="Arial Narrow" w:hAnsi="Arial Narrow"/>
          <w:b w:val="0"/>
          <w:sz w:val="24"/>
          <w:szCs w:val="24"/>
        </w:rPr>
        <w:t>Huawei</w:t>
      </w:r>
      <w:r w:rsidRPr="00D46D2F">
        <w:rPr>
          <w:rFonts w:ascii="Arial Narrow" w:hAnsi="Arial Narrow"/>
          <w:b w:val="0"/>
          <w:sz w:val="24"/>
          <w:szCs w:val="24"/>
        </w:rPr>
        <w:t xml:space="preserve"> </w:t>
      </w:r>
      <w:r w:rsidRPr="004B7CC3">
        <w:rPr>
          <w:rFonts w:ascii="Arial Narrow" w:hAnsi="Arial Narrow"/>
          <w:b w:val="0"/>
          <w:sz w:val="24"/>
          <w:szCs w:val="24"/>
        </w:rPr>
        <w:t>Y</w:t>
      </w:r>
      <w:r w:rsidRPr="00D46D2F">
        <w:rPr>
          <w:rFonts w:ascii="Arial Narrow" w:hAnsi="Arial Narrow"/>
          <w:b w:val="0"/>
          <w:sz w:val="24"/>
          <w:szCs w:val="24"/>
        </w:rPr>
        <w:t>6</w:t>
      </w:r>
      <w:r w:rsidRPr="004B7CC3">
        <w:rPr>
          <w:rFonts w:ascii="Arial Narrow" w:hAnsi="Arial Narrow"/>
          <w:b w:val="0"/>
          <w:sz w:val="24"/>
          <w:szCs w:val="24"/>
        </w:rPr>
        <w:t>s</w:t>
      </w:r>
      <w:r w:rsidRPr="00D46D2F">
        <w:rPr>
          <w:rFonts w:ascii="Arial Narrow" w:hAnsi="Arial Narrow"/>
          <w:b w:val="0"/>
          <w:sz w:val="24"/>
          <w:szCs w:val="24"/>
        </w:rPr>
        <w:t xml:space="preserve"> </w:t>
      </w:r>
      <w:r>
        <w:rPr>
          <w:rFonts w:ascii="Arial Narrow" w:hAnsi="Arial Narrow"/>
          <w:b w:val="0"/>
          <w:sz w:val="24"/>
          <w:szCs w:val="24"/>
          <w:lang w:val="ru-RU"/>
        </w:rPr>
        <w:t>или</w:t>
      </w:r>
      <w:r w:rsidRPr="00D46D2F">
        <w:rPr>
          <w:rFonts w:ascii="Arial Narrow" w:hAnsi="Arial Narrow"/>
          <w:b w:val="0"/>
          <w:sz w:val="24"/>
          <w:szCs w:val="24"/>
        </w:rPr>
        <w:t xml:space="preserve"> </w:t>
      </w:r>
      <w:r w:rsidRPr="004B7CC3">
        <w:rPr>
          <w:rFonts w:ascii="Arial Narrow" w:hAnsi="Arial Narrow"/>
          <w:b w:val="0"/>
          <w:sz w:val="24"/>
          <w:szCs w:val="24"/>
        </w:rPr>
        <w:t>Xiaomi</w:t>
      </w:r>
      <w:r w:rsidRPr="00D46D2F">
        <w:rPr>
          <w:rFonts w:ascii="Arial Narrow" w:hAnsi="Arial Narrow"/>
          <w:b w:val="0"/>
          <w:sz w:val="24"/>
          <w:szCs w:val="24"/>
        </w:rPr>
        <w:t xml:space="preserve"> </w:t>
      </w:r>
      <w:r w:rsidRPr="004B7CC3">
        <w:rPr>
          <w:rFonts w:ascii="Arial Narrow" w:hAnsi="Arial Narrow"/>
          <w:b w:val="0"/>
          <w:sz w:val="24"/>
          <w:szCs w:val="24"/>
        </w:rPr>
        <w:t>Redmi</w:t>
      </w:r>
      <w:r w:rsidRPr="00D46D2F">
        <w:rPr>
          <w:rFonts w:ascii="Arial Narrow" w:hAnsi="Arial Narrow"/>
          <w:b w:val="0"/>
          <w:sz w:val="24"/>
          <w:szCs w:val="24"/>
        </w:rPr>
        <w:t xml:space="preserve"> 6</w:t>
      </w:r>
    </w:p>
    <w:p w:rsidR="004B7CC3" w:rsidRPr="00D46D2F" w:rsidRDefault="004B7CC3" w:rsidP="004B7CC3">
      <w:pPr>
        <w:pStyle w:val="1"/>
        <w:spacing w:before="0" w:beforeAutospacing="0" w:after="0" w:afterAutospacing="0"/>
        <w:ind w:firstLine="567"/>
        <w:rPr>
          <w:rFonts w:ascii="Arial Narrow" w:hAnsi="Arial Narrow"/>
          <w:b w:val="0"/>
          <w:sz w:val="24"/>
          <w:szCs w:val="24"/>
        </w:rPr>
      </w:pPr>
    </w:p>
    <w:p w:rsidR="00EF74F9" w:rsidRPr="00D46D2F" w:rsidRDefault="00EF74F9" w:rsidP="004A25A8">
      <w:pPr>
        <w:spacing w:after="0" w:line="240" w:lineRule="auto"/>
        <w:ind w:firstLine="567"/>
        <w:jc w:val="both"/>
        <w:rPr>
          <w:rFonts w:ascii="Arial Narrow" w:hAnsi="Arial Narrow"/>
          <w:b/>
          <w:sz w:val="24"/>
          <w:szCs w:val="24"/>
        </w:rPr>
      </w:pPr>
    </w:p>
    <w:p w:rsidR="004A25A8" w:rsidRPr="004A25A8" w:rsidRDefault="004A25A8" w:rsidP="004A25A8">
      <w:pPr>
        <w:spacing w:after="0" w:line="240" w:lineRule="auto"/>
        <w:ind w:firstLine="567"/>
        <w:jc w:val="both"/>
        <w:rPr>
          <w:rFonts w:ascii="Arial Narrow" w:hAnsi="Arial Narrow" w:cs="Courier New"/>
          <w:b/>
          <w:color w:val="000000" w:themeColor="text1"/>
          <w:sz w:val="24"/>
          <w:szCs w:val="24"/>
          <w:lang w:val="ru-RU"/>
        </w:rPr>
      </w:pPr>
      <w:r w:rsidRPr="004A25A8">
        <w:rPr>
          <w:rFonts w:ascii="Arial Narrow" w:hAnsi="Arial Narrow" w:cs="Courier New"/>
          <w:b/>
          <w:color w:val="000000" w:themeColor="text1"/>
          <w:sz w:val="24"/>
          <w:szCs w:val="24"/>
          <w:lang w:val="ru-RU"/>
        </w:rPr>
        <w:t xml:space="preserve">Обращение из </w:t>
      </w:r>
      <w:r w:rsidRPr="004A25A8">
        <w:rPr>
          <w:rFonts w:ascii="Arial Narrow" w:hAnsi="Arial Narrow" w:cs="Courier New"/>
          <w:b/>
          <w:color w:val="000000" w:themeColor="text1"/>
          <w:sz w:val="24"/>
          <w:szCs w:val="24"/>
        </w:rPr>
        <w:t>ABAP</w:t>
      </w:r>
      <w:r w:rsidRPr="004A25A8">
        <w:rPr>
          <w:rFonts w:ascii="Arial Narrow" w:hAnsi="Arial Narrow" w:cs="Courier New"/>
          <w:b/>
          <w:color w:val="000000" w:themeColor="text1"/>
          <w:sz w:val="24"/>
          <w:szCs w:val="24"/>
          <w:lang w:val="ru-RU"/>
        </w:rPr>
        <w:t xml:space="preserve"> к </w:t>
      </w:r>
      <w:r w:rsidRPr="004A25A8">
        <w:rPr>
          <w:rFonts w:ascii="Arial Narrow" w:hAnsi="Arial Narrow" w:cs="Courier New"/>
          <w:b/>
          <w:color w:val="000000" w:themeColor="text1"/>
          <w:sz w:val="24"/>
          <w:szCs w:val="24"/>
        </w:rPr>
        <w:t>CDS</w:t>
      </w:r>
      <w:r w:rsidRPr="004A25A8">
        <w:rPr>
          <w:rFonts w:ascii="Arial Narrow" w:hAnsi="Arial Narrow" w:cs="Courier New"/>
          <w:b/>
          <w:color w:val="000000" w:themeColor="text1"/>
          <w:sz w:val="24"/>
          <w:szCs w:val="24"/>
          <w:lang w:val="ru-RU"/>
        </w:rPr>
        <w:t xml:space="preserve"> </w:t>
      </w:r>
      <w:r w:rsidRPr="004A25A8">
        <w:rPr>
          <w:rFonts w:ascii="Arial Narrow" w:hAnsi="Arial Narrow" w:cs="Courier New"/>
          <w:b/>
          <w:color w:val="000000" w:themeColor="text1"/>
          <w:sz w:val="24"/>
          <w:szCs w:val="24"/>
        </w:rPr>
        <w:t>view</w:t>
      </w:r>
    </w:p>
    <w:p w:rsidR="004A25A8" w:rsidRPr="00DE47FF" w:rsidRDefault="004A25A8" w:rsidP="004A25A8">
      <w:pPr>
        <w:spacing w:after="0" w:line="240" w:lineRule="auto"/>
        <w:ind w:firstLine="567"/>
        <w:jc w:val="both"/>
        <w:rPr>
          <w:rFonts w:ascii="Arial Narrow" w:hAnsi="Arial Narrow" w:cs="Courier New"/>
          <w:color w:val="000000" w:themeColor="text1"/>
          <w:sz w:val="24"/>
          <w:szCs w:val="24"/>
          <w:lang w:val="ru-RU"/>
        </w:rPr>
      </w:pPr>
    </w:p>
    <w:p w:rsidR="004A25A8" w:rsidRDefault="004A25A8" w:rsidP="004A25A8">
      <w:pPr>
        <w:spacing w:after="0" w:line="240" w:lineRule="auto"/>
        <w:ind w:firstLine="567"/>
        <w:jc w:val="both"/>
        <w:rPr>
          <w:rFonts w:ascii="Arial Narrow" w:hAnsi="Arial Narrow" w:cs="Courier New"/>
          <w:color w:val="000000" w:themeColor="text1"/>
          <w:sz w:val="24"/>
          <w:szCs w:val="24"/>
        </w:rPr>
      </w:pPr>
      <w:r w:rsidRPr="004A25A8">
        <w:rPr>
          <w:rFonts w:ascii="Arial Narrow" w:hAnsi="Arial Narrow" w:cs="Courier New"/>
          <w:color w:val="000000" w:themeColor="text1"/>
          <w:sz w:val="24"/>
          <w:szCs w:val="24"/>
        </w:rPr>
        <w:t>DATA: i_wo_gds TYPE STANDARD TABLE OF zcds_gds.</w:t>
      </w:r>
    </w:p>
    <w:p w:rsidR="004A25A8" w:rsidRDefault="004A25A8" w:rsidP="004A25A8">
      <w:pPr>
        <w:spacing w:after="0" w:line="240" w:lineRule="auto"/>
        <w:ind w:firstLine="567"/>
        <w:jc w:val="both"/>
        <w:rPr>
          <w:rFonts w:ascii="Arial Narrow" w:hAnsi="Arial Narrow" w:cs="Courier New"/>
          <w:color w:val="000000" w:themeColor="text1"/>
          <w:sz w:val="24"/>
          <w:szCs w:val="24"/>
        </w:rPr>
      </w:pPr>
      <w:r>
        <w:rPr>
          <w:rFonts w:ascii="Arial Narrow" w:hAnsi="Arial Narrow" w:cs="Courier New"/>
          <w:color w:val="000000" w:themeColor="text1"/>
          <w:sz w:val="24"/>
          <w:szCs w:val="24"/>
        </w:rPr>
        <w:t>…</w:t>
      </w:r>
    </w:p>
    <w:p w:rsidR="004A25A8" w:rsidRPr="004A25A8" w:rsidRDefault="004A25A8" w:rsidP="004A25A8">
      <w:pPr>
        <w:spacing w:after="0" w:line="240" w:lineRule="auto"/>
        <w:ind w:firstLine="567"/>
        <w:jc w:val="both"/>
        <w:rPr>
          <w:rFonts w:ascii="Arial Narrow" w:hAnsi="Arial Narrow" w:cs="Courier New"/>
          <w:color w:val="000000" w:themeColor="text1"/>
          <w:sz w:val="24"/>
          <w:szCs w:val="24"/>
        </w:rPr>
      </w:pPr>
      <w:r w:rsidRPr="004A25A8">
        <w:rPr>
          <w:rFonts w:ascii="Arial Narrow" w:hAnsi="Arial Narrow" w:cs="Courier New"/>
          <w:color w:val="000000" w:themeColor="text1"/>
          <w:sz w:val="24"/>
          <w:szCs w:val="24"/>
        </w:rPr>
        <w:t xml:space="preserve">PARAMETERS: </w:t>
      </w:r>
      <w:r w:rsidRPr="004A25A8">
        <w:rPr>
          <w:rFonts w:ascii="Arial Narrow" w:hAnsi="Arial Narrow" w:cs="Courier New"/>
          <w:color w:val="000000" w:themeColor="text1"/>
          <w:sz w:val="24"/>
          <w:szCs w:val="24"/>
          <w:highlight w:val="yellow"/>
        </w:rPr>
        <w:t>p_emit</w:t>
      </w:r>
      <w:r w:rsidRPr="004A25A8">
        <w:rPr>
          <w:rFonts w:ascii="Arial Narrow" w:hAnsi="Arial Narrow" w:cs="Courier New"/>
          <w:color w:val="000000" w:themeColor="text1"/>
          <w:sz w:val="24"/>
          <w:szCs w:val="24"/>
        </w:rPr>
        <w:t xml:space="preserve"> TYPE I.</w:t>
      </w:r>
    </w:p>
    <w:p w:rsidR="004A25A8" w:rsidRPr="004A25A8" w:rsidRDefault="004A25A8" w:rsidP="004A25A8">
      <w:pPr>
        <w:spacing w:after="0" w:line="240" w:lineRule="auto"/>
        <w:ind w:firstLine="567"/>
        <w:jc w:val="both"/>
        <w:rPr>
          <w:rFonts w:ascii="Arial Narrow" w:hAnsi="Arial Narrow" w:cs="Courier New"/>
          <w:color w:val="000000" w:themeColor="text1"/>
          <w:sz w:val="24"/>
          <w:szCs w:val="24"/>
        </w:rPr>
      </w:pPr>
      <w:r>
        <w:rPr>
          <w:rFonts w:ascii="Arial Narrow" w:hAnsi="Arial Narrow" w:cs="Courier New"/>
          <w:color w:val="000000" w:themeColor="text1"/>
          <w:sz w:val="24"/>
          <w:szCs w:val="24"/>
        </w:rPr>
        <w:t>…</w:t>
      </w:r>
    </w:p>
    <w:p w:rsidR="004A25A8" w:rsidRPr="004A25A8" w:rsidRDefault="004A25A8" w:rsidP="004A25A8">
      <w:pPr>
        <w:spacing w:after="0" w:line="240" w:lineRule="auto"/>
        <w:ind w:firstLine="567"/>
        <w:jc w:val="both"/>
        <w:rPr>
          <w:rFonts w:ascii="Arial Narrow" w:hAnsi="Arial Narrow"/>
          <w:b/>
          <w:color w:val="000000" w:themeColor="text1"/>
          <w:sz w:val="24"/>
          <w:szCs w:val="24"/>
        </w:rPr>
      </w:pPr>
      <w:r w:rsidRPr="004A25A8">
        <w:rPr>
          <w:rFonts w:ascii="Arial Narrow" w:hAnsi="Arial Narrow" w:cs="Courier New"/>
          <w:color w:val="000000" w:themeColor="text1"/>
          <w:sz w:val="24"/>
          <w:szCs w:val="24"/>
        </w:rPr>
        <w:t xml:space="preserve">SELECT * FROM zcds_gds( p_emit = </w:t>
      </w:r>
      <w:r w:rsidRPr="004A25A8">
        <w:rPr>
          <w:rFonts w:ascii="Arial Narrow" w:hAnsi="Arial Narrow" w:cs="Courier New"/>
          <w:color w:val="000000" w:themeColor="text1"/>
          <w:sz w:val="24"/>
          <w:szCs w:val="24"/>
          <w:highlight w:val="yellow"/>
        </w:rPr>
        <w:t>@p_emit</w:t>
      </w:r>
      <w:r w:rsidRPr="004A25A8">
        <w:rPr>
          <w:rFonts w:ascii="Arial Narrow" w:hAnsi="Arial Narrow" w:cs="Courier New"/>
          <w:color w:val="000000" w:themeColor="text1"/>
          <w:sz w:val="24"/>
          <w:szCs w:val="24"/>
        </w:rPr>
        <w:t xml:space="preserve"> ) INTO TABLE </w:t>
      </w:r>
      <w:r w:rsidRPr="004A25A8">
        <w:rPr>
          <w:rFonts w:ascii="Arial Narrow" w:hAnsi="Arial Narrow" w:cs="Courier New"/>
          <w:color w:val="000000" w:themeColor="text1"/>
          <w:sz w:val="24"/>
          <w:szCs w:val="24"/>
          <w:highlight w:val="yellow"/>
        </w:rPr>
        <w:t>@i_wo_gds</w:t>
      </w:r>
      <w:r w:rsidRPr="004A25A8">
        <w:rPr>
          <w:rFonts w:ascii="Arial Narrow" w:hAnsi="Arial Narrow" w:cs="Courier New"/>
          <w:color w:val="000000" w:themeColor="text1"/>
          <w:sz w:val="24"/>
          <w:szCs w:val="24"/>
        </w:rPr>
        <w:t>.</w:t>
      </w:r>
    </w:p>
    <w:p w:rsidR="004A25A8" w:rsidRDefault="004A25A8" w:rsidP="004A25A8">
      <w:pPr>
        <w:spacing w:after="0" w:line="240" w:lineRule="auto"/>
        <w:ind w:firstLine="567"/>
        <w:jc w:val="both"/>
        <w:rPr>
          <w:rFonts w:ascii="Arial Narrow" w:hAnsi="Arial Narrow"/>
          <w:b/>
          <w:sz w:val="24"/>
          <w:szCs w:val="24"/>
        </w:rPr>
      </w:pPr>
    </w:p>
    <w:p w:rsidR="00C7261B" w:rsidRPr="006A35ED" w:rsidRDefault="00C7261B" w:rsidP="00EE3105">
      <w:pPr>
        <w:autoSpaceDE w:val="0"/>
        <w:autoSpaceDN w:val="0"/>
        <w:adjustRightInd w:val="0"/>
        <w:spacing w:after="0" w:line="240" w:lineRule="auto"/>
        <w:ind w:firstLine="567"/>
        <w:jc w:val="both"/>
        <w:rPr>
          <w:rFonts w:ascii="Arial Narrow" w:hAnsi="Arial Narrow"/>
          <w:color w:val="002060"/>
          <w:spacing w:val="20"/>
          <w:sz w:val="24"/>
          <w:szCs w:val="24"/>
        </w:rPr>
      </w:pPr>
      <w:r w:rsidRPr="00C7261B">
        <w:rPr>
          <w:rFonts w:ascii="Arial Narrow" w:hAnsi="Arial Narrow"/>
          <w:color w:val="002060"/>
          <w:spacing w:val="20"/>
          <w:sz w:val="24"/>
          <w:szCs w:val="24"/>
          <w:lang w:val="ru-RU"/>
        </w:rPr>
        <w:t>Пример</w:t>
      </w:r>
    </w:p>
    <w:p w:rsidR="00C7261B" w:rsidRPr="006A35ED" w:rsidRDefault="00C7261B" w:rsidP="00EE3105">
      <w:pPr>
        <w:autoSpaceDE w:val="0"/>
        <w:autoSpaceDN w:val="0"/>
        <w:adjustRightInd w:val="0"/>
        <w:spacing w:after="0" w:line="240" w:lineRule="auto"/>
        <w:ind w:firstLine="567"/>
        <w:jc w:val="both"/>
        <w:rPr>
          <w:rFonts w:ascii="Arial Narrow" w:hAnsi="Arial Narrow"/>
          <w:sz w:val="24"/>
          <w:szCs w:val="24"/>
        </w:rPr>
      </w:pP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color w:val="000000" w:themeColor="text1"/>
          <w:sz w:val="24"/>
          <w:szCs w:val="24"/>
        </w:rPr>
        <w:t>@AbapCatalog.sqlViewName: 'ZDDL_GDS'</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color w:val="000000" w:themeColor="text1"/>
          <w:sz w:val="24"/>
          <w:szCs w:val="24"/>
        </w:rPr>
        <w:t>@AbapCatalog.compiler.compareFilter: true</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color w:val="000000" w:themeColor="text1"/>
          <w:sz w:val="24"/>
          <w:szCs w:val="24"/>
        </w:rPr>
        <w:t>@AccessControl.authorizationCheck: #CHECK</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color w:val="000000" w:themeColor="text1"/>
          <w:sz w:val="24"/>
          <w:szCs w:val="24"/>
        </w:rPr>
        <w:t>@EndUserText.label: 'zcds_gds'</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color w:val="000000" w:themeColor="text1"/>
          <w:sz w:val="24"/>
          <w:szCs w:val="24"/>
        </w:rPr>
        <w:t>@ClientDependent: false</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bCs/>
          <w:color w:val="000000" w:themeColor="text1"/>
          <w:sz w:val="24"/>
          <w:szCs w:val="24"/>
        </w:rPr>
        <w:t>define</w:t>
      </w:r>
      <w:r w:rsidRPr="00042A10">
        <w:rPr>
          <w:rFonts w:ascii="Arial Narrow" w:hAnsi="Arial Narrow" w:cs="Courier New"/>
          <w:color w:val="000000" w:themeColor="text1"/>
          <w:sz w:val="24"/>
          <w:szCs w:val="24"/>
        </w:rPr>
        <w:t xml:space="preserve"> </w:t>
      </w:r>
      <w:r w:rsidRPr="00042A10">
        <w:rPr>
          <w:rFonts w:ascii="Arial Narrow" w:hAnsi="Arial Narrow" w:cs="Courier New"/>
          <w:bCs/>
          <w:color w:val="000000" w:themeColor="text1"/>
          <w:sz w:val="24"/>
          <w:szCs w:val="24"/>
        </w:rPr>
        <w:t>view</w:t>
      </w:r>
      <w:r w:rsidRPr="00042A10">
        <w:rPr>
          <w:rFonts w:ascii="Arial Narrow" w:hAnsi="Arial Narrow" w:cs="Courier New"/>
          <w:color w:val="000000" w:themeColor="text1"/>
          <w:sz w:val="24"/>
          <w:szCs w:val="24"/>
        </w:rPr>
        <w:t xml:space="preserve"> </w:t>
      </w:r>
      <w:r w:rsidRPr="00042A10">
        <w:rPr>
          <w:rFonts w:ascii="Arial Narrow" w:hAnsi="Arial Narrow" w:cs="Courier New"/>
          <w:b/>
          <w:color w:val="000000" w:themeColor="text1"/>
          <w:sz w:val="24"/>
          <w:szCs w:val="24"/>
        </w:rPr>
        <w:t>zcds_gds</w:t>
      </w:r>
      <w:r w:rsidRPr="00042A10">
        <w:rPr>
          <w:rFonts w:ascii="Arial Narrow" w:hAnsi="Arial Narrow" w:cs="Courier New"/>
          <w:color w:val="000000" w:themeColor="text1"/>
          <w:sz w:val="24"/>
          <w:szCs w:val="24"/>
        </w:rPr>
        <w:t xml:space="preserve"> </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bCs/>
          <w:color w:val="000000" w:themeColor="text1"/>
          <w:sz w:val="24"/>
          <w:szCs w:val="24"/>
        </w:rPr>
        <w:t>with</w:t>
      </w:r>
      <w:r w:rsidRPr="00042A10">
        <w:rPr>
          <w:rFonts w:ascii="Arial Narrow" w:hAnsi="Arial Narrow" w:cs="Courier New"/>
          <w:color w:val="000000" w:themeColor="text1"/>
          <w:sz w:val="24"/>
          <w:szCs w:val="24"/>
        </w:rPr>
        <w:t xml:space="preserve"> </w:t>
      </w:r>
      <w:r w:rsidRPr="00042A10">
        <w:rPr>
          <w:rFonts w:ascii="Arial Narrow" w:hAnsi="Arial Narrow" w:cs="Courier New"/>
          <w:bCs/>
          <w:color w:val="000000" w:themeColor="text1"/>
          <w:sz w:val="24"/>
          <w:szCs w:val="24"/>
        </w:rPr>
        <w:t>parameters</w:t>
      </w:r>
      <w:r>
        <w:rPr>
          <w:rFonts w:ascii="Arial Narrow" w:hAnsi="Arial Narrow" w:cs="Courier New"/>
          <w:bCs/>
          <w:color w:val="000000" w:themeColor="text1"/>
          <w:sz w:val="24"/>
          <w:szCs w:val="24"/>
        </w:rPr>
        <w:t xml:space="preserve"> </w:t>
      </w:r>
      <w:r w:rsidRPr="00042A10">
        <w:rPr>
          <w:rFonts w:ascii="Arial Narrow" w:hAnsi="Arial Narrow" w:cs="Courier New"/>
          <w:color w:val="0070C0"/>
          <w:sz w:val="24"/>
          <w:szCs w:val="24"/>
        </w:rPr>
        <w:t>p_emit</w:t>
      </w:r>
      <w:r w:rsidRPr="00042A10">
        <w:rPr>
          <w:rFonts w:ascii="Arial Narrow" w:hAnsi="Arial Narrow" w:cs="Courier New"/>
          <w:bCs/>
          <w:color w:val="000000" w:themeColor="text1"/>
          <w:sz w:val="24"/>
          <w:szCs w:val="24"/>
        </w:rPr>
        <w:t>:</w:t>
      </w:r>
      <w:r w:rsidRPr="00042A10">
        <w:rPr>
          <w:rFonts w:ascii="Arial Narrow" w:hAnsi="Arial Narrow" w:cs="Courier New"/>
          <w:color w:val="000000" w:themeColor="text1"/>
          <w:sz w:val="24"/>
          <w:szCs w:val="24"/>
        </w:rPr>
        <w:t xml:space="preserve"> </w:t>
      </w:r>
      <w:r w:rsidRPr="00042A10">
        <w:rPr>
          <w:rFonts w:ascii="Arial Narrow" w:hAnsi="Arial Narrow" w:cs="Courier New"/>
          <w:i/>
          <w:iCs/>
          <w:color w:val="000000" w:themeColor="text1"/>
          <w:sz w:val="24"/>
          <w:szCs w:val="24"/>
        </w:rPr>
        <w:t>abap</w:t>
      </w:r>
      <w:r w:rsidRPr="00042A10">
        <w:rPr>
          <w:rFonts w:ascii="Arial Narrow" w:hAnsi="Arial Narrow" w:cs="Courier New"/>
          <w:bCs/>
          <w:color w:val="000000" w:themeColor="text1"/>
          <w:sz w:val="24"/>
          <w:szCs w:val="24"/>
        </w:rPr>
        <w:t>.</w:t>
      </w:r>
      <w:r w:rsidRPr="00042A10">
        <w:rPr>
          <w:rFonts w:ascii="Arial Narrow" w:hAnsi="Arial Narrow" w:cs="Courier New"/>
          <w:i/>
          <w:iCs/>
          <w:color w:val="000000" w:themeColor="text1"/>
          <w:sz w:val="24"/>
          <w:szCs w:val="24"/>
        </w:rPr>
        <w:t>numc</w:t>
      </w:r>
      <w:r w:rsidRPr="00042A10">
        <w:rPr>
          <w:rFonts w:ascii="Arial Narrow" w:hAnsi="Arial Narrow" w:cs="Courier New"/>
          <w:bCs/>
          <w:color w:val="000000" w:themeColor="text1"/>
          <w:sz w:val="24"/>
          <w:szCs w:val="24"/>
        </w:rPr>
        <w:t>(</w:t>
      </w:r>
      <w:r w:rsidRPr="00042A10">
        <w:rPr>
          <w:rFonts w:ascii="Arial Narrow" w:hAnsi="Arial Narrow" w:cs="Courier New"/>
          <w:color w:val="000000" w:themeColor="text1"/>
          <w:sz w:val="24"/>
          <w:szCs w:val="24"/>
        </w:rPr>
        <w:t xml:space="preserve"> 4 </w:t>
      </w:r>
      <w:r w:rsidRPr="00042A10">
        <w:rPr>
          <w:rFonts w:ascii="Arial Narrow" w:hAnsi="Arial Narrow" w:cs="Courier New"/>
          <w:bCs/>
          <w:color w:val="000000" w:themeColor="text1"/>
          <w:sz w:val="24"/>
          <w:szCs w:val="24"/>
        </w:rPr>
        <w:t>)</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bCs/>
          <w:color w:val="000000" w:themeColor="text1"/>
          <w:sz w:val="24"/>
          <w:szCs w:val="24"/>
        </w:rPr>
        <w:t>as</w:t>
      </w:r>
      <w:r w:rsidRPr="00042A10">
        <w:rPr>
          <w:rFonts w:ascii="Arial Narrow" w:hAnsi="Arial Narrow" w:cs="Courier New"/>
          <w:color w:val="000000" w:themeColor="text1"/>
          <w:sz w:val="24"/>
          <w:szCs w:val="24"/>
        </w:rPr>
        <w:t xml:space="preserve"> </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bCs/>
          <w:color w:val="000000" w:themeColor="text1"/>
          <w:sz w:val="24"/>
          <w:szCs w:val="24"/>
        </w:rPr>
        <w:t>select</w:t>
      </w:r>
      <w:r w:rsidRPr="00042A10">
        <w:rPr>
          <w:rFonts w:ascii="Arial Narrow" w:hAnsi="Arial Narrow" w:cs="Courier New"/>
          <w:color w:val="000000" w:themeColor="text1"/>
          <w:sz w:val="24"/>
          <w:szCs w:val="24"/>
        </w:rPr>
        <w:t xml:space="preserve"> </w:t>
      </w:r>
      <w:r w:rsidRPr="00042A10">
        <w:rPr>
          <w:rFonts w:ascii="Arial Narrow" w:hAnsi="Arial Narrow" w:cs="Courier New"/>
          <w:bCs/>
          <w:color w:val="000000" w:themeColor="text1"/>
          <w:sz w:val="24"/>
          <w:szCs w:val="24"/>
        </w:rPr>
        <w:t>from</w:t>
      </w:r>
      <w:r w:rsidRPr="00042A10">
        <w:rPr>
          <w:rFonts w:ascii="Arial Narrow" w:hAnsi="Arial Narrow" w:cs="Courier New"/>
          <w:color w:val="000000" w:themeColor="text1"/>
          <w:sz w:val="24"/>
          <w:szCs w:val="24"/>
        </w:rPr>
        <w:t xml:space="preserve"> /bic/abdgds0002 </w:t>
      </w:r>
      <w:r w:rsidRPr="00042A10">
        <w:rPr>
          <w:rFonts w:ascii="Arial Narrow" w:hAnsi="Arial Narrow" w:cs="Courier New"/>
          <w:bCs/>
          <w:color w:val="000000" w:themeColor="text1"/>
          <w:sz w:val="24"/>
          <w:szCs w:val="24"/>
        </w:rPr>
        <w:t>as</w:t>
      </w:r>
      <w:r w:rsidRPr="00042A10">
        <w:rPr>
          <w:rFonts w:ascii="Arial Narrow" w:hAnsi="Arial Narrow" w:cs="Courier New"/>
          <w:color w:val="000000" w:themeColor="text1"/>
          <w:sz w:val="24"/>
          <w:szCs w:val="24"/>
        </w:rPr>
        <w:t xml:space="preserve"> gds</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i/>
          <w:color w:val="000000" w:themeColor="text1"/>
          <w:sz w:val="24"/>
          <w:szCs w:val="24"/>
        </w:rPr>
      </w:pPr>
      <w:r w:rsidRPr="00042A10">
        <w:rPr>
          <w:rFonts w:ascii="Arial Narrow" w:hAnsi="Arial Narrow" w:cs="Courier New"/>
          <w:i/>
          <w:color w:val="000000" w:themeColor="text1"/>
          <w:sz w:val="24"/>
          <w:szCs w:val="24"/>
        </w:rPr>
        <w:t>-- По умолчанию кардинальность - [0..1]</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i/>
          <w:color w:val="000000" w:themeColor="text1"/>
          <w:sz w:val="24"/>
          <w:szCs w:val="24"/>
        </w:rPr>
      </w:pPr>
      <w:r w:rsidRPr="00042A10">
        <w:rPr>
          <w:rFonts w:ascii="Arial Narrow" w:hAnsi="Arial Narrow" w:cs="Courier New"/>
          <w:i/>
          <w:color w:val="000000" w:themeColor="text1"/>
          <w:sz w:val="24"/>
          <w:szCs w:val="24"/>
        </w:rPr>
        <w:t>--association [1..1] to /bic/tbcom0000 as gds_t</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bCs/>
          <w:color w:val="000000" w:themeColor="text1"/>
          <w:sz w:val="24"/>
          <w:szCs w:val="24"/>
        </w:rPr>
        <w:t>left</w:t>
      </w:r>
      <w:r w:rsidRPr="00042A10">
        <w:rPr>
          <w:rFonts w:ascii="Arial Narrow" w:hAnsi="Arial Narrow" w:cs="Courier New"/>
          <w:color w:val="000000" w:themeColor="text1"/>
          <w:sz w:val="24"/>
          <w:szCs w:val="24"/>
        </w:rPr>
        <w:t xml:space="preserve"> </w:t>
      </w:r>
      <w:r w:rsidRPr="00042A10">
        <w:rPr>
          <w:rFonts w:ascii="Arial Narrow" w:hAnsi="Arial Narrow" w:cs="Courier New"/>
          <w:bCs/>
          <w:color w:val="000000" w:themeColor="text1"/>
          <w:sz w:val="24"/>
          <w:szCs w:val="24"/>
        </w:rPr>
        <w:t>outer</w:t>
      </w:r>
      <w:r w:rsidRPr="00042A10">
        <w:rPr>
          <w:rFonts w:ascii="Arial Narrow" w:hAnsi="Arial Narrow" w:cs="Courier New"/>
          <w:color w:val="000000" w:themeColor="text1"/>
          <w:sz w:val="24"/>
          <w:szCs w:val="24"/>
        </w:rPr>
        <w:t xml:space="preserve"> </w:t>
      </w:r>
      <w:r w:rsidRPr="00042A10">
        <w:rPr>
          <w:rFonts w:ascii="Arial Narrow" w:hAnsi="Arial Narrow" w:cs="Courier New"/>
          <w:bCs/>
          <w:color w:val="000000" w:themeColor="text1"/>
          <w:sz w:val="24"/>
          <w:szCs w:val="24"/>
        </w:rPr>
        <w:t>join</w:t>
      </w:r>
      <w:r w:rsidRPr="00042A10">
        <w:rPr>
          <w:rFonts w:ascii="Arial Narrow" w:hAnsi="Arial Narrow" w:cs="Courier New"/>
          <w:color w:val="000000" w:themeColor="text1"/>
          <w:sz w:val="24"/>
          <w:szCs w:val="24"/>
        </w:rPr>
        <w:t xml:space="preserve"> /bic/tbcom0000 </w:t>
      </w:r>
      <w:r w:rsidRPr="00042A10">
        <w:rPr>
          <w:rFonts w:ascii="Arial Narrow" w:hAnsi="Arial Narrow" w:cs="Courier New"/>
          <w:bCs/>
          <w:color w:val="000000" w:themeColor="text1"/>
          <w:sz w:val="24"/>
          <w:szCs w:val="24"/>
        </w:rPr>
        <w:t>as</w:t>
      </w:r>
      <w:r w:rsidRPr="00042A10">
        <w:rPr>
          <w:rFonts w:ascii="Arial Narrow" w:hAnsi="Arial Narrow" w:cs="Courier New"/>
          <w:color w:val="000000" w:themeColor="text1"/>
          <w:sz w:val="24"/>
          <w:szCs w:val="24"/>
        </w:rPr>
        <w:t xml:space="preserve"> gds_t </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i/>
          <w:color w:val="000000" w:themeColor="text1"/>
          <w:sz w:val="24"/>
          <w:szCs w:val="24"/>
        </w:rPr>
      </w:pPr>
      <w:r w:rsidRPr="00042A10">
        <w:rPr>
          <w:rFonts w:ascii="Arial Narrow" w:hAnsi="Arial Narrow" w:cs="Courier New"/>
          <w:i/>
          <w:color w:val="000000" w:themeColor="text1"/>
          <w:sz w:val="24"/>
          <w:szCs w:val="24"/>
        </w:rPr>
        <w:t>--on $projection./bic/bcom0000 = gds./bic/bcom0000</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bCs/>
          <w:color w:val="000000" w:themeColor="text1"/>
          <w:sz w:val="24"/>
          <w:szCs w:val="24"/>
        </w:rPr>
        <w:t>on</w:t>
      </w:r>
      <w:r w:rsidRPr="00042A10">
        <w:rPr>
          <w:rFonts w:ascii="Arial Narrow" w:hAnsi="Arial Narrow" w:cs="Courier New"/>
          <w:color w:val="000000" w:themeColor="text1"/>
          <w:sz w:val="24"/>
          <w:szCs w:val="24"/>
        </w:rPr>
        <w:t xml:space="preserve"> gds_t</w:t>
      </w:r>
      <w:r w:rsidRPr="00042A10">
        <w:rPr>
          <w:rFonts w:ascii="Arial Narrow" w:hAnsi="Arial Narrow" w:cs="Courier New"/>
          <w:bCs/>
          <w:color w:val="000000" w:themeColor="text1"/>
          <w:sz w:val="24"/>
          <w:szCs w:val="24"/>
        </w:rPr>
        <w:t>.</w:t>
      </w:r>
      <w:r w:rsidRPr="00042A10">
        <w:rPr>
          <w:rFonts w:ascii="Arial Narrow" w:hAnsi="Arial Narrow" w:cs="Courier New"/>
          <w:color w:val="000000" w:themeColor="text1"/>
          <w:sz w:val="24"/>
          <w:szCs w:val="24"/>
        </w:rPr>
        <w:t xml:space="preserve">/bic/bcom0000 </w:t>
      </w:r>
      <w:r w:rsidRPr="00042A10">
        <w:rPr>
          <w:rFonts w:ascii="Arial Narrow" w:hAnsi="Arial Narrow" w:cs="Courier New"/>
          <w:bCs/>
          <w:color w:val="000000" w:themeColor="text1"/>
          <w:sz w:val="24"/>
          <w:szCs w:val="24"/>
        </w:rPr>
        <w:t>=</w:t>
      </w:r>
      <w:r w:rsidRPr="00042A10">
        <w:rPr>
          <w:rFonts w:ascii="Arial Narrow" w:hAnsi="Arial Narrow" w:cs="Courier New"/>
          <w:color w:val="000000" w:themeColor="text1"/>
          <w:sz w:val="24"/>
          <w:szCs w:val="24"/>
        </w:rPr>
        <w:t xml:space="preserve"> gds</w:t>
      </w:r>
      <w:r w:rsidRPr="00042A10">
        <w:rPr>
          <w:rFonts w:ascii="Arial Narrow" w:hAnsi="Arial Narrow" w:cs="Courier New"/>
          <w:bCs/>
          <w:color w:val="000000" w:themeColor="text1"/>
          <w:sz w:val="24"/>
          <w:szCs w:val="24"/>
        </w:rPr>
        <w:t>.</w:t>
      </w:r>
      <w:r w:rsidRPr="00042A10">
        <w:rPr>
          <w:rFonts w:ascii="Arial Narrow" w:hAnsi="Arial Narrow" w:cs="Courier New"/>
          <w:color w:val="000000" w:themeColor="text1"/>
          <w:sz w:val="24"/>
          <w:szCs w:val="24"/>
        </w:rPr>
        <w:t>/bic/bcom0000</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i/>
          <w:color w:val="000000" w:themeColor="text1"/>
          <w:sz w:val="24"/>
          <w:szCs w:val="24"/>
        </w:rPr>
      </w:pPr>
      <w:r w:rsidRPr="00042A10">
        <w:rPr>
          <w:rFonts w:ascii="Arial Narrow" w:hAnsi="Arial Narrow" w:cs="Courier New"/>
          <w:i/>
          <w:color w:val="000000" w:themeColor="text1"/>
          <w:sz w:val="24"/>
          <w:szCs w:val="24"/>
        </w:rPr>
        <w:t>--association [1..1] to /bic/tbnom0000 as nom_t</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bCs/>
          <w:color w:val="000000" w:themeColor="text1"/>
          <w:sz w:val="24"/>
          <w:szCs w:val="24"/>
        </w:rPr>
        <w:t>left</w:t>
      </w:r>
      <w:r w:rsidRPr="00042A10">
        <w:rPr>
          <w:rFonts w:ascii="Arial Narrow" w:hAnsi="Arial Narrow" w:cs="Courier New"/>
          <w:color w:val="000000" w:themeColor="text1"/>
          <w:sz w:val="24"/>
          <w:szCs w:val="24"/>
        </w:rPr>
        <w:t xml:space="preserve"> </w:t>
      </w:r>
      <w:r w:rsidRPr="00042A10">
        <w:rPr>
          <w:rFonts w:ascii="Arial Narrow" w:hAnsi="Arial Narrow" w:cs="Courier New"/>
          <w:bCs/>
          <w:color w:val="000000" w:themeColor="text1"/>
          <w:sz w:val="24"/>
          <w:szCs w:val="24"/>
        </w:rPr>
        <w:t>outer</w:t>
      </w:r>
      <w:r w:rsidRPr="00042A10">
        <w:rPr>
          <w:rFonts w:ascii="Arial Narrow" w:hAnsi="Arial Narrow" w:cs="Courier New"/>
          <w:color w:val="000000" w:themeColor="text1"/>
          <w:sz w:val="24"/>
          <w:szCs w:val="24"/>
        </w:rPr>
        <w:t xml:space="preserve"> </w:t>
      </w:r>
      <w:r w:rsidRPr="00042A10">
        <w:rPr>
          <w:rFonts w:ascii="Arial Narrow" w:hAnsi="Arial Narrow" w:cs="Courier New"/>
          <w:bCs/>
          <w:color w:val="000000" w:themeColor="text1"/>
          <w:sz w:val="24"/>
          <w:szCs w:val="24"/>
        </w:rPr>
        <w:t>join</w:t>
      </w:r>
      <w:r w:rsidRPr="00042A10">
        <w:rPr>
          <w:rFonts w:ascii="Arial Narrow" w:hAnsi="Arial Narrow" w:cs="Courier New"/>
          <w:color w:val="000000" w:themeColor="text1"/>
          <w:sz w:val="24"/>
          <w:szCs w:val="24"/>
        </w:rPr>
        <w:t xml:space="preserve"> /bic/tbnom0000 </w:t>
      </w:r>
      <w:r w:rsidRPr="00042A10">
        <w:rPr>
          <w:rFonts w:ascii="Arial Narrow" w:hAnsi="Arial Narrow" w:cs="Courier New"/>
          <w:bCs/>
          <w:color w:val="000000" w:themeColor="text1"/>
          <w:sz w:val="24"/>
          <w:szCs w:val="24"/>
        </w:rPr>
        <w:t>as</w:t>
      </w:r>
      <w:r w:rsidRPr="00042A10">
        <w:rPr>
          <w:rFonts w:ascii="Arial Narrow" w:hAnsi="Arial Narrow" w:cs="Courier New"/>
          <w:color w:val="000000" w:themeColor="text1"/>
          <w:sz w:val="24"/>
          <w:szCs w:val="24"/>
        </w:rPr>
        <w:t xml:space="preserve"> nom_t</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bCs/>
          <w:color w:val="000000" w:themeColor="text1"/>
          <w:sz w:val="24"/>
          <w:szCs w:val="24"/>
        </w:rPr>
        <w:t>on</w:t>
      </w:r>
      <w:r w:rsidRPr="00042A10">
        <w:rPr>
          <w:rFonts w:ascii="Arial Narrow" w:hAnsi="Arial Narrow" w:cs="Courier New"/>
          <w:color w:val="000000" w:themeColor="text1"/>
          <w:sz w:val="24"/>
          <w:szCs w:val="24"/>
        </w:rPr>
        <w:t xml:space="preserve"> nom_t</w:t>
      </w:r>
      <w:r w:rsidRPr="00042A10">
        <w:rPr>
          <w:rFonts w:ascii="Arial Narrow" w:hAnsi="Arial Narrow" w:cs="Courier New"/>
          <w:bCs/>
          <w:color w:val="000000" w:themeColor="text1"/>
          <w:sz w:val="24"/>
          <w:szCs w:val="24"/>
        </w:rPr>
        <w:t>.</w:t>
      </w:r>
      <w:r w:rsidRPr="00042A10">
        <w:rPr>
          <w:rFonts w:ascii="Arial Narrow" w:hAnsi="Arial Narrow" w:cs="Courier New"/>
          <w:color w:val="000000" w:themeColor="text1"/>
          <w:sz w:val="24"/>
          <w:szCs w:val="24"/>
        </w:rPr>
        <w:t xml:space="preserve">/bic/bnom0000 </w:t>
      </w:r>
      <w:r w:rsidRPr="00042A10">
        <w:rPr>
          <w:rFonts w:ascii="Arial Narrow" w:hAnsi="Arial Narrow" w:cs="Courier New"/>
          <w:bCs/>
          <w:color w:val="000000" w:themeColor="text1"/>
          <w:sz w:val="24"/>
          <w:szCs w:val="24"/>
        </w:rPr>
        <w:t>=</w:t>
      </w:r>
      <w:r w:rsidRPr="00042A10">
        <w:rPr>
          <w:rFonts w:ascii="Arial Narrow" w:hAnsi="Arial Narrow" w:cs="Courier New"/>
          <w:color w:val="000000" w:themeColor="text1"/>
          <w:sz w:val="24"/>
          <w:szCs w:val="24"/>
        </w:rPr>
        <w:t xml:space="preserve"> gds</w:t>
      </w:r>
      <w:r w:rsidRPr="00042A10">
        <w:rPr>
          <w:rFonts w:ascii="Arial Narrow" w:hAnsi="Arial Narrow" w:cs="Courier New"/>
          <w:bCs/>
          <w:color w:val="000000" w:themeColor="text1"/>
          <w:sz w:val="24"/>
          <w:szCs w:val="24"/>
        </w:rPr>
        <w:t>.</w:t>
      </w:r>
      <w:r w:rsidRPr="00042A10">
        <w:rPr>
          <w:rFonts w:ascii="Arial Narrow" w:hAnsi="Arial Narrow" w:cs="Courier New"/>
          <w:color w:val="000000" w:themeColor="text1"/>
          <w:sz w:val="24"/>
          <w:szCs w:val="24"/>
        </w:rPr>
        <w:t>/bic/bnom0000</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bCs/>
          <w:color w:val="000000" w:themeColor="text1"/>
          <w:sz w:val="24"/>
          <w:szCs w:val="24"/>
        </w:rPr>
        <w:t>{</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bCs/>
          <w:color w:val="0070C0"/>
          <w:sz w:val="24"/>
          <w:szCs w:val="24"/>
        </w:rPr>
        <w:t>key</w:t>
      </w:r>
      <w:r w:rsidRPr="00042A10">
        <w:rPr>
          <w:rFonts w:ascii="Arial Narrow" w:hAnsi="Arial Narrow" w:cs="Courier New"/>
          <w:color w:val="000000" w:themeColor="text1"/>
          <w:sz w:val="24"/>
          <w:szCs w:val="24"/>
        </w:rPr>
        <w:t xml:space="preserve"> gds</w:t>
      </w:r>
      <w:r w:rsidRPr="00042A10">
        <w:rPr>
          <w:rFonts w:ascii="Arial Narrow" w:hAnsi="Arial Narrow" w:cs="Courier New"/>
          <w:bCs/>
          <w:color w:val="000000" w:themeColor="text1"/>
          <w:sz w:val="24"/>
          <w:szCs w:val="24"/>
        </w:rPr>
        <w:t>.</w:t>
      </w:r>
      <w:r w:rsidRPr="00042A10">
        <w:rPr>
          <w:rFonts w:ascii="Arial Narrow" w:hAnsi="Arial Narrow" w:cs="Courier New"/>
          <w:color w:val="000000" w:themeColor="text1"/>
          <w:sz w:val="24"/>
          <w:szCs w:val="24"/>
        </w:rPr>
        <w:t>/bic/bcom0000</w:t>
      </w:r>
      <w:r w:rsidRPr="00042A10">
        <w:rPr>
          <w:rFonts w:ascii="Arial Narrow" w:hAnsi="Arial Narrow" w:cs="Courier New"/>
          <w:bCs/>
          <w:color w:val="000000" w:themeColor="text1"/>
          <w:sz w:val="24"/>
          <w:szCs w:val="24"/>
        </w:rPr>
        <w:t>,</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color w:val="000000" w:themeColor="text1"/>
          <w:sz w:val="24"/>
          <w:szCs w:val="24"/>
        </w:rPr>
        <w:t xml:space="preserve">    gds_t</w:t>
      </w:r>
      <w:r w:rsidRPr="00042A10">
        <w:rPr>
          <w:rFonts w:ascii="Arial Narrow" w:hAnsi="Arial Narrow" w:cs="Courier New"/>
          <w:bCs/>
          <w:color w:val="000000" w:themeColor="text1"/>
          <w:sz w:val="24"/>
          <w:szCs w:val="24"/>
        </w:rPr>
        <w:t>.</w:t>
      </w:r>
      <w:r w:rsidRPr="00042A10">
        <w:rPr>
          <w:rFonts w:ascii="Arial Narrow" w:hAnsi="Arial Narrow" w:cs="Courier New"/>
          <w:color w:val="000000" w:themeColor="text1"/>
          <w:sz w:val="24"/>
          <w:szCs w:val="24"/>
        </w:rPr>
        <w:t>txtlg</w:t>
      </w:r>
      <w:r w:rsidRPr="00042A10">
        <w:rPr>
          <w:rFonts w:ascii="Arial Narrow" w:hAnsi="Arial Narrow" w:cs="Courier New"/>
          <w:bCs/>
          <w:color w:val="000000" w:themeColor="text1"/>
          <w:sz w:val="24"/>
          <w:szCs w:val="24"/>
        </w:rPr>
        <w:t>,</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i/>
          <w:color w:val="000000" w:themeColor="text1"/>
          <w:sz w:val="24"/>
          <w:szCs w:val="24"/>
        </w:rPr>
      </w:pPr>
      <w:r w:rsidRPr="00042A10">
        <w:rPr>
          <w:rFonts w:ascii="Arial Narrow" w:hAnsi="Arial Narrow" w:cs="Courier New"/>
          <w:i/>
          <w:color w:val="000000" w:themeColor="text1"/>
          <w:sz w:val="24"/>
          <w:szCs w:val="24"/>
        </w:rPr>
        <w:t>--    gds./bic/bemit000,</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color w:val="000000" w:themeColor="text1"/>
          <w:sz w:val="24"/>
          <w:szCs w:val="24"/>
        </w:rPr>
        <w:t xml:space="preserve">    gds</w:t>
      </w:r>
      <w:r w:rsidRPr="00042A10">
        <w:rPr>
          <w:rFonts w:ascii="Arial Narrow" w:hAnsi="Arial Narrow" w:cs="Courier New"/>
          <w:bCs/>
          <w:color w:val="000000" w:themeColor="text1"/>
          <w:sz w:val="24"/>
          <w:szCs w:val="24"/>
        </w:rPr>
        <w:t>.</w:t>
      </w:r>
      <w:r w:rsidRPr="00042A10">
        <w:rPr>
          <w:rFonts w:ascii="Arial Narrow" w:hAnsi="Arial Narrow" w:cs="Courier New"/>
          <w:color w:val="000000" w:themeColor="text1"/>
          <w:sz w:val="24"/>
          <w:szCs w:val="24"/>
        </w:rPr>
        <w:t>/bic/bnom0000</w:t>
      </w:r>
      <w:r w:rsidRPr="00042A10">
        <w:rPr>
          <w:rFonts w:ascii="Arial Narrow" w:hAnsi="Arial Narrow" w:cs="Courier New"/>
          <w:bCs/>
          <w:color w:val="000000" w:themeColor="text1"/>
          <w:sz w:val="24"/>
          <w:szCs w:val="24"/>
        </w:rPr>
        <w:t>,</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i/>
          <w:color w:val="000000" w:themeColor="text1"/>
          <w:sz w:val="24"/>
          <w:szCs w:val="24"/>
          <w:lang w:val="ru-RU"/>
        </w:rPr>
      </w:pPr>
      <w:r w:rsidRPr="00042A10">
        <w:rPr>
          <w:rFonts w:ascii="Arial Narrow" w:hAnsi="Arial Narrow" w:cs="Courier New"/>
          <w:color w:val="000000" w:themeColor="text1"/>
          <w:sz w:val="24"/>
          <w:szCs w:val="24"/>
        </w:rPr>
        <w:t xml:space="preserve">    </w:t>
      </w:r>
      <w:r w:rsidRPr="00042A10">
        <w:rPr>
          <w:rFonts w:ascii="Arial Narrow" w:hAnsi="Arial Narrow" w:cs="Courier New"/>
          <w:i/>
          <w:color w:val="000000" w:themeColor="text1"/>
          <w:sz w:val="24"/>
          <w:szCs w:val="24"/>
          <w:lang w:val="ru-RU"/>
        </w:rPr>
        <w:t>--</w:t>
      </w:r>
      <w:r w:rsidRPr="00042A10">
        <w:rPr>
          <w:rFonts w:ascii="Arial Narrow" w:hAnsi="Arial Narrow" w:cs="Courier New"/>
          <w:i/>
          <w:color w:val="0070C0"/>
          <w:sz w:val="24"/>
          <w:szCs w:val="24"/>
        </w:rPr>
        <w:t>gds</w:t>
      </w:r>
      <w:r w:rsidRPr="00042A10">
        <w:rPr>
          <w:rFonts w:ascii="Arial Narrow" w:hAnsi="Arial Narrow" w:cs="Courier New"/>
          <w:i/>
          <w:color w:val="0070C0"/>
          <w:sz w:val="24"/>
          <w:szCs w:val="24"/>
          <w:lang w:val="ru-RU"/>
        </w:rPr>
        <w:t>_</w:t>
      </w:r>
      <w:r w:rsidRPr="00042A10">
        <w:rPr>
          <w:rFonts w:ascii="Arial Narrow" w:hAnsi="Arial Narrow" w:cs="Courier New"/>
          <w:i/>
          <w:color w:val="0070C0"/>
          <w:sz w:val="24"/>
          <w:szCs w:val="24"/>
        </w:rPr>
        <w:t>t</w:t>
      </w:r>
      <w:r w:rsidRPr="00042A10">
        <w:rPr>
          <w:rFonts w:ascii="Arial Narrow" w:hAnsi="Arial Narrow" w:cs="Courier New"/>
          <w:i/>
          <w:color w:val="000000" w:themeColor="text1"/>
          <w:sz w:val="24"/>
          <w:szCs w:val="24"/>
          <w:lang w:val="ru-RU"/>
        </w:rPr>
        <w:t xml:space="preserve">, // Ассоциация </w:t>
      </w:r>
      <w:r w:rsidRPr="00042A10">
        <w:rPr>
          <w:rFonts w:ascii="Arial Narrow" w:hAnsi="Arial Narrow" w:cs="Courier New"/>
          <w:i/>
          <w:color w:val="000000" w:themeColor="text1"/>
          <w:sz w:val="24"/>
          <w:szCs w:val="24"/>
        </w:rPr>
        <w:t>gds</w:t>
      </w:r>
      <w:r w:rsidRPr="00042A10">
        <w:rPr>
          <w:rFonts w:ascii="Arial Narrow" w:hAnsi="Arial Narrow" w:cs="Courier New"/>
          <w:i/>
          <w:color w:val="000000" w:themeColor="text1"/>
          <w:sz w:val="24"/>
          <w:szCs w:val="24"/>
          <w:lang w:val="ru-RU"/>
        </w:rPr>
        <w:t>_</w:t>
      </w:r>
      <w:r w:rsidRPr="00042A10">
        <w:rPr>
          <w:rFonts w:ascii="Arial Narrow" w:hAnsi="Arial Narrow" w:cs="Courier New"/>
          <w:i/>
          <w:color w:val="000000" w:themeColor="text1"/>
          <w:sz w:val="24"/>
          <w:szCs w:val="24"/>
        </w:rPr>
        <w:t>t</w:t>
      </w:r>
      <w:r w:rsidRPr="00042A10">
        <w:rPr>
          <w:rFonts w:ascii="Arial Narrow" w:hAnsi="Arial Narrow" w:cs="Courier New"/>
          <w:i/>
          <w:color w:val="000000" w:themeColor="text1"/>
          <w:sz w:val="24"/>
          <w:szCs w:val="24"/>
          <w:lang w:val="ru-RU"/>
        </w:rPr>
        <w:t xml:space="preserve"> будет доступна извне</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i/>
          <w:color w:val="000000" w:themeColor="text1"/>
          <w:sz w:val="24"/>
          <w:szCs w:val="24"/>
          <w:lang w:val="ru-RU"/>
        </w:rPr>
      </w:pPr>
      <w:r w:rsidRPr="00042A10">
        <w:rPr>
          <w:rFonts w:ascii="Arial Narrow" w:hAnsi="Arial Narrow" w:cs="Courier New"/>
          <w:i/>
          <w:color w:val="000000" w:themeColor="text1"/>
          <w:sz w:val="24"/>
          <w:szCs w:val="24"/>
          <w:lang w:val="ru-RU"/>
        </w:rPr>
        <w:lastRenderedPageBreak/>
        <w:t xml:space="preserve">    --</w:t>
      </w:r>
      <w:r w:rsidRPr="00042A10">
        <w:rPr>
          <w:rFonts w:ascii="Arial Narrow" w:hAnsi="Arial Narrow" w:cs="Courier New"/>
          <w:i/>
          <w:color w:val="0070C0"/>
          <w:sz w:val="24"/>
          <w:szCs w:val="24"/>
        </w:rPr>
        <w:t>nom</w:t>
      </w:r>
      <w:r w:rsidRPr="00042A10">
        <w:rPr>
          <w:rFonts w:ascii="Arial Narrow" w:hAnsi="Arial Narrow" w:cs="Courier New"/>
          <w:i/>
          <w:color w:val="0070C0"/>
          <w:sz w:val="24"/>
          <w:szCs w:val="24"/>
          <w:lang w:val="ru-RU"/>
        </w:rPr>
        <w:t>_</w:t>
      </w:r>
      <w:r w:rsidRPr="00042A10">
        <w:rPr>
          <w:rFonts w:ascii="Arial Narrow" w:hAnsi="Arial Narrow" w:cs="Courier New"/>
          <w:i/>
          <w:color w:val="0070C0"/>
          <w:sz w:val="24"/>
          <w:szCs w:val="24"/>
        </w:rPr>
        <w:t>t</w:t>
      </w:r>
      <w:r w:rsidRPr="00042A10">
        <w:rPr>
          <w:rFonts w:ascii="Arial Narrow" w:hAnsi="Arial Narrow" w:cs="Courier New"/>
          <w:i/>
          <w:color w:val="000000" w:themeColor="text1"/>
          <w:sz w:val="24"/>
          <w:szCs w:val="24"/>
          <w:lang w:val="ru-RU"/>
        </w:rPr>
        <w:t xml:space="preserve">, // Ассоциация </w:t>
      </w:r>
      <w:r w:rsidRPr="00042A10">
        <w:rPr>
          <w:rFonts w:ascii="Arial Narrow" w:hAnsi="Arial Narrow" w:cs="Courier New"/>
          <w:i/>
          <w:color w:val="000000" w:themeColor="text1"/>
          <w:sz w:val="24"/>
          <w:szCs w:val="24"/>
        </w:rPr>
        <w:t>nom</w:t>
      </w:r>
      <w:r w:rsidRPr="00042A10">
        <w:rPr>
          <w:rFonts w:ascii="Arial Narrow" w:hAnsi="Arial Narrow" w:cs="Courier New"/>
          <w:i/>
          <w:color w:val="000000" w:themeColor="text1"/>
          <w:sz w:val="24"/>
          <w:szCs w:val="24"/>
          <w:lang w:val="ru-RU"/>
        </w:rPr>
        <w:t>_</w:t>
      </w:r>
      <w:r w:rsidRPr="00042A10">
        <w:rPr>
          <w:rFonts w:ascii="Arial Narrow" w:hAnsi="Arial Narrow" w:cs="Courier New"/>
          <w:i/>
          <w:color w:val="000000" w:themeColor="text1"/>
          <w:sz w:val="24"/>
          <w:szCs w:val="24"/>
        </w:rPr>
        <w:t>t</w:t>
      </w:r>
      <w:r w:rsidRPr="00042A10">
        <w:rPr>
          <w:rFonts w:ascii="Arial Narrow" w:hAnsi="Arial Narrow" w:cs="Courier New"/>
          <w:i/>
          <w:color w:val="000000" w:themeColor="text1"/>
          <w:sz w:val="24"/>
          <w:szCs w:val="24"/>
          <w:lang w:val="ru-RU"/>
        </w:rPr>
        <w:t xml:space="preserve"> будет доступна извне</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color w:val="000000" w:themeColor="text1"/>
          <w:sz w:val="24"/>
          <w:szCs w:val="24"/>
          <w:lang w:val="ru-RU"/>
        </w:rPr>
        <w:t xml:space="preserve">    </w:t>
      </w:r>
      <w:r w:rsidRPr="00042A10">
        <w:rPr>
          <w:rFonts w:ascii="Arial Narrow" w:hAnsi="Arial Narrow" w:cs="Courier New"/>
          <w:color w:val="000000" w:themeColor="text1"/>
          <w:sz w:val="24"/>
          <w:szCs w:val="24"/>
        </w:rPr>
        <w:t>nom_t</w:t>
      </w:r>
      <w:r w:rsidRPr="00042A10">
        <w:rPr>
          <w:rFonts w:ascii="Arial Narrow" w:hAnsi="Arial Narrow" w:cs="Courier New"/>
          <w:bCs/>
          <w:color w:val="000000" w:themeColor="text1"/>
          <w:sz w:val="24"/>
          <w:szCs w:val="24"/>
        </w:rPr>
        <w:t>.</w:t>
      </w:r>
      <w:r w:rsidRPr="00042A10">
        <w:rPr>
          <w:rFonts w:ascii="Arial Narrow" w:hAnsi="Arial Narrow" w:cs="Courier New"/>
          <w:color w:val="000000" w:themeColor="text1"/>
          <w:sz w:val="24"/>
          <w:szCs w:val="24"/>
        </w:rPr>
        <w:t xml:space="preserve">txtlg </w:t>
      </w:r>
      <w:r w:rsidRPr="00042A10">
        <w:rPr>
          <w:rFonts w:ascii="Arial Narrow" w:hAnsi="Arial Narrow" w:cs="Courier New"/>
          <w:bCs/>
          <w:color w:val="000000" w:themeColor="text1"/>
          <w:sz w:val="24"/>
          <w:szCs w:val="24"/>
        </w:rPr>
        <w:t>as</w:t>
      </w:r>
      <w:r w:rsidRPr="00042A10">
        <w:rPr>
          <w:rFonts w:ascii="Arial Narrow" w:hAnsi="Arial Narrow" w:cs="Courier New"/>
          <w:color w:val="000000" w:themeColor="text1"/>
          <w:sz w:val="24"/>
          <w:szCs w:val="24"/>
        </w:rPr>
        <w:t xml:space="preserve"> nom_txtlg</w:t>
      </w:r>
      <w:r w:rsidRPr="00042A10">
        <w:rPr>
          <w:rFonts w:ascii="Arial Narrow" w:hAnsi="Arial Narrow" w:cs="Courier New"/>
          <w:bCs/>
          <w:color w:val="000000" w:themeColor="text1"/>
          <w:sz w:val="24"/>
          <w:szCs w:val="24"/>
        </w:rPr>
        <w:t>,</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color w:val="000000" w:themeColor="text1"/>
          <w:sz w:val="24"/>
          <w:szCs w:val="24"/>
        </w:rPr>
        <w:t xml:space="preserve">    gds</w:t>
      </w:r>
      <w:r w:rsidRPr="00042A10">
        <w:rPr>
          <w:rFonts w:ascii="Arial Narrow" w:hAnsi="Arial Narrow" w:cs="Courier New"/>
          <w:bCs/>
          <w:color w:val="000000" w:themeColor="text1"/>
          <w:sz w:val="24"/>
          <w:szCs w:val="24"/>
        </w:rPr>
        <w:t>.</w:t>
      </w:r>
      <w:r w:rsidRPr="00042A10">
        <w:rPr>
          <w:rFonts w:ascii="Arial Narrow" w:hAnsi="Arial Narrow" w:cs="Courier New"/>
          <w:color w:val="000000" w:themeColor="text1"/>
          <w:sz w:val="24"/>
          <w:szCs w:val="24"/>
        </w:rPr>
        <w:t>/bic/bsprcpvd</w:t>
      </w:r>
      <w:r w:rsidRPr="00042A10">
        <w:rPr>
          <w:rFonts w:ascii="Arial Narrow" w:hAnsi="Arial Narrow" w:cs="Courier New"/>
          <w:bCs/>
          <w:color w:val="000000" w:themeColor="text1"/>
          <w:sz w:val="24"/>
          <w:szCs w:val="24"/>
        </w:rPr>
        <w:t>,</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color w:val="000000" w:themeColor="text1"/>
          <w:sz w:val="24"/>
          <w:szCs w:val="24"/>
        </w:rPr>
        <w:t xml:space="preserve">    gds</w:t>
      </w:r>
      <w:r w:rsidRPr="00042A10">
        <w:rPr>
          <w:rFonts w:ascii="Arial Narrow" w:hAnsi="Arial Narrow" w:cs="Courier New"/>
          <w:bCs/>
          <w:color w:val="000000" w:themeColor="text1"/>
          <w:sz w:val="24"/>
          <w:szCs w:val="24"/>
        </w:rPr>
        <w:t>.</w:t>
      </w:r>
      <w:r w:rsidRPr="00042A10">
        <w:rPr>
          <w:rFonts w:ascii="Arial Narrow" w:hAnsi="Arial Narrow" w:cs="Courier New"/>
          <w:color w:val="000000" w:themeColor="text1"/>
          <w:sz w:val="24"/>
          <w:szCs w:val="24"/>
        </w:rPr>
        <w:t>/bic/bsvat000</w:t>
      </w:r>
      <w:r w:rsidRPr="00042A10">
        <w:rPr>
          <w:rFonts w:ascii="Arial Narrow" w:hAnsi="Arial Narrow" w:cs="Courier New"/>
          <w:bCs/>
          <w:color w:val="000000" w:themeColor="text1"/>
          <w:sz w:val="24"/>
          <w:szCs w:val="24"/>
        </w:rPr>
        <w:t>,</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color w:val="000000" w:themeColor="text1"/>
          <w:sz w:val="24"/>
          <w:szCs w:val="24"/>
        </w:rPr>
        <w:t xml:space="preserve">    gds</w:t>
      </w:r>
      <w:r w:rsidRPr="00042A10">
        <w:rPr>
          <w:rFonts w:ascii="Arial Narrow" w:hAnsi="Arial Narrow" w:cs="Courier New"/>
          <w:bCs/>
          <w:color w:val="000000" w:themeColor="text1"/>
          <w:sz w:val="24"/>
          <w:szCs w:val="24"/>
        </w:rPr>
        <w:t>.</w:t>
      </w:r>
      <w:r w:rsidRPr="00042A10">
        <w:rPr>
          <w:rFonts w:ascii="Arial Narrow" w:hAnsi="Arial Narrow" w:cs="Courier New"/>
          <w:color w:val="000000" w:themeColor="text1"/>
          <w:sz w:val="24"/>
          <w:szCs w:val="24"/>
        </w:rPr>
        <w:t>/bic/bsexc000</w:t>
      </w:r>
      <w:r w:rsidRPr="00042A10">
        <w:rPr>
          <w:rFonts w:ascii="Arial Narrow" w:hAnsi="Arial Narrow" w:cs="Courier New"/>
          <w:bCs/>
          <w:color w:val="000000" w:themeColor="text1"/>
          <w:sz w:val="24"/>
          <w:szCs w:val="24"/>
        </w:rPr>
        <w:t>,</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color w:val="000000" w:themeColor="text1"/>
          <w:sz w:val="24"/>
          <w:szCs w:val="24"/>
        </w:rPr>
        <w:t xml:space="preserve">    gds</w:t>
      </w:r>
      <w:r w:rsidRPr="00042A10">
        <w:rPr>
          <w:rFonts w:ascii="Arial Narrow" w:hAnsi="Arial Narrow" w:cs="Courier New"/>
          <w:bCs/>
          <w:color w:val="000000" w:themeColor="text1"/>
          <w:sz w:val="24"/>
          <w:szCs w:val="24"/>
        </w:rPr>
        <w:t>.</w:t>
      </w:r>
      <w:r w:rsidRPr="00042A10">
        <w:rPr>
          <w:rFonts w:ascii="Arial Narrow" w:hAnsi="Arial Narrow" w:cs="Courier New"/>
          <w:color w:val="000000" w:themeColor="text1"/>
          <w:sz w:val="24"/>
          <w:szCs w:val="24"/>
        </w:rPr>
        <w:t>/bic/bsprcac0</w:t>
      </w:r>
      <w:r w:rsidRPr="00042A10">
        <w:rPr>
          <w:rFonts w:ascii="Arial Narrow" w:hAnsi="Arial Narrow" w:cs="Courier New"/>
          <w:bCs/>
          <w:color w:val="000000" w:themeColor="text1"/>
          <w:sz w:val="24"/>
          <w:szCs w:val="24"/>
        </w:rPr>
        <w:t>,</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color w:val="000000" w:themeColor="text1"/>
          <w:sz w:val="24"/>
          <w:szCs w:val="24"/>
        </w:rPr>
        <w:t xml:space="preserve">    gds</w:t>
      </w:r>
      <w:r w:rsidRPr="00042A10">
        <w:rPr>
          <w:rFonts w:ascii="Arial Narrow" w:hAnsi="Arial Narrow" w:cs="Courier New"/>
          <w:bCs/>
          <w:color w:val="000000" w:themeColor="text1"/>
          <w:sz w:val="24"/>
          <w:szCs w:val="24"/>
        </w:rPr>
        <w:t>.</w:t>
      </w:r>
      <w:r w:rsidRPr="00042A10">
        <w:rPr>
          <w:rFonts w:ascii="Arial Narrow" w:hAnsi="Arial Narrow" w:cs="Courier New"/>
          <w:color w:val="000000" w:themeColor="text1"/>
          <w:sz w:val="24"/>
          <w:szCs w:val="24"/>
        </w:rPr>
        <w:t>currency</w:t>
      </w:r>
      <w:r w:rsidRPr="00042A10">
        <w:rPr>
          <w:rFonts w:ascii="Arial Narrow" w:hAnsi="Arial Narrow" w:cs="Courier New"/>
          <w:bCs/>
          <w:color w:val="000000" w:themeColor="text1"/>
          <w:sz w:val="24"/>
          <w:szCs w:val="24"/>
        </w:rPr>
        <w:t>,</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color w:val="000000" w:themeColor="text1"/>
          <w:sz w:val="24"/>
          <w:szCs w:val="24"/>
        </w:rPr>
        <w:t xml:space="preserve">--    </w:t>
      </w:r>
      <w:r w:rsidRPr="002327A6">
        <w:rPr>
          <w:rFonts w:ascii="Arial Narrow" w:hAnsi="Arial Narrow" w:cs="Courier New"/>
          <w:color w:val="0070C0"/>
          <w:sz w:val="24"/>
          <w:szCs w:val="24"/>
        </w:rPr>
        <w:t>currency_conversion</w:t>
      </w:r>
      <w:r w:rsidRPr="00042A10">
        <w:rPr>
          <w:rFonts w:ascii="Arial Narrow" w:hAnsi="Arial Narrow" w:cs="Courier New"/>
          <w:color w:val="000000" w:themeColor="text1"/>
          <w:sz w:val="24"/>
          <w:szCs w:val="24"/>
        </w:rPr>
        <w:t>(</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color w:val="000000" w:themeColor="text1"/>
          <w:sz w:val="24"/>
          <w:szCs w:val="24"/>
        </w:rPr>
        <w:t>--        amount=&gt; gds./bic/bsprcac0,</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color w:val="000000" w:themeColor="text1"/>
          <w:sz w:val="24"/>
          <w:szCs w:val="24"/>
        </w:rPr>
        <w:t>--        source_currency    =&gt; gds.currency,</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color w:val="000000" w:themeColor="text1"/>
          <w:sz w:val="24"/>
          <w:szCs w:val="24"/>
        </w:rPr>
        <w:t xml:space="preserve">--        target_currency    =&gt; cast('USD' as </w:t>
      </w:r>
      <w:r w:rsidRPr="002327A6">
        <w:rPr>
          <w:rFonts w:ascii="Arial Narrow" w:hAnsi="Arial Narrow" w:cs="Courier New"/>
          <w:color w:val="0070C0"/>
          <w:sz w:val="24"/>
          <w:szCs w:val="24"/>
        </w:rPr>
        <w:t>abap.cuky</w:t>
      </w:r>
      <w:r w:rsidRPr="00042A10">
        <w:rPr>
          <w:rFonts w:ascii="Arial Narrow" w:hAnsi="Arial Narrow" w:cs="Courier New"/>
          <w:color w:val="000000" w:themeColor="text1"/>
          <w:sz w:val="24"/>
          <w:szCs w:val="24"/>
        </w:rPr>
        <w:t>), --тип CUKY используется для source_currency | target_currency</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color w:val="000000" w:themeColor="text1"/>
          <w:sz w:val="24"/>
          <w:szCs w:val="24"/>
        </w:rPr>
        <w:t xml:space="preserve">--        exchange_rate_date =&gt; cast('20200730' as </w:t>
      </w:r>
      <w:r w:rsidRPr="002327A6">
        <w:rPr>
          <w:rFonts w:ascii="Arial Narrow" w:hAnsi="Arial Narrow" w:cs="Courier New"/>
          <w:color w:val="0070C0"/>
          <w:sz w:val="24"/>
          <w:szCs w:val="24"/>
        </w:rPr>
        <w:t>abap.dats</w:t>
      </w:r>
      <w:r w:rsidRPr="00042A10">
        <w:rPr>
          <w:rFonts w:ascii="Arial Narrow" w:hAnsi="Arial Narrow" w:cs="Courier New"/>
          <w:color w:val="000000" w:themeColor="text1"/>
          <w:sz w:val="24"/>
          <w:szCs w:val="24"/>
        </w:rPr>
        <w:t>),</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color w:val="000000" w:themeColor="text1"/>
          <w:sz w:val="24"/>
          <w:szCs w:val="24"/>
        </w:rPr>
        <w:t xml:space="preserve">--        client =&gt; cast('100' as </w:t>
      </w:r>
      <w:r w:rsidRPr="002327A6">
        <w:rPr>
          <w:rFonts w:ascii="Arial Narrow" w:hAnsi="Arial Narrow" w:cs="Courier New"/>
          <w:color w:val="0070C0"/>
          <w:sz w:val="24"/>
          <w:szCs w:val="24"/>
        </w:rPr>
        <w:t>abap.CLNT</w:t>
      </w:r>
      <w:r w:rsidRPr="00042A10">
        <w:rPr>
          <w:rFonts w:ascii="Arial Narrow" w:hAnsi="Arial Narrow" w:cs="Courier New"/>
          <w:color w:val="000000" w:themeColor="text1"/>
          <w:sz w:val="24"/>
          <w:szCs w:val="24"/>
        </w:rPr>
        <w:t>)</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color w:val="000000" w:themeColor="text1"/>
          <w:sz w:val="24"/>
          <w:szCs w:val="24"/>
        </w:rPr>
        <w:t>--    )</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color w:val="000000" w:themeColor="text1"/>
          <w:sz w:val="24"/>
          <w:szCs w:val="24"/>
        </w:rPr>
        <w:t>--    as AccountPriceInUSD,</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color w:val="000000" w:themeColor="text1"/>
          <w:sz w:val="24"/>
          <w:szCs w:val="24"/>
        </w:rPr>
        <w:t xml:space="preserve">    </w:t>
      </w:r>
      <w:r w:rsidRPr="002327A6">
        <w:rPr>
          <w:rFonts w:ascii="Arial Narrow" w:hAnsi="Arial Narrow" w:cs="Courier New"/>
          <w:bCs/>
          <w:color w:val="0070C0"/>
          <w:sz w:val="24"/>
          <w:szCs w:val="24"/>
        </w:rPr>
        <w:t>:</w:t>
      </w:r>
      <w:r w:rsidRPr="002327A6">
        <w:rPr>
          <w:rFonts w:ascii="Arial Narrow" w:hAnsi="Arial Narrow" w:cs="Courier New"/>
          <w:color w:val="0070C0"/>
          <w:sz w:val="24"/>
          <w:szCs w:val="24"/>
        </w:rPr>
        <w:t xml:space="preserve">p_emit </w:t>
      </w:r>
      <w:r w:rsidRPr="00042A10">
        <w:rPr>
          <w:rFonts w:ascii="Arial Narrow" w:hAnsi="Arial Narrow" w:cs="Courier New"/>
          <w:bCs/>
          <w:color w:val="000000" w:themeColor="text1"/>
          <w:sz w:val="24"/>
          <w:szCs w:val="24"/>
        </w:rPr>
        <w:t>as</w:t>
      </w:r>
      <w:r w:rsidRPr="00042A10">
        <w:rPr>
          <w:rFonts w:ascii="Arial Narrow" w:hAnsi="Arial Narrow" w:cs="Courier New"/>
          <w:color w:val="000000" w:themeColor="text1"/>
          <w:sz w:val="24"/>
          <w:szCs w:val="24"/>
        </w:rPr>
        <w:t xml:space="preserve"> Emitent</w:t>
      </w:r>
      <w:r w:rsidRPr="00042A10">
        <w:rPr>
          <w:rFonts w:ascii="Arial Narrow" w:hAnsi="Arial Narrow" w:cs="Courier New"/>
          <w:bCs/>
          <w:color w:val="000000" w:themeColor="text1"/>
          <w:sz w:val="24"/>
          <w:szCs w:val="24"/>
        </w:rPr>
        <w:t>,</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color w:val="000000" w:themeColor="text1"/>
          <w:sz w:val="24"/>
          <w:szCs w:val="24"/>
        </w:rPr>
        <w:t xml:space="preserve">    </w:t>
      </w:r>
      <w:r w:rsidRPr="002327A6">
        <w:rPr>
          <w:rFonts w:ascii="Arial Narrow" w:hAnsi="Arial Narrow" w:cs="Courier New"/>
          <w:bCs/>
          <w:color w:val="0070C0"/>
          <w:sz w:val="24"/>
          <w:szCs w:val="24"/>
        </w:rPr>
        <w:t>$session.user</w:t>
      </w:r>
      <w:r w:rsidRPr="00042A10">
        <w:rPr>
          <w:rFonts w:ascii="Arial Narrow" w:hAnsi="Arial Narrow" w:cs="Courier New"/>
          <w:color w:val="000000" w:themeColor="text1"/>
          <w:sz w:val="24"/>
          <w:szCs w:val="24"/>
        </w:rPr>
        <w:t xml:space="preserve"> </w:t>
      </w:r>
      <w:r w:rsidRPr="00042A10">
        <w:rPr>
          <w:rFonts w:ascii="Arial Narrow" w:hAnsi="Arial Narrow" w:cs="Courier New"/>
          <w:bCs/>
          <w:color w:val="000000" w:themeColor="text1"/>
          <w:sz w:val="24"/>
          <w:szCs w:val="24"/>
        </w:rPr>
        <w:t>as</w:t>
      </w:r>
      <w:r w:rsidRPr="00042A10">
        <w:rPr>
          <w:rFonts w:ascii="Arial Narrow" w:hAnsi="Arial Narrow" w:cs="Courier New"/>
          <w:color w:val="000000" w:themeColor="text1"/>
          <w:sz w:val="24"/>
          <w:szCs w:val="24"/>
        </w:rPr>
        <w:t xml:space="preserve"> User_ </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bCs/>
          <w:color w:val="000000" w:themeColor="text1"/>
          <w:sz w:val="24"/>
          <w:szCs w:val="24"/>
        </w:rPr>
        <w:t>}</w:t>
      </w:r>
    </w:p>
    <w:p w:rsidR="00042A10" w:rsidRPr="00042A10" w:rsidRDefault="00042A10" w:rsidP="00042A10">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042A10">
        <w:rPr>
          <w:rFonts w:ascii="Arial Narrow" w:hAnsi="Arial Narrow" w:cs="Courier New"/>
          <w:bCs/>
          <w:color w:val="000000" w:themeColor="text1"/>
          <w:sz w:val="24"/>
          <w:szCs w:val="24"/>
        </w:rPr>
        <w:t>where</w:t>
      </w:r>
      <w:r w:rsidRPr="00042A10">
        <w:rPr>
          <w:rFonts w:ascii="Arial Narrow" w:hAnsi="Arial Narrow" w:cs="Courier New"/>
          <w:color w:val="000000" w:themeColor="text1"/>
          <w:sz w:val="24"/>
          <w:szCs w:val="24"/>
        </w:rPr>
        <w:t xml:space="preserve"> gds</w:t>
      </w:r>
      <w:r w:rsidRPr="00042A10">
        <w:rPr>
          <w:rFonts w:ascii="Arial Narrow" w:hAnsi="Arial Narrow" w:cs="Courier New"/>
          <w:bCs/>
          <w:color w:val="000000" w:themeColor="text1"/>
          <w:sz w:val="24"/>
          <w:szCs w:val="24"/>
        </w:rPr>
        <w:t>.</w:t>
      </w:r>
      <w:r w:rsidRPr="00042A10">
        <w:rPr>
          <w:rFonts w:ascii="Arial Narrow" w:hAnsi="Arial Narrow" w:cs="Courier New"/>
          <w:color w:val="000000" w:themeColor="text1"/>
          <w:sz w:val="24"/>
          <w:szCs w:val="24"/>
        </w:rPr>
        <w:t xml:space="preserve">/bic/bemit000 </w:t>
      </w:r>
      <w:r w:rsidRPr="00042A10">
        <w:rPr>
          <w:rFonts w:ascii="Arial Narrow" w:hAnsi="Arial Narrow" w:cs="Courier New"/>
          <w:bCs/>
          <w:color w:val="000000" w:themeColor="text1"/>
          <w:sz w:val="24"/>
          <w:szCs w:val="24"/>
        </w:rPr>
        <w:t>=</w:t>
      </w:r>
      <w:r w:rsidRPr="00042A10">
        <w:rPr>
          <w:rFonts w:ascii="Arial Narrow" w:hAnsi="Arial Narrow" w:cs="Courier New"/>
          <w:color w:val="000000" w:themeColor="text1"/>
          <w:sz w:val="24"/>
          <w:szCs w:val="24"/>
        </w:rPr>
        <w:t xml:space="preserve"> </w:t>
      </w:r>
      <w:r w:rsidRPr="002327A6">
        <w:rPr>
          <w:rFonts w:ascii="Arial Narrow" w:hAnsi="Arial Narrow" w:cs="Courier New"/>
          <w:bCs/>
          <w:color w:val="0070C0"/>
          <w:sz w:val="24"/>
          <w:szCs w:val="24"/>
        </w:rPr>
        <w:t>$parameters.</w:t>
      </w:r>
      <w:r w:rsidRPr="002327A6">
        <w:rPr>
          <w:rFonts w:ascii="Arial Narrow" w:hAnsi="Arial Narrow" w:cs="Courier New"/>
          <w:color w:val="0070C0"/>
          <w:sz w:val="24"/>
          <w:szCs w:val="24"/>
        </w:rPr>
        <w:t>p_emit</w:t>
      </w:r>
    </w:p>
    <w:p w:rsidR="00042A10" w:rsidRDefault="00042A10" w:rsidP="00C7261B">
      <w:pPr>
        <w:autoSpaceDE w:val="0"/>
        <w:autoSpaceDN w:val="0"/>
        <w:adjustRightInd w:val="0"/>
        <w:spacing w:after="0" w:line="240" w:lineRule="auto"/>
        <w:ind w:firstLine="567"/>
        <w:rPr>
          <w:rFonts w:ascii="Arial Narrow" w:hAnsi="Arial Narrow" w:cs="Courier New"/>
          <w:color w:val="0070C0"/>
          <w:sz w:val="24"/>
          <w:szCs w:val="24"/>
        </w:rPr>
      </w:pPr>
    </w:p>
    <w:p w:rsidR="0092168D" w:rsidRDefault="0092168D" w:rsidP="00EE3105">
      <w:pPr>
        <w:autoSpaceDE w:val="0"/>
        <w:autoSpaceDN w:val="0"/>
        <w:adjustRightInd w:val="0"/>
        <w:spacing w:after="0" w:line="240" w:lineRule="auto"/>
        <w:ind w:firstLine="567"/>
        <w:jc w:val="both"/>
        <w:rPr>
          <w:rFonts w:ascii="Arial Narrow" w:hAnsi="Arial Narrow"/>
          <w:sz w:val="24"/>
          <w:szCs w:val="24"/>
          <w:lang w:val="ru-RU"/>
        </w:rPr>
      </w:pPr>
      <w:r w:rsidRPr="0092168D">
        <w:rPr>
          <w:rFonts w:ascii="Arial Narrow" w:hAnsi="Arial Narrow"/>
          <w:sz w:val="24"/>
          <w:szCs w:val="24"/>
          <w:lang w:val="ru-RU"/>
        </w:rPr>
        <w:t xml:space="preserve">Таблица </w:t>
      </w:r>
      <w:r w:rsidRPr="0092168D">
        <w:rPr>
          <w:rStyle w:val="a4"/>
          <w:rFonts w:ascii="Arial Narrow" w:hAnsi="Arial Narrow"/>
          <w:sz w:val="24"/>
          <w:szCs w:val="24"/>
        </w:rPr>
        <w:t>TCURR</w:t>
      </w:r>
      <w:r w:rsidRPr="0092168D">
        <w:rPr>
          <w:rFonts w:ascii="Arial Narrow" w:hAnsi="Arial Narrow"/>
          <w:sz w:val="24"/>
          <w:szCs w:val="24"/>
        </w:rPr>
        <w:t xml:space="preserve">  - курсы валют</w:t>
      </w:r>
      <w:r>
        <w:rPr>
          <w:rFonts w:ascii="Arial Narrow" w:hAnsi="Arial Narrow"/>
          <w:sz w:val="24"/>
          <w:szCs w:val="24"/>
          <w:lang w:val="ru-RU"/>
        </w:rPr>
        <w:t xml:space="preserve"> –</w:t>
      </w:r>
    </w:p>
    <w:p w:rsidR="0092168D" w:rsidRDefault="0092168D" w:rsidP="00EE3105">
      <w:pPr>
        <w:autoSpaceDE w:val="0"/>
        <w:autoSpaceDN w:val="0"/>
        <w:adjustRightInd w:val="0"/>
        <w:spacing w:after="0" w:line="240" w:lineRule="auto"/>
        <w:ind w:firstLine="567"/>
        <w:jc w:val="both"/>
        <w:rPr>
          <w:rFonts w:ascii="Arial Narrow" w:hAnsi="Arial Narrow"/>
          <w:sz w:val="24"/>
          <w:szCs w:val="24"/>
          <w:lang w:val="ru-RU"/>
        </w:rPr>
      </w:pPr>
    </w:p>
    <w:p w:rsidR="0092168D" w:rsidRPr="0092168D" w:rsidRDefault="0092168D" w:rsidP="00EE3105">
      <w:pPr>
        <w:autoSpaceDE w:val="0"/>
        <w:autoSpaceDN w:val="0"/>
        <w:adjustRightInd w:val="0"/>
        <w:spacing w:after="0" w:line="240" w:lineRule="auto"/>
        <w:ind w:firstLine="567"/>
        <w:jc w:val="both"/>
        <w:rPr>
          <w:rFonts w:ascii="Arial Narrow" w:hAnsi="Arial Narrow"/>
          <w:sz w:val="24"/>
          <w:szCs w:val="24"/>
          <w:lang w:val="ru-RU"/>
        </w:rPr>
      </w:pPr>
      <w:r>
        <w:rPr>
          <w:noProof/>
        </w:rPr>
        <w:drawing>
          <wp:inline distT="0" distB="0" distL="0" distR="0" wp14:anchorId="0E72000C" wp14:editId="42BF0CC0">
            <wp:extent cx="4451872" cy="930481"/>
            <wp:effectExtent l="0" t="0" r="635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451872" cy="930481"/>
                    </a:xfrm>
                    <a:prstGeom prst="rect">
                      <a:avLst/>
                    </a:prstGeom>
                  </pic:spPr>
                </pic:pic>
              </a:graphicData>
            </a:graphic>
          </wp:inline>
        </w:drawing>
      </w:r>
    </w:p>
    <w:p w:rsidR="0092168D" w:rsidRDefault="0092168D" w:rsidP="00EE3105">
      <w:pPr>
        <w:autoSpaceDE w:val="0"/>
        <w:autoSpaceDN w:val="0"/>
        <w:adjustRightInd w:val="0"/>
        <w:spacing w:after="0" w:line="240" w:lineRule="auto"/>
        <w:ind w:firstLine="567"/>
        <w:jc w:val="both"/>
        <w:rPr>
          <w:rFonts w:ascii="Arial Narrow" w:hAnsi="Arial Narrow"/>
          <w:sz w:val="24"/>
          <w:szCs w:val="24"/>
          <w:lang w:val="ru-RU"/>
        </w:rPr>
      </w:pPr>
    </w:p>
    <w:p w:rsidR="00EE3105" w:rsidRPr="00BA1431" w:rsidRDefault="00EE3105" w:rsidP="00EE3105">
      <w:pPr>
        <w:autoSpaceDE w:val="0"/>
        <w:autoSpaceDN w:val="0"/>
        <w:adjustRightInd w:val="0"/>
        <w:spacing w:after="0" w:line="240" w:lineRule="auto"/>
        <w:ind w:firstLine="567"/>
        <w:jc w:val="both"/>
        <w:rPr>
          <w:rFonts w:ascii="Arial Narrow" w:hAnsi="Arial Narrow" w:cs="Courier New"/>
          <w:color w:val="000000" w:themeColor="text1"/>
          <w:sz w:val="24"/>
          <w:szCs w:val="24"/>
          <w:lang w:val="ru-RU"/>
        </w:rPr>
      </w:pPr>
      <w:r w:rsidRPr="00BA1431">
        <w:rPr>
          <w:rFonts w:ascii="Arial Narrow" w:hAnsi="Arial Narrow"/>
          <w:sz w:val="24"/>
          <w:szCs w:val="24"/>
          <w:lang w:val="ru-RU"/>
        </w:rPr>
        <w:t xml:space="preserve">В </w:t>
      </w:r>
      <w:r w:rsidRPr="00BA1431">
        <w:rPr>
          <w:rFonts w:ascii="Arial Narrow" w:hAnsi="Arial Narrow"/>
          <w:sz w:val="24"/>
          <w:szCs w:val="24"/>
        </w:rPr>
        <w:t>ABAP</w:t>
      </w:r>
      <w:r w:rsidRPr="00BA1431">
        <w:rPr>
          <w:rFonts w:ascii="Arial Narrow" w:hAnsi="Arial Narrow"/>
          <w:sz w:val="24"/>
          <w:szCs w:val="24"/>
          <w:lang w:val="ru-RU"/>
        </w:rPr>
        <w:t xml:space="preserve"> 7.5 добавилась </w:t>
      </w:r>
      <w:r w:rsidRPr="00EE3105">
        <w:rPr>
          <w:rFonts w:ascii="Arial Narrow" w:hAnsi="Arial Narrow"/>
          <w:b/>
          <w:sz w:val="24"/>
          <w:szCs w:val="24"/>
          <w:lang w:val="ru-RU"/>
        </w:rPr>
        <w:t>возможность использования переменных сессии</w:t>
      </w:r>
      <w:r>
        <w:rPr>
          <w:rFonts w:ascii="Arial Narrow" w:hAnsi="Arial Narrow"/>
          <w:sz w:val="24"/>
          <w:szCs w:val="24"/>
          <w:lang w:val="ru-RU"/>
        </w:rPr>
        <w:t xml:space="preserve"> -</w:t>
      </w:r>
      <w:r w:rsidRPr="00BA1431">
        <w:rPr>
          <w:rFonts w:ascii="Arial Narrow" w:hAnsi="Arial Narrow"/>
          <w:sz w:val="24"/>
          <w:szCs w:val="24"/>
          <w:lang w:val="ru-RU"/>
        </w:rPr>
        <w:t xml:space="preserve"> например </w:t>
      </w:r>
      <w:r w:rsidRPr="00EE3105">
        <w:rPr>
          <w:rFonts w:ascii="Arial Narrow" w:hAnsi="Arial Narrow"/>
          <w:b/>
          <w:i/>
          <w:sz w:val="24"/>
          <w:szCs w:val="24"/>
          <w:lang w:val="ru-RU"/>
        </w:rPr>
        <w:t>$</w:t>
      </w:r>
      <w:r w:rsidRPr="00EE3105">
        <w:rPr>
          <w:rFonts w:ascii="Arial Narrow" w:hAnsi="Arial Narrow"/>
          <w:b/>
          <w:i/>
          <w:sz w:val="24"/>
          <w:szCs w:val="24"/>
        </w:rPr>
        <w:t>session</w:t>
      </w:r>
      <w:r w:rsidRPr="00EE3105">
        <w:rPr>
          <w:rFonts w:ascii="Arial Narrow" w:hAnsi="Arial Narrow"/>
          <w:b/>
          <w:i/>
          <w:sz w:val="24"/>
          <w:szCs w:val="24"/>
          <w:lang w:val="ru-RU"/>
        </w:rPr>
        <w:t>.</w:t>
      </w:r>
      <w:r w:rsidRPr="00EE3105">
        <w:rPr>
          <w:rFonts w:ascii="Arial Narrow" w:hAnsi="Arial Narrow"/>
          <w:b/>
          <w:i/>
          <w:sz w:val="24"/>
          <w:szCs w:val="24"/>
        </w:rPr>
        <w:t>user</w:t>
      </w:r>
      <w:r w:rsidRPr="00BA1431">
        <w:rPr>
          <w:rFonts w:ascii="Arial Narrow" w:hAnsi="Arial Narrow"/>
          <w:sz w:val="24"/>
          <w:szCs w:val="24"/>
          <w:lang w:val="ru-RU"/>
        </w:rPr>
        <w:t xml:space="preserve"> будет содержать внутри себя </w:t>
      </w:r>
      <w:r w:rsidRPr="00EE3105">
        <w:rPr>
          <w:rFonts w:ascii="Arial Narrow" w:hAnsi="Arial Narrow"/>
          <w:color w:val="000000" w:themeColor="text1"/>
          <w:sz w:val="24"/>
          <w:szCs w:val="24"/>
          <w:highlight w:val="yellow"/>
        </w:rPr>
        <w:t>sy</w:t>
      </w:r>
      <w:r w:rsidRPr="00EE3105">
        <w:rPr>
          <w:rFonts w:ascii="Arial Narrow" w:hAnsi="Arial Narrow"/>
          <w:color w:val="000000" w:themeColor="text1"/>
          <w:sz w:val="24"/>
          <w:szCs w:val="24"/>
          <w:highlight w:val="yellow"/>
          <w:lang w:val="ru-RU"/>
        </w:rPr>
        <w:t>-</w:t>
      </w:r>
      <w:r w:rsidRPr="00EE3105">
        <w:rPr>
          <w:rFonts w:ascii="Arial Narrow" w:hAnsi="Arial Narrow"/>
          <w:color w:val="000000" w:themeColor="text1"/>
          <w:sz w:val="24"/>
          <w:szCs w:val="24"/>
          <w:highlight w:val="yellow"/>
        </w:rPr>
        <w:t>uname</w:t>
      </w:r>
      <w:r>
        <w:rPr>
          <w:rFonts w:ascii="Arial Narrow" w:hAnsi="Arial Narrow"/>
          <w:sz w:val="24"/>
          <w:szCs w:val="24"/>
          <w:lang w:val="ru-RU"/>
        </w:rPr>
        <w:t>.</w:t>
      </w:r>
    </w:p>
    <w:p w:rsidR="006E05A0" w:rsidRPr="00EE3105" w:rsidRDefault="006E05A0" w:rsidP="006E05A0">
      <w:pPr>
        <w:spacing w:after="0" w:line="240" w:lineRule="auto"/>
        <w:ind w:firstLine="567"/>
        <w:rPr>
          <w:rFonts w:ascii="Arial Narrow" w:hAnsi="Arial Narrow"/>
          <w:color w:val="000000" w:themeColor="text1"/>
          <w:sz w:val="24"/>
          <w:szCs w:val="24"/>
          <w:lang w:val="ru-RU"/>
        </w:rPr>
      </w:pPr>
    </w:p>
    <w:p w:rsidR="00EE3105" w:rsidRPr="00EE3105" w:rsidRDefault="00EE3105" w:rsidP="00EE3105">
      <w:pPr>
        <w:spacing w:after="0" w:line="240" w:lineRule="auto"/>
        <w:ind w:firstLine="567"/>
        <w:jc w:val="both"/>
        <w:rPr>
          <w:rFonts w:ascii="Arial Narrow" w:eastAsia="Times New Roman" w:hAnsi="Arial Narrow" w:cs="Times New Roman"/>
          <w:color w:val="002060"/>
          <w:spacing w:val="20"/>
          <w:sz w:val="24"/>
          <w:szCs w:val="24"/>
          <w:lang w:val="ru-RU"/>
        </w:rPr>
      </w:pPr>
      <w:r w:rsidRPr="00EE3105">
        <w:rPr>
          <w:rFonts w:ascii="Arial Narrow" w:eastAsia="Times New Roman" w:hAnsi="Arial Narrow" w:cs="Times New Roman"/>
          <w:color w:val="002060"/>
          <w:spacing w:val="20"/>
          <w:sz w:val="24"/>
          <w:szCs w:val="24"/>
        </w:rPr>
        <w:t>SQL</w:t>
      </w:r>
      <w:r w:rsidRPr="00EE3105">
        <w:rPr>
          <w:rFonts w:ascii="Arial Narrow" w:eastAsia="Times New Roman" w:hAnsi="Arial Narrow" w:cs="Times New Roman"/>
          <w:color w:val="002060"/>
          <w:spacing w:val="20"/>
          <w:sz w:val="24"/>
          <w:szCs w:val="24"/>
          <w:lang w:val="ru-RU"/>
        </w:rPr>
        <w:t xml:space="preserve"> запрос к </w:t>
      </w:r>
      <w:r w:rsidRPr="00EE3105">
        <w:rPr>
          <w:rFonts w:ascii="Arial Narrow" w:eastAsia="Times New Roman" w:hAnsi="Arial Narrow" w:cs="Times New Roman"/>
          <w:color w:val="002060"/>
          <w:spacing w:val="20"/>
          <w:sz w:val="24"/>
          <w:szCs w:val="24"/>
        </w:rPr>
        <w:t>CDS</w:t>
      </w:r>
      <w:r w:rsidRPr="00EE3105">
        <w:rPr>
          <w:rFonts w:ascii="Arial Narrow" w:eastAsia="Times New Roman" w:hAnsi="Arial Narrow" w:cs="Times New Roman"/>
          <w:color w:val="002060"/>
          <w:spacing w:val="20"/>
          <w:sz w:val="24"/>
          <w:szCs w:val="24"/>
          <w:lang w:val="ru-RU"/>
        </w:rPr>
        <w:t xml:space="preserve"> </w:t>
      </w:r>
      <w:r w:rsidRPr="00EE3105">
        <w:rPr>
          <w:rFonts w:ascii="Arial Narrow" w:eastAsia="Times New Roman" w:hAnsi="Arial Narrow" w:cs="Times New Roman"/>
          <w:color w:val="002060"/>
          <w:spacing w:val="20"/>
          <w:sz w:val="24"/>
          <w:szCs w:val="24"/>
        </w:rPr>
        <w:t>View</w:t>
      </w:r>
      <w:r w:rsidRPr="00EE3105">
        <w:rPr>
          <w:rFonts w:ascii="Arial Narrow" w:eastAsia="Times New Roman" w:hAnsi="Arial Narrow" w:cs="Times New Roman"/>
          <w:color w:val="002060"/>
          <w:spacing w:val="20"/>
          <w:sz w:val="24"/>
          <w:szCs w:val="24"/>
          <w:lang w:val="ru-RU"/>
        </w:rPr>
        <w:t xml:space="preserve"> с параметром –</w:t>
      </w:r>
    </w:p>
    <w:p w:rsidR="00EE3105" w:rsidRPr="006A35ED" w:rsidRDefault="00EE3105" w:rsidP="00EE3105">
      <w:pPr>
        <w:spacing w:after="0" w:line="240" w:lineRule="auto"/>
        <w:ind w:firstLine="567"/>
        <w:jc w:val="both"/>
        <w:rPr>
          <w:rFonts w:ascii="Arial Narrow" w:eastAsia="Times New Roman" w:hAnsi="Arial Narrow" w:cs="Times New Roman"/>
          <w:sz w:val="24"/>
          <w:szCs w:val="24"/>
          <w:lang w:val="ru-RU"/>
        </w:rPr>
      </w:pPr>
    </w:p>
    <w:p w:rsidR="00DE6285" w:rsidRPr="001B0E2A" w:rsidRDefault="001B0E2A" w:rsidP="00EE3105">
      <w:pPr>
        <w:spacing w:after="0" w:line="240" w:lineRule="auto"/>
        <w:ind w:firstLine="567"/>
        <w:jc w:val="both"/>
        <w:rPr>
          <w:rFonts w:ascii="Arial Narrow" w:hAnsi="Arial Narrow"/>
          <w:color w:val="000000" w:themeColor="text1"/>
          <w:sz w:val="24"/>
          <w:szCs w:val="24"/>
        </w:rPr>
      </w:pPr>
      <w:r w:rsidRPr="001B0E2A">
        <w:rPr>
          <w:rFonts w:ascii="Arial Narrow" w:hAnsi="Arial Narrow" w:cs="Courier New"/>
          <w:bCs/>
          <w:color w:val="000000" w:themeColor="text1"/>
          <w:sz w:val="24"/>
          <w:szCs w:val="24"/>
        </w:rPr>
        <w:t>SELECT</w:t>
      </w:r>
      <w:r w:rsidRPr="001B0E2A">
        <w:rPr>
          <w:rFonts w:ascii="Arial Narrow" w:hAnsi="Arial Narrow" w:cs="Courier New"/>
          <w:color w:val="000000" w:themeColor="text1"/>
          <w:sz w:val="24"/>
          <w:szCs w:val="24"/>
        </w:rPr>
        <w:t xml:space="preserve"> * </w:t>
      </w:r>
      <w:r w:rsidRPr="001B0E2A">
        <w:rPr>
          <w:rFonts w:ascii="Arial Narrow" w:hAnsi="Arial Narrow" w:cs="Courier New"/>
          <w:bCs/>
          <w:color w:val="000000" w:themeColor="text1"/>
          <w:sz w:val="24"/>
          <w:szCs w:val="24"/>
        </w:rPr>
        <w:t>FROM</w:t>
      </w:r>
      <w:r w:rsidRPr="001B0E2A">
        <w:rPr>
          <w:rFonts w:ascii="Arial Narrow" w:hAnsi="Arial Narrow" w:cs="Courier New"/>
          <w:color w:val="000000" w:themeColor="text1"/>
          <w:sz w:val="24"/>
          <w:szCs w:val="24"/>
        </w:rPr>
        <w:t xml:space="preserve"> "SAPABAP1".ZDDL_GDS( </w:t>
      </w:r>
      <w:r w:rsidRPr="001B0E2A">
        <w:rPr>
          <w:rFonts w:ascii="Arial Narrow" w:hAnsi="Arial Narrow" w:cs="Courier New"/>
          <w:color w:val="0070C0"/>
          <w:sz w:val="24"/>
          <w:szCs w:val="24"/>
        </w:rPr>
        <w:t>p_emit = '020'</w:t>
      </w:r>
      <w:r w:rsidRPr="001B0E2A">
        <w:rPr>
          <w:rFonts w:ascii="Arial Narrow" w:hAnsi="Arial Narrow" w:cs="Courier New"/>
          <w:color w:val="000000" w:themeColor="text1"/>
          <w:sz w:val="24"/>
          <w:szCs w:val="24"/>
        </w:rPr>
        <w:t xml:space="preserve"> ) INTO TABLE @DATA(lt_data)</w:t>
      </w:r>
    </w:p>
    <w:p w:rsidR="001B67CB" w:rsidRPr="006A35ED" w:rsidRDefault="001B67CB" w:rsidP="00EE3105">
      <w:pPr>
        <w:spacing w:after="0" w:line="240" w:lineRule="auto"/>
        <w:ind w:firstLine="567"/>
        <w:jc w:val="both"/>
        <w:rPr>
          <w:rFonts w:ascii="Arial Narrow" w:hAnsi="Arial Narrow"/>
          <w:sz w:val="24"/>
          <w:szCs w:val="24"/>
        </w:rPr>
      </w:pPr>
    </w:p>
    <w:p w:rsidR="000A5614" w:rsidRPr="00EE3105" w:rsidRDefault="00EE3105" w:rsidP="00EE3105">
      <w:pPr>
        <w:spacing w:after="0" w:line="240" w:lineRule="auto"/>
        <w:ind w:firstLine="567"/>
        <w:jc w:val="both"/>
        <w:rPr>
          <w:rFonts w:ascii="Arial Narrow" w:hAnsi="Arial Narrow"/>
          <w:sz w:val="24"/>
          <w:szCs w:val="24"/>
          <w:lang w:val="ru-RU"/>
        </w:rPr>
      </w:pPr>
      <w:r w:rsidRPr="00EE3105">
        <w:rPr>
          <w:rFonts w:ascii="Arial Narrow" w:hAnsi="Arial Narrow"/>
          <w:sz w:val="24"/>
          <w:szCs w:val="24"/>
          <w:lang w:val="ru-RU"/>
        </w:rPr>
        <w:t xml:space="preserve">При выборке данных с передачей параметров в </w:t>
      </w:r>
      <w:r w:rsidRPr="00EE3105">
        <w:rPr>
          <w:rFonts w:ascii="Arial Narrow" w:hAnsi="Arial Narrow"/>
          <w:sz w:val="24"/>
          <w:szCs w:val="24"/>
        </w:rPr>
        <w:t>ABAP</w:t>
      </w:r>
      <w:r w:rsidRPr="00EE3105">
        <w:rPr>
          <w:rFonts w:ascii="Arial Narrow" w:hAnsi="Arial Narrow"/>
          <w:sz w:val="24"/>
          <w:szCs w:val="24"/>
          <w:lang w:val="ru-RU"/>
        </w:rPr>
        <w:t xml:space="preserve"> 7.4. будет показано предупреждение о том что нужно </w:t>
      </w:r>
      <w:r w:rsidRPr="001B67CB">
        <w:rPr>
          <w:rFonts w:ascii="Arial Narrow" w:hAnsi="Arial Narrow"/>
          <w:b/>
          <w:sz w:val="24"/>
          <w:szCs w:val="24"/>
          <w:lang w:val="ru-RU"/>
        </w:rPr>
        <w:t xml:space="preserve">проверить поддерживает ли СУБД передачу параметров в </w:t>
      </w:r>
      <w:r w:rsidRPr="001B67CB">
        <w:rPr>
          <w:rFonts w:ascii="Arial Narrow" w:hAnsi="Arial Narrow"/>
          <w:b/>
          <w:sz w:val="24"/>
          <w:szCs w:val="24"/>
        </w:rPr>
        <w:t>CDS</w:t>
      </w:r>
      <w:r w:rsidRPr="001B67CB">
        <w:rPr>
          <w:rFonts w:ascii="Arial Narrow" w:hAnsi="Arial Narrow"/>
          <w:b/>
          <w:sz w:val="24"/>
          <w:szCs w:val="24"/>
          <w:lang w:val="ru-RU"/>
        </w:rPr>
        <w:t xml:space="preserve"> </w:t>
      </w:r>
      <w:r w:rsidRPr="001B67CB">
        <w:rPr>
          <w:rFonts w:ascii="Arial Narrow" w:hAnsi="Arial Narrow"/>
          <w:b/>
          <w:sz w:val="24"/>
          <w:szCs w:val="24"/>
        </w:rPr>
        <w:t>View</w:t>
      </w:r>
      <w:r w:rsidRPr="00EE3105">
        <w:rPr>
          <w:rFonts w:ascii="Arial Narrow" w:hAnsi="Arial Narrow"/>
          <w:sz w:val="24"/>
          <w:szCs w:val="24"/>
          <w:lang w:val="ru-RU"/>
        </w:rPr>
        <w:t>.</w:t>
      </w:r>
    </w:p>
    <w:p w:rsidR="001B67CB" w:rsidRDefault="001B67CB" w:rsidP="00EE3105">
      <w:pPr>
        <w:spacing w:after="0" w:line="240" w:lineRule="auto"/>
        <w:ind w:firstLine="567"/>
        <w:jc w:val="both"/>
        <w:rPr>
          <w:rFonts w:ascii="Arial Narrow" w:eastAsia="Times New Roman" w:hAnsi="Arial Narrow" w:cs="Times New Roman"/>
          <w:color w:val="002060"/>
          <w:spacing w:val="20"/>
          <w:sz w:val="24"/>
          <w:szCs w:val="24"/>
          <w:lang w:val="ru-RU"/>
        </w:rPr>
      </w:pPr>
    </w:p>
    <w:p w:rsidR="00EE3105" w:rsidRDefault="00EE3105" w:rsidP="00EE3105">
      <w:pPr>
        <w:spacing w:after="0" w:line="240" w:lineRule="auto"/>
        <w:ind w:firstLine="567"/>
        <w:jc w:val="both"/>
        <w:rPr>
          <w:rFonts w:ascii="Arial Narrow" w:eastAsia="Times New Roman" w:hAnsi="Arial Narrow" w:cs="Times New Roman"/>
          <w:color w:val="002060"/>
          <w:spacing w:val="20"/>
          <w:sz w:val="24"/>
          <w:szCs w:val="24"/>
          <w:lang w:val="ru-RU"/>
        </w:rPr>
      </w:pPr>
      <w:r w:rsidRPr="001B67CB">
        <w:rPr>
          <w:rFonts w:ascii="Arial Narrow" w:eastAsia="Times New Roman" w:hAnsi="Arial Narrow" w:cs="Times New Roman"/>
          <w:color w:val="002060"/>
          <w:spacing w:val="20"/>
          <w:sz w:val="24"/>
          <w:szCs w:val="24"/>
          <w:lang w:val="ru-RU"/>
        </w:rPr>
        <w:t>Можно спрятать предупреждение и выполнить проверку</w:t>
      </w:r>
    </w:p>
    <w:p w:rsidR="001B67CB" w:rsidRDefault="001B67CB" w:rsidP="00EE3105">
      <w:pPr>
        <w:spacing w:after="0" w:line="240" w:lineRule="auto"/>
        <w:ind w:firstLine="567"/>
        <w:jc w:val="both"/>
        <w:rPr>
          <w:rFonts w:ascii="Arial Narrow" w:eastAsia="Times New Roman" w:hAnsi="Arial Narrow" w:cs="Times New Roman"/>
          <w:color w:val="002060"/>
          <w:spacing w:val="20"/>
          <w:sz w:val="24"/>
          <w:szCs w:val="24"/>
          <w:lang w:val="ru-RU"/>
        </w:rPr>
      </w:pPr>
    </w:p>
    <w:p w:rsidR="001B67CB" w:rsidRPr="00EE3105" w:rsidRDefault="001B67CB" w:rsidP="001B67CB">
      <w:pPr>
        <w:spacing w:after="0" w:line="240" w:lineRule="auto"/>
        <w:ind w:firstLine="567"/>
        <w:jc w:val="both"/>
        <w:rPr>
          <w:rFonts w:ascii="Arial Narrow" w:eastAsia="Times New Roman" w:hAnsi="Arial Narrow" w:cs="Times New Roman"/>
          <w:sz w:val="24"/>
          <w:szCs w:val="24"/>
        </w:rPr>
      </w:pPr>
      <w:r w:rsidRPr="00EE3105">
        <w:rPr>
          <w:rFonts w:ascii="Arial Narrow" w:eastAsia="Times New Roman" w:hAnsi="Arial Narrow" w:cs="Times New Roman"/>
          <w:sz w:val="24"/>
          <w:szCs w:val="24"/>
        </w:rPr>
        <w:t>IF cl_abap_dbfeatures=&gt;use_features( VALUE #( ( cl_abap_dbfeatures=&gt;views_with_parameters ) ) ).</w:t>
      </w:r>
    </w:p>
    <w:p w:rsidR="001B67CB" w:rsidRDefault="001B67CB" w:rsidP="001B67CB">
      <w:pPr>
        <w:spacing w:after="0" w:line="240" w:lineRule="auto"/>
        <w:ind w:firstLine="567"/>
        <w:jc w:val="both"/>
        <w:rPr>
          <w:rFonts w:ascii="Arial Narrow" w:eastAsia="Times New Roman" w:hAnsi="Arial Narrow" w:cs="Times New Roman"/>
          <w:sz w:val="24"/>
          <w:szCs w:val="24"/>
        </w:rPr>
      </w:pPr>
      <w:r w:rsidRPr="00EE3105">
        <w:rPr>
          <w:rFonts w:ascii="Arial Narrow" w:eastAsia="Times New Roman" w:hAnsi="Arial Narrow" w:cs="Times New Roman"/>
          <w:sz w:val="24"/>
          <w:szCs w:val="24"/>
        </w:rPr>
        <w:t xml:space="preserve">  SELECT * </w:t>
      </w:r>
    </w:p>
    <w:p w:rsidR="001B67CB" w:rsidRPr="00EE3105" w:rsidRDefault="001B67CB" w:rsidP="001B67CB">
      <w:pPr>
        <w:spacing w:after="0" w:line="240" w:lineRule="auto"/>
        <w:ind w:firstLine="567"/>
        <w:jc w:val="both"/>
        <w:rPr>
          <w:rFonts w:ascii="Arial Narrow" w:eastAsia="Times New Roman" w:hAnsi="Arial Narrow" w:cs="Times New Roman"/>
          <w:sz w:val="24"/>
          <w:szCs w:val="24"/>
        </w:rPr>
      </w:pPr>
      <w:r w:rsidRPr="001B67CB">
        <w:rPr>
          <w:rFonts w:ascii="Arial Narrow" w:eastAsia="Times New Roman" w:hAnsi="Arial Narrow" w:cs="Times New Roman"/>
          <w:sz w:val="24"/>
          <w:szCs w:val="24"/>
        </w:rPr>
        <w:t xml:space="preserve">  </w:t>
      </w:r>
      <w:r w:rsidRPr="00EE3105">
        <w:rPr>
          <w:rFonts w:ascii="Arial Narrow" w:eastAsia="Times New Roman" w:hAnsi="Arial Narrow" w:cs="Times New Roman"/>
          <w:sz w:val="24"/>
          <w:szCs w:val="24"/>
        </w:rPr>
        <w:t>FROM zddl_assoc_cds( p_carrid = 'UA' ) ##DB_FEATURE_MODE[VIEWS_WITH_PARAMETERS]</w:t>
      </w:r>
    </w:p>
    <w:p w:rsidR="001B67CB" w:rsidRPr="00EE3105" w:rsidRDefault="001B67CB" w:rsidP="001B67CB">
      <w:pPr>
        <w:spacing w:after="0" w:line="240" w:lineRule="auto"/>
        <w:ind w:firstLine="567"/>
        <w:jc w:val="both"/>
        <w:rPr>
          <w:rFonts w:ascii="Arial Narrow" w:eastAsia="Times New Roman" w:hAnsi="Arial Narrow" w:cs="Times New Roman"/>
          <w:sz w:val="24"/>
          <w:szCs w:val="24"/>
        </w:rPr>
      </w:pPr>
      <w:r w:rsidRPr="00EE3105">
        <w:rPr>
          <w:rFonts w:ascii="Arial Narrow" w:eastAsia="Times New Roman" w:hAnsi="Arial Narrow" w:cs="Times New Roman"/>
          <w:sz w:val="24"/>
          <w:szCs w:val="24"/>
        </w:rPr>
        <w:t>    INTO TABLE @DATA(lt_data).</w:t>
      </w:r>
    </w:p>
    <w:p w:rsidR="001B67CB" w:rsidRPr="006A35ED" w:rsidRDefault="001B67CB" w:rsidP="001B67CB">
      <w:pPr>
        <w:spacing w:after="0" w:line="240" w:lineRule="auto"/>
        <w:ind w:firstLine="567"/>
        <w:jc w:val="both"/>
        <w:rPr>
          <w:rFonts w:ascii="Arial Narrow" w:eastAsia="Times New Roman" w:hAnsi="Arial Narrow" w:cs="Times New Roman"/>
          <w:sz w:val="24"/>
          <w:szCs w:val="24"/>
          <w:lang w:val="ru-RU"/>
        </w:rPr>
      </w:pPr>
      <w:r w:rsidRPr="00EE3105">
        <w:rPr>
          <w:rFonts w:ascii="Arial Narrow" w:eastAsia="Times New Roman" w:hAnsi="Arial Narrow" w:cs="Times New Roman"/>
          <w:sz w:val="24"/>
          <w:szCs w:val="24"/>
        </w:rPr>
        <w:t>ENDIF</w:t>
      </w:r>
      <w:r w:rsidRPr="006A35ED">
        <w:rPr>
          <w:rFonts w:ascii="Arial Narrow" w:eastAsia="Times New Roman" w:hAnsi="Arial Narrow" w:cs="Times New Roman"/>
          <w:sz w:val="24"/>
          <w:szCs w:val="24"/>
          <w:lang w:val="ru-RU"/>
        </w:rPr>
        <w:t>.</w:t>
      </w:r>
    </w:p>
    <w:p w:rsidR="001B67CB" w:rsidRDefault="001B67CB" w:rsidP="00EE3105">
      <w:pPr>
        <w:spacing w:after="0" w:line="240" w:lineRule="auto"/>
        <w:ind w:firstLine="567"/>
        <w:jc w:val="both"/>
        <w:rPr>
          <w:rFonts w:ascii="Arial Narrow" w:eastAsia="Times New Roman" w:hAnsi="Arial Narrow" w:cs="Times New Roman"/>
          <w:sz w:val="24"/>
          <w:szCs w:val="24"/>
          <w:lang w:val="ru-RU"/>
        </w:rPr>
      </w:pPr>
    </w:p>
    <w:p w:rsidR="00EE3105" w:rsidRPr="00EE3105" w:rsidRDefault="00EE3105" w:rsidP="00EE3105">
      <w:pPr>
        <w:spacing w:after="0" w:line="240" w:lineRule="auto"/>
        <w:ind w:firstLine="567"/>
        <w:jc w:val="both"/>
        <w:rPr>
          <w:rFonts w:ascii="Arial Narrow" w:eastAsia="Times New Roman" w:hAnsi="Arial Narrow" w:cs="Times New Roman"/>
          <w:sz w:val="24"/>
          <w:szCs w:val="24"/>
          <w:lang w:val="ru-RU"/>
        </w:rPr>
      </w:pPr>
      <w:r w:rsidRPr="00EE3105">
        <w:rPr>
          <w:rFonts w:ascii="Arial Narrow" w:eastAsia="Times New Roman" w:hAnsi="Arial Narrow" w:cs="Times New Roman"/>
          <w:sz w:val="24"/>
          <w:szCs w:val="24"/>
          <w:lang w:val="ru-RU"/>
        </w:rPr>
        <w:lastRenderedPageBreak/>
        <w:t>Если СУБД не поддерживает передачу параметров</w:t>
      </w:r>
      <w:r w:rsidR="001B67CB">
        <w:rPr>
          <w:rFonts w:ascii="Arial Narrow" w:eastAsia="Times New Roman" w:hAnsi="Arial Narrow" w:cs="Times New Roman"/>
          <w:sz w:val="24"/>
          <w:szCs w:val="24"/>
          <w:lang w:val="ru-RU"/>
        </w:rPr>
        <w:t xml:space="preserve"> -</w:t>
      </w:r>
      <w:r w:rsidRPr="00EE3105">
        <w:rPr>
          <w:rFonts w:ascii="Arial Narrow" w:eastAsia="Times New Roman" w:hAnsi="Arial Narrow" w:cs="Times New Roman"/>
          <w:sz w:val="24"/>
          <w:szCs w:val="24"/>
          <w:lang w:val="ru-RU"/>
        </w:rPr>
        <w:t xml:space="preserve"> при выполнении </w:t>
      </w:r>
      <w:r w:rsidRPr="00EE3105">
        <w:rPr>
          <w:rFonts w:ascii="Arial Narrow" w:eastAsia="Times New Roman" w:hAnsi="Arial Narrow" w:cs="Times New Roman"/>
          <w:sz w:val="24"/>
          <w:szCs w:val="24"/>
        </w:rPr>
        <w:t>SQL</w:t>
      </w:r>
      <w:r w:rsidRPr="00EE3105">
        <w:rPr>
          <w:rFonts w:ascii="Arial Narrow" w:eastAsia="Times New Roman" w:hAnsi="Arial Narrow" w:cs="Times New Roman"/>
          <w:sz w:val="24"/>
          <w:szCs w:val="24"/>
          <w:lang w:val="ru-RU"/>
        </w:rPr>
        <w:t xml:space="preserve"> запроса будет вызвано исключение  </w:t>
      </w:r>
      <w:r w:rsidRPr="00EE3105">
        <w:rPr>
          <w:rFonts w:ascii="Arial Narrow" w:eastAsia="Times New Roman" w:hAnsi="Arial Narrow" w:cs="Times New Roman"/>
          <w:sz w:val="24"/>
          <w:szCs w:val="24"/>
        </w:rPr>
        <w:t>CX</w:t>
      </w:r>
      <w:r w:rsidRPr="00EE3105">
        <w:rPr>
          <w:rFonts w:ascii="Arial Narrow" w:eastAsia="Times New Roman" w:hAnsi="Arial Narrow" w:cs="Times New Roman"/>
          <w:sz w:val="24"/>
          <w:szCs w:val="24"/>
          <w:lang w:val="ru-RU"/>
        </w:rPr>
        <w:t>_</w:t>
      </w:r>
      <w:r w:rsidRPr="00EE3105">
        <w:rPr>
          <w:rFonts w:ascii="Arial Narrow" w:eastAsia="Times New Roman" w:hAnsi="Arial Narrow" w:cs="Times New Roman"/>
          <w:sz w:val="24"/>
          <w:szCs w:val="24"/>
        </w:rPr>
        <w:t>SY</w:t>
      </w:r>
      <w:r w:rsidRPr="00EE3105">
        <w:rPr>
          <w:rFonts w:ascii="Arial Narrow" w:eastAsia="Times New Roman" w:hAnsi="Arial Narrow" w:cs="Times New Roman"/>
          <w:sz w:val="24"/>
          <w:szCs w:val="24"/>
          <w:lang w:val="ru-RU"/>
        </w:rPr>
        <w:t>_</w:t>
      </w:r>
      <w:r w:rsidRPr="00EE3105">
        <w:rPr>
          <w:rFonts w:ascii="Arial Narrow" w:eastAsia="Times New Roman" w:hAnsi="Arial Narrow" w:cs="Times New Roman"/>
          <w:sz w:val="24"/>
          <w:szCs w:val="24"/>
        </w:rPr>
        <w:t>SQL</w:t>
      </w:r>
      <w:r w:rsidRPr="00EE3105">
        <w:rPr>
          <w:rFonts w:ascii="Arial Narrow" w:eastAsia="Times New Roman" w:hAnsi="Arial Narrow" w:cs="Times New Roman"/>
          <w:sz w:val="24"/>
          <w:szCs w:val="24"/>
          <w:lang w:val="ru-RU"/>
        </w:rPr>
        <w:t>_</w:t>
      </w:r>
      <w:r w:rsidRPr="00EE3105">
        <w:rPr>
          <w:rFonts w:ascii="Arial Narrow" w:eastAsia="Times New Roman" w:hAnsi="Arial Narrow" w:cs="Times New Roman"/>
          <w:sz w:val="24"/>
          <w:szCs w:val="24"/>
        </w:rPr>
        <w:t>UNSUPPORTED</w:t>
      </w:r>
      <w:r w:rsidRPr="00EE3105">
        <w:rPr>
          <w:rFonts w:ascii="Arial Narrow" w:eastAsia="Times New Roman" w:hAnsi="Arial Narrow" w:cs="Times New Roman"/>
          <w:sz w:val="24"/>
          <w:szCs w:val="24"/>
          <w:lang w:val="ru-RU"/>
        </w:rPr>
        <w:t>_</w:t>
      </w:r>
      <w:r w:rsidRPr="00EE3105">
        <w:rPr>
          <w:rFonts w:ascii="Arial Narrow" w:eastAsia="Times New Roman" w:hAnsi="Arial Narrow" w:cs="Times New Roman"/>
          <w:sz w:val="24"/>
          <w:szCs w:val="24"/>
        </w:rPr>
        <w:t>FEATURE</w:t>
      </w:r>
      <w:r w:rsidRPr="00EE3105">
        <w:rPr>
          <w:rFonts w:ascii="Arial Narrow" w:eastAsia="Times New Roman" w:hAnsi="Arial Narrow" w:cs="Times New Roman"/>
          <w:sz w:val="24"/>
          <w:szCs w:val="24"/>
          <w:lang w:val="ru-RU"/>
        </w:rPr>
        <w:t xml:space="preserve">. Напомню что в </w:t>
      </w:r>
      <w:r w:rsidRPr="00EE3105">
        <w:rPr>
          <w:rFonts w:ascii="Arial Narrow" w:eastAsia="Times New Roman" w:hAnsi="Arial Narrow" w:cs="Times New Roman"/>
          <w:sz w:val="24"/>
          <w:szCs w:val="24"/>
        </w:rPr>
        <w:t>ABAP</w:t>
      </w:r>
      <w:r w:rsidRPr="00EE3105">
        <w:rPr>
          <w:rFonts w:ascii="Arial Narrow" w:eastAsia="Times New Roman" w:hAnsi="Arial Narrow" w:cs="Times New Roman"/>
          <w:sz w:val="24"/>
          <w:szCs w:val="24"/>
          <w:lang w:val="ru-RU"/>
        </w:rPr>
        <w:t xml:space="preserve"> 7.5 параметры стали доступны для всех СУБД.</w:t>
      </w:r>
    </w:p>
    <w:p w:rsidR="00EE3105" w:rsidRDefault="00EE3105" w:rsidP="006E05A0">
      <w:pPr>
        <w:spacing w:after="0" w:line="240" w:lineRule="auto"/>
        <w:ind w:firstLine="567"/>
        <w:rPr>
          <w:rFonts w:ascii="Arial Narrow" w:hAnsi="Arial Narrow"/>
          <w:color w:val="000000" w:themeColor="text1"/>
          <w:sz w:val="24"/>
          <w:szCs w:val="24"/>
          <w:lang w:val="ru-RU"/>
        </w:rPr>
      </w:pPr>
    </w:p>
    <w:p w:rsidR="005C1344" w:rsidRPr="005C1344" w:rsidRDefault="005C1344" w:rsidP="005C1344">
      <w:pPr>
        <w:autoSpaceDE w:val="0"/>
        <w:autoSpaceDN w:val="0"/>
        <w:adjustRightInd w:val="0"/>
        <w:spacing w:after="0" w:line="240" w:lineRule="auto"/>
        <w:ind w:firstLine="567"/>
        <w:rPr>
          <w:rFonts w:ascii="Arial Narrow" w:hAnsi="Arial Narrow" w:cs="Courier New"/>
          <w:color w:val="002060"/>
          <w:spacing w:val="20"/>
          <w:sz w:val="24"/>
          <w:szCs w:val="24"/>
          <w:lang w:val="ru-RU"/>
        </w:rPr>
      </w:pPr>
      <w:r w:rsidRPr="00324895">
        <w:rPr>
          <w:rFonts w:ascii="Arial Narrow" w:hAnsi="Arial Narrow" w:cs="Courier New"/>
          <w:color w:val="002060"/>
          <w:spacing w:val="20"/>
          <w:sz w:val="24"/>
          <w:szCs w:val="24"/>
          <w:lang w:val="ru-RU"/>
        </w:rPr>
        <w:t>Пример</w:t>
      </w:r>
      <w:r w:rsidRPr="005C1344">
        <w:rPr>
          <w:rFonts w:ascii="Arial Narrow" w:hAnsi="Arial Narrow" w:cs="Courier New"/>
          <w:color w:val="002060"/>
          <w:spacing w:val="20"/>
          <w:sz w:val="24"/>
          <w:szCs w:val="24"/>
          <w:lang w:val="ru-RU"/>
        </w:rPr>
        <w:t xml:space="preserve"> – </w:t>
      </w:r>
      <w:r w:rsidRPr="005C1344">
        <w:rPr>
          <w:rFonts w:ascii="Arial Narrow" w:hAnsi="Arial Narrow" w:cs="Courier New"/>
          <w:i/>
          <w:color w:val="002060"/>
          <w:spacing w:val="20"/>
          <w:sz w:val="24"/>
          <w:szCs w:val="24"/>
          <w:lang w:val="ru-RU"/>
        </w:rPr>
        <w:t xml:space="preserve">вывод структуры и содержимого </w:t>
      </w:r>
      <w:r w:rsidRPr="005C1344">
        <w:rPr>
          <w:rFonts w:ascii="Arial Narrow" w:hAnsi="Arial Narrow" w:cs="Courier New"/>
          <w:i/>
          <w:color w:val="002060"/>
          <w:spacing w:val="20"/>
          <w:sz w:val="24"/>
          <w:szCs w:val="24"/>
        </w:rPr>
        <w:t>CDS</w:t>
      </w:r>
    </w:p>
    <w:p w:rsidR="005C1344" w:rsidRPr="00437C5F" w:rsidRDefault="005C1344" w:rsidP="005C1344">
      <w:pPr>
        <w:autoSpaceDE w:val="0"/>
        <w:autoSpaceDN w:val="0"/>
        <w:adjustRightInd w:val="0"/>
        <w:spacing w:after="0" w:line="240" w:lineRule="auto"/>
        <w:ind w:firstLine="567"/>
        <w:rPr>
          <w:rFonts w:ascii="Arial Narrow" w:hAnsi="Arial Narrow" w:cs="Courier New"/>
          <w:color w:val="000000" w:themeColor="text1"/>
          <w:sz w:val="24"/>
          <w:szCs w:val="24"/>
          <w:lang w:val="ru-RU"/>
        </w:rPr>
      </w:pPr>
    </w:p>
    <w:p w:rsidR="005C1344" w:rsidRPr="00324895" w:rsidRDefault="005C1344" w:rsidP="005C1344">
      <w:pPr>
        <w:autoSpaceDE w:val="0"/>
        <w:autoSpaceDN w:val="0"/>
        <w:adjustRightInd w:val="0"/>
        <w:spacing w:after="0" w:line="240" w:lineRule="auto"/>
        <w:ind w:firstLine="567"/>
        <w:rPr>
          <w:rFonts w:ascii="Arial Narrow" w:hAnsi="Arial Narrow" w:cs="Courier New"/>
          <w:color w:val="000000" w:themeColor="text1"/>
          <w:sz w:val="24"/>
          <w:szCs w:val="24"/>
        </w:rPr>
      </w:pPr>
      <w:r w:rsidRPr="00324895">
        <w:rPr>
          <w:rFonts w:ascii="Arial Narrow" w:hAnsi="Arial Narrow" w:cs="Courier New"/>
          <w:color w:val="000000" w:themeColor="text1"/>
          <w:sz w:val="24"/>
          <w:szCs w:val="24"/>
        </w:rPr>
        <w:t xml:space="preserve">REPORT </w:t>
      </w:r>
      <w:r w:rsidRPr="00324895">
        <w:rPr>
          <w:rFonts w:ascii="Arial Narrow" w:hAnsi="Arial Narrow" w:cs="Courier New"/>
          <w:b/>
          <w:color w:val="000000" w:themeColor="text1"/>
          <w:sz w:val="24"/>
          <w:szCs w:val="24"/>
        </w:rPr>
        <w:t>zcds_client_handling</w:t>
      </w:r>
      <w:r w:rsidRPr="00324895">
        <w:rPr>
          <w:rFonts w:ascii="Arial Narrow" w:hAnsi="Arial Narrow" w:cs="Courier New"/>
          <w:color w:val="000000" w:themeColor="text1"/>
          <w:sz w:val="24"/>
          <w:szCs w:val="24"/>
        </w:rPr>
        <w:t>.</w:t>
      </w:r>
    </w:p>
    <w:p w:rsidR="005C1344" w:rsidRPr="00324895" w:rsidRDefault="005C1344" w:rsidP="005C1344">
      <w:pPr>
        <w:autoSpaceDE w:val="0"/>
        <w:autoSpaceDN w:val="0"/>
        <w:adjustRightInd w:val="0"/>
        <w:spacing w:after="0" w:line="240" w:lineRule="auto"/>
        <w:ind w:firstLine="567"/>
        <w:rPr>
          <w:rFonts w:ascii="Arial Narrow" w:hAnsi="Arial Narrow" w:cs="Courier New"/>
          <w:color w:val="000000" w:themeColor="text1"/>
          <w:sz w:val="24"/>
          <w:szCs w:val="24"/>
        </w:rPr>
      </w:pPr>
      <w:r w:rsidRPr="00324895">
        <w:rPr>
          <w:rFonts w:ascii="Arial Narrow" w:hAnsi="Arial Narrow" w:cs="Courier New"/>
          <w:color w:val="000000" w:themeColor="text1"/>
          <w:sz w:val="24"/>
          <w:szCs w:val="24"/>
        </w:rPr>
        <w:t xml:space="preserve">CLASS </w:t>
      </w:r>
      <w:r w:rsidRPr="00324895">
        <w:rPr>
          <w:rFonts w:ascii="Arial Narrow" w:hAnsi="Arial Narrow" w:cs="Courier New"/>
          <w:b/>
          <w:color w:val="000000" w:themeColor="text1"/>
          <w:sz w:val="24"/>
          <w:szCs w:val="24"/>
        </w:rPr>
        <w:t>demo</w:t>
      </w:r>
      <w:r w:rsidRPr="00324895">
        <w:rPr>
          <w:rFonts w:ascii="Arial Narrow" w:hAnsi="Arial Narrow" w:cs="Courier New"/>
          <w:color w:val="000000" w:themeColor="text1"/>
          <w:sz w:val="24"/>
          <w:szCs w:val="24"/>
        </w:rPr>
        <w:t xml:space="preserve"> DEFINITION.</w:t>
      </w:r>
    </w:p>
    <w:p w:rsidR="005C1344" w:rsidRPr="00324895" w:rsidRDefault="005C1344" w:rsidP="005C1344">
      <w:pPr>
        <w:autoSpaceDE w:val="0"/>
        <w:autoSpaceDN w:val="0"/>
        <w:adjustRightInd w:val="0"/>
        <w:spacing w:after="0" w:line="240" w:lineRule="auto"/>
        <w:ind w:firstLine="567"/>
        <w:rPr>
          <w:rFonts w:ascii="Arial Narrow" w:hAnsi="Arial Narrow" w:cs="Courier New"/>
          <w:color w:val="000000" w:themeColor="text1"/>
          <w:sz w:val="24"/>
          <w:szCs w:val="24"/>
        </w:rPr>
      </w:pPr>
      <w:r w:rsidRPr="00324895">
        <w:rPr>
          <w:rFonts w:ascii="Arial Narrow" w:hAnsi="Arial Narrow" w:cs="Courier New"/>
          <w:color w:val="000000" w:themeColor="text1"/>
          <w:sz w:val="24"/>
          <w:szCs w:val="24"/>
        </w:rPr>
        <w:t xml:space="preserve">  PUBLIC SECTION.</w:t>
      </w:r>
    </w:p>
    <w:p w:rsidR="005C1344" w:rsidRPr="00324895" w:rsidRDefault="005C1344" w:rsidP="005C1344">
      <w:pPr>
        <w:autoSpaceDE w:val="0"/>
        <w:autoSpaceDN w:val="0"/>
        <w:adjustRightInd w:val="0"/>
        <w:spacing w:after="0" w:line="240" w:lineRule="auto"/>
        <w:ind w:firstLine="567"/>
        <w:rPr>
          <w:rFonts w:ascii="Arial Narrow" w:hAnsi="Arial Narrow" w:cs="Courier New"/>
          <w:color w:val="000000" w:themeColor="text1"/>
          <w:sz w:val="24"/>
          <w:szCs w:val="24"/>
        </w:rPr>
      </w:pPr>
      <w:r w:rsidRPr="00324895">
        <w:rPr>
          <w:rFonts w:ascii="Arial Narrow" w:hAnsi="Arial Narrow" w:cs="Courier New"/>
          <w:color w:val="000000" w:themeColor="text1"/>
          <w:sz w:val="24"/>
          <w:szCs w:val="24"/>
        </w:rPr>
        <w:t xml:space="preserve">    CLASS-METHODS </w:t>
      </w:r>
      <w:r w:rsidRPr="00324895">
        <w:rPr>
          <w:rFonts w:ascii="Arial Narrow" w:hAnsi="Arial Narrow" w:cs="Courier New"/>
          <w:b/>
          <w:i/>
          <w:color w:val="000000" w:themeColor="text1"/>
          <w:sz w:val="24"/>
          <w:szCs w:val="24"/>
        </w:rPr>
        <w:t>main</w:t>
      </w:r>
      <w:r w:rsidRPr="00324895">
        <w:rPr>
          <w:rFonts w:ascii="Arial Narrow" w:hAnsi="Arial Narrow" w:cs="Courier New"/>
          <w:color w:val="000000" w:themeColor="text1"/>
          <w:sz w:val="24"/>
          <w:szCs w:val="24"/>
        </w:rPr>
        <w:t>.</w:t>
      </w:r>
    </w:p>
    <w:p w:rsidR="005C1344" w:rsidRPr="00324895" w:rsidRDefault="005C1344" w:rsidP="005C1344">
      <w:pPr>
        <w:autoSpaceDE w:val="0"/>
        <w:autoSpaceDN w:val="0"/>
        <w:adjustRightInd w:val="0"/>
        <w:spacing w:after="0" w:line="240" w:lineRule="auto"/>
        <w:ind w:firstLine="567"/>
        <w:rPr>
          <w:rFonts w:ascii="Arial Narrow" w:hAnsi="Arial Narrow" w:cs="Courier New"/>
          <w:color w:val="000000" w:themeColor="text1"/>
          <w:sz w:val="24"/>
          <w:szCs w:val="24"/>
        </w:rPr>
      </w:pPr>
      <w:r w:rsidRPr="00324895">
        <w:rPr>
          <w:rFonts w:ascii="Arial Narrow" w:hAnsi="Arial Narrow" w:cs="Courier New"/>
          <w:color w:val="000000" w:themeColor="text1"/>
          <w:sz w:val="24"/>
          <w:szCs w:val="24"/>
        </w:rPr>
        <w:t>ENDCLASS.</w:t>
      </w:r>
    </w:p>
    <w:p w:rsidR="005C1344" w:rsidRPr="00324895" w:rsidRDefault="005C1344" w:rsidP="005C1344">
      <w:pPr>
        <w:autoSpaceDE w:val="0"/>
        <w:autoSpaceDN w:val="0"/>
        <w:adjustRightInd w:val="0"/>
        <w:spacing w:after="0" w:line="240" w:lineRule="auto"/>
        <w:ind w:firstLine="567"/>
        <w:rPr>
          <w:rFonts w:ascii="Arial Narrow" w:hAnsi="Arial Narrow" w:cs="Courier New"/>
          <w:color w:val="000000" w:themeColor="text1"/>
          <w:sz w:val="24"/>
          <w:szCs w:val="24"/>
        </w:rPr>
      </w:pPr>
    </w:p>
    <w:p w:rsidR="005C1344" w:rsidRPr="00324895" w:rsidRDefault="005C1344" w:rsidP="005C1344">
      <w:pPr>
        <w:autoSpaceDE w:val="0"/>
        <w:autoSpaceDN w:val="0"/>
        <w:adjustRightInd w:val="0"/>
        <w:spacing w:after="0" w:line="240" w:lineRule="auto"/>
        <w:ind w:firstLine="567"/>
        <w:rPr>
          <w:rFonts w:ascii="Arial Narrow" w:hAnsi="Arial Narrow" w:cs="Courier New"/>
          <w:color w:val="000000" w:themeColor="text1"/>
          <w:sz w:val="24"/>
          <w:szCs w:val="24"/>
        </w:rPr>
      </w:pPr>
      <w:r w:rsidRPr="00324895">
        <w:rPr>
          <w:rFonts w:ascii="Arial Narrow" w:hAnsi="Arial Narrow" w:cs="Courier New"/>
          <w:color w:val="000000" w:themeColor="text1"/>
          <w:sz w:val="24"/>
          <w:szCs w:val="24"/>
        </w:rPr>
        <w:t xml:space="preserve">CLASS </w:t>
      </w:r>
      <w:r w:rsidRPr="00324895">
        <w:rPr>
          <w:rFonts w:ascii="Arial Narrow" w:hAnsi="Arial Narrow" w:cs="Courier New"/>
          <w:b/>
          <w:color w:val="000000" w:themeColor="text1"/>
          <w:sz w:val="24"/>
          <w:szCs w:val="24"/>
        </w:rPr>
        <w:t>demo</w:t>
      </w:r>
      <w:r w:rsidRPr="00324895">
        <w:rPr>
          <w:rFonts w:ascii="Arial Narrow" w:hAnsi="Arial Narrow" w:cs="Courier New"/>
          <w:color w:val="000000" w:themeColor="text1"/>
          <w:sz w:val="24"/>
          <w:szCs w:val="24"/>
        </w:rPr>
        <w:t xml:space="preserve"> IMPLEMENTATION.</w:t>
      </w:r>
    </w:p>
    <w:p w:rsidR="005C1344" w:rsidRPr="00324895" w:rsidRDefault="005C1344" w:rsidP="005C1344">
      <w:pPr>
        <w:autoSpaceDE w:val="0"/>
        <w:autoSpaceDN w:val="0"/>
        <w:adjustRightInd w:val="0"/>
        <w:spacing w:after="0" w:line="240" w:lineRule="auto"/>
        <w:ind w:firstLine="567"/>
        <w:rPr>
          <w:rFonts w:ascii="Arial Narrow" w:hAnsi="Arial Narrow" w:cs="Courier New"/>
          <w:color w:val="000000" w:themeColor="text1"/>
          <w:sz w:val="24"/>
          <w:szCs w:val="24"/>
        </w:rPr>
      </w:pPr>
      <w:r w:rsidRPr="00324895">
        <w:rPr>
          <w:rFonts w:ascii="Arial Narrow" w:hAnsi="Arial Narrow" w:cs="Courier New"/>
          <w:color w:val="000000" w:themeColor="text1"/>
          <w:sz w:val="24"/>
          <w:szCs w:val="24"/>
        </w:rPr>
        <w:t xml:space="preserve">  METHOD </w:t>
      </w:r>
      <w:r w:rsidRPr="00324895">
        <w:rPr>
          <w:rFonts w:ascii="Arial Narrow" w:hAnsi="Arial Narrow" w:cs="Courier New"/>
          <w:b/>
          <w:i/>
          <w:color w:val="000000" w:themeColor="text1"/>
          <w:sz w:val="24"/>
          <w:szCs w:val="24"/>
        </w:rPr>
        <w:t>main</w:t>
      </w:r>
      <w:r w:rsidRPr="00324895">
        <w:rPr>
          <w:rFonts w:ascii="Arial Narrow" w:hAnsi="Arial Narrow" w:cs="Courier New"/>
          <w:color w:val="000000" w:themeColor="text1"/>
          <w:sz w:val="24"/>
          <w:szCs w:val="24"/>
        </w:rPr>
        <w:t>.</w:t>
      </w:r>
    </w:p>
    <w:p w:rsidR="005C1344" w:rsidRPr="00324895" w:rsidRDefault="005C1344" w:rsidP="005C1344">
      <w:pPr>
        <w:autoSpaceDE w:val="0"/>
        <w:autoSpaceDN w:val="0"/>
        <w:adjustRightInd w:val="0"/>
        <w:spacing w:after="0" w:line="240" w:lineRule="auto"/>
        <w:ind w:firstLine="567"/>
        <w:rPr>
          <w:rFonts w:ascii="Arial Narrow" w:hAnsi="Arial Narrow" w:cs="Courier New"/>
          <w:color w:val="000000" w:themeColor="text1"/>
          <w:sz w:val="24"/>
          <w:szCs w:val="24"/>
        </w:rPr>
      </w:pPr>
      <w:r w:rsidRPr="00324895">
        <w:rPr>
          <w:rFonts w:ascii="Arial Narrow" w:hAnsi="Arial Narrow" w:cs="Courier New"/>
          <w:color w:val="000000" w:themeColor="text1"/>
          <w:sz w:val="24"/>
          <w:szCs w:val="24"/>
        </w:rPr>
        <w:t xml:space="preserve">    data p_emit type zcds_gds-/bic/bemit000.</w:t>
      </w:r>
    </w:p>
    <w:p w:rsidR="005C1344" w:rsidRPr="00324895" w:rsidRDefault="005C1344" w:rsidP="005C1344">
      <w:pPr>
        <w:autoSpaceDE w:val="0"/>
        <w:autoSpaceDN w:val="0"/>
        <w:adjustRightInd w:val="0"/>
        <w:spacing w:after="0" w:line="240" w:lineRule="auto"/>
        <w:ind w:firstLine="567"/>
        <w:rPr>
          <w:rFonts w:ascii="Arial Narrow" w:hAnsi="Arial Narrow" w:cs="Courier New"/>
          <w:color w:val="000000" w:themeColor="text1"/>
          <w:sz w:val="24"/>
          <w:szCs w:val="24"/>
        </w:rPr>
      </w:pPr>
      <w:r w:rsidRPr="00324895">
        <w:rPr>
          <w:rFonts w:ascii="Arial Narrow" w:hAnsi="Arial Narrow" w:cs="Courier New"/>
          <w:color w:val="000000" w:themeColor="text1"/>
          <w:sz w:val="24"/>
          <w:szCs w:val="24"/>
        </w:rPr>
        <w:t xml:space="preserve">    DATA(out) = cl_demo_output=&gt;new( ).</w:t>
      </w:r>
    </w:p>
    <w:p w:rsidR="005C1344" w:rsidRPr="00324895" w:rsidRDefault="005C1344" w:rsidP="005C1344">
      <w:pPr>
        <w:autoSpaceDE w:val="0"/>
        <w:autoSpaceDN w:val="0"/>
        <w:adjustRightInd w:val="0"/>
        <w:spacing w:after="0" w:line="240" w:lineRule="auto"/>
        <w:ind w:firstLine="567"/>
        <w:rPr>
          <w:rFonts w:ascii="Arial Narrow" w:hAnsi="Arial Narrow" w:cs="Courier New"/>
          <w:color w:val="000000" w:themeColor="text1"/>
          <w:sz w:val="24"/>
          <w:szCs w:val="24"/>
        </w:rPr>
      </w:pPr>
      <w:r w:rsidRPr="00324895">
        <w:rPr>
          <w:rFonts w:ascii="Arial Narrow" w:hAnsi="Arial Narrow" w:cs="Courier New"/>
          <w:color w:val="000000" w:themeColor="text1"/>
          <w:sz w:val="24"/>
          <w:szCs w:val="24"/>
        </w:rPr>
        <w:t xml:space="preserve">    out-&gt;next_section( 'Data Types' ).</w:t>
      </w:r>
    </w:p>
    <w:p w:rsidR="005C1344" w:rsidRPr="00324895" w:rsidRDefault="005C1344" w:rsidP="005C1344">
      <w:pPr>
        <w:autoSpaceDE w:val="0"/>
        <w:autoSpaceDN w:val="0"/>
        <w:adjustRightInd w:val="0"/>
        <w:spacing w:after="0" w:line="240" w:lineRule="auto"/>
        <w:ind w:firstLine="567"/>
        <w:rPr>
          <w:rFonts w:ascii="Arial Narrow" w:hAnsi="Arial Narrow" w:cs="Courier New"/>
          <w:color w:val="000000" w:themeColor="text1"/>
          <w:sz w:val="24"/>
          <w:szCs w:val="24"/>
        </w:rPr>
      </w:pPr>
      <w:r w:rsidRPr="00324895">
        <w:rPr>
          <w:rFonts w:ascii="Arial Narrow" w:hAnsi="Arial Narrow" w:cs="Courier New"/>
          <w:color w:val="000000" w:themeColor="text1"/>
          <w:sz w:val="24"/>
          <w:szCs w:val="24"/>
        </w:rPr>
        <w:t xml:space="preserve">    out-&gt;write(</w:t>
      </w:r>
    </w:p>
    <w:p w:rsidR="005C1344" w:rsidRPr="00324895" w:rsidRDefault="005C1344" w:rsidP="005C1344">
      <w:pPr>
        <w:autoSpaceDE w:val="0"/>
        <w:autoSpaceDN w:val="0"/>
        <w:adjustRightInd w:val="0"/>
        <w:spacing w:after="0" w:line="240" w:lineRule="auto"/>
        <w:ind w:firstLine="567"/>
        <w:rPr>
          <w:rFonts w:ascii="Arial Narrow" w:hAnsi="Arial Narrow" w:cs="Courier New"/>
          <w:color w:val="000000" w:themeColor="text1"/>
          <w:sz w:val="24"/>
          <w:szCs w:val="24"/>
        </w:rPr>
      </w:pPr>
      <w:r w:rsidRPr="00324895">
        <w:rPr>
          <w:rFonts w:ascii="Arial Narrow" w:hAnsi="Arial Narrow" w:cs="Courier New"/>
          <w:color w:val="000000" w:themeColor="text1"/>
          <w:sz w:val="24"/>
          <w:szCs w:val="24"/>
        </w:rPr>
        <w:t xml:space="preserve">      name = 'Not client dependent, no client field, CDS entity'</w:t>
      </w:r>
    </w:p>
    <w:p w:rsidR="005C1344" w:rsidRDefault="005C1344" w:rsidP="005C1344">
      <w:pPr>
        <w:autoSpaceDE w:val="0"/>
        <w:autoSpaceDN w:val="0"/>
        <w:adjustRightInd w:val="0"/>
        <w:spacing w:after="0" w:line="240" w:lineRule="auto"/>
        <w:ind w:firstLine="567"/>
        <w:rPr>
          <w:rFonts w:ascii="Arial Narrow" w:hAnsi="Arial Narrow" w:cs="Courier New"/>
          <w:color w:val="000000" w:themeColor="text1"/>
          <w:sz w:val="24"/>
          <w:szCs w:val="24"/>
        </w:rPr>
      </w:pPr>
      <w:r w:rsidRPr="00324895">
        <w:rPr>
          <w:rFonts w:ascii="Arial Narrow" w:hAnsi="Arial Narrow" w:cs="Courier New"/>
          <w:color w:val="000000" w:themeColor="text1"/>
          <w:sz w:val="24"/>
          <w:szCs w:val="24"/>
        </w:rPr>
        <w:t xml:space="preserve">      data = CAST cl_abap_structdescr( cl_abap_typedescr=&gt;describe_by_name( 'ZCDS_GDS' ) )</w:t>
      </w:r>
    </w:p>
    <w:p w:rsidR="005C1344" w:rsidRDefault="005C1344" w:rsidP="005C1344">
      <w:pPr>
        <w:autoSpaceDE w:val="0"/>
        <w:autoSpaceDN w:val="0"/>
        <w:adjustRightInd w:val="0"/>
        <w:spacing w:after="0" w:line="240" w:lineRule="auto"/>
        <w:ind w:left="1440" w:firstLine="720"/>
        <w:rPr>
          <w:rFonts w:ascii="Arial Narrow" w:hAnsi="Arial Narrow" w:cs="Courier New"/>
          <w:color w:val="000000" w:themeColor="text1"/>
          <w:sz w:val="24"/>
          <w:szCs w:val="24"/>
        </w:rPr>
      </w:pPr>
      <w:r w:rsidRPr="00324895">
        <w:rPr>
          <w:rFonts w:ascii="Arial Narrow" w:hAnsi="Arial Narrow" w:cs="Courier New"/>
          <w:color w:val="000000" w:themeColor="text1"/>
          <w:sz w:val="24"/>
          <w:szCs w:val="24"/>
        </w:rPr>
        <w:t>-&gt;</w:t>
      </w:r>
      <w:r w:rsidRPr="00324895">
        <w:rPr>
          <w:rFonts w:ascii="Arial Narrow" w:hAnsi="Arial Narrow" w:cs="Courier New"/>
          <w:color w:val="0070C0"/>
          <w:sz w:val="24"/>
          <w:szCs w:val="24"/>
        </w:rPr>
        <w:t>components</w:t>
      </w:r>
      <w:r w:rsidRPr="00324895">
        <w:rPr>
          <w:rFonts w:ascii="Arial Narrow" w:hAnsi="Arial Narrow" w:cs="Courier New"/>
          <w:color w:val="000000" w:themeColor="text1"/>
          <w:sz w:val="24"/>
          <w:szCs w:val="24"/>
        </w:rPr>
        <w:t xml:space="preserve"> ).</w:t>
      </w:r>
    </w:p>
    <w:p w:rsidR="005C1344" w:rsidRPr="005C1344" w:rsidRDefault="005C1344" w:rsidP="005C1344">
      <w:pPr>
        <w:autoSpaceDE w:val="0"/>
        <w:autoSpaceDN w:val="0"/>
        <w:adjustRightInd w:val="0"/>
        <w:spacing w:after="0" w:line="240" w:lineRule="auto"/>
        <w:ind w:left="851" w:hanging="22"/>
        <w:rPr>
          <w:rFonts w:ascii="Arial Narrow" w:hAnsi="Arial Narrow" w:cs="Courier New"/>
          <w:color w:val="000000" w:themeColor="text1"/>
          <w:sz w:val="24"/>
          <w:szCs w:val="24"/>
        </w:rPr>
      </w:pPr>
      <w:r>
        <w:rPr>
          <w:noProof/>
        </w:rPr>
        <w:drawing>
          <wp:inline distT="0" distB="0" distL="0" distR="0" wp14:anchorId="5BB9476E" wp14:editId="6DF64104">
            <wp:extent cx="2454545" cy="2205882"/>
            <wp:effectExtent l="0" t="0" r="317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54545" cy="2205882"/>
                    </a:xfrm>
                    <a:prstGeom prst="rect">
                      <a:avLst/>
                    </a:prstGeom>
                  </pic:spPr>
                </pic:pic>
              </a:graphicData>
            </a:graphic>
          </wp:inline>
        </w:drawing>
      </w:r>
      <w:r>
        <w:rPr>
          <w:noProof/>
        </w:rPr>
        <w:t xml:space="preserve"> </w:t>
      </w:r>
      <w:r w:rsidRPr="005C1344">
        <w:rPr>
          <w:noProof/>
        </w:rPr>
        <w:t xml:space="preserve"> </w:t>
      </w:r>
      <w:r w:rsidRPr="005C1344">
        <w:rPr>
          <w:rFonts w:ascii="Arial Narrow" w:hAnsi="Arial Narrow" w:cs="Courier New"/>
          <w:color w:val="000000" w:themeColor="text1"/>
          <w:sz w:val="24"/>
          <w:szCs w:val="24"/>
        </w:rPr>
        <w:t xml:space="preserve"> </w:t>
      </w:r>
    </w:p>
    <w:p w:rsidR="005C1344" w:rsidRPr="00324895" w:rsidRDefault="005C1344" w:rsidP="005C1344">
      <w:pPr>
        <w:autoSpaceDE w:val="0"/>
        <w:autoSpaceDN w:val="0"/>
        <w:adjustRightInd w:val="0"/>
        <w:spacing w:after="0" w:line="240" w:lineRule="auto"/>
        <w:ind w:firstLine="567"/>
        <w:rPr>
          <w:rFonts w:ascii="Arial Narrow" w:hAnsi="Arial Narrow" w:cs="Courier New"/>
          <w:color w:val="000000" w:themeColor="text1"/>
          <w:sz w:val="24"/>
          <w:szCs w:val="24"/>
        </w:rPr>
      </w:pPr>
      <w:r w:rsidRPr="00324895">
        <w:rPr>
          <w:rFonts w:ascii="Arial Narrow" w:hAnsi="Arial Narrow" w:cs="Courier New"/>
          <w:color w:val="000000" w:themeColor="text1"/>
          <w:sz w:val="24"/>
          <w:szCs w:val="24"/>
        </w:rPr>
        <w:t xml:space="preserve">                        </w:t>
      </w:r>
    </w:p>
    <w:p w:rsidR="005C1344" w:rsidRDefault="005C1344" w:rsidP="005C1344">
      <w:pPr>
        <w:autoSpaceDE w:val="0"/>
        <w:autoSpaceDN w:val="0"/>
        <w:adjustRightInd w:val="0"/>
        <w:spacing w:after="0" w:line="240" w:lineRule="auto"/>
        <w:ind w:firstLine="567"/>
        <w:rPr>
          <w:rFonts w:ascii="Arial Narrow" w:hAnsi="Arial Narrow" w:cs="Courier New"/>
          <w:color w:val="000000" w:themeColor="text1"/>
          <w:sz w:val="24"/>
          <w:szCs w:val="24"/>
        </w:rPr>
      </w:pPr>
      <w:r w:rsidRPr="00324895">
        <w:rPr>
          <w:rFonts w:ascii="Arial Narrow" w:hAnsi="Arial Narrow" w:cs="Courier New"/>
          <w:color w:val="000000" w:themeColor="text1"/>
          <w:sz w:val="24"/>
          <w:szCs w:val="24"/>
        </w:rPr>
        <w:t xml:space="preserve">    cl_demo_input=&gt;new( )-&gt;add_field( CHANGING field = p_emit )-&gt;</w:t>
      </w:r>
      <w:r w:rsidRPr="00324895">
        <w:rPr>
          <w:rFonts w:ascii="Arial Narrow" w:hAnsi="Arial Narrow" w:cs="Courier New"/>
          <w:color w:val="0070C0"/>
          <w:sz w:val="24"/>
          <w:szCs w:val="24"/>
        </w:rPr>
        <w:t>request</w:t>
      </w:r>
      <w:r w:rsidRPr="00324895">
        <w:rPr>
          <w:rFonts w:ascii="Arial Narrow" w:hAnsi="Arial Narrow" w:cs="Courier New"/>
          <w:color w:val="000000" w:themeColor="text1"/>
          <w:sz w:val="24"/>
          <w:szCs w:val="24"/>
        </w:rPr>
        <w:t>( ).</w:t>
      </w:r>
    </w:p>
    <w:p w:rsidR="005C1344" w:rsidRPr="00324895" w:rsidRDefault="005C1344" w:rsidP="005C1344">
      <w:pPr>
        <w:autoSpaceDE w:val="0"/>
        <w:autoSpaceDN w:val="0"/>
        <w:adjustRightInd w:val="0"/>
        <w:spacing w:after="0" w:line="240" w:lineRule="auto"/>
        <w:ind w:left="851"/>
        <w:rPr>
          <w:rFonts w:ascii="Arial Narrow" w:hAnsi="Arial Narrow" w:cs="Courier New"/>
          <w:color w:val="000000" w:themeColor="text1"/>
          <w:sz w:val="24"/>
          <w:szCs w:val="24"/>
        </w:rPr>
      </w:pPr>
      <w:r>
        <w:rPr>
          <w:noProof/>
        </w:rPr>
        <w:drawing>
          <wp:inline distT="0" distB="0" distL="0" distR="0" wp14:anchorId="1B293289" wp14:editId="168483D2">
            <wp:extent cx="1066845" cy="754011"/>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066845" cy="754011"/>
                    </a:xfrm>
                    <a:prstGeom prst="rect">
                      <a:avLst/>
                    </a:prstGeom>
                  </pic:spPr>
                </pic:pic>
              </a:graphicData>
            </a:graphic>
          </wp:inline>
        </w:drawing>
      </w:r>
      <w:r>
        <w:rPr>
          <w:noProof/>
        </w:rPr>
        <w:t xml:space="preserve"> </w:t>
      </w:r>
    </w:p>
    <w:p w:rsidR="005C1344" w:rsidRPr="00324895" w:rsidRDefault="005C1344" w:rsidP="005C1344">
      <w:pPr>
        <w:autoSpaceDE w:val="0"/>
        <w:autoSpaceDN w:val="0"/>
        <w:adjustRightInd w:val="0"/>
        <w:spacing w:after="0" w:line="240" w:lineRule="auto"/>
        <w:ind w:firstLine="567"/>
        <w:rPr>
          <w:rFonts w:ascii="Arial Narrow" w:hAnsi="Arial Narrow" w:cs="Courier New"/>
          <w:color w:val="000000" w:themeColor="text1"/>
          <w:sz w:val="24"/>
          <w:szCs w:val="24"/>
        </w:rPr>
      </w:pPr>
      <w:r w:rsidRPr="00324895">
        <w:rPr>
          <w:rFonts w:ascii="Arial Narrow" w:hAnsi="Arial Narrow" w:cs="Courier New"/>
          <w:color w:val="000000" w:themeColor="text1"/>
          <w:sz w:val="24"/>
          <w:szCs w:val="24"/>
        </w:rPr>
        <w:t xml:space="preserve">    out-&gt;next_section( 'SELECT Statements' ).</w:t>
      </w:r>
    </w:p>
    <w:p w:rsidR="005C1344" w:rsidRPr="00324895" w:rsidRDefault="005C1344" w:rsidP="005C1344">
      <w:pPr>
        <w:autoSpaceDE w:val="0"/>
        <w:autoSpaceDN w:val="0"/>
        <w:adjustRightInd w:val="0"/>
        <w:spacing w:after="0" w:line="240" w:lineRule="auto"/>
        <w:ind w:firstLine="567"/>
        <w:rPr>
          <w:rFonts w:ascii="Arial Narrow" w:hAnsi="Arial Narrow" w:cs="Courier New"/>
          <w:color w:val="000000" w:themeColor="text1"/>
          <w:sz w:val="24"/>
          <w:szCs w:val="24"/>
        </w:rPr>
      </w:pPr>
      <w:r w:rsidRPr="00324895">
        <w:rPr>
          <w:rFonts w:ascii="Arial Narrow" w:hAnsi="Arial Narrow" w:cs="Courier New"/>
          <w:color w:val="000000" w:themeColor="text1"/>
          <w:sz w:val="24"/>
          <w:szCs w:val="24"/>
        </w:rPr>
        <w:t xml:space="preserve">    SELECT * FROM zcds_gds( p_emit = @p_emit ) INTO TABLE @DATA(result1) UP TO 1000 ROWS.</w:t>
      </w:r>
    </w:p>
    <w:p w:rsidR="005C1344" w:rsidRPr="00324895" w:rsidRDefault="005C1344" w:rsidP="005C1344">
      <w:pPr>
        <w:autoSpaceDE w:val="0"/>
        <w:autoSpaceDN w:val="0"/>
        <w:adjustRightInd w:val="0"/>
        <w:spacing w:after="0" w:line="240" w:lineRule="auto"/>
        <w:ind w:firstLine="567"/>
        <w:rPr>
          <w:rFonts w:ascii="Arial Narrow" w:hAnsi="Arial Narrow" w:cs="Courier New"/>
          <w:color w:val="000000" w:themeColor="text1"/>
          <w:sz w:val="24"/>
          <w:szCs w:val="24"/>
        </w:rPr>
      </w:pPr>
      <w:r w:rsidRPr="00324895">
        <w:rPr>
          <w:rFonts w:ascii="Arial Narrow" w:hAnsi="Arial Narrow" w:cs="Courier New"/>
          <w:color w:val="000000" w:themeColor="text1"/>
          <w:sz w:val="24"/>
          <w:szCs w:val="24"/>
        </w:rPr>
        <w:t xml:space="preserve">    out-&gt;write(</w:t>
      </w:r>
    </w:p>
    <w:p w:rsidR="005C1344" w:rsidRPr="00324895" w:rsidRDefault="005C1344" w:rsidP="005C1344">
      <w:pPr>
        <w:autoSpaceDE w:val="0"/>
        <w:autoSpaceDN w:val="0"/>
        <w:adjustRightInd w:val="0"/>
        <w:spacing w:after="0" w:line="240" w:lineRule="auto"/>
        <w:ind w:firstLine="567"/>
        <w:rPr>
          <w:rFonts w:ascii="Arial Narrow" w:hAnsi="Arial Narrow" w:cs="Courier New"/>
          <w:color w:val="000000" w:themeColor="text1"/>
          <w:sz w:val="24"/>
          <w:szCs w:val="24"/>
        </w:rPr>
      </w:pPr>
      <w:r w:rsidRPr="00324895">
        <w:rPr>
          <w:rFonts w:ascii="Arial Narrow" w:hAnsi="Arial Narrow" w:cs="Courier New"/>
          <w:color w:val="000000" w:themeColor="text1"/>
          <w:sz w:val="24"/>
          <w:szCs w:val="24"/>
        </w:rPr>
        <w:t xml:space="preserve">      name = 'Not client dependent, no client field, CDS entity'</w:t>
      </w:r>
    </w:p>
    <w:p w:rsidR="005C1344" w:rsidRPr="00324895" w:rsidRDefault="005C1344" w:rsidP="005C1344">
      <w:pPr>
        <w:autoSpaceDE w:val="0"/>
        <w:autoSpaceDN w:val="0"/>
        <w:adjustRightInd w:val="0"/>
        <w:spacing w:after="0" w:line="240" w:lineRule="auto"/>
        <w:ind w:firstLine="567"/>
        <w:rPr>
          <w:rFonts w:ascii="Arial Narrow" w:hAnsi="Arial Narrow" w:cs="Courier New"/>
          <w:color w:val="000000" w:themeColor="text1"/>
          <w:sz w:val="24"/>
          <w:szCs w:val="24"/>
        </w:rPr>
      </w:pPr>
      <w:r w:rsidRPr="00324895">
        <w:rPr>
          <w:rFonts w:ascii="Arial Narrow" w:hAnsi="Arial Narrow" w:cs="Courier New"/>
          <w:color w:val="000000" w:themeColor="text1"/>
          <w:sz w:val="24"/>
          <w:szCs w:val="24"/>
        </w:rPr>
        <w:t xml:space="preserve">      data = result1 ).</w:t>
      </w:r>
    </w:p>
    <w:p w:rsidR="005C1344" w:rsidRDefault="005C1344" w:rsidP="005C1344">
      <w:pPr>
        <w:autoSpaceDE w:val="0"/>
        <w:autoSpaceDN w:val="0"/>
        <w:adjustRightInd w:val="0"/>
        <w:spacing w:after="0" w:line="240" w:lineRule="auto"/>
        <w:ind w:firstLine="567"/>
        <w:rPr>
          <w:rFonts w:ascii="Arial Narrow" w:hAnsi="Arial Narrow" w:cs="Courier New"/>
          <w:color w:val="000000" w:themeColor="text1"/>
          <w:sz w:val="24"/>
          <w:szCs w:val="24"/>
        </w:rPr>
      </w:pPr>
      <w:r w:rsidRPr="00324895">
        <w:rPr>
          <w:rFonts w:ascii="Arial Narrow" w:hAnsi="Arial Narrow" w:cs="Courier New"/>
          <w:color w:val="000000" w:themeColor="text1"/>
          <w:sz w:val="24"/>
          <w:szCs w:val="24"/>
        </w:rPr>
        <w:t xml:space="preserve">    out-&gt;</w:t>
      </w:r>
      <w:r w:rsidRPr="00324895">
        <w:rPr>
          <w:rFonts w:ascii="Arial Narrow" w:hAnsi="Arial Narrow" w:cs="Courier New"/>
          <w:color w:val="0070C0"/>
          <w:sz w:val="24"/>
          <w:szCs w:val="24"/>
        </w:rPr>
        <w:t>display</w:t>
      </w:r>
      <w:r w:rsidRPr="00324895">
        <w:rPr>
          <w:rFonts w:ascii="Arial Narrow" w:hAnsi="Arial Narrow" w:cs="Courier New"/>
          <w:color w:val="000000" w:themeColor="text1"/>
          <w:sz w:val="24"/>
          <w:szCs w:val="24"/>
        </w:rPr>
        <w:t>( ).</w:t>
      </w:r>
    </w:p>
    <w:p w:rsidR="005C1344" w:rsidRPr="00324895" w:rsidRDefault="005C1344" w:rsidP="005C1344">
      <w:pPr>
        <w:autoSpaceDE w:val="0"/>
        <w:autoSpaceDN w:val="0"/>
        <w:adjustRightInd w:val="0"/>
        <w:spacing w:after="0" w:line="240" w:lineRule="auto"/>
        <w:ind w:firstLine="567"/>
        <w:rPr>
          <w:rFonts w:ascii="Arial Narrow" w:hAnsi="Arial Narrow" w:cs="Courier New"/>
          <w:color w:val="000000" w:themeColor="text1"/>
          <w:sz w:val="24"/>
          <w:szCs w:val="24"/>
        </w:rPr>
      </w:pPr>
      <w:r>
        <w:rPr>
          <w:noProof/>
        </w:rPr>
        <w:lastRenderedPageBreak/>
        <w:drawing>
          <wp:inline distT="0" distB="0" distL="0" distR="0" wp14:anchorId="74C1BECA" wp14:editId="47C151BB">
            <wp:extent cx="6404610" cy="16827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404610" cy="1682750"/>
                    </a:xfrm>
                    <a:prstGeom prst="rect">
                      <a:avLst/>
                    </a:prstGeom>
                  </pic:spPr>
                </pic:pic>
              </a:graphicData>
            </a:graphic>
          </wp:inline>
        </w:drawing>
      </w:r>
    </w:p>
    <w:p w:rsidR="005C1344" w:rsidRPr="00324895" w:rsidRDefault="005C1344" w:rsidP="005C1344">
      <w:pPr>
        <w:autoSpaceDE w:val="0"/>
        <w:autoSpaceDN w:val="0"/>
        <w:adjustRightInd w:val="0"/>
        <w:spacing w:after="0" w:line="240" w:lineRule="auto"/>
        <w:ind w:firstLine="567"/>
        <w:rPr>
          <w:rFonts w:ascii="Arial Narrow" w:hAnsi="Arial Narrow" w:cs="Courier New"/>
          <w:color w:val="000000" w:themeColor="text1"/>
          <w:sz w:val="24"/>
          <w:szCs w:val="24"/>
        </w:rPr>
      </w:pPr>
      <w:r w:rsidRPr="00324895">
        <w:rPr>
          <w:rFonts w:ascii="Arial Narrow" w:hAnsi="Arial Narrow" w:cs="Courier New"/>
          <w:color w:val="000000" w:themeColor="text1"/>
          <w:sz w:val="24"/>
          <w:szCs w:val="24"/>
        </w:rPr>
        <w:t xml:space="preserve">  ENDMETHOD.</w:t>
      </w:r>
    </w:p>
    <w:p w:rsidR="005C1344" w:rsidRPr="00324895" w:rsidRDefault="005C1344" w:rsidP="005C1344">
      <w:pPr>
        <w:autoSpaceDE w:val="0"/>
        <w:autoSpaceDN w:val="0"/>
        <w:adjustRightInd w:val="0"/>
        <w:spacing w:after="0" w:line="240" w:lineRule="auto"/>
        <w:ind w:firstLine="567"/>
        <w:rPr>
          <w:rFonts w:ascii="Arial Narrow" w:hAnsi="Arial Narrow" w:cs="Courier New"/>
          <w:color w:val="000000" w:themeColor="text1"/>
          <w:sz w:val="24"/>
          <w:szCs w:val="24"/>
        </w:rPr>
      </w:pPr>
      <w:r w:rsidRPr="00324895">
        <w:rPr>
          <w:rFonts w:ascii="Arial Narrow" w:hAnsi="Arial Narrow" w:cs="Courier New"/>
          <w:color w:val="000000" w:themeColor="text1"/>
          <w:sz w:val="24"/>
          <w:szCs w:val="24"/>
        </w:rPr>
        <w:t>ENDCLASS.</w:t>
      </w:r>
    </w:p>
    <w:p w:rsidR="005C1344" w:rsidRPr="00324895" w:rsidRDefault="005C1344" w:rsidP="005C1344">
      <w:pPr>
        <w:autoSpaceDE w:val="0"/>
        <w:autoSpaceDN w:val="0"/>
        <w:adjustRightInd w:val="0"/>
        <w:spacing w:after="0" w:line="240" w:lineRule="auto"/>
        <w:ind w:firstLine="567"/>
        <w:rPr>
          <w:rFonts w:ascii="Arial Narrow" w:hAnsi="Arial Narrow" w:cs="Courier New"/>
          <w:color w:val="000000" w:themeColor="text1"/>
          <w:sz w:val="24"/>
          <w:szCs w:val="24"/>
        </w:rPr>
      </w:pPr>
    </w:p>
    <w:p w:rsidR="005C1344" w:rsidRPr="00324895" w:rsidRDefault="005C1344" w:rsidP="005C1344">
      <w:pPr>
        <w:autoSpaceDE w:val="0"/>
        <w:autoSpaceDN w:val="0"/>
        <w:adjustRightInd w:val="0"/>
        <w:spacing w:after="0" w:line="240" w:lineRule="auto"/>
        <w:ind w:firstLine="567"/>
        <w:rPr>
          <w:rFonts w:ascii="Arial Narrow" w:hAnsi="Arial Narrow" w:cs="Courier New"/>
          <w:color w:val="000000" w:themeColor="text1"/>
          <w:sz w:val="24"/>
          <w:szCs w:val="24"/>
        </w:rPr>
      </w:pPr>
      <w:r w:rsidRPr="00324895">
        <w:rPr>
          <w:rFonts w:ascii="Arial Narrow" w:hAnsi="Arial Narrow" w:cs="Courier New"/>
          <w:color w:val="000000" w:themeColor="text1"/>
          <w:sz w:val="24"/>
          <w:szCs w:val="24"/>
        </w:rPr>
        <w:t>START-OF-SELECTION.</w:t>
      </w:r>
    </w:p>
    <w:p w:rsidR="005C1344" w:rsidRPr="00324895" w:rsidRDefault="005C1344" w:rsidP="005C1344">
      <w:pPr>
        <w:pStyle w:val="a6"/>
        <w:spacing w:after="0" w:line="240" w:lineRule="auto"/>
        <w:ind w:left="0" w:firstLine="567"/>
        <w:rPr>
          <w:rFonts w:ascii="Arial Narrow" w:hAnsi="Arial Narrow"/>
          <w:b/>
          <w:color w:val="000000" w:themeColor="text1"/>
          <w:sz w:val="24"/>
          <w:szCs w:val="24"/>
        </w:rPr>
      </w:pPr>
      <w:r w:rsidRPr="00324895">
        <w:rPr>
          <w:rFonts w:ascii="Arial Narrow" w:hAnsi="Arial Narrow" w:cs="Courier New"/>
          <w:color w:val="000000" w:themeColor="text1"/>
          <w:sz w:val="24"/>
          <w:szCs w:val="24"/>
        </w:rPr>
        <w:t xml:space="preserve">  demo=&gt;main( ).</w:t>
      </w:r>
    </w:p>
    <w:p w:rsidR="005C1344" w:rsidRPr="00437C5F" w:rsidRDefault="005C1344" w:rsidP="006E05A0">
      <w:pPr>
        <w:spacing w:after="0" w:line="240" w:lineRule="auto"/>
        <w:ind w:firstLine="567"/>
        <w:rPr>
          <w:rFonts w:ascii="Arial Narrow" w:hAnsi="Arial Narrow"/>
          <w:color w:val="000000" w:themeColor="text1"/>
          <w:sz w:val="24"/>
          <w:szCs w:val="24"/>
        </w:rPr>
      </w:pPr>
    </w:p>
    <w:p w:rsidR="000A5614" w:rsidRPr="001E7C47" w:rsidRDefault="001E7C47" w:rsidP="001E7C47">
      <w:pPr>
        <w:spacing w:after="0" w:line="240" w:lineRule="auto"/>
        <w:ind w:firstLine="567"/>
        <w:jc w:val="center"/>
        <w:rPr>
          <w:rFonts w:ascii="Arial Narrow" w:hAnsi="Arial Narrow"/>
          <w:b/>
          <w:color w:val="000000" w:themeColor="text1"/>
          <w:sz w:val="24"/>
          <w:szCs w:val="24"/>
        </w:rPr>
      </w:pPr>
      <w:r w:rsidRPr="001E7C47">
        <w:rPr>
          <w:rFonts w:ascii="Arial Narrow" w:hAnsi="Arial Narrow"/>
          <w:b/>
          <w:color w:val="000000" w:themeColor="text1"/>
          <w:sz w:val="24"/>
          <w:szCs w:val="24"/>
        </w:rPr>
        <w:t>IDA ALV</w:t>
      </w:r>
    </w:p>
    <w:p w:rsidR="001E7C47" w:rsidRPr="001E7C47" w:rsidRDefault="001E7C47" w:rsidP="001E7C47">
      <w:pPr>
        <w:spacing w:after="0" w:line="240" w:lineRule="auto"/>
        <w:ind w:firstLine="567"/>
        <w:jc w:val="both"/>
        <w:rPr>
          <w:rFonts w:ascii="Arial Narrow" w:hAnsi="Arial Narrow"/>
          <w:color w:val="000000" w:themeColor="text1"/>
          <w:sz w:val="24"/>
          <w:szCs w:val="24"/>
        </w:rPr>
      </w:pPr>
    </w:p>
    <w:p w:rsidR="001E7C47" w:rsidRPr="001E7C47" w:rsidRDefault="001E7C47" w:rsidP="001E7C47">
      <w:pPr>
        <w:pStyle w:val="1"/>
        <w:spacing w:before="0" w:beforeAutospacing="0" w:after="0" w:afterAutospacing="0"/>
        <w:ind w:firstLine="567"/>
        <w:jc w:val="both"/>
        <w:rPr>
          <w:rFonts w:ascii="Arial Narrow" w:hAnsi="Arial Narrow"/>
          <w:sz w:val="24"/>
          <w:szCs w:val="24"/>
        </w:rPr>
      </w:pPr>
      <w:r w:rsidRPr="001E7C47">
        <w:rPr>
          <w:rFonts w:ascii="Arial Narrow" w:hAnsi="Arial Narrow"/>
          <w:sz w:val="24"/>
          <w:szCs w:val="24"/>
        </w:rPr>
        <w:t>SAP List Viewer with Integrated Data Access (ALV with IDA)</w:t>
      </w:r>
    </w:p>
    <w:p w:rsidR="001E7C47" w:rsidRDefault="00912F9E" w:rsidP="001E7C47">
      <w:pPr>
        <w:spacing w:after="0" w:line="240" w:lineRule="auto"/>
        <w:ind w:firstLine="567"/>
        <w:jc w:val="both"/>
        <w:rPr>
          <w:rFonts w:ascii="Arial Narrow" w:hAnsi="Arial Narrow"/>
          <w:color w:val="000000" w:themeColor="text1"/>
          <w:sz w:val="24"/>
          <w:szCs w:val="24"/>
        </w:rPr>
      </w:pPr>
      <w:hyperlink r:id="rId103" w:history="1">
        <w:r w:rsidR="001E7C47" w:rsidRPr="001E7C47">
          <w:rPr>
            <w:rStyle w:val="a3"/>
            <w:rFonts w:ascii="Arial Narrow" w:hAnsi="Arial Narrow"/>
            <w:sz w:val="24"/>
            <w:szCs w:val="24"/>
            <w:u w:val="none"/>
          </w:rPr>
          <w:t>https://blogs.sap.com/2018/07/16/sap-list-viewer-with-integrated-data-access-alv-with-ida/</w:t>
        </w:r>
      </w:hyperlink>
    </w:p>
    <w:p w:rsidR="001E7C47" w:rsidRDefault="001E7C47" w:rsidP="001E7C47">
      <w:pPr>
        <w:spacing w:after="0" w:line="240" w:lineRule="auto"/>
        <w:ind w:firstLine="567"/>
        <w:jc w:val="both"/>
        <w:rPr>
          <w:rFonts w:ascii="Arial Narrow" w:hAnsi="Arial Narrow"/>
          <w:color w:val="000000" w:themeColor="text1"/>
          <w:sz w:val="24"/>
          <w:szCs w:val="24"/>
        </w:rPr>
      </w:pPr>
    </w:p>
    <w:p w:rsidR="001E7C47" w:rsidRDefault="001E7C47" w:rsidP="001E7C47">
      <w:pPr>
        <w:spacing w:after="0" w:line="240" w:lineRule="auto"/>
        <w:ind w:firstLine="567"/>
        <w:jc w:val="both"/>
        <w:rPr>
          <w:rFonts w:ascii="Arial Narrow" w:hAnsi="Arial Narrow"/>
          <w:color w:val="000000" w:themeColor="text1"/>
          <w:sz w:val="24"/>
          <w:szCs w:val="24"/>
        </w:rPr>
      </w:pPr>
    </w:p>
    <w:p w:rsidR="00437C5F" w:rsidRPr="00437C5F" w:rsidRDefault="00437C5F" w:rsidP="00437C5F">
      <w:pPr>
        <w:pStyle w:val="1"/>
        <w:spacing w:before="0" w:beforeAutospacing="0" w:after="0" w:afterAutospacing="0"/>
        <w:ind w:firstLine="567"/>
        <w:jc w:val="center"/>
        <w:rPr>
          <w:rFonts w:ascii="Arial Narrow" w:hAnsi="Arial Narrow"/>
          <w:sz w:val="24"/>
          <w:szCs w:val="24"/>
        </w:rPr>
      </w:pPr>
      <w:bookmarkStart w:id="55" w:name="Dynamic_Programming_in_ABAP"/>
      <w:r w:rsidRPr="00437C5F">
        <w:rPr>
          <w:rFonts w:ascii="Arial Narrow" w:hAnsi="Arial Narrow"/>
          <w:sz w:val="24"/>
          <w:szCs w:val="24"/>
        </w:rPr>
        <w:t>Dynamic Programming in ABAP</w:t>
      </w:r>
    </w:p>
    <w:bookmarkEnd w:id="55"/>
    <w:p w:rsidR="00437C5F" w:rsidRPr="00DE6285" w:rsidRDefault="00437C5F" w:rsidP="00437C5F">
      <w:pPr>
        <w:spacing w:after="0" w:line="240" w:lineRule="auto"/>
        <w:ind w:firstLine="567"/>
        <w:jc w:val="both"/>
        <w:outlineLvl w:val="0"/>
        <w:rPr>
          <w:rFonts w:ascii="Arial Narrow" w:eastAsia="Times New Roman" w:hAnsi="Arial Narrow" w:cs="Times New Roman"/>
          <w:bCs/>
          <w:kern w:val="36"/>
          <w:sz w:val="24"/>
          <w:szCs w:val="24"/>
        </w:rPr>
      </w:pPr>
      <w:r w:rsidRPr="002E64CF">
        <w:rPr>
          <w:rFonts w:ascii="Arial Narrow" w:eastAsia="Times New Roman" w:hAnsi="Arial Narrow" w:cs="Times New Roman"/>
          <w:bCs/>
          <w:kern w:val="36"/>
          <w:sz w:val="24"/>
          <w:szCs w:val="24"/>
          <w:lang w:val="ru-RU"/>
        </w:rPr>
        <w:fldChar w:fldCharType="begin"/>
      </w:r>
      <w:r w:rsidRPr="00DE6285">
        <w:rPr>
          <w:rFonts w:ascii="Arial Narrow" w:eastAsia="Times New Roman" w:hAnsi="Arial Narrow" w:cs="Times New Roman"/>
          <w:bCs/>
          <w:kern w:val="36"/>
          <w:sz w:val="24"/>
          <w:szCs w:val="24"/>
        </w:rPr>
        <w:instrText xml:space="preserve"> HYPERLINK  \l "</w:instrText>
      </w:r>
      <w:r w:rsidRPr="002E64CF">
        <w:rPr>
          <w:rFonts w:ascii="Arial Narrow" w:eastAsia="Times New Roman" w:hAnsi="Arial Narrow" w:cs="Times New Roman"/>
          <w:bCs/>
          <w:kern w:val="36"/>
          <w:sz w:val="24"/>
          <w:szCs w:val="24"/>
          <w:lang w:val="ru-RU"/>
        </w:rPr>
        <w:instrText>Содержание</w:instrText>
      </w:r>
      <w:r w:rsidRPr="00DE6285">
        <w:rPr>
          <w:rFonts w:ascii="Arial Narrow" w:eastAsia="Times New Roman" w:hAnsi="Arial Narrow" w:cs="Times New Roman"/>
          <w:bCs/>
          <w:kern w:val="36"/>
          <w:sz w:val="24"/>
          <w:szCs w:val="24"/>
        </w:rPr>
        <w:instrText xml:space="preserve">" </w:instrText>
      </w:r>
      <w:r w:rsidRPr="002E64CF">
        <w:rPr>
          <w:rFonts w:ascii="Arial Narrow" w:eastAsia="Times New Roman" w:hAnsi="Arial Narrow" w:cs="Times New Roman"/>
          <w:bCs/>
          <w:kern w:val="36"/>
          <w:sz w:val="24"/>
          <w:szCs w:val="24"/>
          <w:lang w:val="ru-RU"/>
        </w:rPr>
        <w:fldChar w:fldCharType="separate"/>
      </w:r>
      <w:r w:rsidRPr="002E64CF">
        <w:rPr>
          <w:rStyle w:val="a3"/>
          <w:rFonts w:ascii="Arial Narrow" w:eastAsia="Times New Roman" w:hAnsi="Arial Narrow" w:cs="Times New Roman"/>
          <w:bCs/>
          <w:kern w:val="36"/>
          <w:sz w:val="24"/>
          <w:szCs w:val="24"/>
          <w:u w:val="none"/>
          <w:lang w:val="ru-RU"/>
        </w:rPr>
        <w:t>Содержание</w:t>
      </w:r>
      <w:r w:rsidRPr="002E64CF">
        <w:rPr>
          <w:rFonts w:ascii="Arial Narrow" w:eastAsia="Times New Roman" w:hAnsi="Arial Narrow" w:cs="Times New Roman"/>
          <w:bCs/>
          <w:kern w:val="36"/>
          <w:sz w:val="24"/>
          <w:szCs w:val="24"/>
          <w:lang w:val="ru-RU"/>
        </w:rPr>
        <w:fldChar w:fldCharType="end"/>
      </w:r>
    </w:p>
    <w:p w:rsidR="00437C5F" w:rsidRDefault="00437C5F" w:rsidP="00437C5F">
      <w:pPr>
        <w:pStyle w:val="1"/>
        <w:spacing w:before="0" w:beforeAutospacing="0" w:after="0" w:afterAutospacing="0"/>
        <w:ind w:firstLine="567"/>
        <w:jc w:val="both"/>
        <w:rPr>
          <w:rFonts w:ascii="Arial Narrow" w:hAnsi="Arial Narrow"/>
          <w:b w:val="0"/>
          <w:sz w:val="24"/>
          <w:szCs w:val="24"/>
        </w:rPr>
      </w:pPr>
    </w:p>
    <w:p w:rsidR="000814CF" w:rsidRPr="000814CF" w:rsidRDefault="000814CF" w:rsidP="000814CF">
      <w:pPr>
        <w:pStyle w:val="1"/>
        <w:spacing w:before="0" w:beforeAutospacing="0" w:after="0" w:afterAutospacing="0"/>
        <w:ind w:firstLine="567"/>
        <w:rPr>
          <w:rFonts w:ascii="Arial Narrow" w:hAnsi="Arial Narrow"/>
          <w:b w:val="0"/>
          <w:sz w:val="24"/>
          <w:szCs w:val="24"/>
        </w:rPr>
      </w:pPr>
      <w:r w:rsidRPr="000814CF">
        <w:rPr>
          <w:rFonts w:ascii="Arial Narrow" w:hAnsi="Arial Narrow"/>
          <w:b w:val="0"/>
          <w:sz w:val="24"/>
          <w:szCs w:val="24"/>
        </w:rPr>
        <w:t xml:space="preserve">Dynamic Programming in ABAP – </w:t>
      </w:r>
      <w:r w:rsidRPr="000814CF">
        <w:rPr>
          <w:rFonts w:ascii="Arial Narrow" w:hAnsi="Arial Narrow"/>
          <w:sz w:val="24"/>
          <w:szCs w:val="24"/>
        </w:rPr>
        <w:t>Part 1 – Introduction to Field Symbols</w:t>
      </w:r>
    </w:p>
    <w:p w:rsidR="000814CF" w:rsidRDefault="00912F9E" w:rsidP="000814CF">
      <w:pPr>
        <w:pStyle w:val="1"/>
        <w:spacing w:before="0" w:beforeAutospacing="0" w:after="0" w:afterAutospacing="0"/>
        <w:ind w:firstLine="567"/>
        <w:rPr>
          <w:rStyle w:val="a3"/>
          <w:rFonts w:ascii="Arial Narrow" w:hAnsi="Arial Narrow"/>
          <w:b w:val="0"/>
          <w:sz w:val="24"/>
          <w:szCs w:val="24"/>
          <w:u w:val="none"/>
        </w:rPr>
      </w:pPr>
      <w:hyperlink r:id="rId104" w:history="1">
        <w:r w:rsidR="000814CF" w:rsidRPr="000814CF">
          <w:rPr>
            <w:rStyle w:val="a3"/>
            <w:rFonts w:ascii="Arial Narrow" w:hAnsi="Arial Narrow"/>
            <w:b w:val="0"/>
            <w:sz w:val="24"/>
            <w:szCs w:val="24"/>
            <w:u w:val="none"/>
          </w:rPr>
          <w:t>https://blogs.sap.com/2017/09/05/dynamic-programming-in-abap-part-1-introduction-to-field-symbols/</w:t>
        </w:r>
      </w:hyperlink>
    </w:p>
    <w:p w:rsidR="006400C8" w:rsidRPr="006400C8" w:rsidRDefault="00912F9E" w:rsidP="000814CF">
      <w:pPr>
        <w:pStyle w:val="1"/>
        <w:spacing w:before="0" w:beforeAutospacing="0" w:after="0" w:afterAutospacing="0"/>
        <w:ind w:firstLine="567"/>
        <w:rPr>
          <w:rFonts w:ascii="Arial Narrow" w:hAnsi="Arial Narrow"/>
          <w:b w:val="0"/>
          <w:sz w:val="24"/>
          <w:szCs w:val="24"/>
        </w:rPr>
      </w:pPr>
      <w:hyperlink r:id="rId105" w:history="1">
        <w:r w:rsidR="006400C8" w:rsidRPr="006400C8">
          <w:rPr>
            <w:rStyle w:val="a3"/>
            <w:rFonts w:ascii="Arial Narrow" w:hAnsi="Arial Narrow"/>
            <w:b w:val="0"/>
            <w:sz w:val="24"/>
            <w:szCs w:val="24"/>
            <w:u w:val="none"/>
          </w:rPr>
          <w:t>https://abap-blog.ru/osnovy-abap/dinamicheskoe-programmirovanie-v-abap/</w:t>
        </w:r>
      </w:hyperlink>
    </w:p>
    <w:p w:rsidR="006400C8" w:rsidRPr="000814CF" w:rsidRDefault="006400C8" w:rsidP="000814CF">
      <w:pPr>
        <w:pStyle w:val="1"/>
        <w:spacing w:before="0" w:beforeAutospacing="0" w:after="0" w:afterAutospacing="0"/>
        <w:ind w:firstLine="567"/>
        <w:rPr>
          <w:b w:val="0"/>
          <w:sz w:val="24"/>
          <w:szCs w:val="24"/>
        </w:rPr>
      </w:pPr>
    </w:p>
    <w:p w:rsidR="00843473" w:rsidRPr="00843473" w:rsidRDefault="000814CF" w:rsidP="00843473">
      <w:pPr>
        <w:spacing w:after="0" w:line="240" w:lineRule="auto"/>
        <w:ind w:firstLine="567"/>
        <w:jc w:val="both"/>
        <w:rPr>
          <w:rFonts w:ascii="Arial Narrow" w:hAnsi="Arial Narrow"/>
          <w:sz w:val="24"/>
          <w:szCs w:val="24"/>
        </w:rPr>
      </w:pPr>
      <w:r w:rsidRPr="00EA3BBF">
        <w:rPr>
          <w:rFonts w:ascii="Arial Narrow" w:eastAsia="Times New Roman" w:hAnsi="Arial Narrow" w:cs="Times New Roman"/>
          <w:b/>
          <w:sz w:val="24"/>
          <w:szCs w:val="24"/>
        </w:rPr>
        <w:t>Field symbol</w:t>
      </w:r>
      <w:r w:rsidRPr="000814CF">
        <w:rPr>
          <w:rFonts w:ascii="Arial Narrow" w:eastAsia="Times New Roman" w:hAnsi="Arial Narrow" w:cs="Times New Roman"/>
          <w:sz w:val="24"/>
          <w:szCs w:val="24"/>
        </w:rPr>
        <w:t xml:space="preserve"> is </w:t>
      </w:r>
      <w:r w:rsidRPr="006400C8">
        <w:rPr>
          <w:rFonts w:ascii="Arial Narrow" w:eastAsia="Times New Roman" w:hAnsi="Arial Narrow" w:cs="Times New Roman"/>
          <w:color w:val="000000" w:themeColor="text1"/>
          <w:sz w:val="24"/>
          <w:szCs w:val="24"/>
        </w:rPr>
        <w:t xml:space="preserve">a placeholder for data object which </w:t>
      </w:r>
      <w:r w:rsidRPr="000814CF">
        <w:rPr>
          <w:rFonts w:ascii="Arial Narrow" w:eastAsia="Times New Roman" w:hAnsi="Arial Narrow" w:cs="Times New Roman"/>
          <w:color w:val="000000" w:themeColor="text1"/>
          <w:sz w:val="24"/>
          <w:szCs w:val="24"/>
          <w:highlight w:val="yellow"/>
        </w:rPr>
        <w:t>points to the value present at the memory address of a data object</w:t>
      </w:r>
      <w:r w:rsidR="00843473">
        <w:rPr>
          <w:rFonts w:ascii="Arial Narrow" w:eastAsia="Times New Roman" w:hAnsi="Arial Narrow" w:cs="Times New Roman"/>
          <w:color w:val="000000" w:themeColor="text1"/>
          <w:sz w:val="24"/>
          <w:szCs w:val="24"/>
        </w:rPr>
        <w:t xml:space="preserve"> </w:t>
      </w:r>
      <w:r w:rsidR="00843473">
        <w:rPr>
          <w:rFonts w:ascii="Arial Narrow" w:eastAsia="Times New Roman" w:hAnsi="Arial Narrow" w:cs="Times New Roman"/>
          <w:color w:val="000000" w:themeColor="text1"/>
          <w:sz w:val="24"/>
          <w:szCs w:val="24"/>
        </w:rPr>
        <w:sym w:font="Symbol" w:char="F0DE"/>
      </w:r>
      <w:r w:rsidR="00843473">
        <w:rPr>
          <w:rFonts w:ascii="Arial Narrow" w:eastAsia="Times New Roman" w:hAnsi="Arial Narrow" w:cs="Times New Roman"/>
          <w:color w:val="000000" w:themeColor="text1"/>
          <w:sz w:val="24"/>
          <w:szCs w:val="24"/>
        </w:rPr>
        <w:t xml:space="preserve"> </w:t>
      </w:r>
      <w:r w:rsidR="00843473" w:rsidRPr="00843473">
        <w:rPr>
          <w:rFonts w:ascii="Arial Narrow" w:hAnsi="Arial Narrow"/>
          <w:sz w:val="24"/>
          <w:szCs w:val="24"/>
          <w:lang w:val="ru-RU"/>
        </w:rPr>
        <w:t>не</w:t>
      </w:r>
      <w:r w:rsidR="00843473" w:rsidRPr="00843473">
        <w:rPr>
          <w:rFonts w:ascii="Arial Narrow" w:hAnsi="Arial Narrow"/>
          <w:sz w:val="24"/>
          <w:szCs w:val="24"/>
        </w:rPr>
        <w:t xml:space="preserve"> </w:t>
      </w:r>
      <w:r w:rsidR="00843473" w:rsidRPr="00843473">
        <w:rPr>
          <w:rFonts w:ascii="Arial Narrow" w:hAnsi="Arial Narrow"/>
          <w:sz w:val="24"/>
          <w:szCs w:val="24"/>
          <w:lang w:val="ru-RU"/>
        </w:rPr>
        <w:t>явля</w:t>
      </w:r>
      <w:r w:rsidR="00843473">
        <w:rPr>
          <w:rFonts w:ascii="Arial Narrow" w:hAnsi="Arial Narrow"/>
          <w:sz w:val="24"/>
          <w:szCs w:val="24"/>
          <w:lang w:val="ru-RU"/>
        </w:rPr>
        <w:t>е</w:t>
      </w:r>
      <w:r w:rsidR="00843473" w:rsidRPr="00843473">
        <w:rPr>
          <w:rFonts w:ascii="Arial Narrow" w:hAnsi="Arial Narrow"/>
          <w:sz w:val="24"/>
          <w:szCs w:val="24"/>
          <w:lang w:val="ru-RU"/>
        </w:rPr>
        <w:t>тся</w:t>
      </w:r>
      <w:r w:rsidR="00843473" w:rsidRPr="00843473">
        <w:rPr>
          <w:rFonts w:ascii="Arial Narrow" w:hAnsi="Arial Narrow"/>
          <w:sz w:val="24"/>
          <w:szCs w:val="24"/>
        </w:rPr>
        <w:t xml:space="preserve"> </w:t>
      </w:r>
      <w:r w:rsidR="00843473" w:rsidRPr="00843473">
        <w:rPr>
          <w:rFonts w:ascii="Arial Narrow" w:hAnsi="Arial Narrow"/>
          <w:sz w:val="24"/>
          <w:szCs w:val="24"/>
          <w:lang w:val="ru-RU"/>
        </w:rPr>
        <w:t>указател</w:t>
      </w:r>
      <w:r w:rsidR="00843473">
        <w:rPr>
          <w:rFonts w:ascii="Arial Narrow" w:hAnsi="Arial Narrow"/>
          <w:sz w:val="24"/>
          <w:szCs w:val="24"/>
          <w:lang w:val="ru-RU"/>
        </w:rPr>
        <w:t>е</w:t>
      </w:r>
      <w:r w:rsidR="00843473" w:rsidRPr="00843473">
        <w:rPr>
          <w:rFonts w:ascii="Arial Narrow" w:hAnsi="Arial Narrow"/>
          <w:sz w:val="24"/>
          <w:szCs w:val="24"/>
          <w:lang w:val="ru-RU"/>
        </w:rPr>
        <w:t>м</w:t>
      </w:r>
      <w:r w:rsidR="00843473" w:rsidRPr="00843473">
        <w:rPr>
          <w:rFonts w:ascii="Arial Narrow" w:hAnsi="Arial Narrow"/>
          <w:sz w:val="24"/>
          <w:szCs w:val="24"/>
        </w:rPr>
        <w:t xml:space="preserve"> </w:t>
      </w:r>
      <w:r w:rsidR="00843473" w:rsidRPr="00843473">
        <w:rPr>
          <w:rFonts w:ascii="Arial Narrow" w:hAnsi="Arial Narrow"/>
          <w:sz w:val="24"/>
          <w:szCs w:val="24"/>
          <w:lang w:val="ru-RU"/>
        </w:rPr>
        <w:t>на</w:t>
      </w:r>
      <w:r w:rsidR="00843473" w:rsidRPr="00843473">
        <w:rPr>
          <w:rFonts w:ascii="Arial Narrow" w:hAnsi="Arial Narrow"/>
          <w:sz w:val="24"/>
          <w:szCs w:val="24"/>
        </w:rPr>
        <w:t xml:space="preserve"> </w:t>
      </w:r>
      <w:r w:rsidR="00843473" w:rsidRPr="00843473">
        <w:rPr>
          <w:rFonts w:ascii="Arial Narrow" w:hAnsi="Arial Narrow"/>
          <w:sz w:val="24"/>
          <w:szCs w:val="24"/>
          <w:lang w:val="ru-RU"/>
        </w:rPr>
        <w:t>область</w:t>
      </w:r>
      <w:r w:rsidR="00843473" w:rsidRPr="00843473">
        <w:rPr>
          <w:rFonts w:ascii="Arial Narrow" w:hAnsi="Arial Narrow"/>
          <w:sz w:val="24"/>
          <w:szCs w:val="24"/>
        </w:rPr>
        <w:t xml:space="preserve"> </w:t>
      </w:r>
      <w:r w:rsidR="00843473" w:rsidRPr="00843473">
        <w:rPr>
          <w:rFonts w:ascii="Arial Narrow" w:hAnsi="Arial Narrow"/>
          <w:sz w:val="24"/>
          <w:szCs w:val="24"/>
          <w:lang w:val="ru-RU"/>
        </w:rPr>
        <w:t>памяти</w:t>
      </w:r>
      <w:r w:rsidR="00843473" w:rsidRPr="00843473">
        <w:rPr>
          <w:rFonts w:ascii="Arial Narrow" w:hAnsi="Arial Narrow"/>
          <w:sz w:val="24"/>
          <w:szCs w:val="24"/>
        </w:rPr>
        <w:t xml:space="preserve"> – </w:t>
      </w:r>
      <w:r w:rsidR="00843473" w:rsidRPr="00843473">
        <w:rPr>
          <w:rFonts w:ascii="Arial Narrow" w:hAnsi="Arial Narrow"/>
          <w:sz w:val="24"/>
          <w:szCs w:val="24"/>
          <w:highlight w:val="yellow"/>
          <w:lang w:val="ru-RU"/>
        </w:rPr>
        <w:t>это</w:t>
      </w:r>
      <w:r w:rsidR="00843473" w:rsidRPr="00843473">
        <w:rPr>
          <w:rFonts w:ascii="Arial Narrow" w:hAnsi="Arial Narrow"/>
          <w:sz w:val="24"/>
          <w:szCs w:val="24"/>
          <w:highlight w:val="yellow"/>
        </w:rPr>
        <w:t xml:space="preserve"> </w:t>
      </w:r>
      <w:r w:rsidR="00843473" w:rsidRPr="00843473">
        <w:rPr>
          <w:rFonts w:ascii="Arial Narrow" w:hAnsi="Arial Narrow"/>
          <w:sz w:val="24"/>
          <w:szCs w:val="24"/>
          <w:highlight w:val="yellow"/>
          <w:lang w:val="ru-RU"/>
        </w:rPr>
        <w:t>алиас</w:t>
      </w:r>
      <w:r w:rsidR="00843473" w:rsidRPr="00843473">
        <w:rPr>
          <w:rFonts w:ascii="Arial Narrow" w:hAnsi="Arial Narrow"/>
          <w:sz w:val="24"/>
          <w:szCs w:val="24"/>
          <w:highlight w:val="yellow"/>
        </w:rPr>
        <w:t>/</w:t>
      </w:r>
      <w:r w:rsidR="00843473" w:rsidRPr="00843473">
        <w:rPr>
          <w:rFonts w:ascii="Arial Narrow" w:hAnsi="Arial Narrow"/>
          <w:sz w:val="24"/>
          <w:szCs w:val="24"/>
          <w:highlight w:val="yellow"/>
          <w:lang w:val="ru-RU"/>
        </w:rPr>
        <w:t>синоним</w:t>
      </w:r>
      <w:r w:rsidR="00843473" w:rsidRPr="00843473">
        <w:rPr>
          <w:rFonts w:ascii="Arial Narrow" w:hAnsi="Arial Narrow"/>
          <w:sz w:val="24"/>
          <w:szCs w:val="24"/>
          <w:highlight w:val="yellow"/>
        </w:rPr>
        <w:t xml:space="preserve"> </w:t>
      </w:r>
      <w:r w:rsidR="00843473" w:rsidRPr="00843473">
        <w:rPr>
          <w:rFonts w:ascii="Arial Narrow" w:hAnsi="Arial Narrow"/>
          <w:sz w:val="24"/>
          <w:szCs w:val="24"/>
          <w:highlight w:val="yellow"/>
          <w:lang w:val="ru-RU"/>
        </w:rPr>
        <w:t>переменной</w:t>
      </w:r>
      <w:r w:rsidR="00843473" w:rsidRPr="00843473">
        <w:rPr>
          <w:rFonts w:ascii="Arial Narrow" w:hAnsi="Arial Narrow"/>
          <w:sz w:val="24"/>
          <w:szCs w:val="24"/>
        </w:rPr>
        <w:t>.</w:t>
      </w:r>
    </w:p>
    <w:p w:rsidR="00843473" w:rsidRDefault="00843473" w:rsidP="000814CF">
      <w:pPr>
        <w:spacing w:after="0" w:line="240" w:lineRule="auto"/>
        <w:ind w:firstLine="567"/>
        <w:jc w:val="both"/>
        <w:rPr>
          <w:rFonts w:ascii="Arial Narrow" w:eastAsia="Times New Roman" w:hAnsi="Arial Narrow" w:cs="Times New Roman"/>
          <w:color w:val="000000" w:themeColor="text1"/>
          <w:sz w:val="24"/>
          <w:szCs w:val="24"/>
        </w:rPr>
      </w:pPr>
      <w:r>
        <w:rPr>
          <w:rFonts w:ascii="Arial Narrow" w:eastAsia="Times New Roman" w:hAnsi="Arial Narrow" w:cs="Times New Roman"/>
          <w:color w:val="000000" w:themeColor="text1"/>
          <w:sz w:val="24"/>
          <w:szCs w:val="24"/>
        </w:rPr>
        <w:t xml:space="preserve"> </w:t>
      </w:r>
    </w:p>
    <w:p w:rsidR="00843473" w:rsidRDefault="00843473" w:rsidP="000814CF">
      <w:pPr>
        <w:spacing w:after="0" w:line="240" w:lineRule="auto"/>
        <w:ind w:firstLine="567"/>
        <w:jc w:val="both"/>
        <w:rPr>
          <w:rFonts w:ascii="Arial Narrow" w:eastAsia="Times New Roman" w:hAnsi="Arial Narrow" w:cs="Times New Roman"/>
          <w:color w:val="000000" w:themeColor="text1"/>
          <w:sz w:val="24"/>
          <w:szCs w:val="24"/>
        </w:rPr>
      </w:pPr>
      <w:r>
        <w:rPr>
          <w:noProof/>
        </w:rPr>
        <w:drawing>
          <wp:inline distT="0" distB="0" distL="0" distR="0" wp14:anchorId="3F48B358" wp14:editId="63150A83">
            <wp:extent cx="2726711" cy="1669415"/>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67427" cy="1694343"/>
                    </a:xfrm>
                    <a:prstGeom prst="rect">
                      <a:avLst/>
                    </a:prstGeom>
                  </pic:spPr>
                </pic:pic>
              </a:graphicData>
            </a:graphic>
          </wp:inline>
        </w:drawing>
      </w:r>
    </w:p>
    <w:p w:rsidR="00843473" w:rsidRDefault="00843473" w:rsidP="000814CF">
      <w:pPr>
        <w:spacing w:after="0" w:line="240" w:lineRule="auto"/>
        <w:ind w:firstLine="567"/>
        <w:jc w:val="both"/>
        <w:rPr>
          <w:rFonts w:ascii="Arial Narrow" w:eastAsia="Times New Roman" w:hAnsi="Arial Narrow" w:cs="Times New Roman"/>
          <w:color w:val="000000" w:themeColor="text1"/>
          <w:sz w:val="24"/>
          <w:szCs w:val="24"/>
        </w:rPr>
      </w:pPr>
    </w:p>
    <w:p w:rsidR="00ED270A" w:rsidRPr="00EA3BBF" w:rsidRDefault="00ED270A" w:rsidP="00ED270A">
      <w:pPr>
        <w:spacing w:after="0" w:line="240" w:lineRule="auto"/>
        <w:ind w:firstLine="567"/>
        <w:jc w:val="both"/>
        <w:rPr>
          <w:rFonts w:ascii="Arial Narrow" w:eastAsia="Times New Roman" w:hAnsi="Arial Narrow" w:cs="Times New Roman"/>
          <w:b/>
          <w:i/>
          <w:color w:val="000000" w:themeColor="text1"/>
          <w:sz w:val="24"/>
          <w:szCs w:val="24"/>
        </w:rPr>
      </w:pPr>
      <w:r w:rsidRPr="00EA3BBF">
        <w:rPr>
          <w:rFonts w:ascii="Arial Narrow" w:eastAsia="Times New Roman" w:hAnsi="Arial Narrow" w:cs="Times New Roman"/>
          <w:b/>
          <w:i/>
          <w:color w:val="000000" w:themeColor="text1"/>
          <w:sz w:val="24"/>
          <w:szCs w:val="24"/>
        </w:rPr>
        <w:t>Field symbols are of two types</w:t>
      </w:r>
    </w:p>
    <w:p w:rsidR="00ED270A" w:rsidRPr="00ED270A" w:rsidRDefault="00ED270A" w:rsidP="00D613E2">
      <w:pPr>
        <w:numPr>
          <w:ilvl w:val="0"/>
          <w:numId w:val="12"/>
        </w:numPr>
        <w:tabs>
          <w:tab w:val="clear" w:pos="720"/>
          <w:tab w:val="num" w:pos="1134"/>
        </w:tabs>
        <w:spacing w:after="0" w:line="240" w:lineRule="auto"/>
        <w:ind w:left="1134"/>
        <w:jc w:val="both"/>
        <w:rPr>
          <w:rStyle w:val="token"/>
          <w:rFonts w:ascii="Arial Narrow" w:hAnsi="Arial Narrow"/>
          <w:color w:val="000000" w:themeColor="text1"/>
          <w:sz w:val="24"/>
          <w:szCs w:val="24"/>
        </w:rPr>
      </w:pPr>
      <w:r w:rsidRPr="00ED270A">
        <w:rPr>
          <w:rFonts w:ascii="Arial Narrow" w:eastAsia="Times New Roman" w:hAnsi="Arial Narrow" w:cs="Times New Roman"/>
          <w:b/>
          <w:sz w:val="24"/>
          <w:szCs w:val="24"/>
        </w:rPr>
        <w:t>typed</w:t>
      </w:r>
      <w:r w:rsidRPr="00ED270A">
        <w:rPr>
          <w:rFonts w:ascii="Arial Narrow" w:eastAsia="Times New Roman" w:hAnsi="Arial Narrow" w:cs="Times New Roman"/>
          <w:sz w:val="24"/>
          <w:szCs w:val="24"/>
        </w:rPr>
        <w:t xml:space="preserve"> - </w:t>
      </w:r>
      <w:r w:rsidRPr="00ED270A">
        <w:rPr>
          <w:rStyle w:val="token"/>
          <w:rFonts w:ascii="Arial Narrow" w:hAnsi="Arial Narrow"/>
          <w:sz w:val="24"/>
          <w:szCs w:val="24"/>
        </w:rPr>
        <w:t>FIELD-SYMBOLS:</w:t>
      </w:r>
      <w:r w:rsidRPr="00ED270A">
        <w:rPr>
          <w:rStyle w:val="HTML1"/>
          <w:rFonts w:ascii="Arial Narrow" w:eastAsiaTheme="minorHAnsi" w:hAnsi="Arial Narrow"/>
          <w:sz w:val="24"/>
          <w:szCs w:val="24"/>
        </w:rPr>
        <w:t xml:space="preserve"> &lt;fs_num&gt; </w:t>
      </w:r>
      <w:r w:rsidRPr="00ED270A">
        <w:rPr>
          <w:rStyle w:val="token"/>
          <w:rFonts w:ascii="Arial Narrow" w:hAnsi="Arial Narrow"/>
          <w:i/>
          <w:color w:val="002060"/>
          <w:sz w:val="24"/>
          <w:szCs w:val="24"/>
        </w:rPr>
        <w:t>TYPE</w:t>
      </w:r>
      <w:r w:rsidRPr="00ED270A">
        <w:rPr>
          <w:rStyle w:val="HTML1"/>
          <w:rFonts w:ascii="Arial Narrow" w:eastAsiaTheme="minorHAnsi" w:hAnsi="Arial Narrow"/>
          <w:i/>
          <w:color w:val="002060"/>
          <w:sz w:val="24"/>
          <w:szCs w:val="24"/>
        </w:rPr>
        <w:t xml:space="preserve"> </w:t>
      </w:r>
      <w:r w:rsidRPr="00ED270A">
        <w:rPr>
          <w:rStyle w:val="token"/>
          <w:rFonts w:ascii="Arial Narrow" w:hAnsi="Arial Narrow"/>
          <w:i/>
          <w:color w:val="002060"/>
          <w:sz w:val="24"/>
          <w:szCs w:val="24"/>
        </w:rPr>
        <w:t>i</w:t>
      </w:r>
      <w:r w:rsidRPr="00ED270A">
        <w:rPr>
          <w:rStyle w:val="token"/>
          <w:rFonts w:ascii="Arial Narrow" w:hAnsi="Arial Narrow"/>
          <w:color w:val="000000" w:themeColor="text1"/>
          <w:sz w:val="24"/>
          <w:szCs w:val="24"/>
        </w:rPr>
        <w:t>.</w:t>
      </w:r>
    </w:p>
    <w:p w:rsidR="00ED270A" w:rsidRPr="006400C8" w:rsidRDefault="00ED270A" w:rsidP="00D613E2">
      <w:pPr>
        <w:numPr>
          <w:ilvl w:val="0"/>
          <w:numId w:val="12"/>
        </w:numPr>
        <w:tabs>
          <w:tab w:val="clear" w:pos="720"/>
          <w:tab w:val="num" w:pos="1134"/>
        </w:tabs>
        <w:spacing w:after="0" w:line="240" w:lineRule="auto"/>
        <w:ind w:left="1134"/>
        <w:jc w:val="both"/>
        <w:rPr>
          <w:rFonts w:ascii="Arial Narrow" w:eastAsia="Times New Roman" w:hAnsi="Arial Narrow" w:cs="Times New Roman"/>
          <w:b/>
          <w:color w:val="000000" w:themeColor="text1"/>
          <w:sz w:val="24"/>
          <w:szCs w:val="24"/>
        </w:rPr>
      </w:pPr>
      <w:r>
        <w:rPr>
          <w:rFonts w:ascii="Arial Narrow" w:eastAsia="Times New Roman" w:hAnsi="Arial Narrow" w:cs="Times New Roman"/>
          <w:b/>
          <w:sz w:val="24"/>
          <w:szCs w:val="24"/>
        </w:rPr>
        <w:t>g</w:t>
      </w:r>
      <w:r w:rsidRPr="000814CF">
        <w:rPr>
          <w:rFonts w:ascii="Arial Narrow" w:eastAsia="Times New Roman" w:hAnsi="Arial Narrow" w:cs="Times New Roman"/>
          <w:b/>
          <w:sz w:val="24"/>
          <w:szCs w:val="24"/>
        </w:rPr>
        <w:t>eneric</w:t>
      </w:r>
      <w:r>
        <w:rPr>
          <w:rFonts w:ascii="Arial Narrow" w:eastAsia="Times New Roman" w:hAnsi="Arial Narrow" w:cs="Times New Roman"/>
          <w:sz w:val="24"/>
          <w:szCs w:val="24"/>
        </w:rPr>
        <w:t xml:space="preserve"> </w:t>
      </w:r>
      <w:r w:rsidRPr="006400C8">
        <w:rPr>
          <w:rFonts w:ascii="Arial Narrow" w:eastAsia="Times New Roman" w:hAnsi="Arial Narrow" w:cs="Times New Roman"/>
          <w:sz w:val="24"/>
          <w:szCs w:val="24"/>
        </w:rPr>
        <w:t xml:space="preserve">– </w:t>
      </w:r>
      <w:r w:rsidRPr="006400C8">
        <w:rPr>
          <w:rFonts w:ascii="Arial Narrow" w:eastAsia="Times New Roman" w:hAnsi="Arial Narrow" w:cs="Times New Roman"/>
          <w:i/>
          <w:color w:val="002060"/>
          <w:sz w:val="24"/>
          <w:szCs w:val="24"/>
        </w:rPr>
        <w:t>any</w:t>
      </w:r>
      <w:r w:rsidRPr="006400C8">
        <w:rPr>
          <w:rFonts w:ascii="Arial Narrow" w:eastAsia="Times New Roman" w:hAnsi="Arial Narrow" w:cs="Times New Roman"/>
          <w:sz w:val="24"/>
          <w:szCs w:val="24"/>
        </w:rPr>
        <w:t xml:space="preserve"> | </w:t>
      </w:r>
      <w:r w:rsidRPr="006400C8">
        <w:rPr>
          <w:rFonts w:ascii="Arial Narrow" w:eastAsia="Times New Roman" w:hAnsi="Arial Narrow" w:cs="Times New Roman"/>
          <w:i/>
          <w:color w:val="002060"/>
          <w:sz w:val="24"/>
          <w:szCs w:val="24"/>
        </w:rPr>
        <w:t>any table</w:t>
      </w:r>
      <w:r w:rsidRPr="006400C8">
        <w:rPr>
          <w:rStyle w:val="a4"/>
          <w:rFonts w:ascii="Arial Narrow" w:hAnsi="Arial Narrow"/>
          <w:b w:val="0"/>
          <w:color w:val="000000" w:themeColor="text1"/>
          <w:sz w:val="24"/>
          <w:szCs w:val="24"/>
        </w:rPr>
        <w:t>.</w:t>
      </w:r>
    </w:p>
    <w:p w:rsidR="00ED270A" w:rsidRDefault="00ED270A" w:rsidP="000814CF">
      <w:pPr>
        <w:spacing w:after="0" w:line="240" w:lineRule="auto"/>
        <w:ind w:firstLine="567"/>
        <w:jc w:val="both"/>
        <w:rPr>
          <w:rFonts w:ascii="Arial Narrow" w:hAnsi="Arial Narrow"/>
          <w:sz w:val="24"/>
          <w:szCs w:val="24"/>
          <w:lang w:val="ru-RU"/>
        </w:rPr>
      </w:pPr>
    </w:p>
    <w:p w:rsidR="00843473" w:rsidRDefault="00843473" w:rsidP="000814CF">
      <w:pPr>
        <w:spacing w:after="0" w:line="240" w:lineRule="auto"/>
        <w:ind w:firstLine="567"/>
        <w:jc w:val="both"/>
        <w:rPr>
          <w:rFonts w:ascii="Arial Narrow" w:hAnsi="Arial Narrow"/>
          <w:sz w:val="24"/>
          <w:szCs w:val="24"/>
          <w:lang w:val="ru-RU"/>
        </w:rPr>
      </w:pPr>
      <w:r>
        <w:rPr>
          <w:rFonts w:ascii="Arial Narrow" w:hAnsi="Arial Narrow"/>
          <w:sz w:val="24"/>
          <w:szCs w:val="24"/>
          <w:lang w:val="ru-RU"/>
        </w:rPr>
        <w:t>С</w:t>
      </w:r>
      <w:r w:rsidRPr="00843473">
        <w:rPr>
          <w:rFonts w:ascii="Arial Narrow" w:hAnsi="Arial Narrow"/>
          <w:sz w:val="24"/>
          <w:szCs w:val="24"/>
          <w:lang w:val="ru-RU"/>
        </w:rPr>
        <w:t xml:space="preserve">имволы </w:t>
      </w:r>
      <w:r w:rsidRPr="00843473">
        <w:rPr>
          <w:rFonts w:ascii="Arial Narrow" w:hAnsi="Arial Narrow"/>
          <w:b/>
          <w:sz w:val="24"/>
          <w:szCs w:val="24"/>
          <w:lang w:val="ru-RU"/>
        </w:rPr>
        <w:t>&lt;&gt;</w:t>
      </w:r>
      <w:r w:rsidRPr="00843473">
        <w:rPr>
          <w:rFonts w:ascii="Arial Narrow" w:hAnsi="Arial Narrow"/>
          <w:sz w:val="24"/>
          <w:szCs w:val="24"/>
          <w:lang w:val="ru-RU"/>
        </w:rPr>
        <w:t xml:space="preserve"> </w:t>
      </w:r>
      <w:r w:rsidRPr="00843473">
        <w:rPr>
          <w:rFonts w:ascii="Arial Narrow" w:hAnsi="Arial Narrow"/>
          <w:sz w:val="24"/>
          <w:szCs w:val="24"/>
          <w:highlight w:val="yellow"/>
          <w:lang w:val="ru-RU"/>
        </w:rPr>
        <w:t>являются частью синтаксиса и обязательны</w:t>
      </w:r>
      <w:r w:rsidRPr="00843473">
        <w:rPr>
          <w:rFonts w:ascii="Arial Narrow" w:hAnsi="Arial Narrow"/>
          <w:sz w:val="24"/>
          <w:szCs w:val="24"/>
          <w:lang w:val="ru-RU"/>
        </w:rPr>
        <w:t xml:space="preserve"> при объявлении</w:t>
      </w:r>
    </w:p>
    <w:p w:rsidR="00843473" w:rsidRDefault="00843473" w:rsidP="000814CF">
      <w:pPr>
        <w:spacing w:after="0" w:line="240" w:lineRule="auto"/>
        <w:ind w:firstLine="567"/>
        <w:jc w:val="both"/>
        <w:rPr>
          <w:rFonts w:ascii="Arial Narrow" w:hAnsi="Arial Narrow"/>
          <w:sz w:val="24"/>
          <w:szCs w:val="24"/>
          <w:lang w:val="ru-RU"/>
        </w:rPr>
      </w:pPr>
    </w:p>
    <w:p w:rsidR="00843473" w:rsidRPr="00843473" w:rsidRDefault="00843473" w:rsidP="00843473">
      <w:pPr>
        <w:spacing w:after="0" w:line="240" w:lineRule="auto"/>
        <w:ind w:firstLine="567"/>
        <w:rPr>
          <w:rFonts w:ascii="Arial Narrow" w:eastAsia="Times New Roman" w:hAnsi="Arial Narrow" w:cs="Times New Roman"/>
          <w:sz w:val="24"/>
          <w:szCs w:val="24"/>
        </w:rPr>
      </w:pPr>
      <w:r w:rsidRPr="00843473">
        <w:rPr>
          <w:rFonts w:ascii="Arial Narrow" w:eastAsia="Times New Roman" w:hAnsi="Arial Narrow" w:cs="Times New Roman"/>
          <w:sz w:val="24"/>
          <w:szCs w:val="24"/>
        </w:rPr>
        <w:lastRenderedPageBreak/>
        <w:t xml:space="preserve">FIELD-SYMBOLS </w:t>
      </w:r>
      <w:r w:rsidRPr="00843473">
        <w:rPr>
          <w:rFonts w:ascii="Arial Narrow" w:eastAsia="Times New Roman" w:hAnsi="Arial Narrow" w:cs="Times New Roman"/>
          <w:sz w:val="24"/>
          <w:szCs w:val="24"/>
          <w:highlight w:val="yellow"/>
        </w:rPr>
        <w:t>&lt;fs_xx&gt;</w:t>
      </w:r>
      <w:r w:rsidRPr="00843473">
        <w:rPr>
          <w:rFonts w:ascii="Arial Narrow" w:eastAsia="Times New Roman" w:hAnsi="Arial Narrow" w:cs="Times New Roman"/>
          <w:sz w:val="24"/>
          <w:szCs w:val="24"/>
        </w:rPr>
        <w:t xml:space="preserve"> TYPE CSEQUENCE.</w:t>
      </w:r>
    </w:p>
    <w:p w:rsidR="00ED270A" w:rsidRPr="00D15483" w:rsidRDefault="00ED270A" w:rsidP="00ED270A">
      <w:pPr>
        <w:pStyle w:val="HTML"/>
        <w:ind w:firstLine="567"/>
        <w:rPr>
          <w:rStyle w:val="HTML1"/>
          <w:rFonts w:ascii="Arial Narrow" w:hAnsi="Arial Narrow"/>
          <w:color w:val="000000" w:themeColor="text1"/>
          <w:sz w:val="24"/>
          <w:szCs w:val="24"/>
        </w:rPr>
      </w:pPr>
      <w:r w:rsidRPr="000814CF">
        <w:rPr>
          <w:rStyle w:val="token"/>
          <w:rFonts w:ascii="Arial Narrow" w:hAnsi="Arial Narrow"/>
          <w:sz w:val="24"/>
          <w:szCs w:val="24"/>
        </w:rPr>
        <w:t>FIELD-SYMBOLS:</w:t>
      </w:r>
      <w:r w:rsidRPr="000814CF">
        <w:rPr>
          <w:rStyle w:val="HTML1"/>
          <w:rFonts w:ascii="Arial Narrow" w:hAnsi="Arial Narrow"/>
          <w:sz w:val="24"/>
          <w:szCs w:val="24"/>
        </w:rPr>
        <w:t xml:space="preserve"> &lt;fs_num&gt; </w:t>
      </w:r>
      <w:r w:rsidRPr="00EA3BBF">
        <w:rPr>
          <w:rStyle w:val="token"/>
          <w:rFonts w:ascii="Arial Narrow" w:hAnsi="Arial Narrow"/>
          <w:color w:val="000000" w:themeColor="text1"/>
          <w:sz w:val="24"/>
          <w:szCs w:val="24"/>
          <w:highlight w:val="yellow"/>
        </w:rPr>
        <w:t>TYPE</w:t>
      </w:r>
      <w:r w:rsidRPr="00EA3BBF">
        <w:rPr>
          <w:rStyle w:val="HTML1"/>
          <w:rFonts w:ascii="Arial Narrow" w:hAnsi="Arial Narrow"/>
          <w:color w:val="000000" w:themeColor="text1"/>
          <w:sz w:val="24"/>
          <w:szCs w:val="24"/>
          <w:highlight w:val="yellow"/>
        </w:rPr>
        <w:t xml:space="preserve"> </w:t>
      </w:r>
      <w:r w:rsidRPr="00EA3BBF">
        <w:rPr>
          <w:rStyle w:val="token"/>
          <w:rFonts w:ascii="Arial Narrow" w:hAnsi="Arial Narrow"/>
          <w:color w:val="000000" w:themeColor="text1"/>
          <w:sz w:val="24"/>
          <w:szCs w:val="24"/>
          <w:highlight w:val="yellow"/>
        </w:rPr>
        <w:t>i.</w:t>
      </w:r>
    </w:p>
    <w:p w:rsidR="00EA3BBF" w:rsidRPr="00ED270A" w:rsidRDefault="00EA3BBF" w:rsidP="000814CF">
      <w:pPr>
        <w:spacing w:after="0" w:line="240" w:lineRule="auto"/>
        <w:ind w:firstLine="567"/>
        <w:jc w:val="both"/>
        <w:rPr>
          <w:rFonts w:ascii="Arial Narrow" w:hAnsi="Arial Narrow"/>
          <w:sz w:val="24"/>
          <w:szCs w:val="24"/>
        </w:rPr>
      </w:pPr>
    </w:p>
    <w:p w:rsidR="00ED270A" w:rsidRPr="00ED270A" w:rsidRDefault="00843473" w:rsidP="000814CF">
      <w:pPr>
        <w:spacing w:after="0" w:line="240" w:lineRule="auto"/>
        <w:ind w:firstLine="567"/>
        <w:jc w:val="both"/>
        <w:rPr>
          <w:rStyle w:val="a4"/>
          <w:rFonts w:ascii="Arial Narrow" w:hAnsi="Arial Narrow"/>
          <w:sz w:val="24"/>
          <w:szCs w:val="24"/>
          <w:lang w:val="ru-RU"/>
        </w:rPr>
      </w:pPr>
      <w:r w:rsidRPr="00843473">
        <w:rPr>
          <w:rFonts w:ascii="Arial Narrow" w:hAnsi="Arial Narrow"/>
          <w:sz w:val="24"/>
          <w:szCs w:val="24"/>
          <w:lang w:val="ru-RU"/>
        </w:rPr>
        <w:t xml:space="preserve">По умолчанию для </w:t>
      </w:r>
      <w:r w:rsidRPr="00843473">
        <w:rPr>
          <w:rFonts w:ascii="Arial Narrow" w:hAnsi="Arial Narrow"/>
          <w:sz w:val="24"/>
          <w:szCs w:val="24"/>
        </w:rPr>
        <w:t>field</w:t>
      </w:r>
      <w:r w:rsidRPr="00843473">
        <w:rPr>
          <w:rFonts w:ascii="Arial Narrow" w:hAnsi="Arial Narrow"/>
          <w:sz w:val="24"/>
          <w:szCs w:val="24"/>
          <w:lang w:val="ru-RU"/>
        </w:rPr>
        <w:t>-</w:t>
      </w:r>
      <w:r w:rsidRPr="00843473">
        <w:rPr>
          <w:rFonts w:ascii="Arial Narrow" w:hAnsi="Arial Narrow"/>
          <w:sz w:val="24"/>
          <w:szCs w:val="24"/>
        </w:rPr>
        <w:t>symbols</w:t>
      </w:r>
      <w:r w:rsidRPr="00843473">
        <w:rPr>
          <w:rFonts w:ascii="Arial Narrow" w:hAnsi="Arial Narrow"/>
          <w:sz w:val="24"/>
          <w:szCs w:val="24"/>
          <w:lang w:val="ru-RU"/>
        </w:rPr>
        <w:t xml:space="preserve"> нет присвоения к какой-либо переменной </w:t>
      </w:r>
      <w:r>
        <w:rPr>
          <w:rFonts w:ascii="Arial Narrow" w:hAnsi="Arial Narrow"/>
          <w:sz w:val="24"/>
          <w:szCs w:val="24"/>
          <w:lang w:val="ru-RU"/>
        </w:rPr>
        <w:sym w:font="Symbol" w:char="F0DE"/>
      </w:r>
      <w:r w:rsidRPr="00843473">
        <w:rPr>
          <w:rFonts w:ascii="Arial Narrow" w:hAnsi="Arial Narrow"/>
          <w:sz w:val="24"/>
          <w:szCs w:val="24"/>
          <w:lang w:val="ru-RU"/>
        </w:rPr>
        <w:t xml:space="preserve"> если мы обратимся к не присвоенному </w:t>
      </w:r>
      <w:r w:rsidRPr="00843473">
        <w:rPr>
          <w:rFonts w:ascii="Arial Narrow" w:hAnsi="Arial Narrow"/>
          <w:sz w:val="24"/>
          <w:szCs w:val="24"/>
        </w:rPr>
        <w:t>field</w:t>
      </w:r>
      <w:r w:rsidRPr="00843473">
        <w:rPr>
          <w:rFonts w:ascii="Arial Narrow" w:hAnsi="Arial Narrow"/>
          <w:sz w:val="24"/>
          <w:szCs w:val="24"/>
          <w:lang w:val="ru-RU"/>
        </w:rPr>
        <w:t>-</w:t>
      </w:r>
      <w:r w:rsidRPr="00843473">
        <w:rPr>
          <w:rFonts w:ascii="Arial Narrow" w:hAnsi="Arial Narrow"/>
          <w:sz w:val="24"/>
          <w:szCs w:val="24"/>
        </w:rPr>
        <w:t>symbols</w:t>
      </w:r>
      <w:r w:rsidRPr="00843473">
        <w:rPr>
          <w:rFonts w:ascii="Arial Narrow" w:hAnsi="Arial Narrow"/>
          <w:sz w:val="24"/>
          <w:szCs w:val="24"/>
          <w:lang w:val="ru-RU"/>
        </w:rPr>
        <w:t xml:space="preserve"> - программа упадет в дамп </w:t>
      </w:r>
      <w:r w:rsidRPr="00843473">
        <w:rPr>
          <w:rFonts w:ascii="Arial Narrow" w:hAnsi="Arial Narrow"/>
          <w:sz w:val="24"/>
          <w:szCs w:val="24"/>
        </w:rPr>
        <w:t>c</w:t>
      </w:r>
      <w:r w:rsidRPr="00843473">
        <w:rPr>
          <w:rFonts w:ascii="Arial Narrow" w:hAnsi="Arial Narrow"/>
          <w:sz w:val="24"/>
          <w:szCs w:val="24"/>
          <w:lang w:val="ru-RU"/>
        </w:rPr>
        <w:t xml:space="preserve"> динамической не обрабатываемой ошибкой </w:t>
      </w:r>
      <w:r w:rsidRPr="00843473">
        <w:rPr>
          <w:rFonts w:ascii="Arial Narrow" w:hAnsi="Arial Narrow"/>
          <w:sz w:val="24"/>
          <w:szCs w:val="24"/>
        </w:rPr>
        <w:t>GETWA</w:t>
      </w:r>
      <w:r w:rsidRPr="00843473">
        <w:rPr>
          <w:rFonts w:ascii="Arial Narrow" w:hAnsi="Arial Narrow"/>
          <w:sz w:val="24"/>
          <w:szCs w:val="24"/>
          <w:lang w:val="ru-RU"/>
        </w:rPr>
        <w:t>_</w:t>
      </w:r>
      <w:r w:rsidRPr="00843473">
        <w:rPr>
          <w:rFonts w:ascii="Arial Narrow" w:hAnsi="Arial Narrow"/>
          <w:sz w:val="24"/>
          <w:szCs w:val="24"/>
        </w:rPr>
        <w:t>NOT</w:t>
      </w:r>
      <w:r w:rsidRPr="00843473">
        <w:rPr>
          <w:rFonts w:ascii="Arial Narrow" w:hAnsi="Arial Narrow"/>
          <w:sz w:val="24"/>
          <w:szCs w:val="24"/>
          <w:lang w:val="ru-RU"/>
        </w:rPr>
        <w:t>_</w:t>
      </w:r>
      <w:r w:rsidRPr="00843473">
        <w:rPr>
          <w:rFonts w:ascii="Arial Narrow" w:hAnsi="Arial Narrow"/>
          <w:sz w:val="24"/>
          <w:szCs w:val="24"/>
        </w:rPr>
        <w:t>ASSIGNED</w:t>
      </w:r>
      <w:r w:rsidRPr="00843473">
        <w:rPr>
          <w:rFonts w:ascii="Arial Narrow" w:hAnsi="Arial Narrow"/>
          <w:sz w:val="24"/>
          <w:szCs w:val="24"/>
          <w:lang w:val="ru-RU"/>
        </w:rPr>
        <w:t xml:space="preserve">. </w:t>
      </w:r>
      <w:r w:rsidR="00ED270A">
        <w:rPr>
          <w:rFonts w:ascii="Arial Narrow" w:hAnsi="Arial Narrow"/>
          <w:sz w:val="24"/>
          <w:szCs w:val="24"/>
          <w:lang w:val="ru-RU"/>
        </w:rPr>
        <w:t>Но - е</w:t>
      </w:r>
      <w:r w:rsidRPr="00ED270A">
        <w:rPr>
          <w:rFonts w:ascii="Arial Narrow" w:hAnsi="Arial Narrow"/>
          <w:sz w:val="24"/>
          <w:szCs w:val="24"/>
          <w:lang w:val="ru-RU"/>
        </w:rPr>
        <w:t xml:space="preserve">сли объявить </w:t>
      </w:r>
      <w:r w:rsidRPr="00ED270A">
        <w:rPr>
          <w:rFonts w:ascii="Arial Narrow" w:hAnsi="Arial Narrow"/>
          <w:sz w:val="24"/>
          <w:szCs w:val="24"/>
        </w:rPr>
        <w:t>field</w:t>
      </w:r>
      <w:r w:rsidRPr="00ED270A">
        <w:rPr>
          <w:rFonts w:ascii="Arial Narrow" w:hAnsi="Arial Narrow"/>
          <w:sz w:val="24"/>
          <w:szCs w:val="24"/>
          <w:lang w:val="ru-RU"/>
        </w:rPr>
        <w:t>-</w:t>
      </w:r>
      <w:r w:rsidRPr="00ED270A">
        <w:rPr>
          <w:rFonts w:ascii="Arial Narrow" w:hAnsi="Arial Narrow"/>
          <w:sz w:val="24"/>
          <w:szCs w:val="24"/>
        </w:rPr>
        <w:t>symbol</w:t>
      </w:r>
      <w:r w:rsidRPr="00ED270A">
        <w:rPr>
          <w:rFonts w:ascii="Arial Narrow" w:hAnsi="Arial Narrow"/>
          <w:sz w:val="24"/>
          <w:szCs w:val="24"/>
          <w:lang w:val="ru-RU"/>
        </w:rPr>
        <w:t xml:space="preserve"> </w:t>
      </w:r>
      <w:r w:rsidR="00ED270A" w:rsidRPr="00ED270A">
        <w:rPr>
          <w:rFonts w:ascii="Arial Narrow" w:hAnsi="Arial Narrow"/>
          <w:sz w:val="24"/>
          <w:szCs w:val="24"/>
          <w:lang w:val="ru-RU"/>
        </w:rPr>
        <w:t xml:space="preserve">глобально </w:t>
      </w:r>
      <w:r w:rsidRPr="00ED270A">
        <w:rPr>
          <w:rFonts w:ascii="Arial Narrow" w:hAnsi="Arial Narrow"/>
          <w:sz w:val="24"/>
          <w:szCs w:val="24"/>
          <w:lang w:val="ru-RU"/>
        </w:rPr>
        <w:t>без указания типа - тип будет определен как символьный - а пол</w:t>
      </w:r>
      <w:r w:rsidR="00ED270A">
        <w:rPr>
          <w:rFonts w:ascii="Arial Narrow" w:hAnsi="Arial Narrow"/>
          <w:sz w:val="24"/>
          <w:szCs w:val="24"/>
          <w:lang w:val="ru-RU"/>
        </w:rPr>
        <w:t>ю</w:t>
      </w:r>
      <w:r w:rsidRPr="00ED270A">
        <w:rPr>
          <w:rFonts w:ascii="Arial Narrow" w:hAnsi="Arial Narrow"/>
          <w:sz w:val="24"/>
          <w:szCs w:val="24"/>
          <w:lang w:val="ru-RU"/>
        </w:rPr>
        <w:t xml:space="preserve"> будет присвоен</w:t>
      </w:r>
      <w:r w:rsidR="00ED270A">
        <w:rPr>
          <w:rFonts w:ascii="Arial Narrow" w:hAnsi="Arial Narrow"/>
          <w:sz w:val="24"/>
          <w:szCs w:val="24"/>
          <w:lang w:val="ru-RU"/>
        </w:rPr>
        <w:t>а</w:t>
      </w:r>
      <w:r w:rsidRPr="00ED270A">
        <w:rPr>
          <w:rFonts w:ascii="Arial Narrow" w:hAnsi="Arial Narrow"/>
          <w:sz w:val="24"/>
          <w:szCs w:val="24"/>
          <w:lang w:val="ru-RU"/>
        </w:rPr>
        <w:t xml:space="preserve"> констант</w:t>
      </w:r>
      <w:r w:rsidR="00ED270A">
        <w:rPr>
          <w:rFonts w:ascii="Arial Narrow" w:hAnsi="Arial Narrow"/>
          <w:sz w:val="24"/>
          <w:szCs w:val="24"/>
          <w:lang w:val="ru-RU"/>
        </w:rPr>
        <w:t>а</w:t>
      </w:r>
      <w:r w:rsidRPr="00ED270A">
        <w:rPr>
          <w:rFonts w:ascii="Arial Narrow" w:hAnsi="Arial Narrow"/>
          <w:sz w:val="24"/>
          <w:szCs w:val="24"/>
          <w:lang w:val="ru-RU"/>
        </w:rPr>
        <w:t xml:space="preserve"> </w:t>
      </w:r>
      <w:r w:rsidRPr="00ED270A">
        <w:rPr>
          <w:rStyle w:val="a4"/>
          <w:rFonts w:ascii="Arial Narrow" w:hAnsi="Arial Narrow"/>
          <w:sz w:val="24"/>
          <w:szCs w:val="24"/>
        </w:rPr>
        <w:t>space</w:t>
      </w:r>
    </w:p>
    <w:p w:rsidR="00843473" w:rsidRDefault="00843473" w:rsidP="000814CF">
      <w:pPr>
        <w:spacing w:after="0" w:line="240" w:lineRule="auto"/>
        <w:ind w:firstLine="567"/>
        <w:jc w:val="both"/>
        <w:rPr>
          <w:rFonts w:ascii="Arial Narrow" w:hAnsi="Arial Narrow"/>
          <w:sz w:val="24"/>
          <w:szCs w:val="24"/>
          <w:lang w:val="ru-RU"/>
        </w:rPr>
      </w:pPr>
    </w:p>
    <w:p w:rsidR="00ED270A" w:rsidRPr="00ED270A" w:rsidRDefault="00ED270A" w:rsidP="00ED270A">
      <w:pPr>
        <w:spacing w:after="0" w:line="240" w:lineRule="auto"/>
        <w:ind w:firstLine="567"/>
        <w:rPr>
          <w:rFonts w:ascii="Arial Narrow" w:eastAsia="Times New Roman" w:hAnsi="Arial Narrow" w:cs="Times New Roman"/>
          <w:sz w:val="24"/>
          <w:szCs w:val="24"/>
        </w:rPr>
      </w:pPr>
      <w:r w:rsidRPr="00ED270A">
        <w:rPr>
          <w:rFonts w:ascii="Arial Narrow" w:eastAsia="Times New Roman" w:hAnsi="Arial Narrow" w:cs="Times New Roman"/>
          <w:sz w:val="24"/>
          <w:szCs w:val="24"/>
        </w:rPr>
        <w:t>REPORT  ZTEST.</w:t>
      </w:r>
    </w:p>
    <w:p w:rsidR="00ED270A" w:rsidRPr="00ED270A" w:rsidRDefault="00ED270A" w:rsidP="00ED270A">
      <w:pPr>
        <w:spacing w:after="0" w:line="240" w:lineRule="auto"/>
        <w:ind w:firstLine="567"/>
        <w:rPr>
          <w:rFonts w:ascii="Arial Narrow" w:eastAsia="Times New Roman" w:hAnsi="Arial Narrow" w:cs="Times New Roman"/>
          <w:sz w:val="24"/>
          <w:szCs w:val="24"/>
        </w:rPr>
      </w:pPr>
      <w:r w:rsidRPr="00ED270A">
        <w:rPr>
          <w:rFonts w:ascii="Arial Narrow" w:eastAsia="Times New Roman" w:hAnsi="Arial Narrow" w:cs="Times New Roman"/>
          <w:sz w:val="24"/>
          <w:szCs w:val="24"/>
        </w:rPr>
        <w:t xml:space="preserve">FIELD-SYMBOLS: </w:t>
      </w:r>
      <w:r w:rsidRPr="00ED270A">
        <w:rPr>
          <w:rFonts w:ascii="Arial Narrow" w:eastAsia="Times New Roman" w:hAnsi="Arial Narrow" w:cs="Times New Roman"/>
          <w:sz w:val="24"/>
          <w:szCs w:val="24"/>
          <w:highlight w:val="yellow"/>
        </w:rPr>
        <w:t>&lt;gv_trick&gt;</w:t>
      </w:r>
      <w:r w:rsidRPr="00ED270A">
        <w:rPr>
          <w:rFonts w:ascii="Arial Narrow" w:eastAsia="Times New Roman" w:hAnsi="Arial Narrow" w:cs="Times New Roman"/>
          <w:sz w:val="24"/>
          <w:szCs w:val="24"/>
        </w:rPr>
        <w:t>.</w:t>
      </w:r>
    </w:p>
    <w:p w:rsidR="00ED270A" w:rsidRPr="00ED270A" w:rsidRDefault="00ED270A" w:rsidP="00ED270A">
      <w:pPr>
        <w:spacing w:after="0" w:line="240" w:lineRule="auto"/>
        <w:ind w:firstLine="567"/>
        <w:jc w:val="both"/>
        <w:rPr>
          <w:rFonts w:ascii="Arial Narrow" w:hAnsi="Arial Narrow"/>
          <w:sz w:val="24"/>
          <w:szCs w:val="24"/>
        </w:rPr>
      </w:pPr>
    </w:p>
    <w:p w:rsidR="00EA3BBF" w:rsidRPr="00ED270A" w:rsidRDefault="00EA3BBF" w:rsidP="000814CF">
      <w:pPr>
        <w:spacing w:after="0" w:line="240" w:lineRule="auto"/>
        <w:ind w:firstLine="567"/>
        <w:jc w:val="both"/>
        <w:rPr>
          <w:rFonts w:ascii="Arial Narrow" w:hAnsi="Arial Narrow"/>
          <w:sz w:val="24"/>
          <w:szCs w:val="24"/>
        </w:rPr>
      </w:pPr>
    </w:p>
    <w:p w:rsidR="00EA3BBF" w:rsidRPr="00ED270A" w:rsidRDefault="00ED270A" w:rsidP="00ED270A">
      <w:pPr>
        <w:spacing w:after="0" w:line="240" w:lineRule="auto"/>
        <w:ind w:firstLine="567"/>
        <w:jc w:val="both"/>
        <w:rPr>
          <w:rFonts w:ascii="Arial Narrow" w:hAnsi="Arial Narrow"/>
          <w:sz w:val="24"/>
          <w:szCs w:val="24"/>
          <w:lang w:val="ru-RU"/>
        </w:rPr>
      </w:pPr>
      <w:r w:rsidRPr="00ED270A">
        <w:rPr>
          <w:rFonts w:ascii="Arial Narrow" w:hAnsi="Arial Narrow"/>
          <w:sz w:val="24"/>
          <w:szCs w:val="24"/>
          <w:lang w:val="ru-RU"/>
        </w:rPr>
        <w:t>Проверить присвоение можно с помощью оператор</w:t>
      </w:r>
      <w:r>
        <w:rPr>
          <w:rFonts w:ascii="Arial Narrow" w:hAnsi="Arial Narrow"/>
          <w:sz w:val="24"/>
          <w:szCs w:val="24"/>
          <w:lang w:val="ru-RU"/>
        </w:rPr>
        <w:t>ов</w:t>
      </w:r>
      <w:r w:rsidRPr="00ED270A">
        <w:rPr>
          <w:rFonts w:ascii="Arial Narrow" w:hAnsi="Arial Narrow"/>
          <w:sz w:val="24"/>
          <w:szCs w:val="24"/>
          <w:lang w:val="ru-RU"/>
        </w:rPr>
        <w:t xml:space="preserve"> </w:t>
      </w:r>
      <w:r w:rsidRPr="00ED270A">
        <w:rPr>
          <w:rFonts w:ascii="Arial Narrow" w:hAnsi="Arial Narrow"/>
          <w:b/>
          <w:sz w:val="24"/>
          <w:szCs w:val="24"/>
        </w:rPr>
        <w:t>IS</w:t>
      </w:r>
      <w:r w:rsidRPr="00ED270A">
        <w:rPr>
          <w:rFonts w:ascii="Arial Narrow" w:hAnsi="Arial Narrow"/>
          <w:b/>
          <w:sz w:val="24"/>
          <w:szCs w:val="24"/>
          <w:lang w:val="ru-RU"/>
        </w:rPr>
        <w:t xml:space="preserve"> </w:t>
      </w:r>
      <w:r w:rsidRPr="00ED270A">
        <w:rPr>
          <w:rFonts w:ascii="Arial Narrow" w:hAnsi="Arial Narrow"/>
          <w:b/>
          <w:sz w:val="24"/>
          <w:szCs w:val="24"/>
        </w:rPr>
        <w:t>ASSIGNED</w:t>
      </w:r>
      <w:r w:rsidRPr="00ED270A">
        <w:rPr>
          <w:rFonts w:ascii="Arial Narrow" w:hAnsi="Arial Narrow"/>
          <w:sz w:val="24"/>
          <w:szCs w:val="24"/>
          <w:lang w:val="ru-RU"/>
        </w:rPr>
        <w:t xml:space="preserve"> | </w:t>
      </w:r>
      <w:r w:rsidRPr="00ED270A">
        <w:rPr>
          <w:rFonts w:ascii="Arial Narrow" w:hAnsi="Arial Narrow"/>
          <w:b/>
          <w:sz w:val="24"/>
          <w:szCs w:val="24"/>
        </w:rPr>
        <w:t>IS</w:t>
      </w:r>
      <w:r w:rsidRPr="00ED270A">
        <w:rPr>
          <w:rFonts w:ascii="Arial Narrow" w:hAnsi="Arial Narrow"/>
          <w:b/>
          <w:sz w:val="24"/>
          <w:szCs w:val="24"/>
          <w:lang w:val="ru-RU"/>
        </w:rPr>
        <w:t xml:space="preserve"> </w:t>
      </w:r>
      <w:r w:rsidRPr="00ED270A">
        <w:rPr>
          <w:rFonts w:ascii="Arial Narrow" w:hAnsi="Arial Narrow"/>
          <w:b/>
          <w:sz w:val="24"/>
          <w:szCs w:val="24"/>
        </w:rPr>
        <w:t>NOT</w:t>
      </w:r>
      <w:r w:rsidRPr="00ED270A">
        <w:rPr>
          <w:rFonts w:ascii="Arial Narrow" w:hAnsi="Arial Narrow"/>
          <w:b/>
          <w:sz w:val="24"/>
          <w:szCs w:val="24"/>
          <w:lang w:val="ru-RU"/>
        </w:rPr>
        <w:t xml:space="preserve"> </w:t>
      </w:r>
      <w:r w:rsidRPr="00ED270A">
        <w:rPr>
          <w:rFonts w:ascii="Arial Narrow" w:hAnsi="Arial Narrow"/>
          <w:b/>
          <w:sz w:val="24"/>
          <w:szCs w:val="24"/>
        </w:rPr>
        <w:t>ASSIGNED</w:t>
      </w:r>
    </w:p>
    <w:p w:rsidR="00ED270A" w:rsidRPr="009D2F86" w:rsidRDefault="00ED270A" w:rsidP="00ED270A">
      <w:pPr>
        <w:spacing w:after="0" w:line="240" w:lineRule="auto"/>
        <w:ind w:firstLine="567"/>
        <w:rPr>
          <w:rFonts w:ascii="Arial Narrow" w:eastAsia="Times New Roman" w:hAnsi="Arial Narrow" w:cs="Times New Roman"/>
          <w:sz w:val="24"/>
          <w:szCs w:val="24"/>
          <w:lang w:val="ru-RU"/>
        </w:rPr>
      </w:pPr>
    </w:p>
    <w:p w:rsidR="00ED270A" w:rsidRPr="00ED270A" w:rsidRDefault="00ED270A" w:rsidP="00ED270A">
      <w:pPr>
        <w:spacing w:after="0" w:line="240" w:lineRule="auto"/>
        <w:ind w:firstLine="567"/>
        <w:rPr>
          <w:rFonts w:ascii="Arial Narrow" w:eastAsia="Times New Roman" w:hAnsi="Arial Narrow" w:cs="Times New Roman"/>
          <w:sz w:val="24"/>
          <w:szCs w:val="24"/>
        </w:rPr>
      </w:pPr>
      <w:r w:rsidRPr="00ED270A">
        <w:rPr>
          <w:rFonts w:ascii="Arial Narrow" w:eastAsia="Times New Roman" w:hAnsi="Arial Narrow" w:cs="Times New Roman"/>
          <w:sz w:val="24"/>
          <w:szCs w:val="24"/>
        </w:rPr>
        <w:t>FIELD-SYMBOLS &lt;gfs_any_string&gt; TYPE CSEQUENCE.</w:t>
      </w:r>
    </w:p>
    <w:p w:rsidR="00ED270A" w:rsidRDefault="00ED270A" w:rsidP="00ED270A">
      <w:pPr>
        <w:spacing w:after="0" w:line="240" w:lineRule="auto"/>
        <w:ind w:firstLine="567"/>
        <w:rPr>
          <w:rFonts w:ascii="Arial Narrow" w:eastAsia="Times New Roman" w:hAnsi="Arial Narrow" w:cs="Times New Roman"/>
          <w:sz w:val="24"/>
          <w:szCs w:val="24"/>
        </w:rPr>
      </w:pPr>
      <w:r w:rsidRPr="00ED270A">
        <w:rPr>
          <w:rFonts w:ascii="Arial Narrow" w:eastAsia="Times New Roman" w:hAnsi="Arial Narrow" w:cs="Times New Roman"/>
          <w:sz w:val="24"/>
          <w:szCs w:val="24"/>
        </w:rPr>
        <w:t xml:space="preserve">DATA: </w:t>
      </w:r>
      <w:r w:rsidRPr="00ED270A">
        <w:rPr>
          <w:rFonts w:ascii="Arial Narrow" w:eastAsia="Times New Roman" w:hAnsi="Arial Narrow" w:cs="Times New Roman"/>
          <w:color w:val="0070C0"/>
          <w:sz w:val="24"/>
          <w:szCs w:val="24"/>
        </w:rPr>
        <w:t>gv</w:t>
      </w:r>
      <w:r w:rsidRPr="002F2084">
        <w:rPr>
          <w:rFonts w:ascii="Arial Narrow" w:eastAsia="Times New Roman" w:hAnsi="Arial Narrow" w:cs="Times New Roman"/>
          <w:color w:val="0070C0"/>
          <w:sz w:val="24"/>
          <w:szCs w:val="24"/>
        </w:rPr>
        <w:t>_</w:t>
      </w:r>
      <w:r w:rsidRPr="00ED270A">
        <w:rPr>
          <w:rFonts w:ascii="Arial Narrow" w:eastAsia="Times New Roman" w:hAnsi="Arial Narrow" w:cs="Times New Roman"/>
          <w:color w:val="0070C0"/>
          <w:sz w:val="24"/>
          <w:szCs w:val="24"/>
        </w:rPr>
        <w:t>string</w:t>
      </w:r>
      <w:r w:rsidRPr="002F2084">
        <w:rPr>
          <w:rFonts w:ascii="Arial Narrow" w:eastAsia="Times New Roman" w:hAnsi="Arial Narrow" w:cs="Times New Roman"/>
          <w:color w:val="0070C0"/>
          <w:sz w:val="24"/>
          <w:szCs w:val="24"/>
        </w:rPr>
        <w:t xml:space="preserve"> </w:t>
      </w:r>
      <w:r w:rsidRPr="00ED270A">
        <w:rPr>
          <w:rFonts w:ascii="Arial Narrow" w:eastAsia="Times New Roman" w:hAnsi="Arial Narrow" w:cs="Times New Roman"/>
          <w:sz w:val="24"/>
          <w:szCs w:val="24"/>
        </w:rPr>
        <w:t>TYPE string VALUE 'TEST'.</w:t>
      </w:r>
    </w:p>
    <w:p w:rsidR="002F2084" w:rsidRPr="009D2F86" w:rsidRDefault="002F2084" w:rsidP="00ED270A">
      <w:pPr>
        <w:spacing w:after="0" w:line="240" w:lineRule="auto"/>
        <w:ind w:firstLine="567"/>
        <w:rPr>
          <w:rFonts w:ascii="Arial Narrow" w:eastAsia="Times New Roman" w:hAnsi="Arial Narrow" w:cs="Times New Roman"/>
          <w:i/>
          <w:sz w:val="24"/>
          <w:szCs w:val="24"/>
        </w:rPr>
      </w:pPr>
    </w:p>
    <w:p w:rsidR="00ED270A" w:rsidRPr="00ED270A" w:rsidRDefault="00ED270A" w:rsidP="00ED270A">
      <w:pPr>
        <w:spacing w:after="0" w:line="240" w:lineRule="auto"/>
        <w:ind w:firstLine="567"/>
        <w:rPr>
          <w:rFonts w:ascii="Arial Narrow" w:eastAsia="Times New Roman" w:hAnsi="Arial Narrow" w:cs="Times New Roman"/>
          <w:i/>
          <w:sz w:val="24"/>
          <w:szCs w:val="24"/>
          <w:lang w:val="ru-RU"/>
        </w:rPr>
      </w:pPr>
      <w:r w:rsidRPr="00ED270A">
        <w:rPr>
          <w:rFonts w:ascii="Arial Narrow" w:eastAsia="Times New Roman" w:hAnsi="Arial Narrow" w:cs="Times New Roman"/>
          <w:i/>
          <w:sz w:val="24"/>
          <w:szCs w:val="24"/>
          <w:lang w:val="ru-RU"/>
        </w:rPr>
        <w:t xml:space="preserve">* </w:t>
      </w:r>
      <w:r w:rsidRPr="00ED270A">
        <w:rPr>
          <w:rFonts w:ascii="Arial Narrow" w:eastAsia="Times New Roman" w:hAnsi="Arial Narrow" w:cs="Times New Roman"/>
          <w:b/>
          <w:i/>
          <w:sz w:val="24"/>
          <w:szCs w:val="24"/>
        </w:rPr>
        <w:t>C</w:t>
      </w:r>
      <w:r w:rsidRPr="00ED270A">
        <w:rPr>
          <w:rFonts w:ascii="Arial Narrow" w:hAnsi="Arial Narrow"/>
          <w:b/>
          <w:i/>
          <w:sz w:val="24"/>
          <w:szCs w:val="24"/>
          <w:lang w:val="ru-RU"/>
        </w:rPr>
        <w:t>татическое присвоение</w:t>
      </w:r>
      <w:r w:rsidRPr="00ED270A">
        <w:rPr>
          <w:rFonts w:ascii="Arial Narrow" w:hAnsi="Arial Narrow"/>
          <w:i/>
          <w:sz w:val="24"/>
          <w:szCs w:val="24"/>
          <w:lang w:val="ru-RU"/>
        </w:rPr>
        <w:t xml:space="preserve"> -  т.е. мы знаем на какую переменную мы хотим получить ссылку.</w:t>
      </w:r>
    </w:p>
    <w:p w:rsidR="00ED270A" w:rsidRPr="00ED270A" w:rsidRDefault="00ED270A" w:rsidP="00ED270A">
      <w:pPr>
        <w:spacing w:after="0" w:line="240" w:lineRule="auto"/>
        <w:ind w:firstLine="567"/>
        <w:rPr>
          <w:rFonts w:ascii="Arial Narrow" w:eastAsia="Times New Roman" w:hAnsi="Arial Narrow" w:cs="Times New Roman"/>
          <w:color w:val="000000" w:themeColor="text1"/>
          <w:sz w:val="24"/>
          <w:szCs w:val="24"/>
        </w:rPr>
      </w:pPr>
      <w:r w:rsidRPr="00ED270A">
        <w:rPr>
          <w:rFonts w:ascii="Arial Narrow" w:eastAsia="Times New Roman" w:hAnsi="Arial Narrow" w:cs="Times New Roman"/>
          <w:color w:val="000000" w:themeColor="text1"/>
          <w:sz w:val="24"/>
          <w:szCs w:val="24"/>
        </w:rPr>
        <w:t xml:space="preserve">ASSIGN </w:t>
      </w:r>
      <w:r w:rsidRPr="00ED270A">
        <w:rPr>
          <w:rFonts w:ascii="Arial Narrow" w:eastAsia="Times New Roman" w:hAnsi="Arial Narrow" w:cs="Times New Roman"/>
          <w:color w:val="0070C0"/>
          <w:sz w:val="24"/>
          <w:szCs w:val="24"/>
        </w:rPr>
        <w:t>gv</w:t>
      </w:r>
      <w:r w:rsidRPr="002F2084">
        <w:rPr>
          <w:rFonts w:ascii="Arial Narrow" w:eastAsia="Times New Roman" w:hAnsi="Arial Narrow" w:cs="Times New Roman"/>
          <w:color w:val="0070C0"/>
          <w:sz w:val="24"/>
          <w:szCs w:val="24"/>
        </w:rPr>
        <w:t>_</w:t>
      </w:r>
      <w:r w:rsidRPr="00ED270A">
        <w:rPr>
          <w:rFonts w:ascii="Arial Narrow" w:eastAsia="Times New Roman" w:hAnsi="Arial Narrow" w:cs="Times New Roman"/>
          <w:color w:val="0070C0"/>
          <w:sz w:val="24"/>
          <w:szCs w:val="24"/>
        </w:rPr>
        <w:t>string</w:t>
      </w:r>
      <w:r w:rsidRPr="002F2084">
        <w:rPr>
          <w:rFonts w:ascii="Arial Narrow" w:eastAsia="Times New Roman" w:hAnsi="Arial Narrow" w:cs="Times New Roman"/>
          <w:color w:val="0070C0"/>
          <w:sz w:val="24"/>
          <w:szCs w:val="24"/>
        </w:rPr>
        <w:t xml:space="preserve"> </w:t>
      </w:r>
      <w:r w:rsidRPr="00ED270A">
        <w:rPr>
          <w:rFonts w:ascii="Arial Narrow" w:eastAsia="Times New Roman" w:hAnsi="Arial Narrow" w:cs="Times New Roman"/>
          <w:color w:val="000000" w:themeColor="text1"/>
          <w:sz w:val="24"/>
          <w:szCs w:val="24"/>
        </w:rPr>
        <w:t>TO &lt;gfs_any_string&gt;.</w:t>
      </w:r>
    </w:p>
    <w:p w:rsidR="00ED270A" w:rsidRPr="00ED270A" w:rsidRDefault="00ED270A" w:rsidP="00ED270A">
      <w:pPr>
        <w:spacing w:after="0" w:line="240" w:lineRule="auto"/>
        <w:ind w:firstLine="567"/>
        <w:rPr>
          <w:rFonts w:ascii="Arial Narrow" w:eastAsia="Times New Roman" w:hAnsi="Arial Narrow" w:cs="Times New Roman"/>
          <w:sz w:val="24"/>
          <w:szCs w:val="24"/>
        </w:rPr>
      </w:pPr>
      <w:r w:rsidRPr="00ED270A">
        <w:rPr>
          <w:rFonts w:ascii="Arial Narrow" w:eastAsia="Times New Roman" w:hAnsi="Arial Narrow" w:cs="Times New Roman"/>
          <w:sz w:val="24"/>
          <w:szCs w:val="24"/>
        </w:rPr>
        <w:t xml:space="preserve">IF &lt;gfs_any_string&gt; </w:t>
      </w:r>
      <w:r w:rsidRPr="00ED270A">
        <w:rPr>
          <w:rFonts w:ascii="Arial Narrow" w:eastAsia="Times New Roman" w:hAnsi="Arial Narrow" w:cs="Times New Roman"/>
          <w:sz w:val="24"/>
          <w:szCs w:val="24"/>
          <w:highlight w:val="yellow"/>
        </w:rPr>
        <w:t>IS ASSIGNED</w:t>
      </w:r>
      <w:r w:rsidRPr="00ED270A">
        <w:rPr>
          <w:rFonts w:ascii="Arial Narrow" w:eastAsia="Times New Roman" w:hAnsi="Arial Narrow" w:cs="Times New Roman"/>
          <w:sz w:val="24"/>
          <w:szCs w:val="24"/>
        </w:rPr>
        <w:t>.</w:t>
      </w:r>
    </w:p>
    <w:p w:rsidR="00ED270A" w:rsidRPr="009D2F86" w:rsidRDefault="00ED270A" w:rsidP="00ED270A">
      <w:pPr>
        <w:spacing w:after="0" w:line="240" w:lineRule="auto"/>
        <w:ind w:firstLine="567"/>
        <w:rPr>
          <w:rFonts w:ascii="Arial Narrow" w:eastAsia="Times New Roman" w:hAnsi="Arial Narrow" w:cs="Times New Roman"/>
          <w:sz w:val="24"/>
          <w:szCs w:val="24"/>
          <w:lang w:val="ru-RU"/>
        </w:rPr>
      </w:pPr>
      <w:r w:rsidRPr="00ED270A">
        <w:rPr>
          <w:rFonts w:ascii="Arial Narrow" w:eastAsia="Times New Roman" w:hAnsi="Arial Narrow" w:cs="Times New Roman"/>
          <w:sz w:val="24"/>
          <w:szCs w:val="24"/>
        </w:rPr>
        <w:t>  </w:t>
      </w:r>
      <w:r w:rsidRPr="00ED270A">
        <w:rPr>
          <w:rFonts w:ascii="Arial Narrow" w:eastAsia="Times New Roman" w:hAnsi="Arial Narrow" w:cs="Times New Roman"/>
          <w:sz w:val="24"/>
          <w:szCs w:val="24"/>
          <w:lang w:val="ru-RU"/>
        </w:rPr>
        <w:t>…</w:t>
      </w:r>
      <w:r w:rsidRPr="009D2F86">
        <w:rPr>
          <w:rFonts w:ascii="Arial Narrow" w:eastAsia="Times New Roman" w:hAnsi="Arial Narrow" w:cs="Times New Roman"/>
          <w:sz w:val="24"/>
          <w:szCs w:val="24"/>
          <w:lang w:val="ru-RU"/>
        </w:rPr>
        <w:t xml:space="preserve"> </w:t>
      </w:r>
    </w:p>
    <w:p w:rsidR="00ED270A" w:rsidRPr="00ED270A" w:rsidRDefault="00ED270A" w:rsidP="00ED270A">
      <w:pPr>
        <w:spacing w:after="0" w:line="240" w:lineRule="auto"/>
        <w:ind w:firstLine="567"/>
        <w:rPr>
          <w:rFonts w:ascii="Arial Narrow" w:eastAsia="Times New Roman" w:hAnsi="Arial Narrow" w:cs="Times New Roman"/>
          <w:sz w:val="24"/>
          <w:szCs w:val="24"/>
          <w:lang w:val="ru-RU"/>
        </w:rPr>
      </w:pPr>
      <w:r w:rsidRPr="00ED270A">
        <w:rPr>
          <w:rFonts w:ascii="Arial Narrow" w:eastAsia="Times New Roman" w:hAnsi="Arial Narrow" w:cs="Times New Roman"/>
          <w:sz w:val="24"/>
          <w:szCs w:val="24"/>
        </w:rPr>
        <w:t>ELSE</w:t>
      </w:r>
      <w:r w:rsidRPr="00ED270A">
        <w:rPr>
          <w:rFonts w:ascii="Arial Narrow" w:eastAsia="Times New Roman" w:hAnsi="Arial Narrow" w:cs="Times New Roman"/>
          <w:sz w:val="24"/>
          <w:szCs w:val="24"/>
          <w:lang w:val="ru-RU"/>
        </w:rPr>
        <w:t xml:space="preserve">. </w:t>
      </w:r>
      <w:r>
        <w:rPr>
          <w:rFonts w:ascii="Arial Narrow" w:eastAsia="Times New Roman" w:hAnsi="Arial Narrow" w:cs="Times New Roman"/>
          <w:sz w:val="24"/>
          <w:szCs w:val="24"/>
          <w:lang w:val="ru-RU"/>
        </w:rPr>
        <w:t>…</w:t>
      </w:r>
      <w:r w:rsidRPr="00ED270A">
        <w:rPr>
          <w:rFonts w:ascii="Arial Narrow" w:eastAsia="Times New Roman" w:hAnsi="Arial Narrow" w:cs="Times New Roman"/>
          <w:sz w:val="24"/>
          <w:szCs w:val="24"/>
        </w:rPr>
        <w:t> ENDIF</w:t>
      </w:r>
      <w:r w:rsidRPr="00ED270A">
        <w:rPr>
          <w:rFonts w:ascii="Arial Narrow" w:eastAsia="Times New Roman" w:hAnsi="Arial Narrow" w:cs="Times New Roman"/>
          <w:sz w:val="24"/>
          <w:szCs w:val="24"/>
          <w:lang w:val="ru-RU"/>
        </w:rPr>
        <w:t>.</w:t>
      </w:r>
    </w:p>
    <w:p w:rsidR="00EA3BBF" w:rsidRDefault="00EA3BBF" w:rsidP="000814CF">
      <w:pPr>
        <w:spacing w:after="0" w:line="240" w:lineRule="auto"/>
        <w:ind w:firstLine="567"/>
        <w:jc w:val="both"/>
        <w:rPr>
          <w:rFonts w:ascii="Arial Narrow" w:hAnsi="Arial Narrow"/>
          <w:sz w:val="24"/>
          <w:szCs w:val="24"/>
          <w:lang w:val="ru-RU"/>
        </w:rPr>
      </w:pPr>
    </w:p>
    <w:p w:rsidR="00ED270A" w:rsidRPr="002F2084" w:rsidRDefault="00ED270A" w:rsidP="002F2084">
      <w:pPr>
        <w:spacing w:after="0" w:line="240" w:lineRule="auto"/>
        <w:ind w:firstLine="567"/>
        <w:jc w:val="both"/>
        <w:rPr>
          <w:rFonts w:ascii="Arial Narrow" w:hAnsi="Arial Narrow"/>
          <w:sz w:val="24"/>
          <w:szCs w:val="24"/>
          <w:lang w:val="ru-RU"/>
        </w:rPr>
      </w:pPr>
      <w:r w:rsidRPr="002F2084">
        <w:rPr>
          <w:rFonts w:ascii="Arial Narrow" w:hAnsi="Arial Narrow"/>
          <w:sz w:val="24"/>
          <w:szCs w:val="24"/>
          <w:lang w:val="ru-RU"/>
        </w:rPr>
        <w:t xml:space="preserve">Оператор </w:t>
      </w:r>
      <w:r w:rsidRPr="002F2084">
        <w:rPr>
          <w:rFonts w:ascii="Arial Narrow" w:hAnsi="Arial Narrow"/>
          <w:sz w:val="24"/>
          <w:szCs w:val="24"/>
        </w:rPr>
        <w:t>ASSIGN</w:t>
      </w:r>
      <w:r w:rsidRPr="002F2084">
        <w:rPr>
          <w:rFonts w:ascii="Arial Narrow" w:hAnsi="Arial Narrow"/>
          <w:sz w:val="24"/>
          <w:szCs w:val="24"/>
          <w:lang w:val="ru-RU"/>
        </w:rPr>
        <w:t xml:space="preserve"> позволяет использовать </w:t>
      </w:r>
      <w:r w:rsidRPr="002F2084">
        <w:rPr>
          <w:rFonts w:ascii="Arial Narrow" w:hAnsi="Arial Narrow"/>
          <w:b/>
          <w:i/>
          <w:sz w:val="24"/>
          <w:szCs w:val="24"/>
          <w:lang w:val="ru-RU"/>
        </w:rPr>
        <w:t>динамическое присвоение</w:t>
      </w:r>
    </w:p>
    <w:p w:rsidR="002F2084" w:rsidRPr="009D2F86" w:rsidRDefault="002F2084" w:rsidP="002F2084">
      <w:pPr>
        <w:spacing w:after="0" w:line="240" w:lineRule="auto"/>
        <w:ind w:firstLine="567"/>
        <w:jc w:val="both"/>
        <w:rPr>
          <w:rFonts w:ascii="Arial Narrow" w:eastAsia="Times New Roman" w:hAnsi="Arial Narrow" w:cs="Times New Roman"/>
          <w:sz w:val="24"/>
          <w:szCs w:val="24"/>
          <w:lang w:val="ru-RU"/>
        </w:rPr>
      </w:pPr>
    </w:p>
    <w:p w:rsidR="002F2084" w:rsidRPr="002F2084" w:rsidRDefault="002F2084" w:rsidP="002F2084">
      <w:pPr>
        <w:spacing w:after="0" w:line="240" w:lineRule="auto"/>
        <w:ind w:firstLine="567"/>
        <w:jc w:val="both"/>
        <w:rPr>
          <w:rFonts w:ascii="Arial Narrow" w:eastAsia="Times New Roman" w:hAnsi="Arial Narrow" w:cs="Times New Roman"/>
          <w:sz w:val="24"/>
          <w:szCs w:val="24"/>
        </w:rPr>
      </w:pPr>
      <w:r w:rsidRPr="002F2084">
        <w:rPr>
          <w:rFonts w:ascii="Arial Narrow" w:eastAsia="Times New Roman" w:hAnsi="Arial Narrow" w:cs="Times New Roman"/>
          <w:sz w:val="24"/>
          <w:szCs w:val="24"/>
        </w:rPr>
        <w:t xml:space="preserve">PARAMETERS: </w:t>
      </w:r>
      <w:r w:rsidRPr="002F2084">
        <w:rPr>
          <w:rFonts w:ascii="Arial Narrow" w:eastAsia="Times New Roman" w:hAnsi="Arial Narrow" w:cs="Times New Roman"/>
          <w:color w:val="0070C0"/>
          <w:sz w:val="24"/>
          <w:szCs w:val="24"/>
        </w:rPr>
        <w:t xml:space="preserve">p_vari </w:t>
      </w:r>
      <w:r w:rsidRPr="002F2084">
        <w:rPr>
          <w:rFonts w:ascii="Arial Narrow" w:eastAsia="Times New Roman" w:hAnsi="Arial Narrow" w:cs="Times New Roman"/>
          <w:sz w:val="24"/>
          <w:szCs w:val="24"/>
        </w:rPr>
        <w:t>TYPE string.</w:t>
      </w:r>
    </w:p>
    <w:p w:rsidR="002F2084" w:rsidRPr="002F2084" w:rsidRDefault="002F2084" w:rsidP="002F2084">
      <w:pPr>
        <w:spacing w:after="0" w:line="240" w:lineRule="auto"/>
        <w:ind w:firstLine="567"/>
        <w:jc w:val="both"/>
        <w:rPr>
          <w:rFonts w:ascii="Arial Narrow" w:eastAsia="Times New Roman" w:hAnsi="Arial Narrow" w:cs="Times New Roman"/>
          <w:sz w:val="24"/>
          <w:szCs w:val="24"/>
        </w:rPr>
      </w:pPr>
      <w:r w:rsidRPr="002F2084">
        <w:rPr>
          <w:rFonts w:ascii="Arial Narrow" w:eastAsia="Times New Roman" w:hAnsi="Arial Narrow" w:cs="Times New Roman"/>
          <w:sz w:val="24"/>
          <w:szCs w:val="24"/>
        </w:rPr>
        <w:t>START-OF-SELECTION.</w:t>
      </w:r>
    </w:p>
    <w:p w:rsidR="002F2084" w:rsidRPr="002F2084" w:rsidRDefault="002F2084" w:rsidP="002F2084">
      <w:pPr>
        <w:spacing w:after="0" w:line="240" w:lineRule="auto"/>
        <w:ind w:firstLine="567"/>
        <w:jc w:val="both"/>
        <w:rPr>
          <w:rFonts w:ascii="Arial Narrow" w:eastAsia="Times New Roman" w:hAnsi="Arial Narrow" w:cs="Times New Roman"/>
          <w:sz w:val="24"/>
          <w:szCs w:val="24"/>
        </w:rPr>
      </w:pPr>
      <w:r w:rsidRPr="002F2084">
        <w:rPr>
          <w:rFonts w:ascii="Arial Narrow" w:eastAsia="Times New Roman" w:hAnsi="Arial Narrow" w:cs="Times New Roman"/>
          <w:sz w:val="24"/>
          <w:szCs w:val="24"/>
        </w:rPr>
        <w:t>  FIELD-SYMBOLS &lt;gfs_any_string&gt; TYPE CSEQUENCE.</w:t>
      </w:r>
    </w:p>
    <w:p w:rsidR="002F2084" w:rsidRPr="002F2084" w:rsidRDefault="002F2084" w:rsidP="002F2084">
      <w:pPr>
        <w:spacing w:after="0" w:line="240" w:lineRule="auto"/>
        <w:ind w:firstLine="567"/>
        <w:jc w:val="both"/>
        <w:rPr>
          <w:rFonts w:ascii="Arial Narrow" w:eastAsia="Times New Roman" w:hAnsi="Arial Narrow" w:cs="Times New Roman"/>
          <w:sz w:val="24"/>
          <w:szCs w:val="24"/>
        </w:rPr>
      </w:pPr>
      <w:r w:rsidRPr="002F2084">
        <w:rPr>
          <w:rFonts w:ascii="Arial Narrow" w:eastAsia="Times New Roman" w:hAnsi="Arial Narrow" w:cs="Times New Roman"/>
          <w:sz w:val="24"/>
          <w:szCs w:val="24"/>
        </w:rPr>
        <w:t>  </w:t>
      </w:r>
      <w:r w:rsidRPr="003306D4">
        <w:rPr>
          <w:rFonts w:ascii="Arial Narrow" w:eastAsia="Times New Roman" w:hAnsi="Arial Narrow" w:cs="Times New Roman"/>
          <w:color w:val="000000" w:themeColor="text1"/>
          <w:sz w:val="24"/>
          <w:szCs w:val="24"/>
          <w:highlight w:val="yellow"/>
        </w:rPr>
        <w:t>ASSIGN (p_vari)</w:t>
      </w:r>
      <w:r w:rsidRPr="003306D4">
        <w:rPr>
          <w:rFonts w:ascii="Arial Narrow" w:eastAsia="Times New Roman" w:hAnsi="Arial Narrow" w:cs="Times New Roman"/>
          <w:color w:val="000000" w:themeColor="text1"/>
          <w:sz w:val="24"/>
          <w:szCs w:val="24"/>
        </w:rPr>
        <w:t xml:space="preserve"> </w:t>
      </w:r>
      <w:r w:rsidRPr="002F2084">
        <w:rPr>
          <w:rFonts w:ascii="Arial Narrow" w:eastAsia="Times New Roman" w:hAnsi="Arial Narrow" w:cs="Times New Roman"/>
          <w:sz w:val="24"/>
          <w:szCs w:val="24"/>
        </w:rPr>
        <w:t>TO &lt;gfs_any_string&gt;.</w:t>
      </w:r>
    </w:p>
    <w:p w:rsidR="006400C8" w:rsidRDefault="006400C8" w:rsidP="000814CF">
      <w:pPr>
        <w:spacing w:after="0" w:line="240" w:lineRule="auto"/>
        <w:ind w:firstLine="567"/>
        <w:jc w:val="both"/>
        <w:rPr>
          <w:rFonts w:ascii="Arial Narrow" w:hAnsi="Arial Narrow"/>
          <w:b/>
          <w:i/>
          <w:sz w:val="24"/>
          <w:szCs w:val="24"/>
        </w:rPr>
      </w:pPr>
    </w:p>
    <w:p w:rsidR="002F2084" w:rsidRPr="002F2084" w:rsidRDefault="002F2084" w:rsidP="002F2084">
      <w:pPr>
        <w:spacing w:after="0" w:line="240" w:lineRule="auto"/>
        <w:ind w:firstLine="567"/>
        <w:jc w:val="both"/>
        <w:rPr>
          <w:rFonts w:ascii="Arial Narrow" w:hAnsi="Arial Narrow"/>
          <w:sz w:val="24"/>
          <w:szCs w:val="24"/>
        </w:rPr>
      </w:pPr>
      <w:r w:rsidRPr="002F2084">
        <w:rPr>
          <w:rFonts w:ascii="Arial Narrow" w:hAnsi="Arial Narrow"/>
          <w:sz w:val="24"/>
          <w:szCs w:val="24"/>
          <w:lang w:val="ru-RU"/>
        </w:rPr>
        <w:t>Допускается</w:t>
      </w:r>
      <w:r w:rsidRPr="002F2084">
        <w:rPr>
          <w:rFonts w:ascii="Arial Narrow" w:hAnsi="Arial Narrow"/>
          <w:sz w:val="24"/>
          <w:szCs w:val="24"/>
        </w:rPr>
        <w:t xml:space="preserve"> </w:t>
      </w:r>
      <w:r w:rsidRPr="002F2084">
        <w:rPr>
          <w:rFonts w:ascii="Arial Narrow" w:hAnsi="Arial Narrow"/>
          <w:sz w:val="24"/>
          <w:szCs w:val="24"/>
          <w:lang w:val="ru-RU"/>
        </w:rPr>
        <w:t>присвоение</w:t>
      </w:r>
      <w:r w:rsidRPr="002F2084">
        <w:rPr>
          <w:rFonts w:ascii="Arial Narrow" w:hAnsi="Arial Narrow"/>
          <w:sz w:val="24"/>
          <w:szCs w:val="24"/>
        </w:rPr>
        <w:t xml:space="preserve"> field-symbols </w:t>
      </w:r>
      <w:r w:rsidRPr="002F2084">
        <w:rPr>
          <w:rFonts w:ascii="Arial Narrow" w:hAnsi="Arial Narrow"/>
          <w:sz w:val="24"/>
          <w:szCs w:val="24"/>
          <w:lang w:val="ru-RU"/>
        </w:rPr>
        <w:t>к</w:t>
      </w:r>
      <w:r w:rsidRPr="002F2084">
        <w:rPr>
          <w:rFonts w:ascii="Arial Narrow" w:hAnsi="Arial Narrow"/>
          <w:sz w:val="24"/>
          <w:szCs w:val="24"/>
        </w:rPr>
        <w:t xml:space="preserve"> field-symbols</w:t>
      </w:r>
    </w:p>
    <w:p w:rsidR="002F2084" w:rsidRPr="002F2084" w:rsidRDefault="002F2084" w:rsidP="002F2084">
      <w:pPr>
        <w:spacing w:after="0" w:line="240" w:lineRule="auto"/>
        <w:ind w:firstLine="567"/>
        <w:jc w:val="both"/>
        <w:rPr>
          <w:rFonts w:ascii="Arial Narrow" w:hAnsi="Arial Narrow"/>
          <w:sz w:val="24"/>
          <w:szCs w:val="24"/>
        </w:rPr>
      </w:pPr>
    </w:p>
    <w:p w:rsidR="002F2084" w:rsidRPr="002F2084" w:rsidRDefault="002F2084" w:rsidP="002F2084">
      <w:pPr>
        <w:spacing w:after="0" w:line="240" w:lineRule="auto"/>
        <w:ind w:firstLine="567"/>
        <w:rPr>
          <w:rFonts w:ascii="Arial Narrow" w:eastAsia="Times New Roman" w:hAnsi="Arial Narrow" w:cs="Times New Roman"/>
          <w:sz w:val="24"/>
          <w:szCs w:val="24"/>
        </w:rPr>
      </w:pPr>
      <w:r w:rsidRPr="002F2084">
        <w:rPr>
          <w:rFonts w:ascii="Arial Narrow" w:eastAsia="Times New Roman" w:hAnsi="Arial Narrow" w:cs="Times New Roman"/>
          <w:sz w:val="24"/>
          <w:szCs w:val="24"/>
        </w:rPr>
        <w:t xml:space="preserve">ASSIGN </w:t>
      </w:r>
      <w:r w:rsidRPr="003306D4">
        <w:rPr>
          <w:rFonts w:ascii="Arial Narrow" w:eastAsia="Times New Roman" w:hAnsi="Arial Narrow" w:cs="Times New Roman"/>
          <w:color w:val="0070C0"/>
          <w:sz w:val="24"/>
          <w:szCs w:val="24"/>
        </w:rPr>
        <w:t xml:space="preserve">&lt;gfs_any_string_1&gt; </w:t>
      </w:r>
      <w:r w:rsidRPr="002F2084">
        <w:rPr>
          <w:rFonts w:ascii="Arial Narrow" w:eastAsia="Times New Roman" w:hAnsi="Arial Narrow" w:cs="Times New Roman"/>
          <w:sz w:val="24"/>
          <w:szCs w:val="24"/>
        </w:rPr>
        <w:t xml:space="preserve">TO </w:t>
      </w:r>
      <w:r w:rsidRPr="003306D4">
        <w:rPr>
          <w:rFonts w:ascii="Arial Narrow" w:eastAsia="Times New Roman" w:hAnsi="Arial Narrow" w:cs="Times New Roman"/>
          <w:color w:val="0070C0"/>
          <w:sz w:val="24"/>
          <w:szCs w:val="24"/>
        </w:rPr>
        <w:t>&lt;gv_any_string_2&gt;</w:t>
      </w:r>
      <w:r w:rsidRPr="002F2084">
        <w:rPr>
          <w:rFonts w:ascii="Arial Narrow" w:eastAsia="Times New Roman" w:hAnsi="Arial Narrow" w:cs="Times New Roman"/>
          <w:sz w:val="24"/>
          <w:szCs w:val="24"/>
        </w:rPr>
        <w:t>.</w:t>
      </w:r>
    </w:p>
    <w:p w:rsidR="002F2084" w:rsidRPr="002F2084" w:rsidRDefault="002F2084" w:rsidP="002F2084">
      <w:pPr>
        <w:spacing w:after="0" w:line="240" w:lineRule="auto"/>
        <w:ind w:firstLine="567"/>
        <w:jc w:val="both"/>
        <w:rPr>
          <w:rFonts w:ascii="Arial Narrow" w:hAnsi="Arial Narrow"/>
          <w:sz w:val="24"/>
          <w:szCs w:val="24"/>
        </w:rPr>
      </w:pPr>
    </w:p>
    <w:p w:rsidR="002F2084" w:rsidRPr="003306D4" w:rsidRDefault="003306D4" w:rsidP="002F2084">
      <w:pPr>
        <w:spacing w:after="0" w:line="240" w:lineRule="auto"/>
        <w:ind w:firstLine="567"/>
        <w:jc w:val="both"/>
        <w:rPr>
          <w:rFonts w:ascii="Arial Narrow" w:hAnsi="Arial Narrow"/>
          <w:sz w:val="24"/>
          <w:szCs w:val="24"/>
          <w:lang w:val="ru-RU"/>
        </w:rPr>
      </w:pPr>
      <w:r>
        <w:rPr>
          <w:rFonts w:ascii="Arial Narrow" w:hAnsi="Arial Narrow"/>
          <w:sz w:val="24"/>
          <w:szCs w:val="24"/>
          <w:lang w:val="ru-RU"/>
        </w:rPr>
        <w:t>Также п</w:t>
      </w:r>
      <w:r w:rsidR="002F2084" w:rsidRPr="002F2084">
        <w:rPr>
          <w:rFonts w:ascii="Arial Narrow" w:hAnsi="Arial Narrow"/>
          <w:sz w:val="24"/>
          <w:szCs w:val="24"/>
          <w:lang w:val="ru-RU"/>
        </w:rPr>
        <w:t>рисвоение может быть выполнено в операторах обработки внутренних таблиц</w:t>
      </w:r>
      <w:r>
        <w:rPr>
          <w:rFonts w:ascii="Arial Narrow" w:hAnsi="Arial Narrow"/>
          <w:sz w:val="24"/>
          <w:szCs w:val="24"/>
          <w:lang w:val="ru-RU"/>
        </w:rPr>
        <w:t xml:space="preserve"> </w:t>
      </w:r>
    </w:p>
    <w:p w:rsidR="003306D4" w:rsidRPr="003306D4" w:rsidRDefault="003306D4" w:rsidP="002F2084">
      <w:pPr>
        <w:spacing w:after="0" w:line="240" w:lineRule="auto"/>
        <w:ind w:firstLine="567"/>
        <w:rPr>
          <w:rFonts w:ascii="Arial Narrow" w:eastAsia="Times New Roman" w:hAnsi="Arial Narrow" w:cs="Times New Roman"/>
          <w:sz w:val="24"/>
          <w:szCs w:val="24"/>
          <w:lang w:val="ru-RU"/>
        </w:rPr>
      </w:pPr>
    </w:p>
    <w:p w:rsidR="002F2084" w:rsidRDefault="002F2084" w:rsidP="002F2084">
      <w:pPr>
        <w:spacing w:after="0" w:line="240" w:lineRule="auto"/>
        <w:ind w:firstLine="567"/>
        <w:rPr>
          <w:rFonts w:ascii="Arial Narrow" w:eastAsia="Times New Roman" w:hAnsi="Arial Narrow" w:cs="Times New Roman"/>
          <w:sz w:val="24"/>
          <w:szCs w:val="24"/>
        </w:rPr>
      </w:pPr>
      <w:r w:rsidRPr="002F2084">
        <w:rPr>
          <w:rFonts w:ascii="Arial Narrow" w:eastAsia="Times New Roman" w:hAnsi="Arial Narrow" w:cs="Times New Roman"/>
          <w:sz w:val="24"/>
          <w:szCs w:val="24"/>
        </w:rPr>
        <w:t xml:space="preserve">READ TABLE gt_tab INDEX 1 </w:t>
      </w:r>
      <w:r w:rsidRPr="002F2084">
        <w:rPr>
          <w:rFonts w:ascii="Arial Narrow" w:eastAsia="Times New Roman" w:hAnsi="Arial Narrow" w:cs="Times New Roman"/>
          <w:sz w:val="24"/>
          <w:szCs w:val="24"/>
          <w:highlight w:val="yellow"/>
        </w:rPr>
        <w:t>ASSIGNING</w:t>
      </w:r>
      <w:r w:rsidRPr="002F2084">
        <w:rPr>
          <w:rFonts w:ascii="Arial Narrow" w:eastAsia="Times New Roman" w:hAnsi="Arial Narrow" w:cs="Times New Roman"/>
          <w:sz w:val="24"/>
          <w:szCs w:val="24"/>
        </w:rPr>
        <w:t xml:space="preserve"> &lt;gfs_any_struct&gt;.</w:t>
      </w:r>
    </w:p>
    <w:p w:rsidR="003306D4" w:rsidRPr="009D2F86" w:rsidRDefault="003306D4" w:rsidP="002F2084">
      <w:pPr>
        <w:spacing w:after="0" w:line="240" w:lineRule="auto"/>
        <w:ind w:firstLine="567"/>
        <w:rPr>
          <w:rFonts w:ascii="Arial Narrow" w:eastAsia="Times New Roman" w:hAnsi="Arial Narrow" w:cs="Times New Roman"/>
          <w:i/>
          <w:sz w:val="24"/>
          <w:szCs w:val="24"/>
        </w:rPr>
      </w:pPr>
      <w:r w:rsidRPr="003306D4">
        <w:rPr>
          <w:rFonts w:ascii="Arial Narrow" w:eastAsia="Times New Roman" w:hAnsi="Arial Narrow" w:cs="Times New Roman"/>
          <w:i/>
          <w:sz w:val="24"/>
          <w:szCs w:val="24"/>
          <w:lang w:val="ru-RU"/>
        </w:rPr>
        <w:t>или</w:t>
      </w:r>
    </w:p>
    <w:p w:rsidR="002F2084" w:rsidRPr="002F2084" w:rsidRDefault="002F2084" w:rsidP="002F2084">
      <w:pPr>
        <w:spacing w:after="0" w:line="240" w:lineRule="auto"/>
        <w:ind w:firstLine="567"/>
        <w:rPr>
          <w:rFonts w:ascii="Arial Narrow" w:eastAsia="Times New Roman" w:hAnsi="Arial Narrow" w:cs="Times New Roman"/>
          <w:sz w:val="24"/>
          <w:szCs w:val="24"/>
        </w:rPr>
      </w:pPr>
      <w:r w:rsidRPr="002F2084">
        <w:rPr>
          <w:rFonts w:ascii="Arial Narrow" w:eastAsia="Times New Roman" w:hAnsi="Arial Narrow" w:cs="Times New Roman"/>
          <w:sz w:val="24"/>
          <w:szCs w:val="24"/>
        </w:rPr>
        <w:t xml:space="preserve">LOOP AT gt_tab </w:t>
      </w:r>
      <w:r w:rsidRPr="002F2084">
        <w:rPr>
          <w:rFonts w:ascii="Arial Narrow" w:eastAsia="Times New Roman" w:hAnsi="Arial Narrow" w:cs="Times New Roman"/>
          <w:sz w:val="24"/>
          <w:szCs w:val="24"/>
          <w:highlight w:val="yellow"/>
        </w:rPr>
        <w:t>ASSIGNING</w:t>
      </w:r>
      <w:r w:rsidRPr="002F2084">
        <w:rPr>
          <w:rFonts w:ascii="Arial Narrow" w:eastAsia="Times New Roman" w:hAnsi="Arial Narrow" w:cs="Times New Roman"/>
          <w:sz w:val="24"/>
          <w:szCs w:val="24"/>
        </w:rPr>
        <w:t xml:space="preserve"> &lt;gfs_any_struct&gt;.</w:t>
      </w:r>
    </w:p>
    <w:p w:rsidR="002F2084" w:rsidRPr="003306D4" w:rsidRDefault="002F2084" w:rsidP="002F2084">
      <w:pPr>
        <w:spacing w:after="0" w:line="240" w:lineRule="auto"/>
        <w:ind w:firstLine="567"/>
        <w:rPr>
          <w:rFonts w:ascii="Arial Narrow" w:eastAsia="Times New Roman" w:hAnsi="Arial Narrow" w:cs="Times New Roman"/>
          <w:i/>
          <w:sz w:val="24"/>
          <w:szCs w:val="24"/>
          <w:lang w:val="ru-RU"/>
        </w:rPr>
      </w:pPr>
      <w:r w:rsidRPr="003306D4">
        <w:rPr>
          <w:rFonts w:ascii="Arial Narrow" w:eastAsia="Times New Roman" w:hAnsi="Arial Narrow" w:cs="Times New Roman"/>
          <w:i/>
          <w:sz w:val="24"/>
          <w:szCs w:val="24"/>
          <w:lang w:val="ru-RU"/>
        </w:rPr>
        <w:t xml:space="preserve">*  </w:t>
      </w:r>
      <w:r w:rsidRPr="003306D4">
        <w:rPr>
          <w:rFonts w:ascii="Arial Narrow" w:hAnsi="Arial Narrow"/>
          <w:i/>
          <w:sz w:val="24"/>
          <w:szCs w:val="24"/>
          <w:lang w:val="ru-RU"/>
        </w:rPr>
        <w:t xml:space="preserve">поле </w:t>
      </w:r>
      <w:r w:rsidRPr="003306D4">
        <w:rPr>
          <w:rFonts w:ascii="Arial Narrow" w:hAnsi="Arial Narrow"/>
          <w:i/>
          <w:sz w:val="24"/>
          <w:szCs w:val="24"/>
        </w:rPr>
        <w:t>field</w:t>
      </w:r>
      <w:r w:rsidRPr="003306D4">
        <w:rPr>
          <w:rFonts w:ascii="Arial Narrow" w:hAnsi="Arial Narrow"/>
          <w:i/>
          <w:sz w:val="24"/>
          <w:szCs w:val="24"/>
          <w:lang w:val="ru-RU"/>
        </w:rPr>
        <w:t>-</w:t>
      </w:r>
      <w:r w:rsidRPr="003306D4">
        <w:rPr>
          <w:rFonts w:ascii="Arial Narrow" w:hAnsi="Arial Narrow"/>
          <w:i/>
          <w:sz w:val="24"/>
          <w:szCs w:val="24"/>
        </w:rPr>
        <w:t>symbol</w:t>
      </w:r>
      <w:r w:rsidRPr="003306D4">
        <w:rPr>
          <w:rFonts w:ascii="Arial Narrow" w:hAnsi="Arial Narrow"/>
          <w:i/>
          <w:sz w:val="24"/>
          <w:szCs w:val="24"/>
          <w:lang w:val="ru-RU"/>
        </w:rPr>
        <w:t xml:space="preserve"> будет ссылаться на текущую запись</w:t>
      </w:r>
    </w:p>
    <w:p w:rsidR="002F2084" w:rsidRPr="009D2F86" w:rsidRDefault="002F2084" w:rsidP="002F2084">
      <w:pPr>
        <w:spacing w:after="0" w:line="240" w:lineRule="auto"/>
        <w:ind w:firstLine="567"/>
        <w:rPr>
          <w:rFonts w:ascii="Arial Narrow" w:eastAsia="Times New Roman" w:hAnsi="Arial Narrow" w:cs="Times New Roman"/>
          <w:sz w:val="24"/>
          <w:szCs w:val="24"/>
          <w:lang w:val="ru-RU"/>
        </w:rPr>
      </w:pPr>
      <w:r w:rsidRPr="002F2084">
        <w:rPr>
          <w:rFonts w:ascii="Arial Narrow" w:eastAsia="Times New Roman" w:hAnsi="Arial Narrow" w:cs="Times New Roman"/>
          <w:sz w:val="24"/>
          <w:szCs w:val="24"/>
        </w:rPr>
        <w:t>ENDLOOP</w:t>
      </w:r>
      <w:r w:rsidRPr="009D2F86">
        <w:rPr>
          <w:rFonts w:ascii="Arial Narrow" w:eastAsia="Times New Roman" w:hAnsi="Arial Narrow" w:cs="Times New Roman"/>
          <w:sz w:val="24"/>
          <w:szCs w:val="24"/>
          <w:lang w:val="ru-RU"/>
        </w:rPr>
        <w:t>.</w:t>
      </w:r>
    </w:p>
    <w:p w:rsidR="002F2084" w:rsidRPr="009D2F86" w:rsidRDefault="002F2084" w:rsidP="002F2084">
      <w:pPr>
        <w:spacing w:after="0" w:line="240" w:lineRule="auto"/>
        <w:ind w:firstLine="567"/>
        <w:jc w:val="both"/>
        <w:rPr>
          <w:rFonts w:ascii="Arial Narrow" w:hAnsi="Arial Narrow"/>
          <w:sz w:val="24"/>
          <w:szCs w:val="24"/>
          <w:lang w:val="ru-RU"/>
        </w:rPr>
      </w:pPr>
    </w:p>
    <w:p w:rsidR="002F2084" w:rsidRPr="002F2084" w:rsidRDefault="002F2084" w:rsidP="002F2084">
      <w:pPr>
        <w:spacing w:after="0" w:line="240" w:lineRule="auto"/>
        <w:ind w:firstLine="567"/>
        <w:jc w:val="both"/>
        <w:rPr>
          <w:rFonts w:ascii="Arial Narrow" w:hAnsi="Arial Narrow"/>
          <w:sz w:val="24"/>
          <w:szCs w:val="24"/>
          <w:lang w:val="ru-RU"/>
        </w:rPr>
      </w:pPr>
      <w:r w:rsidRPr="003306D4">
        <w:rPr>
          <w:rFonts w:ascii="Arial Narrow" w:hAnsi="Arial Narrow"/>
          <w:sz w:val="24"/>
          <w:szCs w:val="24"/>
          <w:highlight w:val="yellow"/>
          <w:lang w:val="ru-RU"/>
        </w:rPr>
        <w:t xml:space="preserve">Применяя </w:t>
      </w:r>
      <w:r w:rsidRPr="003306D4">
        <w:rPr>
          <w:rFonts w:ascii="Arial Narrow" w:hAnsi="Arial Narrow"/>
          <w:sz w:val="24"/>
          <w:szCs w:val="24"/>
          <w:highlight w:val="yellow"/>
        </w:rPr>
        <w:t>field</w:t>
      </w:r>
      <w:r w:rsidRPr="003306D4">
        <w:rPr>
          <w:rFonts w:ascii="Arial Narrow" w:hAnsi="Arial Narrow"/>
          <w:sz w:val="24"/>
          <w:szCs w:val="24"/>
          <w:highlight w:val="yellow"/>
          <w:lang w:val="ru-RU"/>
        </w:rPr>
        <w:t>-</w:t>
      </w:r>
      <w:r w:rsidRPr="003306D4">
        <w:rPr>
          <w:rFonts w:ascii="Arial Narrow" w:hAnsi="Arial Narrow"/>
          <w:sz w:val="24"/>
          <w:szCs w:val="24"/>
          <w:highlight w:val="yellow"/>
        </w:rPr>
        <w:t>symbols</w:t>
      </w:r>
      <w:r w:rsidRPr="003306D4">
        <w:rPr>
          <w:rFonts w:ascii="Arial Narrow" w:hAnsi="Arial Narrow"/>
          <w:sz w:val="24"/>
          <w:szCs w:val="24"/>
          <w:highlight w:val="yellow"/>
          <w:lang w:val="ru-RU"/>
        </w:rPr>
        <w:t xml:space="preserve"> при обработке больших таблиц мож</w:t>
      </w:r>
      <w:r w:rsidR="003306D4" w:rsidRPr="003306D4">
        <w:rPr>
          <w:rFonts w:ascii="Arial Narrow" w:hAnsi="Arial Narrow"/>
          <w:sz w:val="24"/>
          <w:szCs w:val="24"/>
          <w:highlight w:val="yellow"/>
          <w:lang w:val="ru-RU"/>
        </w:rPr>
        <w:t>но</w:t>
      </w:r>
      <w:r w:rsidRPr="003306D4">
        <w:rPr>
          <w:rFonts w:ascii="Arial Narrow" w:hAnsi="Arial Narrow"/>
          <w:sz w:val="24"/>
          <w:szCs w:val="24"/>
          <w:highlight w:val="yellow"/>
          <w:lang w:val="ru-RU"/>
        </w:rPr>
        <w:t xml:space="preserve"> получить существенную оптимизацию</w:t>
      </w:r>
      <w:r w:rsidR="003306D4" w:rsidRPr="003306D4">
        <w:rPr>
          <w:rFonts w:ascii="Arial Narrow" w:hAnsi="Arial Narrow"/>
          <w:sz w:val="24"/>
          <w:szCs w:val="24"/>
          <w:highlight w:val="yellow"/>
          <w:lang w:val="ru-RU"/>
        </w:rPr>
        <w:t xml:space="preserve"> в производительности</w:t>
      </w:r>
      <w:r w:rsidRPr="002F2084">
        <w:rPr>
          <w:rFonts w:ascii="Arial Narrow" w:hAnsi="Arial Narrow"/>
          <w:sz w:val="24"/>
          <w:szCs w:val="24"/>
          <w:lang w:val="ru-RU"/>
        </w:rPr>
        <w:t>, т.к. если бы мы использовали для получения данных из таблицы переменную структурного типа</w:t>
      </w:r>
      <w:r w:rsidR="003306D4">
        <w:rPr>
          <w:rFonts w:ascii="Arial Narrow" w:hAnsi="Arial Narrow"/>
          <w:sz w:val="24"/>
          <w:szCs w:val="24"/>
          <w:lang w:val="ru-RU"/>
        </w:rPr>
        <w:t xml:space="preserve"> -</w:t>
      </w:r>
      <w:r w:rsidRPr="002F2084">
        <w:rPr>
          <w:rFonts w:ascii="Arial Narrow" w:hAnsi="Arial Narrow"/>
          <w:sz w:val="24"/>
          <w:szCs w:val="24"/>
          <w:lang w:val="ru-RU"/>
        </w:rPr>
        <w:t xml:space="preserve"> системе пришлось бы каждый раз копировать данные из таблицы в переменную.</w:t>
      </w:r>
    </w:p>
    <w:p w:rsidR="002F2084" w:rsidRPr="002F2084" w:rsidRDefault="002F2084" w:rsidP="002F2084">
      <w:pPr>
        <w:spacing w:after="0" w:line="240" w:lineRule="auto"/>
        <w:ind w:firstLine="567"/>
        <w:jc w:val="both"/>
        <w:rPr>
          <w:rFonts w:ascii="Arial Narrow" w:hAnsi="Arial Narrow"/>
          <w:sz w:val="24"/>
          <w:szCs w:val="24"/>
          <w:lang w:val="ru-RU"/>
        </w:rPr>
      </w:pPr>
    </w:p>
    <w:p w:rsidR="002F2084" w:rsidRPr="002F2084" w:rsidRDefault="002F2084" w:rsidP="002F2084">
      <w:pPr>
        <w:spacing w:after="0" w:line="240" w:lineRule="auto"/>
        <w:ind w:firstLine="567"/>
        <w:jc w:val="both"/>
        <w:rPr>
          <w:rFonts w:ascii="Arial Narrow" w:hAnsi="Arial Narrow"/>
          <w:sz w:val="24"/>
          <w:szCs w:val="24"/>
          <w:lang w:val="ru-RU"/>
        </w:rPr>
      </w:pPr>
      <w:r w:rsidRPr="002F2084">
        <w:rPr>
          <w:rFonts w:ascii="Arial Narrow" w:hAnsi="Arial Narrow"/>
          <w:sz w:val="24"/>
          <w:szCs w:val="24"/>
          <w:lang w:val="ru-RU"/>
        </w:rPr>
        <w:t xml:space="preserve">Если поле </w:t>
      </w:r>
      <w:r w:rsidRPr="002F2084">
        <w:rPr>
          <w:rFonts w:ascii="Arial Narrow" w:hAnsi="Arial Narrow"/>
          <w:sz w:val="24"/>
          <w:szCs w:val="24"/>
        </w:rPr>
        <w:t>field</w:t>
      </w:r>
      <w:r w:rsidRPr="002F2084">
        <w:rPr>
          <w:rFonts w:ascii="Arial Narrow" w:hAnsi="Arial Narrow"/>
          <w:sz w:val="24"/>
          <w:szCs w:val="24"/>
          <w:lang w:val="ru-RU"/>
        </w:rPr>
        <w:t>-</w:t>
      </w:r>
      <w:r w:rsidRPr="002F2084">
        <w:rPr>
          <w:rFonts w:ascii="Arial Narrow" w:hAnsi="Arial Narrow"/>
          <w:sz w:val="24"/>
          <w:szCs w:val="24"/>
        </w:rPr>
        <w:t>symbol</w:t>
      </w:r>
      <w:r w:rsidRPr="002F2084">
        <w:rPr>
          <w:rFonts w:ascii="Arial Narrow" w:hAnsi="Arial Narrow"/>
          <w:sz w:val="24"/>
          <w:szCs w:val="24"/>
          <w:lang w:val="ru-RU"/>
        </w:rPr>
        <w:t xml:space="preserve"> присваивается переменной с определенной структурой и явно указывае</w:t>
      </w:r>
      <w:r w:rsidR="003306D4">
        <w:rPr>
          <w:rFonts w:ascii="Arial Narrow" w:hAnsi="Arial Narrow"/>
          <w:sz w:val="24"/>
          <w:szCs w:val="24"/>
          <w:lang w:val="ru-RU"/>
        </w:rPr>
        <w:t>тся</w:t>
      </w:r>
      <w:r w:rsidRPr="002F2084">
        <w:rPr>
          <w:rFonts w:ascii="Arial Narrow" w:hAnsi="Arial Narrow"/>
          <w:sz w:val="24"/>
          <w:szCs w:val="24"/>
          <w:lang w:val="ru-RU"/>
        </w:rPr>
        <w:t xml:space="preserve"> тип </w:t>
      </w:r>
      <w:r w:rsidRPr="002F2084">
        <w:rPr>
          <w:rFonts w:ascii="Arial Narrow" w:hAnsi="Arial Narrow"/>
          <w:sz w:val="24"/>
          <w:szCs w:val="24"/>
        </w:rPr>
        <w:t>field</w:t>
      </w:r>
      <w:r w:rsidRPr="002F2084">
        <w:rPr>
          <w:rFonts w:ascii="Arial Narrow" w:hAnsi="Arial Narrow"/>
          <w:sz w:val="24"/>
          <w:szCs w:val="24"/>
          <w:lang w:val="ru-RU"/>
        </w:rPr>
        <w:t>-</w:t>
      </w:r>
      <w:r w:rsidRPr="002F2084">
        <w:rPr>
          <w:rFonts w:ascii="Arial Narrow" w:hAnsi="Arial Narrow"/>
          <w:sz w:val="24"/>
          <w:szCs w:val="24"/>
        </w:rPr>
        <w:t>symbol</w:t>
      </w:r>
      <w:r w:rsidR="003306D4">
        <w:rPr>
          <w:rFonts w:ascii="Arial Narrow" w:hAnsi="Arial Narrow"/>
          <w:sz w:val="24"/>
          <w:szCs w:val="24"/>
          <w:lang w:val="ru-RU"/>
        </w:rPr>
        <w:t xml:space="preserve"> -</w:t>
      </w:r>
      <w:r w:rsidRPr="002F2084">
        <w:rPr>
          <w:rFonts w:ascii="Arial Narrow" w:hAnsi="Arial Narrow"/>
          <w:sz w:val="24"/>
          <w:szCs w:val="24"/>
          <w:lang w:val="ru-RU"/>
        </w:rPr>
        <w:t xml:space="preserve"> получение доступа к её компонентам аналогично работе с обычной структурой</w:t>
      </w:r>
    </w:p>
    <w:p w:rsidR="002F2084" w:rsidRPr="002F2084" w:rsidRDefault="002F2084" w:rsidP="002F2084">
      <w:pPr>
        <w:spacing w:after="0" w:line="240" w:lineRule="auto"/>
        <w:ind w:firstLine="567"/>
        <w:jc w:val="both"/>
        <w:rPr>
          <w:rFonts w:ascii="Arial Narrow" w:hAnsi="Arial Narrow"/>
          <w:sz w:val="24"/>
          <w:szCs w:val="24"/>
          <w:lang w:val="ru-RU"/>
        </w:rPr>
      </w:pPr>
    </w:p>
    <w:p w:rsidR="003306D4" w:rsidRPr="009D2F86" w:rsidRDefault="003306D4" w:rsidP="002F2084">
      <w:pPr>
        <w:spacing w:after="0" w:line="240" w:lineRule="auto"/>
        <w:ind w:firstLine="567"/>
        <w:rPr>
          <w:rFonts w:ascii="Arial Narrow" w:eastAsia="Times New Roman" w:hAnsi="Arial Narrow" w:cs="Times New Roman"/>
          <w:sz w:val="24"/>
          <w:szCs w:val="24"/>
          <w:lang w:val="ru-RU"/>
        </w:rPr>
      </w:pPr>
    </w:p>
    <w:p w:rsidR="002F2084" w:rsidRPr="002F2084" w:rsidRDefault="002F2084" w:rsidP="002F2084">
      <w:pPr>
        <w:spacing w:after="0" w:line="240" w:lineRule="auto"/>
        <w:ind w:firstLine="567"/>
        <w:rPr>
          <w:rFonts w:ascii="Arial Narrow" w:eastAsia="Times New Roman" w:hAnsi="Arial Narrow" w:cs="Times New Roman"/>
          <w:sz w:val="24"/>
          <w:szCs w:val="24"/>
        </w:rPr>
      </w:pPr>
      <w:r w:rsidRPr="002F2084">
        <w:rPr>
          <w:rFonts w:ascii="Arial Narrow" w:eastAsia="Times New Roman" w:hAnsi="Arial Narrow" w:cs="Times New Roman"/>
          <w:sz w:val="24"/>
          <w:szCs w:val="24"/>
        </w:rPr>
        <w:t>DATA: ls_flight TYPE sflight.</w:t>
      </w:r>
    </w:p>
    <w:p w:rsidR="002F2084" w:rsidRPr="002F2084" w:rsidRDefault="002F2084" w:rsidP="002F2084">
      <w:pPr>
        <w:spacing w:after="0" w:line="240" w:lineRule="auto"/>
        <w:ind w:firstLine="567"/>
        <w:rPr>
          <w:rFonts w:ascii="Arial Narrow" w:eastAsia="Times New Roman" w:hAnsi="Arial Narrow" w:cs="Times New Roman"/>
          <w:sz w:val="24"/>
          <w:szCs w:val="24"/>
        </w:rPr>
      </w:pPr>
      <w:r w:rsidRPr="002F2084">
        <w:rPr>
          <w:rFonts w:ascii="Arial Narrow" w:eastAsia="Times New Roman" w:hAnsi="Arial Narrow" w:cs="Times New Roman"/>
          <w:sz w:val="24"/>
          <w:szCs w:val="24"/>
        </w:rPr>
        <w:t>FIELD-SYMBOLS: &lt;lfs_flight&gt; LIKE ls_flight.</w:t>
      </w:r>
    </w:p>
    <w:p w:rsidR="003306D4" w:rsidRDefault="003306D4" w:rsidP="002F2084">
      <w:pPr>
        <w:spacing w:after="0" w:line="240" w:lineRule="auto"/>
        <w:ind w:firstLine="567"/>
        <w:rPr>
          <w:rFonts w:ascii="Arial Narrow" w:eastAsia="Times New Roman" w:hAnsi="Arial Narrow" w:cs="Times New Roman"/>
          <w:sz w:val="24"/>
          <w:szCs w:val="24"/>
        </w:rPr>
      </w:pPr>
    </w:p>
    <w:p w:rsidR="002F2084" w:rsidRPr="002F2084" w:rsidRDefault="002F2084" w:rsidP="002F2084">
      <w:pPr>
        <w:spacing w:after="0" w:line="240" w:lineRule="auto"/>
        <w:ind w:firstLine="567"/>
        <w:rPr>
          <w:rFonts w:ascii="Arial Narrow" w:eastAsia="Times New Roman" w:hAnsi="Arial Narrow" w:cs="Times New Roman"/>
          <w:sz w:val="24"/>
          <w:szCs w:val="24"/>
        </w:rPr>
      </w:pPr>
      <w:r w:rsidRPr="002F2084">
        <w:rPr>
          <w:rFonts w:ascii="Arial Narrow" w:eastAsia="Times New Roman" w:hAnsi="Arial Narrow" w:cs="Times New Roman"/>
          <w:sz w:val="24"/>
          <w:szCs w:val="24"/>
        </w:rPr>
        <w:t>ls_flight</w:t>
      </w:r>
      <w:r w:rsidRPr="003306D4">
        <w:rPr>
          <w:rFonts w:ascii="Arial Narrow" w:eastAsia="Times New Roman" w:hAnsi="Arial Narrow" w:cs="Times New Roman"/>
          <w:sz w:val="24"/>
          <w:szCs w:val="24"/>
          <w:highlight w:val="yellow"/>
        </w:rPr>
        <w:t>-connid</w:t>
      </w:r>
      <w:r w:rsidRPr="002F2084">
        <w:rPr>
          <w:rFonts w:ascii="Arial Narrow" w:eastAsia="Times New Roman" w:hAnsi="Arial Narrow" w:cs="Times New Roman"/>
          <w:sz w:val="24"/>
          <w:szCs w:val="24"/>
        </w:rPr>
        <w:t xml:space="preserve"> = '182S'.</w:t>
      </w:r>
    </w:p>
    <w:p w:rsidR="002F2084" w:rsidRPr="002F2084" w:rsidRDefault="002F2084" w:rsidP="002F2084">
      <w:pPr>
        <w:spacing w:after="0" w:line="240" w:lineRule="auto"/>
        <w:ind w:firstLine="567"/>
        <w:rPr>
          <w:rFonts w:ascii="Arial Narrow" w:eastAsia="Times New Roman" w:hAnsi="Arial Narrow" w:cs="Times New Roman"/>
          <w:sz w:val="24"/>
          <w:szCs w:val="24"/>
        </w:rPr>
      </w:pPr>
      <w:r w:rsidRPr="002F2084">
        <w:rPr>
          <w:rFonts w:ascii="Arial Narrow" w:eastAsia="Times New Roman" w:hAnsi="Arial Narrow" w:cs="Times New Roman"/>
          <w:sz w:val="24"/>
          <w:szCs w:val="24"/>
        </w:rPr>
        <w:t>ls_flight-</w:t>
      </w:r>
      <w:r w:rsidRPr="003306D4">
        <w:rPr>
          <w:rFonts w:ascii="Arial Narrow" w:eastAsia="Times New Roman" w:hAnsi="Arial Narrow" w:cs="Times New Roman"/>
          <w:sz w:val="24"/>
          <w:szCs w:val="24"/>
          <w:highlight w:val="yellow"/>
        </w:rPr>
        <w:t>seatsocc</w:t>
      </w:r>
      <w:r w:rsidRPr="002F2084">
        <w:rPr>
          <w:rFonts w:ascii="Arial Narrow" w:eastAsia="Times New Roman" w:hAnsi="Arial Narrow" w:cs="Times New Roman"/>
          <w:sz w:val="24"/>
          <w:szCs w:val="24"/>
        </w:rPr>
        <w:t xml:space="preserve"> = 60.</w:t>
      </w:r>
    </w:p>
    <w:p w:rsidR="002F2084" w:rsidRPr="002F2084" w:rsidRDefault="002F2084" w:rsidP="002F2084">
      <w:pPr>
        <w:spacing w:after="0" w:line="240" w:lineRule="auto"/>
        <w:ind w:firstLine="567"/>
        <w:rPr>
          <w:rFonts w:ascii="Arial Narrow" w:eastAsia="Times New Roman" w:hAnsi="Arial Narrow" w:cs="Times New Roman"/>
          <w:sz w:val="24"/>
          <w:szCs w:val="24"/>
        </w:rPr>
      </w:pPr>
      <w:r w:rsidRPr="002F2084">
        <w:rPr>
          <w:rFonts w:ascii="Arial Narrow" w:eastAsia="Times New Roman" w:hAnsi="Arial Narrow" w:cs="Times New Roman"/>
          <w:sz w:val="24"/>
          <w:szCs w:val="24"/>
        </w:rPr>
        <w:t> </w:t>
      </w:r>
    </w:p>
    <w:p w:rsidR="002F2084" w:rsidRDefault="002F2084" w:rsidP="002F2084">
      <w:pPr>
        <w:spacing w:after="0" w:line="240" w:lineRule="auto"/>
        <w:ind w:firstLine="567"/>
        <w:rPr>
          <w:rFonts w:ascii="Arial Narrow" w:eastAsia="Times New Roman" w:hAnsi="Arial Narrow" w:cs="Times New Roman"/>
          <w:sz w:val="24"/>
          <w:szCs w:val="24"/>
        </w:rPr>
      </w:pPr>
      <w:r w:rsidRPr="002F2084">
        <w:rPr>
          <w:rFonts w:ascii="Arial Narrow" w:eastAsia="Times New Roman" w:hAnsi="Arial Narrow" w:cs="Times New Roman"/>
          <w:sz w:val="24"/>
          <w:szCs w:val="24"/>
        </w:rPr>
        <w:t>ASSIGN ls_flight TO &lt;lfs_flight&gt;.</w:t>
      </w:r>
    </w:p>
    <w:p w:rsidR="003306D4" w:rsidRPr="003306D4" w:rsidRDefault="003306D4" w:rsidP="003306D4">
      <w:pPr>
        <w:spacing w:after="0" w:line="240" w:lineRule="auto"/>
        <w:ind w:firstLine="567"/>
        <w:rPr>
          <w:rFonts w:ascii="Arial Narrow" w:eastAsia="Times New Roman" w:hAnsi="Arial Narrow" w:cs="Times New Roman"/>
          <w:sz w:val="24"/>
          <w:szCs w:val="24"/>
        </w:rPr>
      </w:pPr>
      <w:r w:rsidRPr="003306D4">
        <w:rPr>
          <w:rFonts w:ascii="Arial Narrow" w:eastAsia="Times New Roman" w:hAnsi="Arial Narrow" w:cs="Times New Roman"/>
          <w:sz w:val="24"/>
          <w:szCs w:val="24"/>
        </w:rPr>
        <w:t xml:space="preserve">WRITE: 'На рейс', </w:t>
      </w:r>
      <w:r w:rsidRPr="003306D4">
        <w:rPr>
          <w:rFonts w:ascii="Arial Narrow" w:eastAsia="Times New Roman" w:hAnsi="Arial Narrow" w:cs="Times New Roman"/>
          <w:color w:val="0070C0"/>
          <w:sz w:val="24"/>
          <w:szCs w:val="24"/>
        </w:rPr>
        <w:t>&lt;lfs_flight&gt;-connid</w:t>
      </w:r>
      <w:r w:rsidRPr="003306D4">
        <w:rPr>
          <w:rFonts w:ascii="Arial Narrow" w:eastAsia="Times New Roman" w:hAnsi="Arial Narrow" w:cs="Times New Roman"/>
          <w:sz w:val="24"/>
          <w:szCs w:val="24"/>
        </w:rPr>
        <w:t xml:space="preserve">, 'забронировано мест:', </w:t>
      </w:r>
      <w:r w:rsidRPr="003306D4">
        <w:rPr>
          <w:rFonts w:ascii="Arial Narrow" w:eastAsia="Times New Roman" w:hAnsi="Arial Narrow" w:cs="Times New Roman"/>
          <w:color w:val="0070C0"/>
          <w:sz w:val="24"/>
          <w:szCs w:val="24"/>
        </w:rPr>
        <w:t>&lt;lfs_flight&gt;-seatsocc</w:t>
      </w:r>
      <w:r w:rsidRPr="003306D4">
        <w:rPr>
          <w:rFonts w:ascii="Arial Narrow" w:eastAsia="Times New Roman" w:hAnsi="Arial Narrow" w:cs="Times New Roman"/>
          <w:sz w:val="24"/>
          <w:szCs w:val="24"/>
        </w:rPr>
        <w:t>.</w:t>
      </w:r>
    </w:p>
    <w:p w:rsidR="002F2084" w:rsidRDefault="002F2084" w:rsidP="000814CF">
      <w:pPr>
        <w:spacing w:after="0" w:line="240" w:lineRule="auto"/>
        <w:ind w:firstLine="567"/>
        <w:jc w:val="both"/>
      </w:pPr>
    </w:p>
    <w:p w:rsidR="003306D4" w:rsidRPr="003306D4" w:rsidRDefault="003306D4" w:rsidP="000814CF">
      <w:pPr>
        <w:spacing w:after="0" w:line="240" w:lineRule="auto"/>
        <w:ind w:firstLine="567"/>
        <w:jc w:val="both"/>
        <w:rPr>
          <w:rFonts w:ascii="Arial Narrow" w:hAnsi="Arial Narrow"/>
          <w:sz w:val="24"/>
          <w:szCs w:val="24"/>
          <w:lang w:val="ru-RU"/>
        </w:rPr>
      </w:pPr>
      <w:r w:rsidRPr="003306D4">
        <w:rPr>
          <w:rFonts w:ascii="Arial Narrow" w:hAnsi="Arial Narrow"/>
          <w:sz w:val="24"/>
          <w:szCs w:val="24"/>
          <w:lang w:val="ru-RU"/>
        </w:rPr>
        <w:t xml:space="preserve">Когда структура для </w:t>
      </w:r>
      <w:r w:rsidRPr="003306D4">
        <w:rPr>
          <w:rFonts w:ascii="Arial Narrow" w:hAnsi="Arial Narrow"/>
          <w:sz w:val="24"/>
          <w:szCs w:val="24"/>
        </w:rPr>
        <w:t>field</w:t>
      </w:r>
      <w:r w:rsidRPr="003306D4">
        <w:rPr>
          <w:rFonts w:ascii="Arial Narrow" w:hAnsi="Arial Narrow"/>
          <w:sz w:val="24"/>
          <w:szCs w:val="24"/>
          <w:lang w:val="ru-RU"/>
        </w:rPr>
        <w:t>-</w:t>
      </w:r>
      <w:r w:rsidRPr="003306D4">
        <w:rPr>
          <w:rFonts w:ascii="Arial Narrow" w:hAnsi="Arial Narrow"/>
          <w:sz w:val="24"/>
          <w:szCs w:val="24"/>
        </w:rPr>
        <w:t>symbol</w:t>
      </w:r>
      <w:r w:rsidRPr="003306D4">
        <w:rPr>
          <w:rFonts w:ascii="Arial Narrow" w:hAnsi="Arial Narrow"/>
          <w:sz w:val="24"/>
          <w:szCs w:val="24"/>
          <w:lang w:val="ru-RU"/>
        </w:rPr>
        <w:t xml:space="preserve"> </w:t>
      </w:r>
      <w:r w:rsidR="00983171">
        <w:rPr>
          <w:rFonts w:ascii="Arial Narrow" w:hAnsi="Arial Narrow"/>
          <w:sz w:val="24"/>
          <w:szCs w:val="24"/>
          <w:lang w:val="ru-RU"/>
        </w:rPr>
        <w:t xml:space="preserve">имеет </w:t>
      </w:r>
      <w:r w:rsidRPr="003306D4">
        <w:rPr>
          <w:rFonts w:ascii="Arial Narrow" w:hAnsi="Arial Narrow"/>
          <w:sz w:val="24"/>
          <w:szCs w:val="24"/>
          <w:lang w:val="ru-RU"/>
        </w:rPr>
        <w:t>обобщенн</w:t>
      </w:r>
      <w:r w:rsidR="00983171">
        <w:rPr>
          <w:rFonts w:ascii="Arial Narrow" w:hAnsi="Arial Narrow"/>
          <w:sz w:val="24"/>
          <w:szCs w:val="24"/>
          <w:lang w:val="ru-RU"/>
        </w:rPr>
        <w:t>ый</w:t>
      </w:r>
      <w:r w:rsidRPr="003306D4">
        <w:rPr>
          <w:rFonts w:ascii="Arial Narrow" w:hAnsi="Arial Narrow"/>
          <w:sz w:val="24"/>
          <w:szCs w:val="24"/>
          <w:lang w:val="ru-RU"/>
        </w:rPr>
        <w:t xml:space="preserve"> тип</w:t>
      </w:r>
      <w:r>
        <w:rPr>
          <w:rFonts w:ascii="Arial Narrow" w:hAnsi="Arial Narrow"/>
          <w:sz w:val="24"/>
          <w:szCs w:val="24"/>
          <w:lang w:val="ru-RU"/>
        </w:rPr>
        <w:t xml:space="preserve"> -</w:t>
      </w:r>
      <w:r w:rsidRPr="003306D4">
        <w:rPr>
          <w:rFonts w:ascii="Arial Narrow" w:hAnsi="Arial Narrow"/>
          <w:sz w:val="24"/>
          <w:szCs w:val="24"/>
          <w:lang w:val="ru-RU"/>
        </w:rPr>
        <w:t xml:space="preserve"> значение компонента можно получить используя оператор  </w:t>
      </w:r>
      <w:r w:rsidRPr="003306D4">
        <w:rPr>
          <w:rFonts w:ascii="Arial Narrow" w:hAnsi="Arial Narrow"/>
          <w:b/>
          <w:sz w:val="24"/>
          <w:szCs w:val="24"/>
        </w:rPr>
        <w:t>ASSIGN</w:t>
      </w:r>
      <w:r w:rsidRPr="003306D4">
        <w:rPr>
          <w:rFonts w:ascii="Arial Narrow" w:hAnsi="Arial Narrow"/>
          <w:b/>
          <w:sz w:val="24"/>
          <w:szCs w:val="24"/>
          <w:lang w:val="ru-RU"/>
        </w:rPr>
        <w:t xml:space="preserve"> </w:t>
      </w:r>
      <w:r w:rsidRPr="003306D4">
        <w:rPr>
          <w:rFonts w:ascii="Arial Narrow" w:hAnsi="Arial Narrow"/>
          <w:b/>
          <w:sz w:val="24"/>
          <w:szCs w:val="24"/>
        </w:rPr>
        <w:t>COMPONENT</w:t>
      </w:r>
    </w:p>
    <w:p w:rsidR="003306D4" w:rsidRDefault="003306D4" w:rsidP="000814CF">
      <w:pPr>
        <w:spacing w:after="0" w:line="240" w:lineRule="auto"/>
        <w:ind w:firstLine="567"/>
        <w:jc w:val="both"/>
        <w:rPr>
          <w:lang w:val="ru-RU"/>
        </w:rPr>
      </w:pPr>
    </w:p>
    <w:p w:rsidR="003306D4" w:rsidRPr="003306D4" w:rsidRDefault="003306D4" w:rsidP="003306D4">
      <w:pPr>
        <w:spacing w:after="0" w:line="240" w:lineRule="auto"/>
        <w:ind w:firstLine="567"/>
        <w:rPr>
          <w:rFonts w:ascii="Arial Narrow" w:eastAsia="Times New Roman" w:hAnsi="Arial Narrow" w:cs="Times New Roman"/>
          <w:sz w:val="24"/>
          <w:szCs w:val="24"/>
        </w:rPr>
      </w:pPr>
      <w:r w:rsidRPr="003306D4">
        <w:rPr>
          <w:rFonts w:ascii="Arial Narrow" w:eastAsia="Times New Roman" w:hAnsi="Arial Narrow" w:cs="Times New Roman"/>
          <w:sz w:val="24"/>
          <w:szCs w:val="24"/>
        </w:rPr>
        <w:t>DATA: ls_flight TYPE sflight.</w:t>
      </w:r>
    </w:p>
    <w:p w:rsidR="00983171" w:rsidRDefault="003306D4" w:rsidP="003306D4">
      <w:pPr>
        <w:spacing w:after="0" w:line="240" w:lineRule="auto"/>
        <w:ind w:firstLine="567"/>
        <w:rPr>
          <w:rFonts w:ascii="Arial Narrow" w:eastAsia="Times New Roman" w:hAnsi="Arial Narrow" w:cs="Times New Roman"/>
          <w:sz w:val="24"/>
          <w:szCs w:val="24"/>
        </w:rPr>
      </w:pPr>
      <w:r w:rsidRPr="003306D4">
        <w:rPr>
          <w:rFonts w:ascii="Arial Narrow" w:eastAsia="Times New Roman" w:hAnsi="Arial Narrow" w:cs="Times New Roman"/>
          <w:sz w:val="24"/>
          <w:szCs w:val="24"/>
        </w:rPr>
        <w:t xml:space="preserve">FIELD-SYMBOLS: </w:t>
      </w:r>
    </w:p>
    <w:p w:rsidR="003306D4" w:rsidRPr="00983171" w:rsidRDefault="00983171" w:rsidP="003306D4">
      <w:pPr>
        <w:spacing w:after="0" w:line="240" w:lineRule="auto"/>
        <w:ind w:firstLine="567"/>
        <w:rPr>
          <w:rFonts w:ascii="Arial Narrow" w:eastAsia="Times New Roman" w:hAnsi="Arial Narrow" w:cs="Times New Roman"/>
          <w:color w:val="C00000"/>
          <w:sz w:val="24"/>
          <w:szCs w:val="24"/>
        </w:rPr>
      </w:pPr>
      <w:r w:rsidRPr="00983171">
        <w:rPr>
          <w:rFonts w:ascii="Arial Narrow" w:eastAsia="Times New Roman" w:hAnsi="Arial Narrow" w:cs="Times New Roman"/>
          <w:sz w:val="24"/>
          <w:szCs w:val="24"/>
        </w:rPr>
        <w:t xml:space="preserve">               </w:t>
      </w:r>
      <w:r w:rsidR="003306D4" w:rsidRPr="00983171">
        <w:rPr>
          <w:rFonts w:ascii="Arial Narrow" w:eastAsia="Times New Roman" w:hAnsi="Arial Narrow" w:cs="Times New Roman"/>
          <w:color w:val="C00000"/>
          <w:sz w:val="24"/>
          <w:szCs w:val="24"/>
        </w:rPr>
        <w:t xml:space="preserve">&lt;lfs_flight&gt; TYPE </w:t>
      </w:r>
      <w:r w:rsidR="003306D4" w:rsidRPr="00983171">
        <w:rPr>
          <w:rFonts w:ascii="Arial Narrow" w:eastAsia="Times New Roman" w:hAnsi="Arial Narrow" w:cs="Times New Roman"/>
          <w:color w:val="C00000"/>
          <w:sz w:val="24"/>
          <w:szCs w:val="24"/>
          <w:highlight w:val="yellow"/>
        </w:rPr>
        <w:t>ANY</w:t>
      </w:r>
      <w:r w:rsidR="003306D4" w:rsidRPr="00983171">
        <w:rPr>
          <w:rFonts w:ascii="Arial Narrow" w:eastAsia="Times New Roman" w:hAnsi="Arial Narrow" w:cs="Times New Roman"/>
          <w:color w:val="C00000"/>
          <w:sz w:val="24"/>
          <w:szCs w:val="24"/>
        </w:rPr>
        <w:t>,</w:t>
      </w:r>
    </w:p>
    <w:p w:rsidR="003306D4" w:rsidRPr="003306D4" w:rsidRDefault="003306D4" w:rsidP="003306D4">
      <w:pPr>
        <w:spacing w:after="0" w:line="240" w:lineRule="auto"/>
        <w:ind w:firstLine="567"/>
        <w:rPr>
          <w:rFonts w:ascii="Arial Narrow" w:eastAsia="Times New Roman" w:hAnsi="Arial Narrow" w:cs="Times New Roman"/>
          <w:sz w:val="24"/>
          <w:szCs w:val="24"/>
        </w:rPr>
      </w:pPr>
      <w:r w:rsidRPr="003306D4">
        <w:rPr>
          <w:rFonts w:ascii="Arial Narrow" w:eastAsia="Times New Roman" w:hAnsi="Arial Narrow" w:cs="Times New Roman"/>
          <w:sz w:val="24"/>
          <w:szCs w:val="24"/>
        </w:rPr>
        <w:t>               &lt;connid&gt; TYPE sflight-connid,</w:t>
      </w:r>
    </w:p>
    <w:p w:rsidR="003306D4" w:rsidRPr="003306D4" w:rsidRDefault="003306D4" w:rsidP="003306D4">
      <w:pPr>
        <w:spacing w:after="0" w:line="240" w:lineRule="auto"/>
        <w:ind w:firstLine="567"/>
        <w:rPr>
          <w:rFonts w:ascii="Arial Narrow" w:eastAsia="Times New Roman" w:hAnsi="Arial Narrow" w:cs="Times New Roman"/>
          <w:sz w:val="24"/>
          <w:szCs w:val="24"/>
        </w:rPr>
      </w:pPr>
      <w:r w:rsidRPr="003306D4">
        <w:rPr>
          <w:rFonts w:ascii="Arial Narrow" w:eastAsia="Times New Roman" w:hAnsi="Arial Narrow" w:cs="Times New Roman"/>
          <w:sz w:val="24"/>
          <w:szCs w:val="24"/>
        </w:rPr>
        <w:t>               &lt;seatsocc&gt; TYPE sflight-seatsocc.</w:t>
      </w:r>
    </w:p>
    <w:p w:rsidR="003306D4" w:rsidRPr="003306D4" w:rsidRDefault="003306D4" w:rsidP="003306D4">
      <w:pPr>
        <w:spacing w:after="0" w:line="240" w:lineRule="auto"/>
        <w:ind w:firstLine="567"/>
        <w:rPr>
          <w:rFonts w:ascii="Arial Narrow" w:eastAsia="Times New Roman" w:hAnsi="Arial Narrow" w:cs="Times New Roman"/>
          <w:sz w:val="24"/>
          <w:szCs w:val="24"/>
        </w:rPr>
      </w:pPr>
      <w:r w:rsidRPr="003306D4">
        <w:rPr>
          <w:rFonts w:ascii="Arial Narrow" w:eastAsia="Times New Roman" w:hAnsi="Arial Narrow" w:cs="Times New Roman"/>
          <w:sz w:val="24"/>
          <w:szCs w:val="24"/>
        </w:rPr>
        <w:t> </w:t>
      </w:r>
    </w:p>
    <w:p w:rsidR="003306D4" w:rsidRPr="003306D4" w:rsidRDefault="003306D4" w:rsidP="003306D4">
      <w:pPr>
        <w:spacing w:after="0" w:line="240" w:lineRule="auto"/>
        <w:ind w:firstLine="567"/>
        <w:rPr>
          <w:rFonts w:ascii="Arial Narrow" w:eastAsia="Times New Roman" w:hAnsi="Arial Narrow" w:cs="Times New Roman"/>
          <w:sz w:val="24"/>
          <w:szCs w:val="24"/>
        </w:rPr>
      </w:pPr>
      <w:r w:rsidRPr="003306D4">
        <w:rPr>
          <w:rFonts w:ascii="Arial Narrow" w:eastAsia="Times New Roman" w:hAnsi="Arial Narrow" w:cs="Times New Roman"/>
          <w:sz w:val="24"/>
          <w:szCs w:val="24"/>
        </w:rPr>
        <w:t>ls_flight-connid = '182S'.</w:t>
      </w:r>
    </w:p>
    <w:p w:rsidR="003306D4" w:rsidRPr="003306D4" w:rsidRDefault="003306D4" w:rsidP="003306D4">
      <w:pPr>
        <w:spacing w:after="0" w:line="240" w:lineRule="auto"/>
        <w:ind w:firstLine="567"/>
        <w:rPr>
          <w:rFonts w:ascii="Arial Narrow" w:eastAsia="Times New Roman" w:hAnsi="Arial Narrow" w:cs="Times New Roman"/>
          <w:sz w:val="24"/>
          <w:szCs w:val="24"/>
        </w:rPr>
      </w:pPr>
      <w:r w:rsidRPr="003306D4">
        <w:rPr>
          <w:rFonts w:ascii="Arial Narrow" w:eastAsia="Times New Roman" w:hAnsi="Arial Narrow" w:cs="Times New Roman"/>
          <w:sz w:val="24"/>
          <w:szCs w:val="24"/>
        </w:rPr>
        <w:t>ls_flight-seatsocc = 60.</w:t>
      </w:r>
    </w:p>
    <w:p w:rsidR="003306D4" w:rsidRPr="003306D4" w:rsidRDefault="003306D4" w:rsidP="003306D4">
      <w:pPr>
        <w:spacing w:after="0" w:line="240" w:lineRule="auto"/>
        <w:ind w:firstLine="567"/>
        <w:rPr>
          <w:rFonts w:ascii="Arial Narrow" w:eastAsia="Times New Roman" w:hAnsi="Arial Narrow" w:cs="Times New Roman"/>
          <w:sz w:val="24"/>
          <w:szCs w:val="24"/>
        </w:rPr>
      </w:pPr>
      <w:r w:rsidRPr="003306D4">
        <w:rPr>
          <w:rFonts w:ascii="Arial Narrow" w:eastAsia="Times New Roman" w:hAnsi="Arial Narrow" w:cs="Times New Roman"/>
          <w:sz w:val="24"/>
          <w:szCs w:val="24"/>
        </w:rPr>
        <w:t> </w:t>
      </w:r>
    </w:p>
    <w:p w:rsidR="003306D4" w:rsidRPr="00983171" w:rsidRDefault="003306D4" w:rsidP="003306D4">
      <w:pPr>
        <w:spacing w:after="0" w:line="240" w:lineRule="auto"/>
        <w:ind w:firstLine="567"/>
        <w:rPr>
          <w:rFonts w:ascii="Arial Narrow" w:eastAsia="Times New Roman" w:hAnsi="Arial Narrow" w:cs="Times New Roman"/>
          <w:color w:val="C00000"/>
          <w:sz w:val="24"/>
          <w:szCs w:val="24"/>
        </w:rPr>
      </w:pPr>
      <w:r w:rsidRPr="00983171">
        <w:rPr>
          <w:rFonts w:ascii="Arial Narrow" w:eastAsia="Times New Roman" w:hAnsi="Arial Narrow" w:cs="Times New Roman"/>
          <w:color w:val="C00000"/>
          <w:sz w:val="24"/>
          <w:szCs w:val="24"/>
        </w:rPr>
        <w:t>ASSIGN ls_flight TO &lt;lfs_flight&gt;.</w:t>
      </w:r>
    </w:p>
    <w:p w:rsidR="003306D4" w:rsidRPr="003306D4" w:rsidRDefault="003306D4" w:rsidP="003306D4">
      <w:pPr>
        <w:spacing w:after="0" w:line="240" w:lineRule="auto"/>
        <w:ind w:firstLine="567"/>
        <w:rPr>
          <w:rFonts w:ascii="Arial Narrow" w:eastAsia="Times New Roman" w:hAnsi="Arial Narrow" w:cs="Times New Roman"/>
          <w:sz w:val="24"/>
          <w:szCs w:val="24"/>
        </w:rPr>
      </w:pPr>
      <w:r w:rsidRPr="00983171">
        <w:rPr>
          <w:rFonts w:ascii="Arial Narrow" w:eastAsia="Times New Roman" w:hAnsi="Arial Narrow" w:cs="Times New Roman"/>
          <w:sz w:val="24"/>
          <w:szCs w:val="24"/>
          <w:highlight w:val="yellow"/>
        </w:rPr>
        <w:t>ASSIGN COMPONENT</w:t>
      </w:r>
      <w:r w:rsidRPr="003306D4">
        <w:rPr>
          <w:rFonts w:ascii="Arial Narrow" w:eastAsia="Times New Roman" w:hAnsi="Arial Narrow" w:cs="Times New Roman"/>
          <w:sz w:val="24"/>
          <w:szCs w:val="24"/>
        </w:rPr>
        <w:t xml:space="preserve"> 'CONNID' OF STRUCTURE ls_flight TO &lt;connid&gt;.</w:t>
      </w:r>
    </w:p>
    <w:p w:rsidR="003306D4" w:rsidRPr="003306D4" w:rsidRDefault="003306D4" w:rsidP="003306D4">
      <w:pPr>
        <w:spacing w:after="0" w:line="240" w:lineRule="auto"/>
        <w:ind w:firstLine="567"/>
        <w:rPr>
          <w:rFonts w:ascii="Arial Narrow" w:eastAsia="Times New Roman" w:hAnsi="Arial Narrow" w:cs="Times New Roman"/>
          <w:sz w:val="24"/>
          <w:szCs w:val="24"/>
        </w:rPr>
      </w:pPr>
      <w:r w:rsidRPr="003306D4">
        <w:rPr>
          <w:rFonts w:ascii="Arial Narrow" w:eastAsia="Times New Roman" w:hAnsi="Arial Narrow" w:cs="Times New Roman"/>
          <w:sz w:val="24"/>
          <w:szCs w:val="24"/>
        </w:rPr>
        <w:t>ASSIGN COMPONENT 'SEATSOCC' OF STRUCTURE ls_flight TO &lt;seatsocc&gt;.</w:t>
      </w:r>
    </w:p>
    <w:p w:rsidR="003306D4" w:rsidRPr="003306D4" w:rsidRDefault="003306D4" w:rsidP="003306D4">
      <w:pPr>
        <w:spacing w:after="0" w:line="240" w:lineRule="auto"/>
        <w:ind w:firstLine="567"/>
        <w:rPr>
          <w:rFonts w:ascii="Arial Narrow" w:eastAsia="Times New Roman" w:hAnsi="Arial Narrow" w:cs="Times New Roman"/>
          <w:sz w:val="24"/>
          <w:szCs w:val="24"/>
        </w:rPr>
      </w:pPr>
      <w:r w:rsidRPr="003306D4">
        <w:rPr>
          <w:rFonts w:ascii="Arial Narrow" w:eastAsia="Times New Roman" w:hAnsi="Arial Narrow" w:cs="Times New Roman"/>
          <w:sz w:val="24"/>
          <w:szCs w:val="24"/>
        </w:rPr>
        <w:t> </w:t>
      </w:r>
    </w:p>
    <w:p w:rsidR="003306D4" w:rsidRPr="003306D4" w:rsidRDefault="003306D4" w:rsidP="003306D4">
      <w:pPr>
        <w:spacing w:after="0" w:line="240" w:lineRule="auto"/>
        <w:ind w:firstLine="567"/>
        <w:rPr>
          <w:rFonts w:ascii="Arial Narrow" w:eastAsia="Times New Roman" w:hAnsi="Arial Narrow" w:cs="Times New Roman"/>
          <w:sz w:val="24"/>
          <w:szCs w:val="24"/>
          <w:lang w:val="ru-RU"/>
        </w:rPr>
      </w:pPr>
      <w:r w:rsidRPr="003306D4">
        <w:rPr>
          <w:rFonts w:ascii="Arial Narrow" w:eastAsia="Times New Roman" w:hAnsi="Arial Narrow" w:cs="Times New Roman"/>
          <w:sz w:val="24"/>
          <w:szCs w:val="24"/>
        </w:rPr>
        <w:t>WRITE</w:t>
      </w:r>
      <w:r w:rsidRPr="003306D4">
        <w:rPr>
          <w:rFonts w:ascii="Arial Narrow" w:eastAsia="Times New Roman" w:hAnsi="Arial Narrow" w:cs="Times New Roman"/>
          <w:sz w:val="24"/>
          <w:szCs w:val="24"/>
          <w:lang w:val="ru-RU"/>
        </w:rPr>
        <w:t>: 'На рейс',</w:t>
      </w:r>
      <w:r w:rsidRPr="00983171">
        <w:rPr>
          <w:rFonts w:ascii="Arial Narrow" w:eastAsia="Times New Roman" w:hAnsi="Arial Narrow" w:cs="Times New Roman"/>
          <w:color w:val="0070C0"/>
          <w:sz w:val="24"/>
          <w:szCs w:val="24"/>
          <w:lang w:val="ru-RU"/>
        </w:rPr>
        <w:t>&lt;</w:t>
      </w:r>
      <w:r w:rsidRPr="00983171">
        <w:rPr>
          <w:rFonts w:ascii="Arial Narrow" w:eastAsia="Times New Roman" w:hAnsi="Arial Narrow" w:cs="Times New Roman"/>
          <w:color w:val="0070C0"/>
          <w:sz w:val="24"/>
          <w:szCs w:val="24"/>
        </w:rPr>
        <w:t>connid</w:t>
      </w:r>
      <w:r w:rsidRPr="00983171">
        <w:rPr>
          <w:rFonts w:ascii="Arial Narrow" w:eastAsia="Times New Roman" w:hAnsi="Arial Narrow" w:cs="Times New Roman"/>
          <w:color w:val="0070C0"/>
          <w:sz w:val="24"/>
          <w:szCs w:val="24"/>
          <w:lang w:val="ru-RU"/>
        </w:rPr>
        <w:t>&gt;</w:t>
      </w:r>
      <w:r w:rsidRPr="003306D4">
        <w:rPr>
          <w:rFonts w:ascii="Arial Narrow" w:eastAsia="Times New Roman" w:hAnsi="Arial Narrow" w:cs="Times New Roman"/>
          <w:sz w:val="24"/>
          <w:szCs w:val="24"/>
          <w:lang w:val="ru-RU"/>
        </w:rPr>
        <w:t xml:space="preserve">, 'забронировано мест:', </w:t>
      </w:r>
      <w:r w:rsidRPr="00983171">
        <w:rPr>
          <w:rFonts w:ascii="Arial Narrow" w:eastAsia="Times New Roman" w:hAnsi="Arial Narrow" w:cs="Times New Roman"/>
          <w:color w:val="0070C0"/>
          <w:sz w:val="24"/>
          <w:szCs w:val="24"/>
          <w:lang w:val="ru-RU"/>
        </w:rPr>
        <w:t>&lt;</w:t>
      </w:r>
      <w:r w:rsidRPr="00983171">
        <w:rPr>
          <w:rFonts w:ascii="Arial Narrow" w:eastAsia="Times New Roman" w:hAnsi="Arial Narrow" w:cs="Times New Roman"/>
          <w:color w:val="0070C0"/>
          <w:sz w:val="24"/>
          <w:szCs w:val="24"/>
        </w:rPr>
        <w:t>seatsocc</w:t>
      </w:r>
      <w:r w:rsidRPr="00983171">
        <w:rPr>
          <w:rFonts w:ascii="Arial Narrow" w:eastAsia="Times New Roman" w:hAnsi="Arial Narrow" w:cs="Times New Roman"/>
          <w:color w:val="0070C0"/>
          <w:sz w:val="24"/>
          <w:szCs w:val="24"/>
          <w:lang w:val="ru-RU"/>
        </w:rPr>
        <w:t>&gt;</w:t>
      </w:r>
      <w:r w:rsidRPr="003306D4">
        <w:rPr>
          <w:rFonts w:ascii="Arial Narrow" w:eastAsia="Times New Roman" w:hAnsi="Arial Narrow" w:cs="Times New Roman"/>
          <w:sz w:val="24"/>
          <w:szCs w:val="24"/>
          <w:lang w:val="ru-RU"/>
        </w:rPr>
        <w:t>.</w:t>
      </w:r>
    </w:p>
    <w:p w:rsidR="003306D4" w:rsidRDefault="003306D4" w:rsidP="003306D4">
      <w:pPr>
        <w:spacing w:after="0" w:line="240" w:lineRule="auto"/>
        <w:ind w:firstLine="567"/>
        <w:jc w:val="both"/>
        <w:rPr>
          <w:rFonts w:ascii="Arial Narrow" w:hAnsi="Arial Narrow"/>
          <w:lang w:val="ru-RU"/>
        </w:rPr>
      </w:pPr>
    </w:p>
    <w:p w:rsidR="00983171" w:rsidRPr="00026806" w:rsidRDefault="00983171" w:rsidP="00026806">
      <w:pPr>
        <w:spacing w:after="0" w:line="240" w:lineRule="auto"/>
        <w:ind w:firstLine="567"/>
        <w:jc w:val="both"/>
        <w:rPr>
          <w:rFonts w:ascii="Arial Narrow" w:hAnsi="Arial Narrow"/>
          <w:sz w:val="24"/>
          <w:szCs w:val="24"/>
          <w:lang w:val="ru-RU"/>
        </w:rPr>
      </w:pPr>
      <w:r w:rsidRPr="00026806">
        <w:rPr>
          <w:rFonts w:ascii="Arial Narrow" w:hAnsi="Arial Narrow"/>
          <w:sz w:val="24"/>
          <w:szCs w:val="24"/>
          <w:lang w:val="ru-RU"/>
        </w:rPr>
        <w:t xml:space="preserve">В момент присвоения, с помощью дополнения </w:t>
      </w:r>
      <w:r w:rsidRPr="00026806">
        <w:rPr>
          <w:rFonts w:ascii="Arial Narrow" w:hAnsi="Arial Narrow"/>
          <w:b/>
          <w:sz w:val="24"/>
          <w:szCs w:val="24"/>
        </w:rPr>
        <w:t>CASTING</w:t>
      </w:r>
      <w:r w:rsidRPr="00026806">
        <w:rPr>
          <w:rFonts w:ascii="Arial Narrow" w:hAnsi="Arial Narrow"/>
          <w:sz w:val="24"/>
          <w:szCs w:val="24"/>
          <w:lang w:val="ru-RU"/>
        </w:rPr>
        <w:t xml:space="preserve"> возможна адаптация значений </w:t>
      </w:r>
      <w:r w:rsidRPr="00026806">
        <w:rPr>
          <w:rFonts w:ascii="Arial Narrow" w:hAnsi="Arial Narrow"/>
          <w:sz w:val="24"/>
          <w:szCs w:val="24"/>
          <w:highlight w:val="yellow"/>
          <w:lang w:val="ru-RU"/>
        </w:rPr>
        <w:t>если типы данных не совпадают но при этом они совместимы</w:t>
      </w:r>
    </w:p>
    <w:p w:rsidR="00026806" w:rsidRPr="00026806" w:rsidRDefault="00026806" w:rsidP="00026806">
      <w:pPr>
        <w:spacing w:after="0" w:line="240" w:lineRule="auto"/>
        <w:ind w:firstLine="567"/>
        <w:jc w:val="both"/>
        <w:rPr>
          <w:rFonts w:ascii="Arial Narrow" w:hAnsi="Arial Narrow"/>
          <w:sz w:val="24"/>
          <w:szCs w:val="24"/>
          <w:lang w:val="ru-RU"/>
        </w:rPr>
      </w:pP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xml:space="preserve">DATA: BEGIN OF </w:t>
      </w:r>
      <w:r w:rsidRPr="00026806">
        <w:rPr>
          <w:rFonts w:ascii="Arial Narrow" w:eastAsia="Times New Roman" w:hAnsi="Arial Narrow" w:cs="Times New Roman"/>
          <w:color w:val="0070C0"/>
          <w:sz w:val="24"/>
          <w:szCs w:val="24"/>
        </w:rPr>
        <w:t>gs_test</w:t>
      </w:r>
      <w:r w:rsidRPr="00026806">
        <w:rPr>
          <w:rFonts w:ascii="Arial Narrow" w:eastAsia="Times New Roman" w:hAnsi="Arial Narrow" w:cs="Times New Roman"/>
          <w:sz w:val="24"/>
          <w:szCs w:val="24"/>
        </w:rPr>
        <w:t>,</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char1 VALUE '1',</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char2 VALUE '2',</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END OF gs_test.</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TYPES: ty_num_2 TYPE n LENGTH 2.</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FIELD-SYMBOLS: &lt;fs_int&gt; TYPE ty_num_2.</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xml:space="preserve">ASSIGN </w:t>
      </w:r>
      <w:r w:rsidRPr="00026806">
        <w:rPr>
          <w:rFonts w:ascii="Arial Narrow" w:eastAsia="Times New Roman" w:hAnsi="Arial Narrow" w:cs="Times New Roman"/>
          <w:color w:val="0070C0"/>
          <w:sz w:val="24"/>
          <w:szCs w:val="24"/>
        </w:rPr>
        <w:t xml:space="preserve">gs_test </w:t>
      </w:r>
      <w:r w:rsidRPr="00026806">
        <w:rPr>
          <w:rFonts w:ascii="Arial Narrow" w:eastAsia="Times New Roman" w:hAnsi="Arial Narrow" w:cs="Times New Roman"/>
          <w:sz w:val="24"/>
          <w:szCs w:val="24"/>
        </w:rPr>
        <w:t xml:space="preserve">TO &lt;fs_int&gt; </w:t>
      </w:r>
      <w:r w:rsidRPr="00026806">
        <w:rPr>
          <w:rFonts w:ascii="Arial Narrow" w:eastAsia="Times New Roman" w:hAnsi="Arial Narrow" w:cs="Times New Roman"/>
          <w:sz w:val="24"/>
          <w:szCs w:val="24"/>
          <w:highlight w:val="yellow"/>
        </w:rPr>
        <w:t>CASTING</w:t>
      </w:r>
      <w:r w:rsidRPr="00026806">
        <w:rPr>
          <w:rFonts w:ascii="Arial Narrow" w:eastAsia="Times New Roman" w:hAnsi="Arial Narrow" w:cs="Times New Roman"/>
          <w:sz w:val="24"/>
          <w:szCs w:val="24"/>
        </w:rPr>
        <w:t>.</w:t>
      </w:r>
    </w:p>
    <w:p w:rsidR="00026806" w:rsidRPr="00026806" w:rsidRDefault="00026806" w:rsidP="003306D4">
      <w:pPr>
        <w:spacing w:after="0" w:line="240" w:lineRule="auto"/>
        <w:ind w:firstLine="567"/>
        <w:jc w:val="both"/>
        <w:rPr>
          <w:rFonts w:ascii="Arial Narrow" w:hAnsi="Arial Narrow"/>
        </w:rPr>
      </w:pPr>
    </w:p>
    <w:p w:rsidR="003306D4" w:rsidRPr="00026806" w:rsidRDefault="00026806" w:rsidP="00026806">
      <w:pPr>
        <w:spacing w:after="0" w:line="240" w:lineRule="auto"/>
        <w:ind w:firstLine="567"/>
        <w:jc w:val="both"/>
        <w:rPr>
          <w:rFonts w:ascii="Arial Narrow" w:hAnsi="Arial Narrow"/>
          <w:sz w:val="24"/>
          <w:szCs w:val="24"/>
          <w:lang w:val="ru-RU"/>
        </w:rPr>
      </w:pPr>
      <w:r w:rsidRPr="00026806">
        <w:rPr>
          <w:rFonts w:ascii="Arial Narrow" w:hAnsi="Arial Narrow"/>
          <w:sz w:val="24"/>
          <w:szCs w:val="24"/>
          <w:lang w:val="ru-RU"/>
        </w:rPr>
        <w:t xml:space="preserve">Начиная с версии </w:t>
      </w:r>
      <w:r w:rsidRPr="00026806">
        <w:rPr>
          <w:rFonts w:ascii="Arial Narrow" w:hAnsi="Arial Narrow"/>
          <w:sz w:val="24"/>
          <w:szCs w:val="24"/>
        </w:rPr>
        <w:t>ABAP</w:t>
      </w:r>
      <w:r w:rsidRPr="00026806">
        <w:rPr>
          <w:rFonts w:ascii="Arial Narrow" w:hAnsi="Arial Narrow"/>
          <w:sz w:val="24"/>
          <w:szCs w:val="24"/>
          <w:lang w:val="ru-RU"/>
        </w:rPr>
        <w:t xml:space="preserve"> 7.40 </w:t>
      </w:r>
      <w:r w:rsidRPr="00026806">
        <w:rPr>
          <w:rFonts w:ascii="Arial Narrow" w:hAnsi="Arial Narrow"/>
          <w:sz w:val="24"/>
          <w:szCs w:val="24"/>
          <w:highlight w:val="yellow"/>
        </w:rPr>
        <w:t>field</w:t>
      </w:r>
      <w:r w:rsidRPr="00026806">
        <w:rPr>
          <w:rFonts w:ascii="Arial Narrow" w:hAnsi="Arial Narrow"/>
          <w:sz w:val="24"/>
          <w:szCs w:val="24"/>
          <w:highlight w:val="yellow"/>
          <w:lang w:val="ru-RU"/>
        </w:rPr>
        <w:t>-</w:t>
      </w:r>
      <w:r w:rsidRPr="00026806">
        <w:rPr>
          <w:rFonts w:ascii="Arial Narrow" w:hAnsi="Arial Narrow"/>
          <w:sz w:val="24"/>
          <w:szCs w:val="24"/>
          <w:highlight w:val="yellow"/>
        </w:rPr>
        <w:t>symbols</w:t>
      </w:r>
      <w:r w:rsidRPr="00026806">
        <w:rPr>
          <w:rFonts w:ascii="Arial Narrow" w:hAnsi="Arial Narrow"/>
          <w:sz w:val="24"/>
          <w:szCs w:val="24"/>
          <w:highlight w:val="yellow"/>
          <w:lang w:val="ru-RU"/>
        </w:rPr>
        <w:t xml:space="preserve"> на переменные можно объявлять непосредственно в месте где они будут использованы</w:t>
      </w:r>
    </w:p>
    <w:p w:rsidR="00026806" w:rsidRPr="00026806" w:rsidRDefault="00026806" w:rsidP="00026806">
      <w:pPr>
        <w:spacing w:after="0" w:line="240" w:lineRule="auto"/>
        <w:ind w:firstLine="567"/>
        <w:jc w:val="both"/>
        <w:rPr>
          <w:rFonts w:ascii="Arial Narrow" w:hAnsi="Arial Narrow"/>
          <w:sz w:val="24"/>
          <w:szCs w:val="24"/>
          <w:lang w:val="ru-RU"/>
        </w:rPr>
      </w:pPr>
    </w:p>
    <w:p w:rsidR="00026806" w:rsidRPr="00026806" w:rsidRDefault="00026806" w:rsidP="00026806">
      <w:pPr>
        <w:spacing w:after="0" w:line="240" w:lineRule="auto"/>
        <w:ind w:firstLine="567"/>
        <w:jc w:val="both"/>
        <w:rPr>
          <w:rFonts w:ascii="Arial Narrow" w:eastAsia="Times New Roman" w:hAnsi="Arial Narrow" w:cs="Times New Roman"/>
          <w:sz w:val="24"/>
          <w:szCs w:val="24"/>
        </w:rPr>
      </w:pPr>
      <w:r w:rsidRPr="00026806">
        <w:rPr>
          <w:rFonts w:ascii="Arial Narrow" w:eastAsia="Times New Roman" w:hAnsi="Arial Narrow" w:cs="Times New Roman"/>
          <w:sz w:val="24"/>
          <w:szCs w:val="24"/>
        </w:rPr>
        <w:t>DATA: lt_tab TYPE STANDARD TABLE OF i WITH DEFAULT KEY.</w:t>
      </w:r>
    </w:p>
    <w:p w:rsidR="00026806" w:rsidRPr="00026806" w:rsidRDefault="00026806" w:rsidP="00026806">
      <w:pPr>
        <w:spacing w:after="0" w:line="240" w:lineRule="auto"/>
        <w:ind w:firstLine="567"/>
        <w:jc w:val="both"/>
        <w:rPr>
          <w:rFonts w:ascii="Arial Narrow" w:eastAsia="Times New Roman" w:hAnsi="Arial Narrow" w:cs="Times New Roman"/>
          <w:sz w:val="24"/>
          <w:szCs w:val="24"/>
        </w:rPr>
      </w:pPr>
      <w:r w:rsidRPr="00026806">
        <w:rPr>
          <w:rFonts w:ascii="Arial Narrow" w:eastAsia="Times New Roman" w:hAnsi="Arial Narrow" w:cs="Times New Roman"/>
          <w:sz w:val="24"/>
          <w:szCs w:val="24"/>
        </w:rPr>
        <w:t xml:space="preserve">lt_tab = </w:t>
      </w:r>
      <w:r w:rsidRPr="00026806">
        <w:rPr>
          <w:rFonts w:ascii="Arial Narrow" w:eastAsia="Times New Roman" w:hAnsi="Arial Narrow" w:cs="Times New Roman"/>
          <w:color w:val="0070C0"/>
          <w:sz w:val="24"/>
          <w:szCs w:val="24"/>
        </w:rPr>
        <w:t>VALUE #</w:t>
      </w:r>
      <w:r w:rsidRPr="00026806">
        <w:rPr>
          <w:rFonts w:ascii="Arial Narrow" w:eastAsia="Times New Roman" w:hAnsi="Arial Narrow" w:cs="Times New Roman"/>
          <w:sz w:val="24"/>
          <w:szCs w:val="24"/>
        </w:rPr>
        <w:t>( ( 1 ) ( 2 ) ( 3 ) ).</w:t>
      </w:r>
    </w:p>
    <w:p w:rsidR="00026806" w:rsidRDefault="00026806" w:rsidP="00026806">
      <w:pPr>
        <w:spacing w:after="0" w:line="240" w:lineRule="auto"/>
        <w:ind w:firstLine="567"/>
        <w:jc w:val="both"/>
        <w:rPr>
          <w:rFonts w:ascii="Arial Narrow" w:eastAsia="Times New Roman" w:hAnsi="Arial Narrow" w:cs="Times New Roman"/>
          <w:sz w:val="24"/>
          <w:szCs w:val="24"/>
        </w:rPr>
      </w:pPr>
    </w:p>
    <w:p w:rsidR="00026806" w:rsidRPr="00026806" w:rsidRDefault="00026806" w:rsidP="00026806">
      <w:pPr>
        <w:spacing w:after="0" w:line="240" w:lineRule="auto"/>
        <w:ind w:firstLine="567"/>
        <w:jc w:val="both"/>
        <w:rPr>
          <w:rFonts w:ascii="Arial Narrow" w:eastAsia="Times New Roman" w:hAnsi="Arial Narrow" w:cs="Times New Roman"/>
          <w:sz w:val="24"/>
          <w:szCs w:val="24"/>
        </w:rPr>
      </w:pPr>
      <w:r w:rsidRPr="00026806">
        <w:rPr>
          <w:rFonts w:ascii="Arial Narrow" w:eastAsia="Times New Roman" w:hAnsi="Arial Narrow" w:cs="Times New Roman"/>
          <w:sz w:val="24"/>
          <w:szCs w:val="24"/>
        </w:rPr>
        <w:t xml:space="preserve">READ TABLE lt_tab INDEX 1 </w:t>
      </w:r>
      <w:r w:rsidRPr="00026806">
        <w:rPr>
          <w:rFonts w:ascii="Arial Narrow" w:eastAsia="Times New Roman" w:hAnsi="Arial Narrow" w:cs="Times New Roman"/>
          <w:sz w:val="24"/>
          <w:szCs w:val="24"/>
          <w:highlight w:val="yellow"/>
        </w:rPr>
        <w:t>ASSIGNING</w:t>
      </w:r>
      <w:r w:rsidRPr="00026806">
        <w:rPr>
          <w:rFonts w:ascii="Arial Narrow" w:eastAsia="Times New Roman" w:hAnsi="Arial Narrow" w:cs="Times New Roman"/>
          <w:sz w:val="24"/>
          <w:szCs w:val="24"/>
        </w:rPr>
        <w:t xml:space="preserve"> FIELD-SYMBOL</w:t>
      </w:r>
      <w:r w:rsidRPr="00026806">
        <w:rPr>
          <w:rFonts w:ascii="Arial Narrow" w:eastAsia="Times New Roman" w:hAnsi="Arial Narrow" w:cs="Times New Roman"/>
          <w:sz w:val="24"/>
          <w:szCs w:val="24"/>
          <w:highlight w:val="yellow"/>
        </w:rPr>
        <w:t>(&lt;ls_one&gt;)</w:t>
      </w:r>
      <w:r w:rsidRPr="00026806">
        <w:rPr>
          <w:rFonts w:ascii="Arial Narrow" w:eastAsia="Times New Roman" w:hAnsi="Arial Narrow" w:cs="Times New Roman"/>
          <w:sz w:val="24"/>
          <w:szCs w:val="24"/>
        </w:rPr>
        <w:t>.</w:t>
      </w:r>
    </w:p>
    <w:p w:rsidR="00026806" w:rsidRPr="00026806" w:rsidRDefault="00026806" w:rsidP="00026806">
      <w:pPr>
        <w:spacing w:after="0" w:line="240" w:lineRule="auto"/>
        <w:ind w:firstLine="567"/>
        <w:jc w:val="both"/>
        <w:rPr>
          <w:rFonts w:ascii="Arial Narrow" w:eastAsia="Times New Roman" w:hAnsi="Arial Narrow" w:cs="Times New Roman"/>
          <w:sz w:val="24"/>
          <w:szCs w:val="24"/>
        </w:rPr>
      </w:pPr>
      <w:r w:rsidRPr="00026806">
        <w:rPr>
          <w:rFonts w:ascii="Arial Narrow" w:eastAsia="Times New Roman" w:hAnsi="Arial Narrow" w:cs="Times New Roman"/>
          <w:sz w:val="24"/>
          <w:szCs w:val="24"/>
        </w:rPr>
        <w:t>WRITE &lt;ls_one&gt;.</w:t>
      </w:r>
    </w:p>
    <w:p w:rsidR="00026806" w:rsidRPr="00026806" w:rsidRDefault="00026806" w:rsidP="00026806">
      <w:pPr>
        <w:spacing w:after="0" w:line="240" w:lineRule="auto"/>
        <w:ind w:firstLine="567"/>
        <w:jc w:val="both"/>
        <w:rPr>
          <w:rFonts w:ascii="Arial Narrow" w:eastAsia="Times New Roman" w:hAnsi="Arial Narrow" w:cs="Times New Roman"/>
          <w:sz w:val="24"/>
          <w:szCs w:val="24"/>
        </w:rPr>
      </w:pPr>
      <w:r w:rsidRPr="00026806">
        <w:rPr>
          <w:rFonts w:ascii="Arial Narrow" w:eastAsia="Times New Roman" w:hAnsi="Arial Narrow" w:cs="Times New Roman"/>
          <w:sz w:val="24"/>
          <w:szCs w:val="24"/>
        </w:rPr>
        <w:t> </w:t>
      </w:r>
    </w:p>
    <w:p w:rsidR="00026806" w:rsidRPr="00026806" w:rsidRDefault="00026806" w:rsidP="00026806">
      <w:pPr>
        <w:spacing w:after="0" w:line="240" w:lineRule="auto"/>
        <w:ind w:firstLine="567"/>
        <w:jc w:val="both"/>
        <w:rPr>
          <w:rFonts w:ascii="Arial Narrow" w:eastAsia="Times New Roman" w:hAnsi="Arial Narrow" w:cs="Times New Roman"/>
          <w:sz w:val="24"/>
          <w:szCs w:val="24"/>
        </w:rPr>
      </w:pPr>
      <w:r w:rsidRPr="00026806">
        <w:rPr>
          <w:rFonts w:ascii="Arial Narrow" w:eastAsia="Times New Roman" w:hAnsi="Arial Narrow" w:cs="Times New Roman"/>
          <w:sz w:val="24"/>
          <w:szCs w:val="24"/>
        </w:rPr>
        <w:lastRenderedPageBreak/>
        <w:t xml:space="preserve">LOOP AT lt_tab FROM 2 </w:t>
      </w:r>
      <w:r w:rsidRPr="00026806">
        <w:rPr>
          <w:rFonts w:ascii="Arial Narrow" w:eastAsia="Times New Roman" w:hAnsi="Arial Narrow" w:cs="Times New Roman"/>
          <w:sz w:val="24"/>
          <w:szCs w:val="24"/>
          <w:highlight w:val="yellow"/>
        </w:rPr>
        <w:t>ASSIGNING</w:t>
      </w:r>
      <w:r w:rsidRPr="00026806">
        <w:rPr>
          <w:rFonts w:ascii="Arial Narrow" w:eastAsia="Times New Roman" w:hAnsi="Arial Narrow" w:cs="Times New Roman"/>
          <w:sz w:val="24"/>
          <w:szCs w:val="24"/>
        </w:rPr>
        <w:t xml:space="preserve"> FIELD-SYMBOL</w:t>
      </w:r>
      <w:r w:rsidRPr="00026806">
        <w:rPr>
          <w:rFonts w:ascii="Arial Narrow" w:eastAsia="Times New Roman" w:hAnsi="Arial Narrow" w:cs="Times New Roman"/>
          <w:sz w:val="24"/>
          <w:szCs w:val="24"/>
          <w:highlight w:val="yellow"/>
        </w:rPr>
        <w:t>(&lt;ls_two&gt;)</w:t>
      </w:r>
      <w:r w:rsidRPr="00026806">
        <w:rPr>
          <w:rFonts w:ascii="Arial Narrow" w:eastAsia="Times New Roman" w:hAnsi="Arial Narrow" w:cs="Times New Roman"/>
          <w:sz w:val="24"/>
          <w:szCs w:val="24"/>
        </w:rPr>
        <w:t>.</w:t>
      </w:r>
    </w:p>
    <w:p w:rsidR="00026806" w:rsidRPr="009D2F86" w:rsidRDefault="00026806" w:rsidP="00026806">
      <w:pPr>
        <w:spacing w:after="0" w:line="240" w:lineRule="auto"/>
        <w:ind w:firstLine="567"/>
        <w:jc w:val="both"/>
        <w:rPr>
          <w:rFonts w:ascii="Arial Narrow" w:eastAsia="Times New Roman" w:hAnsi="Arial Narrow" w:cs="Times New Roman"/>
          <w:sz w:val="24"/>
          <w:szCs w:val="24"/>
          <w:lang w:val="ru-RU"/>
        </w:rPr>
      </w:pPr>
      <w:r w:rsidRPr="00026806">
        <w:rPr>
          <w:rFonts w:ascii="Arial Narrow" w:eastAsia="Times New Roman" w:hAnsi="Arial Narrow" w:cs="Times New Roman"/>
          <w:sz w:val="24"/>
          <w:szCs w:val="24"/>
        </w:rPr>
        <w:t>  WRITE</w:t>
      </w:r>
      <w:r w:rsidRPr="009D2F86">
        <w:rPr>
          <w:rFonts w:ascii="Arial Narrow" w:eastAsia="Times New Roman" w:hAnsi="Arial Narrow" w:cs="Times New Roman"/>
          <w:sz w:val="24"/>
          <w:szCs w:val="24"/>
          <w:lang w:val="ru-RU"/>
        </w:rPr>
        <w:t xml:space="preserve"> &lt;</w:t>
      </w:r>
      <w:r w:rsidRPr="00026806">
        <w:rPr>
          <w:rFonts w:ascii="Arial Narrow" w:eastAsia="Times New Roman" w:hAnsi="Arial Narrow" w:cs="Times New Roman"/>
          <w:sz w:val="24"/>
          <w:szCs w:val="24"/>
        </w:rPr>
        <w:t>ls</w:t>
      </w:r>
      <w:r w:rsidRPr="009D2F86">
        <w:rPr>
          <w:rFonts w:ascii="Arial Narrow" w:eastAsia="Times New Roman" w:hAnsi="Arial Narrow" w:cs="Times New Roman"/>
          <w:sz w:val="24"/>
          <w:szCs w:val="24"/>
          <w:lang w:val="ru-RU"/>
        </w:rPr>
        <w:t>_</w:t>
      </w:r>
      <w:r w:rsidRPr="00026806">
        <w:rPr>
          <w:rFonts w:ascii="Arial Narrow" w:eastAsia="Times New Roman" w:hAnsi="Arial Narrow" w:cs="Times New Roman"/>
          <w:sz w:val="24"/>
          <w:szCs w:val="24"/>
        </w:rPr>
        <w:t>two</w:t>
      </w:r>
      <w:r w:rsidRPr="009D2F86">
        <w:rPr>
          <w:rFonts w:ascii="Arial Narrow" w:eastAsia="Times New Roman" w:hAnsi="Arial Narrow" w:cs="Times New Roman"/>
          <w:sz w:val="24"/>
          <w:szCs w:val="24"/>
          <w:lang w:val="ru-RU"/>
        </w:rPr>
        <w:t>&gt;.</w:t>
      </w:r>
    </w:p>
    <w:p w:rsidR="00026806" w:rsidRPr="009D2F86" w:rsidRDefault="00026806" w:rsidP="00026806">
      <w:pPr>
        <w:spacing w:after="0" w:line="240" w:lineRule="auto"/>
        <w:ind w:firstLine="567"/>
        <w:jc w:val="both"/>
        <w:rPr>
          <w:rFonts w:ascii="Arial Narrow" w:eastAsia="Times New Roman" w:hAnsi="Arial Narrow" w:cs="Times New Roman"/>
          <w:sz w:val="24"/>
          <w:szCs w:val="24"/>
          <w:lang w:val="ru-RU"/>
        </w:rPr>
      </w:pPr>
      <w:r w:rsidRPr="00026806">
        <w:rPr>
          <w:rFonts w:ascii="Arial Narrow" w:eastAsia="Times New Roman" w:hAnsi="Arial Narrow" w:cs="Times New Roman"/>
          <w:sz w:val="24"/>
          <w:szCs w:val="24"/>
        </w:rPr>
        <w:t>ENDLOOP</w:t>
      </w:r>
      <w:r w:rsidRPr="009D2F86">
        <w:rPr>
          <w:rFonts w:ascii="Arial Narrow" w:eastAsia="Times New Roman" w:hAnsi="Arial Narrow" w:cs="Times New Roman"/>
          <w:sz w:val="24"/>
          <w:szCs w:val="24"/>
          <w:lang w:val="ru-RU"/>
        </w:rPr>
        <w:t>.</w:t>
      </w:r>
    </w:p>
    <w:p w:rsidR="00026806" w:rsidRDefault="00026806" w:rsidP="000814CF">
      <w:pPr>
        <w:spacing w:after="0" w:line="240" w:lineRule="auto"/>
        <w:ind w:firstLine="567"/>
        <w:jc w:val="both"/>
        <w:rPr>
          <w:lang w:val="ru-RU"/>
        </w:rPr>
      </w:pPr>
    </w:p>
    <w:p w:rsidR="00026806" w:rsidRPr="00026806" w:rsidRDefault="00026806" w:rsidP="00026806">
      <w:pPr>
        <w:spacing w:after="0" w:line="240" w:lineRule="auto"/>
        <w:ind w:firstLine="567"/>
        <w:jc w:val="both"/>
        <w:rPr>
          <w:rFonts w:ascii="Arial Narrow" w:hAnsi="Arial Narrow"/>
          <w:sz w:val="24"/>
          <w:szCs w:val="24"/>
          <w:lang w:val="ru-RU"/>
        </w:rPr>
      </w:pPr>
      <w:r w:rsidRPr="00026806">
        <w:rPr>
          <w:rFonts w:ascii="Arial Narrow" w:hAnsi="Arial Narrow"/>
          <w:sz w:val="24"/>
          <w:szCs w:val="24"/>
          <w:lang w:val="ru-RU"/>
        </w:rPr>
        <w:t xml:space="preserve">В качестве примера динамического программирования с помощью </w:t>
      </w:r>
      <w:r w:rsidRPr="00026806">
        <w:rPr>
          <w:rFonts w:ascii="Arial Narrow" w:hAnsi="Arial Narrow"/>
          <w:sz w:val="24"/>
          <w:szCs w:val="24"/>
        </w:rPr>
        <w:t>field</w:t>
      </w:r>
      <w:r w:rsidRPr="00026806">
        <w:rPr>
          <w:rFonts w:ascii="Arial Narrow" w:hAnsi="Arial Narrow"/>
          <w:sz w:val="24"/>
          <w:szCs w:val="24"/>
          <w:lang w:val="ru-RU"/>
        </w:rPr>
        <w:t>-</w:t>
      </w:r>
      <w:r w:rsidRPr="00026806">
        <w:rPr>
          <w:rFonts w:ascii="Arial Narrow" w:hAnsi="Arial Narrow"/>
          <w:sz w:val="24"/>
          <w:szCs w:val="24"/>
        </w:rPr>
        <w:t>symbols</w:t>
      </w:r>
      <w:r w:rsidRPr="00026806">
        <w:rPr>
          <w:rFonts w:ascii="Arial Narrow" w:hAnsi="Arial Narrow"/>
          <w:sz w:val="24"/>
          <w:szCs w:val="24"/>
          <w:lang w:val="ru-RU"/>
        </w:rPr>
        <w:t xml:space="preserve"> рассмотрим программу способную вывести в отчёте любую простую таблицу, состоящую из элементарных типов</w:t>
      </w:r>
    </w:p>
    <w:p w:rsidR="00026806" w:rsidRPr="00026806" w:rsidRDefault="00026806" w:rsidP="00026806">
      <w:pPr>
        <w:spacing w:after="0" w:line="240" w:lineRule="auto"/>
        <w:ind w:firstLine="567"/>
        <w:jc w:val="both"/>
        <w:rPr>
          <w:rFonts w:ascii="Arial Narrow" w:hAnsi="Arial Narrow"/>
          <w:sz w:val="24"/>
          <w:szCs w:val="24"/>
          <w:lang w:val="ru-RU"/>
        </w:rPr>
      </w:pP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DATA:</w:t>
      </w:r>
      <w:r>
        <w:rPr>
          <w:rFonts w:ascii="Arial Narrow" w:eastAsia="Times New Roman" w:hAnsi="Arial Narrow" w:cs="Times New Roman"/>
          <w:sz w:val="24"/>
          <w:szCs w:val="24"/>
        </w:rPr>
        <w:t xml:space="preserve"> </w:t>
      </w:r>
      <w:r w:rsidRPr="00026806">
        <w:rPr>
          <w:rFonts w:ascii="Arial Narrow" w:eastAsia="Times New Roman" w:hAnsi="Arial Narrow" w:cs="Times New Roman"/>
          <w:sz w:val="24"/>
          <w:szCs w:val="24"/>
        </w:rPr>
        <w:t>lt_spfli TYPE STANDARD TABLE OF spfli.</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START-OF-SELECTION.</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SELECT * FROM spfli UP TO 100 ROWS</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INTO CORRESPONDING FIELDS OF TABLE lt_spfli.</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PERFORM write_table USING lt_spfli.</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xml:space="preserve">FORM write_table USING </w:t>
      </w:r>
      <w:r w:rsidRPr="00870D5C">
        <w:rPr>
          <w:rFonts w:ascii="Arial Narrow" w:eastAsia="Times New Roman" w:hAnsi="Arial Narrow" w:cs="Times New Roman"/>
          <w:color w:val="0070C0"/>
          <w:sz w:val="24"/>
          <w:szCs w:val="24"/>
        </w:rPr>
        <w:t xml:space="preserve">it_table </w:t>
      </w:r>
      <w:r w:rsidRPr="00026806">
        <w:rPr>
          <w:rFonts w:ascii="Arial Narrow" w:eastAsia="Times New Roman" w:hAnsi="Arial Narrow" w:cs="Times New Roman"/>
          <w:sz w:val="24"/>
          <w:szCs w:val="24"/>
        </w:rPr>
        <w:t>TYPE ANY TABLE.</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FIELD-SYMBOLS:</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&lt;lt_table&gt; TYPE ANY TABLE,</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&lt;ls_line&gt;  TYPE any,</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&lt;lv_val&gt;   TYPE any.</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ASSIGN it_table TO &lt;lt_table&gt;.</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LOOP AT &lt;lt_table&gt; ASSIGNING &lt;ls_line&gt;.</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WRITE: /.</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DO.</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w:t>
      </w:r>
      <w:r w:rsidRPr="00870D5C">
        <w:rPr>
          <w:rFonts w:ascii="Arial Narrow" w:eastAsia="Times New Roman" w:hAnsi="Arial Narrow" w:cs="Times New Roman"/>
          <w:sz w:val="24"/>
          <w:szCs w:val="24"/>
          <w:highlight w:val="yellow"/>
        </w:rPr>
        <w:t>ASSIGN COMPONENT</w:t>
      </w:r>
      <w:r w:rsidRPr="00026806">
        <w:rPr>
          <w:rFonts w:ascii="Arial Narrow" w:eastAsia="Times New Roman" w:hAnsi="Arial Narrow" w:cs="Times New Roman"/>
          <w:sz w:val="24"/>
          <w:szCs w:val="24"/>
        </w:rPr>
        <w:t xml:space="preserve"> sy-index OF STRUCTURE &lt;ls_line&gt; TO &lt;lv_val&gt;.</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IF sy-subrc NE 0.</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EXIT.</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ENDIF.</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IF sy-index EQ 1.</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WRITE: &lt;lv_val&gt;.</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ELSE.</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WRITE: `,`, &lt;lv_val&gt;.</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ENDIF.</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ENDDO.</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  ENDLOOP.</w:t>
      </w:r>
    </w:p>
    <w:p w:rsidR="00026806" w:rsidRPr="00026806" w:rsidRDefault="00026806" w:rsidP="00026806">
      <w:pPr>
        <w:spacing w:after="0" w:line="240" w:lineRule="auto"/>
        <w:ind w:firstLine="567"/>
        <w:rPr>
          <w:rFonts w:ascii="Arial Narrow" w:eastAsia="Times New Roman" w:hAnsi="Arial Narrow" w:cs="Times New Roman"/>
          <w:sz w:val="24"/>
          <w:szCs w:val="24"/>
        </w:rPr>
      </w:pPr>
      <w:r w:rsidRPr="00026806">
        <w:rPr>
          <w:rFonts w:ascii="Arial Narrow" w:eastAsia="Times New Roman" w:hAnsi="Arial Narrow" w:cs="Times New Roman"/>
          <w:sz w:val="24"/>
          <w:szCs w:val="24"/>
        </w:rPr>
        <w:t>ENDFORM.</w:t>
      </w:r>
    </w:p>
    <w:p w:rsidR="00026806" w:rsidRPr="009D2F86" w:rsidRDefault="00026806" w:rsidP="000814CF">
      <w:pPr>
        <w:spacing w:after="0" w:line="240" w:lineRule="auto"/>
        <w:ind w:firstLine="567"/>
        <w:jc w:val="both"/>
      </w:pPr>
    </w:p>
    <w:p w:rsidR="00EA3BBF" w:rsidRPr="009D2F86" w:rsidRDefault="00EA3BBF" w:rsidP="000814CF">
      <w:pPr>
        <w:spacing w:after="0" w:line="240" w:lineRule="auto"/>
        <w:ind w:firstLine="567"/>
        <w:jc w:val="both"/>
        <w:rPr>
          <w:rFonts w:ascii="Arial Narrow" w:hAnsi="Arial Narrow"/>
          <w:b/>
          <w:sz w:val="24"/>
          <w:szCs w:val="24"/>
        </w:rPr>
      </w:pPr>
      <w:r w:rsidRPr="002F2084">
        <w:rPr>
          <w:rFonts w:ascii="Arial Narrow" w:hAnsi="Arial Narrow"/>
          <w:b/>
          <w:sz w:val="24"/>
          <w:szCs w:val="24"/>
          <w:lang w:val="ru-RU"/>
        </w:rPr>
        <w:t>Обобщенные</w:t>
      </w:r>
      <w:r w:rsidRPr="009D2F86">
        <w:rPr>
          <w:rFonts w:ascii="Arial Narrow" w:hAnsi="Arial Narrow"/>
          <w:b/>
          <w:sz w:val="24"/>
          <w:szCs w:val="24"/>
        </w:rPr>
        <w:t xml:space="preserve"> </w:t>
      </w:r>
      <w:r w:rsidRPr="002F2084">
        <w:rPr>
          <w:rFonts w:ascii="Arial Narrow" w:hAnsi="Arial Narrow"/>
          <w:b/>
          <w:sz w:val="24"/>
          <w:szCs w:val="24"/>
          <w:lang w:val="ru-RU"/>
        </w:rPr>
        <w:t>типы</w:t>
      </w:r>
    </w:p>
    <w:p w:rsidR="006400C8" w:rsidRPr="009D2F86" w:rsidRDefault="006400C8" w:rsidP="000814CF">
      <w:pPr>
        <w:spacing w:after="0" w:line="240" w:lineRule="auto"/>
        <w:ind w:firstLine="567"/>
        <w:jc w:val="both"/>
        <w:rPr>
          <w:rFonts w:ascii="Arial Narrow" w:hAnsi="Arial Narrow"/>
          <w:b/>
          <w:i/>
          <w:sz w:val="24"/>
          <w:szCs w:val="24"/>
        </w:rPr>
      </w:pPr>
    </w:p>
    <w:tbl>
      <w:tblPr>
        <w:tblW w:w="0" w:type="auto"/>
        <w:tblCellSpacing w:w="15" w:type="dxa"/>
        <w:tblInd w:w="469" w:type="dxa"/>
        <w:tblCellMar>
          <w:top w:w="15" w:type="dxa"/>
          <w:left w:w="15" w:type="dxa"/>
          <w:bottom w:w="15" w:type="dxa"/>
          <w:right w:w="15" w:type="dxa"/>
        </w:tblCellMar>
        <w:tblLook w:val="04A0" w:firstRow="1" w:lastRow="0" w:firstColumn="1" w:lastColumn="0" w:noHBand="0" w:noVBand="1"/>
      </w:tblPr>
      <w:tblGrid>
        <w:gridCol w:w="1701"/>
        <w:gridCol w:w="7346"/>
      </w:tblGrid>
      <w:tr w:rsidR="00EA3BBF" w:rsidRPr="00EA3BBF" w:rsidTr="003306D4">
        <w:trPr>
          <w:tblCellSpacing w:w="15" w:type="dxa"/>
        </w:trPr>
        <w:tc>
          <w:tcPr>
            <w:tcW w:w="1656" w:type="dxa"/>
            <w:vAlign w:val="center"/>
            <w:hideMark/>
          </w:tcPr>
          <w:p w:rsidR="00EA3BBF" w:rsidRPr="00EA3BBF" w:rsidRDefault="00EA3BBF" w:rsidP="00EA3BBF">
            <w:pPr>
              <w:spacing w:after="0" w:line="240" w:lineRule="auto"/>
              <w:rPr>
                <w:rFonts w:ascii="Arial Narrow" w:eastAsia="Times New Roman" w:hAnsi="Arial Narrow" w:cs="Times New Roman"/>
                <w:sz w:val="24"/>
                <w:szCs w:val="24"/>
                <w:lang w:val="ru-RU"/>
              </w:rPr>
            </w:pPr>
            <w:r w:rsidRPr="00EA3BBF">
              <w:rPr>
                <w:rFonts w:ascii="Arial Narrow" w:eastAsia="Times New Roman" w:hAnsi="Arial Narrow" w:cs="Times New Roman"/>
                <w:b/>
                <w:bCs/>
                <w:sz w:val="24"/>
                <w:szCs w:val="24"/>
              </w:rPr>
              <w:t>any</w:t>
            </w:r>
          </w:p>
        </w:tc>
        <w:tc>
          <w:tcPr>
            <w:tcW w:w="7301" w:type="dxa"/>
            <w:vAlign w:val="center"/>
            <w:hideMark/>
          </w:tcPr>
          <w:p w:rsidR="00EA3BBF" w:rsidRPr="00EA3BBF" w:rsidRDefault="006400C8" w:rsidP="006400C8">
            <w:pPr>
              <w:spacing w:after="0" w:line="240" w:lineRule="auto"/>
              <w:jc w:val="both"/>
              <w:rPr>
                <w:rFonts w:ascii="Arial Narrow" w:eastAsia="Times New Roman" w:hAnsi="Arial Narrow" w:cs="Times New Roman"/>
                <w:sz w:val="24"/>
                <w:szCs w:val="24"/>
                <w:lang w:val="ru-RU"/>
              </w:rPr>
            </w:pPr>
            <w:r>
              <w:rPr>
                <w:rFonts w:ascii="Arial Narrow" w:eastAsia="Times New Roman" w:hAnsi="Arial Narrow" w:cs="Times New Roman"/>
                <w:sz w:val="24"/>
                <w:szCs w:val="24"/>
                <w:lang w:val="ru-RU"/>
              </w:rPr>
              <w:t>л</w:t>
            </w:r>
            <w:r w:rsidR="00EA3BBF" w:rsidRPr="00EA3BBF">
              <w:rPr>
                <w:rFonts w:ascii="Arial Narrow" w:eastAsia="Times New Roman" w:hAnsi="Arial Narrow" w:cs="Times New Roman"/>
                <w:sz w:val="24"/>
                <w:szCs w:val="24"/>
                <w:lang w:val="ru-RU"/>
              </w:rPr>
              <w:t>юбой тип данных</w:t>
            </w:r>
            <w:r>
              <w:rPr>
                <w:rFonts w:ascii="Arial Narrow" w:eastAsia="Times New Roman" w:hAnsi="Arial Narrow" w:cs="Times New Roman"/>
                <w:sz w:val="24"/>
                <w:szCs w:val="24"/>
                <w:lang w:val="ru-RU"/>
              </w:rPr>
              <w:t>;</w:t>
            </w:r>
          </w:p>
        </w:tc>
      </w:tr>
      <w:tr w:rsidR="00EA3BBF" w:rsidRPr="00EA3BBF" w:rsidTr="003306D4">
        <w:trPr>
          <w:tblCellSpacing w:w="15" w:type="dxa"/>
        </w:trPr>
        <w:tc>
          <w:tcPr>
            <w:tcW w:w="1656" w:type="dxa"/>
            <w:vAlign w:val="center"/>
            <w:hideMark/>
          </w:tcPr>
          <w:p w:rsidR="00EA3BBF" w:rsidRPr="00EA3BBF" w:rsidRDefault="00EA3BBF" w:rsidP="00EA3BBF">
            <w:pPr>
              <w:spacing w:after="0" w:line="240" w:lineRule="auto"/>
              <w:rPr>
                <w:rFonts w:ascii="Arial Narrow" w:eastAsia="Times New Roman" w:hAnsi="Arial Narrow" w:cs="Times New Roman"/>
                <w:sz w:val="24"/>
                <w:szCs w:val="24"/>
                <w:lang w:val="ru-RU"/>
              </w:rPr>
            </w:pPr>
            <w:r w:rsidRPr="00EA3BBF">
              <w:rPr>
                <w:rFonts w:ascii="Arial Narrow" w:eastAsia="Times New Roman" w:hAnsi="Arial Narrow" w:cs="Times New Roman"/>
                <w:b/>
                <w:bCs/>
                <w:sz w:val="24"/>
                <w:szCs w:val="24"/>
              </w:rPr>
              <w:t>any</w:t>
            </w:r>
            <w:r w:rsidRPr="00ED270A">
              <w:rPr>
                <w:rFonts w:ascii="Arial Narrow" w:eastAsia="Times New Roman" w:hAnsi="Arial Narrow" w:cs="Times New Roman"/>
                <w:b/>
                <w:bCs/>
                <w:sz w:val="24"/>
                <w:szCs w:val="24"/>
                <w:lang w:val="ru-RU"/>
              </w:rPr>
              <w:t xml:space="preserve"> </w:t>
            </w:r>
            <w:r w:rsidRPr="00EA3BBF">
              <w:rPr>
                <w:rFonts w:ascii="Arial Narrow" w:eastAsia="Times New Roman" w:hAnsi="Arial Narrow" w:cs="Times New Roman"/>
                <w:b/>
                <w:bCs/>
                <w:sz w:val="24"/>
                <w:szCs w:val="24"/>
              </w:rPr>
              <w:t>table</w:t>
            </w:r>
          </w:p>
        </w:tc>
        <w:tc>
          <w:tcPr>
            <w:tcW w:w="7301" w:type="dxa"/>
            <w:vAlign w:val="center"/>
            <w:hideMark/>
          </w:tcPr>
          <w:p w:rsidR="00EA3BBF" w:rsidRPr="00EA3BBF" w:rsidRDefault="006400C8" w:rsidP="006400C8">
            <w:pPr>
              <w:spacing w:after="0" w:line="240" w:lineRule="auto"/>
              <w:jc w:val="both"/>
              <w:rPr>
                <w:rFonts w:ascii="Arial Narrow" w:eastAsia="Times New Roman" w:hAnsi="Arial Narrow" w:cs="Times New Roman"/>
                <w:sz w:val="24"/>
                <w:szCs w:val="24"/>
                <w:lang w:val="ru-RU"/>
              </w:rPr>
            </w:pPr>
            <w:r>
              <w:rPr>
                <w:rFonts w:ascii="Arial Narrow" w:eastAsia="Times New Roman" w:hAnsi="Arial Narrow" w:cs="Times New Roman"/>
                <w:sz w:val="24"/>
                <w:szCs w:val="24"/>
                <w:lang w:val="ru-RU"/>
              </w:rPr>
              <w:t>л</w:t>
            </w:r>
            <w:r w:rsidR="00EA3BBF" w:rsidRPr="00EA3BBF">
              <w:rPr>
                <w:rFonts w:ascii="Arial Narrow" w:eastAsia="Times New Roman" w:hAnsi="Arial Narrow" w:cs="Times New Roman"/>
                <w:sz w:val="24"/>
                <w:szCs w:val="24"/>
                <w:lang w:val="ru-RU"/>
              </w:rPr>
              <w:t xml:space="preserve">юбая внутренняя </w:t>
            </w:r>
            <w:r w:rsidR="00EA3BBF" w:rsidRPr="00EA3BBF">
              <w:rPr>
                <w:rFonts w:ascii="Arial Narrow" w:eastAsia="Times New Roman" w:hAnsi="Arial Narrow" w:cs="Times New Roman"/>
                <w:sz w:val="24"/>
                <w:szCs w:val="24"/>
              </w:rPr>
              <w:t>таблица</w:t>
            </w:r>
            <w:r>
              <w:rPr>
                <w:rFonts w:ascii="Arial Narrow" w:eastAsia="Times New Roman" w:hAnsi="Arial Narrow" w:cs="Times New Roman"/>
                <w:sz w:val="24"/>
                <w:szCs w:val="24"/>
                <w:lang w:val="ru-RU"/>
              </w:rPr>
              <w:t>;</w:t>
            </w:r>
          </w:p>
        </w:tc>
      </w:tr>
      <w:tr w:rsidR="00EA3BBF" w:rsidRPr="00497D8B" w:rsidTr="003306D4">
        <w:trPr>
          <w:tblCellSpacing w:w="15" w:type="dxa"/>
        </w:trPr>
        <w:tc>
          <w:tcPr>
            <w:tcW w:w="1656" w:type="dxa"/>
            <w:vAlign w:val="center"/>
            <w:hideMark/>
          </w:tcPr>
          <w:p w:rsidR="00EA3BBF" w:rsidRPr="00EA3BBF" w:rsidRDefault="00EA3BBF" w:rsidP="00EA3BBF">
            <w:pPr>
              <w:spacing w:after="0" w:line="240" w:lineRule="auto"/>
              <w:rPr>
                <w:rFonts w:ascii="Arial Narrow" w:eastAsia="Times New Roman" w:hAnsi="Arial Narrow" w:cs="Times New Roman"/>
                <w:sz w:val="24"/>
                <w:szCs w:val="24"/>
              </w:rPr>
            </w:pPr>
            <w:r w:rsidRPr="00EA3BBF">
              <w:rPr>
                <w:rFonts w:ascii="Arial Narrow" w:eastAsia="Times New Roman" w:hAnsi="Arial Narrow" w:cs="Times New Roman"/>
                <w:b/>
                <w:bCs/>
                <w:sz w:val="24"/>
                <w:szCs w:val="24"/>
              </w:rPr>
              <w:t>clike</w:t>
            </w:r>
          </w:p>
        </w:tc>
        <w:tc>
          <w:tcPr>
            <w:tcW w:w="7301" w:type="dxa"/>
            <w:vAlign w:val="center"/>
            <w:hideMark/>
          </w:tcPr>
          <w:p w:rsidR="00EA3BBF" w:rsidRPr="00EA3BBF" w:rsidRDefault="006400C8" w:rsidP="006400C8">
            <w:pPr>
              <w:spacing w:after="0" w:line="240" w:lineRule="auto"/>
              <w:jc w:val="both"/>
              <w:rPr>
                <w:rFonts w:ascii="Arial Narrow" w:eastAsia="Times New Roman" w:hAnsi="Arial Narrow" w:cs="Times New Roman"/>
                <w:sz w:val="24"/>
                <w:szCs w:val="24"/>
                <w:lang w:val="ru-RU"/>
              </w:rPr>
            </w:pPr>
            <w:r>
              <w:rPr>
                <w:rFonts w:ascii="Arial Narrow" w:eastAsia="Times New Roman" w:hAnsi="Arial Narrow" w:cs="Times New Roman"/>
                <w:sz w:val="24"/>
                <w:szCs w:val="24"/>
                <w:lang w:val="ru-RU"/>
              </w:rPr>
              <w:t>о</w:t>
            </w:r>
            <w:r w:rsidR="00EA3BBF" w:rsidRPr="00EA3BBF">
              <w:rPr>
                <w:rFonts w:ascii="Arial Narrow" w:eastAsia="Times New Roman" w:hAnsi="Arial Narrow" w:cs="Times New Roman"/>
                <w:sz w:val="24"/>
                <w:szCs w:val="24"/>
                <w:lang w:val="ru-RU"/>
              </w:rPr>
              <w:t xml:space="preserve">бобщенный символьный тип </w:t>
            </w:r>
            <w:r>
              <w:rPr>
                <w:rFonts w:ascii="Arial Narrow" w:eastAsia="Times New Roman" w:hAnsi="Arial Narrow" w:cs="Times New Roman"/>
                <w:sz w:val="24"/>
                <w:szCs w:val="24"/>
                <w:lang w:val="ru-RU"/>
              </w:rPr>
              <w:t xml:space="preserve">– </w:t>
            </w:r>
            <w:r w:rsidR="00EA3BBF" w:rsidRPr="00EA3BBF">
              <w:rPr>
                <w:rFonts w:ascii="Arial Narrow" w:eastAsia="Times New Roman" w:hAnsi="Arial Narrow" w:cs="Times New Roman"/>
                <w:b/>
                <w:bCs/>
                <w:sz w:val="24"/>
                <w:szCs w:val="24"/>
              </w:rPr>
              <w:t>c</w:t>
            </w:r>
            <w:r w:rsidRPr="006400C8">
              <w:rPr>
                <w:rFonts w:ascii="Arial Narrow" w:eastAsia="Times New Roman" w:hAnsi="Arial Narrow" w:cs="Times New Roman"/>
                <w:b/>
                <w:bCs/>
                <w:sz w:val="24"/>
                <w:szCs w:val="24"/>
                <w:lang w:val="ru-RU"/>
              </w:rPr>
              <w:t xml:space="preserve"> </w:t>
            </w:r>
            <w:r w:rsidRPr="006400C8">
              <w:rPr>
                <w:rFonts w:ascii="Arial Narrow" w:eastAsia="Times New Roman" w:hAnsi="Arial Narrow" w:cs="Times New Roman"/>
                <w:sz w:val="24"/>
                <w:szCs w:val="24"/>
                <w:lang w:val="ru-RU"/>
              </w:rPr>
              <w:t>|</w:t>
            </w:r>
            <w:r w:rsidR="00EA3BBF" w:rsidRPr="00EA3BBF">
              <w:rPr>
                <w:rFonts w:ascii="Arial Narrow" w:eastAsia="Times New Roman" w:hAnsi="Arial Narrow" w:cs="Times New Roman"/>
                <w:sz w:val="24"/>
                <w:szCs w:val="24"/>
              </w:rPr>
              <w:t> </w:t>
            </w:r>
            <w:r w:rsidR="00EA3BBF" w:rsidRPr="00EA3BBF">
              <w:rPr>
                <w:rFonts w:ascii="Arial Narrow" w:eastAsia="Times New Roman" w:hAnsi="Arial Narrow" w:cs="Times New Roman"/>
                <w:b/>
                <w:bCs/>
                <w:sz w:val="24"/>
                <w:szCs w:val="24"/>
              </w:rPr>
              <w:t>d</w:t>
            </w:r>
            <w:r w:rsidRPr="006400C8">
              <w:rPr>
                <w:rFonts w:ascii="Arial Narrow" w:eastAsia="Times New Roman" w:hAnsi="Arial Narrow" w:cs="Times New Roman"/>
                <w:b/>
                <w:bCs/>
                <w:sz w:val="24"/>
                <w:szCs w:val="24"/>
                <w:lang w:val="ru-RU"/>
              </w:rPr>
              <w:t xml:space="preserve"> </w:t>
            </w:r>
            <w:r w:rsidRPr="006400C8">
              <w:rPr>
                <w:rFonts w:ascii="Arial Narrow" w:eastAsia="Times New Roman" w:hAnsi="Arial Narrow" w:cs="Times New Roman"/>
                <w:sz w:val="24"/>
                <w:szCs w:val="24"/>
                <w:lang w:val="ru-RU"/>
              </w:rPr>
              <w:t>|</w:t>
            </w:r>
            <w:r w:rsidR="00EA3BBF" w:rsidRPr="00EA3BBF">
              <w:rPr>
                <w:rFonts w:ascii="Arial Narrow" w:eastAsia="Times New Roman" w:hAnsi="Arial Narrow" w:cs="Times New Roman"/>
                <w:sz w:val="24"/>
                <w:szCs w:val="24"/>
              </w:rPr>
              <w:t> </w:t>
            </w:r>
            <w:r w:rsidR="00EA3BBF" w:rsidRPr="00EA3BBF">
              <w:rPr>
                <w:rFonts w:ascii="Arial Narrow" w:eastAsia="Times New Roman" w:hAnsi="Arial Narrow" w:cs="Times New Roman"/>
                <w:b/>
                <w:bCs/>
                <w:sz w:val="24"/>
                <w:szCs w:val="24"/>
              </w:rPr>
              <w:t>n</w:t>
            </w:r>
            <w:r w:rsidRPr="006400C8">
              <w:rPr>
                <w:rFonts w:ascii="Arial Narrow" w:eastAsia="Times New Roman" w:hAnsi="Arial Narrow" w:cs="Times New Roman"/>
                <w:b/>
                <w:bCs/>
                <w:sz w:val="24"/>
                <w:szCs w:val="24"/>
                <w:lang w:val="ru-RU"/>
              </w:rPr>
              <w:t xml:space="preserve"> </w:t>
            </w:r>
            <w:r w:rsidRPr="006400C8">
              <w:rPr>
                <w:rFonts w:ascii="Arial Narrow" w:eastAsia="Times New Roman" w:hAnsi="Arial Narrow" w:cs="Times New Roman"/>
                <w:sz w:val="24"/>
                <w:szCs w:val="24"/>
                <w:lang w:val="ru-RU"/>
              </w:rPr>
              <w:t>|</w:t>
            </w:r>
            <w:r w:rsidR="00EA3BBF" w:rsidRPr="00EA3BBF">
              <w:rPr>
                <w:rFonts w:ascii="Arial Narrow" w:eastAsia="Times New Roman" w:hAnsi="Arial Narrow" w:cs="Times New Roman"/>
                <w:sz w:val="24"/>
                <w:szCs w:val="24"/>
              </w:rPr>
              <w:t> </w:t>
            </w:r>
            <w:r w:rsidR="00EA3BBF" w:rsidRPr="00EA3BBF">
              <w:rPr>
                <w:rFonts w:ascii="Arial Narrow" w:eastAsia="Times New Roman" w:hAnsi="Arial Narrow" w:cs="Times New Roman"/>
                <w:b/>
                <w:bCs/>
                <w:sz w:val="24"/>
                <w:szCs w:val="24"/>
              </w:rPr>
              <w:t>t</w:t>
            </w:r>
            <w:r w:rsidRPr="006400C8">
              <w:rPr>
                <w:rFonts w:ascii="Arial Narrow" w:eastAsia="Times New Roman" w:hAnsi="Arial Narrow" w:cs="Times New Roman"/>
                <w:b/>
                <w:bCs/>
                <w:sz w:val="24"/>
                <w:szCs w:val="24"/>
                <w:lang w:val="ru-RU"/>
              </w:rPr>
              <w:t xml:space="preserve"> </w:t>
            </w:r>
            <w:r w:rsidRPr="006400C8">
              <w:rPr>
                <w:rFonts w:ascii="Arial Narrow" w:eastAsia="Times New Roman" w:hAnsi="Arial Narrow" w:cs="Times New Roman"/>
                <w:sz w:val="24"/>
                <w:szCs w:val="24"/>
                <w:lang w:val="ru-RU"/>
              </w:rPr>
              <w:t xml:space="preserve">| </w:t>
            </w:r>
            <w:r w:rsidR="00EA3BBF" w:rsidRPr="00EA3BBF">
              <w:rPr>
                <w:rFonts w:ascii="Arial Narrow" w:eastAsia="Times New Roman" w:hAnsi="Arial Narrow" w:cs="Times New Roman"/>
                <w:b/>
                <w:bCs/>
                <w:sz w:val="24"/>
                <w:szCs w:val="24"/>
              </w:rPr>
              <w:t>string</w:t>
            </w:r>
            <w:r w:rsidR="00EA3BBF" w:rsidRPr="00EA3BBF">
              <w:rPr>
                <w:rFonts w:ascii="Arial Narrow" w:eastAsia="Times New Roman" w:hAnsi="Arial Narrow" w:cs="Times New Roman"/>
                <w:sz w:val="24"/>
                <w:szCs w:val="24"/>
                <w:lang w:val="ru-RU"/>
              </w:rPr>
              <w:t xml:space="preserve"> </w:t>
            </w:r>
            <w:r w:rsidRPr="006400C8">
              <w:rPr>
                <w:rFonts w:ascii="Arial Narrow" w:eastAsia="Times New Roman" w:hAnsi="Arial Narrow" w:cs="Times New Roman"/>
                <w:sz w:val="24"/>
                <w:szCs w:val="24"/>
                <w:lang w:val="ru-RU"/>
              </w:rPr>
              <w:t xml:space="preserve"> - </w:t>
            </w:r>
            <w:r w:rsidR="00EA3BBF" w:rsidRPr="00EA3BBF">
              <w:rPr>
                <w:rFonts w:ascii="Arial Narrow" w:eastAsia="Times New Roman" w:hAnsi="Arial Narrow" w:cs="Times New Roman"/>
                <w:sz w:val="24"/>
                <w:szCs w:val="24"/>
                <w:lang w:val="ru-RU"/>
              </w:rPr>
              <w:t>а так же плоские структуры, состоящие из элементов символьных типов</w:t>
            </w:r>
            <w:r>
              <w:rPr>
                <w:rFonts w:ascii="Arial Narrow" w:eastAsia="Times New Roman" w:hAnsi="Arial Narrow" w:cs="Times New Roman"/>
                <w:sz w:val="24"/>
                <w:szCs w:val="24"/>
                <w:lang w:val="ru-RU"/>
              </w:rPr>
              <w:t>;</w:t>
            </w:r>
          </w:p>
        </w:tc>
      </w:tr>
      <w:tr w:rsidR="00EA3BBF" w:rsidRPr="00EA3BBF" w:rsidTr="003306D4">
        <w:trPr>
          <w:tblCellSpacing w:w="15" w:type="dxa"/>
        </w:trPr>
        <w:tc>
          <w:tcPr>
            <w:tcW w:w="1656" w:type="dxa"/>
            <w:vAlign w:val="center"/>
            <w:hideMark/>
          </w:tcPr>
          <w:p w:rsidR="00EA3BBF" w:rsidRPr="00EA3BBF" w:rsidRDefault="00EA3BBF" w:rsidP="00EA3BBF">
            <w:pPr>
              <w:spacing w:after="0" w:line="240" w:lineRule="auto"/>
              <w:rPr>
                <w:rFonts w:ascii="Arial Narrow" w:eastAsia="Times New Roman" w:hAnsi="Arial Narrow" w:cs="Times New Roman"/>
                <w:sz w:val="24"/>
                <w:szCs w:val="24"/>
              </w:rPr>
            </w:pPr>
            <w:r w:rsidRPr="00EA3BBF">
              <w:rPr>
                <w:rFonts w:ascii="Arial Narrow" w:eastAsia="Times New Roman" w:hAnsi="Arial Narrow" w:cs="Times New Roman"/>
                <w:b/>
                <w:bCs/>
                <w:sz w:val="24"/>
                <w:szCs w:val="24"/>
              </w:rPr>
              <w:t>csequence</w:t>
            </w:r>
          </w:p>
        </w:tc>
        <w:tc>
          <w:tcPr>
            <w:tcW w:w="7301" w:type="dxa"/>
            <w:vAlign w:val="center"/>
            <w:hideMark/>
          </w:tcPr>
          <w:p w:rsidR="00EA3BBF" w:rsidRPr="00EA3BBF" w:rsidRDefault="006400C8" w:rsidP="006400C8">
            <w:pPr>
              <w:spacing w:after="0" w:line="240" w:lineRule="auto"/>
              <w:jc w:val="both"/>
              <w:rPr>
                <w:rFonts w:ascii="Arial Narrow" w:eastAsia="Times New Roman" w:hAnsi="Arial Narrow" w:cs="Times New Roman"/>
                <w:sz w:val="24"/>
                <w:szCs w:val="24"/>
                <w:lang w:val="ru-RU"/>
              </w:rPr>
            </w:pPr>
            <w:r>
              <w:rPr>
                <w:rFonts w:ascii="Arial Narrow" w:eastAsia="Times New Roman" w:hAnsi="Arial Narrow" w:cs="Times New Roman"/>
                <w:sz w:val="24"/>
                <w:szCs w:val="24"/>
                <w:lang w:val="ru-RU"/>
              </w:rPr>
              <w:t>т</w:t>
            </w:r>
            <w:r w:rsidR="00EA3BBF" w:rsidRPr="00EA3BBF">
              <w:rPr>
                <w:rFonts w:ascii="Arial Narrow" w:eastAsia="Times New Roman" w:hAnsi="Arial Narrow" w:cs="Times New Roman"/>
                <w:sz w:val="24"/>
                <w:szCs w:val="24"/>
              </w:rPr>
              <w:t xml:space="preserve">екстовая последовательность </w:t>
            </w:r>
            <w:r>
              <w:rPr>
                <w:rFonts w:ascii="Arial Narrow" w:eastAsia="Times New Roman" w:hAnsi="Arial Narrow" w:cs="Times New Roman"/>
                <w:sz w:val="24"/>
                <w:szCs w:val="24"/>
                <w:lang w:val="ru-RU"/>
              </w:rPr>
              <w:t xml:space="preserve">– </w:t>
            </w:r>
            <w:r w:rsidR="00EA3BBF" w:rsidRPr="00EA3BBF">
              <w:rPr>
                <w:rFonts w:ascii="Arial Narrow" w:eastAsia="Times New Roman" w:hAnsi="Arial Narrow" w:cs="Times New Roman"/>
                <w:b/>
                <w:bCs/>
                <w:sz w:val="24"/>
                <w:szCs w:val="24"/>
              </w:rPr>
              <w:t>c</w:t>
            </w:r>
            <w:r>
              <w:rPr>
                <w:rFonts w:ascii="Arial Narrow" w:eastAsia="Times New Roman" w:hAnsi="Arial Narrow" w:cs="Times New Roman"/>
                <w:b/>
                <w:bCs/>
                <w:sz w:val="24"/>
                <w:szCs w:val="24"/>
              </w:rPr>
              <w:t xml:space="preserve"> </w:t>
            </w:r>
            <w:r w:rsidRPr="006400C8">
              <w:rPr>
                <w:rFonts w:ascii="Arial Narrow" w:eastAsia="Times New Roman" w:hAnsi="Arial Narrow" w:cs="Times New Roman"/>
                <w:sz w:val="24"/>
                <w:szCs w:val="24"/>
                <w:lang w:val="ru-RU"/>
              </w:rPr>
              <w:t>|</w:t>
            </w:r>
            <w:r w:rsidR="00EA3BBF" w:rsidRPr="00EA3BBF">
              <w:rPr>
                <w:rFonts w:ascii="Arial Narrow" w:eastAsia="Times New Roman" w:hAnsi="Arial Narrow" w:cs="Times New Roman"/>
                <w:sz w:val="24"/>
                <w:szCs w:val="24"/>
              </w:rPr>
              <w:t> </w:t>
            </w:r>
            <w:r w:rsidR="00EA3BBF" w:rsidRPr="00EA3BBF">
              <w:rPr>
                <w:rFonts w:ascii="Arial Narrow" w:eastAsia="Times New Roman" w:hAnsi="Arial Narrow" w:cs="Times New Roman"/>
                <w:b/>
                <w:bCs/>
                <w:sz w:val="24"/>
                <w:szCs w:val="24"/>
              </w:rPr>
              <w:t>string</w:t>
            </w:r>
            <w:r>
              <w:rPr>
                <w:rFonts w:ascii="Arial Narrow" w:eastAsia="Times New Roman" w:hAnsi="Arial Narrow" w:cs="Times New Roman"/>
                <w:sz w:val="24"/>
                <w:szCs w:val="24"/>
                <w:lang w:val="ru-RU"/>
              </w:rPr>
              <w:t>;</w:t>
            </w:r>
          </w:p>
        </w:tc>
      </w:tr>
      <w:tr w:rsidR="00EA3BBF" w:rsidRPr="00497D8B" w:rsidTr="003306D4">
        <w:trPr>
          <w:tblCellSpacing w:w="15" w:type="dxa"/>
        </w:trPr>
        <w:tc>
          <w:tcPr>
            <w:tcW w:w="1656" w:type="dxa"/>
            <w:vAlign w:val="center"/>
            <w:hideMark/>
          </w:tcPr>
          <w:p w:rsidR="00EA3BBF" w:rsidRPr="00EA3BBF" w:rsidRDefault="00EA3BBF" w:rsidP="00EA3BBF">
            <w:pPr>
              <w:spacing w:after="0" w:line="240" w:lineRule="auto"/>
              <w:rPr>
                <w:rFonts w:ascii="Arial Narrow" w:eastAsia="Times New Roman" w:hAnsi="Arial Narrow" w:cs="Times New Roman"/>
                <w:sz w:val="24"/>
                <w:szCs w:val="24"/>
              </w:rPr>
            </w:pPr>
            <w:r w:rsidRPr="00EA3BBF">
              <w:rPr>
                <w:rFonts w:ascii="Arial Narrow" w:eastAsia="Times New Roman" w:hAnsi="Arial Narrow" w:cs="Times New Roman"/>
                <w:b/>
                <w:bCs/>
                <w:sz w:val="24"/>
                <w:szCs w:val="24"/>
              </w:rPr>
              <w:lastRenderedPageBreak/>
              <w:t>data</w:t>
            </w:r>
          </w:p>
        </w:tc>
        <w:tc>
          <w:tcPr>
            <w:tcW w:w="7301" w:type="dxa"/>
            <w:vAlign w:val="center"/>
            <w:hideMark/>
          </w:tcPr>
          <w:p w:rsidR="00EA3BBF" w:rsidRPr="00EA3BBF" w:rsidRDefault="006400C8" w:rsidP="006400C8">
            <w:pPr>
              <w:spacing w:after="0" w:line="240" w:lineRule="auto"/>
              <w:jc w:val="both"/>
              <w:rPr>
                <w:rFonts w:ascii="Arial Narrow" w:eastAsia="Times New Roman" w:hAnsi="Arial Narrow" w:cs="Times New Roman"/>
                <w:sz w:val="24"/>
                <w:szCs w:val="24"/>
                <w:lang w:val="ru-RU"/>
              </w:rPr>
            </w:pPr>
            <w:r>
              <w:rPr>
                <w:rFonts w:ascii="Arial Narrow" w:eastAsia="Times New Roman" w:hAnsi="Arial Narrow" w:cs="Times New Roman"/>
                <w:sz w:val="24"/>
                <w:szCs w:val="24"/>
                <w:lang w:val="ru-RU"/>
              </w:rPr>
              <w:t>л</w:t>
            </w:r>
            <w:r w:rsidR="00EA3BBF" w:rsidRPr="00EA3BBF">
              <w:rPr>
                <w:rFonts w:ascii="Arial Narrow" w:eastAsia="Times New Roman" w:hAnsi="Arial Narrow" w:cs="Times New Roman"/>
                <w:sz w:val="24"/>
                <w:szCs w:val="24"/>
                <w:lang w:val="ru-RU"/>
              </w:rPr>
              <w:t>юбой тип данных</w:t>
            </w:r>
            <w:r>
              <w:rPr>
                <w:rFonts w:ascii="Arial Narrow" w:eastAsia="Times New Roman" w:hAnsi="Arial Narrow" w:cs="Times New Roman"/>
                <w:sz w:val="24"/>
                <w:szCs w:val="24"/>
                <w:lang w:val="ru-RU"/>
              </w:rPr>
              <w:t>; д</w:t>
            </w:r>
            <w:r w:rsidR="00EA3BBF" w:rsidRPr="00EA3BBF">
              <w:rPr>
                <w:rFonts w:ascii="Arial Narrow" w:eastAsia="Times New Roman" w:hAnsi="Arial Narrow" w:cs="Times New Roman"/>
                <w:sz w:val="24"/>
                <w:szCs w:val="24"/>
                <w:lang w:val="ru-RU"/>
              </w:rPr>
              <w:t>анный тип может быть использован в ссылочных переменных</w:t>
            </w:r>
            <w:r>
              <w:rPr>
                <w:rFonts w:ascii="Arial Narrow" w:eastAsia="Times New Roman" w:hAnsi="Arial Narrow" w:cs="Times New Roman"/>
                <w:sz w:val="24"/>
                <w:szCs w:val="24"/>
                <w:lang w:val="ru-RU"/>
              </w:rPr>
              <w:t>;</w:t>
            </w:r>
          </w:p>
        </w:tc>
      </w:tr>
      <w:tr w:rsidR="00EA3BBF" w:rsidRPr="00497D8B" w:rsidTr="003306D4">
        <w:trPr>
          <w:tblCellSpacing w:w="15" w:type="dxa"/>
        </w:trPr>
        <w:tc>
          <w:tcPr>
            <w:tcW w:w="1656" w:type="dxa"/>
            <w:vAlign w:val="center"/>
            <w:hideMark/>
          </w:tcPr>
          <w:p w:rsidR="00EA3BBF" w:rsidRPr="00EA3BBF" w:rsidRDefault="00EA3BBF" w:rsidP="00EA3BBF">
            <w:pPr>
              <w:spacing w:after="0" w:line="240" w:lineRule="auto"/>
              <w:rPr>
                <w:rFonts w:ascii="Arial Narrow" w:eastAsia="Times New Roman" w:hAnsi="Arial Narrow" w:cs="Times New Roman"/>
                <w:sz w:val="24"/>
                <w:szCs w:val="24"/>
              </w:rPr>
            </w:pPr>
            <w:r w:rsidRPr="00EA3BBF">
              <w:rPr>
                <w:rFonts w:ascii="Arial Narrow" w:eastAsia="Times New Roman" w:hAnsi="Arial Narrow" w:cs="Times New Roman"/>
                <w:b/>
                <w:bCs/>
                <w:sz w:val="24"/>
                <w:szCs w:val="24"/>
              </w:rPr>
              <w:t>decfloat</w:t>
            </w:r>
          </w:p>
        </w:tc>
        <w:tc>
          <w:tcPr>
            <w:tcW w:w="7301" w:type="dxa"/>
            <w:vAlign w:val="center"/>
            <w:hideMark/>
          </w:tcPr>
          <w:p w:rsidR="00EA3BBF" w:rsidRPr="00EA3BBF" w:rsidRDefault="006400C8" w:rsidP="006400C8">
            <w:pPr>
              <w:spacing w:after="0" w:line="240" w:lineRule="auto"/>
              <w:jc w:val="both"/>
              <w:rPr>
                <w:rFonts w:ascii="Arial Narrow" w:eastAsia="Times New Roman" w:hAnsi="Arial Narrow" w:cs="Times New Roman"/>
                <w:sz w:val="24"/>
                <w:szCs w:val="24"/>
                <w:lang w:val="ru-RU"/>
              </w:rPr>
            </w:pPr>
            <w:r>
              <w:rPr>
                <w:rFonts w:ascii="Arial Narrow" w:eastAsia="Times New Roman" w:hAnsi="Arial Narrow" w:cs="Times New Roman"/>
                <w:sz w:val="24"/>
                <w:szCs w:val="24"/>
                <w:lang w:val="ru-RU"/>
              </w:rPr>
              <w:t>ч</w:t>
            </w:r>
            <w:r w:rsidR="00EA3BBF" w:rsidRPr="00EA3BBF">
              <w:rPr>
                <w:rFonts w:ascii="Arial Narrow" w:eastAsia="Times New Roman" w:hAnsi="Arial Narrow" w:cs="Times New Roman"/>
                <w:sz w:val="24"/>
                <w:szCs w:val="24"/>
                <w:lang w:val="ru-RU"/>
              </w:rPr>
              <w:t>исловой тип с плавающей запятой</w:t>
            </w:r>
            <w:r>
              <w:rPr>
                <w:rFonts w:ascii="Arial Narrow" w:eastAsia="Times New Roman" w:hAnsi="Arial Narrow" w:cs="Times New Roman"/>
                <w:sz w:val="24"/>
                <w:szCs w:val="24"/>
                <w:lang w:val="ru-RU"/>
              </w:rPr>
              <w:t xml:space="preserve"> - </w:t>
            </w:r>
            <w:r w:rsidR="00EA3BBF" w:rsidRPr="00EA3BBF">
              <w:rPr>
                <w:rFonts w:ascii="Arial Narrow" w:eastAsia="Times New Roman" w:hAnsi="Arial Narrow" w:cs="Times New Roman"/>
                <w:b/>
                <w:bCs/>
                <w:sz w:val="24"/>
                <w:szCs w:val="24"/>
              </w:rPr>
              <w:t>decfloat</w:t>
            </w:r>
            <w:r w:rsidR="00EA3BBF" w:rsidRPr="00EA3BBF">
              <w:rPr>
                <w:rFonts w:ascii="Arial Narrow" w:eastAsia="Times New Roman" w:hAnsi="Arial Narrow" w:cs="Times New Roman"/>
                <w:b/>
                <w:bCs/>
                <w:sz w:val="24"/>
                <w:szCs w:val="24"/>
                <w:lang w:val="ru-RU"/>
              </w:rPr>
              <w:t>16</w:t>
            </w:r>
            <w:r w:rsidRPr="006400C8">
              <w:rPr>
                <w:rFonts w:ascii="Arial Narrow" w:eastAsia="Times New Roman" w:hAnsi="Arial Narrow" w:cs="Times New Roman"/>
                <w:b/>
                <w:bCs/>
                <w:sz w:val="24"/>
                <w:szCs w:val="24"/>
                <w:lang w:val="ru-RU"/>
              </w:rPr>
              <w:t xml:space="preserve"> </w:t>
            </w:r>
            <w:r w:rsidRPr="006400C8">
              <w:rPr>
                <w:rFonts w:ascii="Arial Narrow" w:eastAsia="Times New Roman" w:hAnsi="Arial Narrow" w:cs="Times New Roman"/>
                <w:sz w:val="24"/>
                <w:szCs w:val="24"/>
                <w:lang w:val="ru-RU"/>
              </w:rPr>
              <w:t>|</w:t>
            </w:r>
            <w:r w:rsidR="00EA3BBF" w:rsidRPr="00EA3BBF">
              <w:rPr>
                <w:rFonts w:ascii="Arial Narrow" w:eastAsia="Times New Roman" w:hAnsi="Arial Narrow" w:cs="Times New Roman"/>
                <w:sz w:val="24"/>
                <w:szCs w:val="24"/>
              </w:rPr>
              <w:t> </w:t>
            </w:r>
            <w:r w:rsidR="00EA3BBF" w:rsidRPr="00EA3BBF">
              <w:rPr>
                <w:rFonts w:ascii="Arial Narrow" w:eastAsia="Times New Roman" w:hAnsi="Arial Narrow" w:cs="Times New Roman"/>
                <w:b/>
                <w:bCs/>
                <w:sz w:val="24"/>
                <w:szCs w:val="24"/>
              </w:rPr>
              <w:t>decfloat</w:t>
            </w:r>
            <w:r w:rsidR="00EA3BBF" w:rsidRPr="00EA3BBF">
              <w:rPr>
                <w:rFonts w:ascii="Arial Narrow" w:eastAsia="Times New Roman" w:hAnsi="Arial Narrow" w:cs="Times New Roman"/>
                <w:b/>
                <w:bCs/>
                <w:sz w:val="24"/>
                <w:szCs w:val="24"/>
                <w:lang w:val="ru-RU"/>
              </w:rPr>
              <w:t>34</w:t>
            </w:r>
            <w:r w:rsidRPr="006400C8">
              <w:rPr>
                <w:rFonts w:ascii="Arial Narrow" w:eastAsia="Times New Roman" w:hAnsi="Arial Narrow" w:cs="Times New Roman"/>
                <w:bCs/>
                <w:sz w:val="24"/>
                <w:szCs w:val="24"/>
                <w:lang w:val="ru-RU"/>
              </w:rPr>
              <w:t>;</w:t>
            </w:r>
          </w:p>
        </w:tc>
      </w:tr>
      <w:tr w:rsidR="00EA3BBF" w:rsidRPr="00EA3BBF" w:rsidTr="003306D4">
        <w:trPr>
          <w:tblCellSpacing w:w="15" w:type="dxa"/>
        </w:trPr>
        <w:tc>
          <w:tcPr>
            <w:tcW w:w="1656" w:type="dxa"/>
            <w:vAlign w:val="center"/>
            <w:hideMark/>
          </w:tcPr>
          <w:p w:rsidR="00EA3BBF" w:rsidRPr="00EA3BBF" w:rsidRDefault="00EA3BBF" w:rsidP="00EA3BBF">
            <w:pPr>
              <w:spacing w:after="0" w:line="240" w:lineRule="auto"/>
              <w:rPr>
                <w:rFonts w:ascii="Arial Narrow" w:eastAsia="Times New Roman" w:hAnsi="Arial Narrow" w:cs="Times New Roman"/>
                <w:sz w:val="24"/>
                <w:szCs w:val="24"/>
              </w:rPr>
            </w:pPr>
            <w:r w:rsidRPr="00EA3BBF">
              <w:rPr>
                <w:rFonts w:ascii="Arial Narrow" w:eastAsia="Times New Roman" w:hAnsi="Arial Narrow" w:cs="Times New Roman"/>
                <w:b/>
                <w:bCs/>
                <w:sz w:val="24"/>
                <w:szCs w:val="24"/>
              </w:rPr>
              <w:t>hashed table</w:t>
            </w:r>
          </w:p>
        </w:tc>
        <w:tc>
          <w:tcPr>
            <w:tcW w:w="7301" w:type="dxa"/>
            <w:vAlign w:val="center"/>
            <w:hideMark/>
          </w:tcPr>
          <w:p w:rsidR="00EA3BBF" w:rsidRPr="00EA3BBF" w:rsidRDefault="006400C8" w:rsidP="006400C8">
            <w:pPr>
              <w:spacing w:after="0" w:line="240" w:lineRule="auto"/>
              <w:jc w:val="both"/>
              <w:rPr>
                <w:rFonts w:ascii="Arial Narrow" w:eastAsia="Times New Roman" w:hAnsi="Arial Narrow" w:cs="Times New Roman"/>
                <w:sz w:val="24"/>
                <w:szCs w:val="24"/>
                <w:lang w:val="ru-RU"/>
              </w:rPr>
            </w:pPr>
            <w:r>
              <w:rPr>
                <w:rFonts w:ascii="Arial Narrow" w:eastAsia="Times New Roman" w:hAnsi="Arial Narrow" w:cs="Times New Roman"/>
                <w:sz w:val="24"/>
                <w:szCs w:val="24"/>
                <w:lang w:val="ru-RU"/>
              </w:rPr>
              <w:t>л</w:t>
            </w:r>
            <w:r w:rsidR="00EA3BBF" w:rsidRPr="00EA3BBF">
              <w:rPr>
                <w:rFonts w:ascii="Arial Narrow" w:eastAsia="Times New Roman" w:hAnsi="Arial Narrow" w:cs="Times New Roman"/>
                <w:sz w:val="24"/>
                <w:szCs w:val="24"/>
              </w:rPr>
              <w:t>юбая хеш таблица</w:t>
            </w:r>
            <w:r>
              <w:rPr>
                <w:rFonts w:ascii="Arial Narrow" w:eastAsia="Times New Roman" w:hAnsi="Arial Narrow" w:cs="Times New Roman"/>
                <w:sz w:val="24"/>
                <w:szCs w:val="24"/>
                <w:lang w:val="ru-RU"/>
              </w:rPr>
              <w:t>;</w:t>
            </w:r>
          </w:p>
        </w:tc>
      </w:tr>
      <w:tr w:rsidR="00EA3BBF" w:rsidRPr="00497D8B" w:rsidTr="003306D4">
        <w:trPr>
          <w:tblCellSpacing w:w="15" w:type="dxa"/>
        </w:trPr>
        <w:tc>
          <w:tcPr>
            <w:tcW w:w="1656" w:type="dxa"/>
            <w:vAlign w:val="center"/>
            <w:hideMark/>
          </w:tcPr>
          <w:p w:rsidR="00EA3BBF" w:rsidRPr="00EA3BBF" w:rsidRDefault="00EA3BBF" w:rsidP="00EA3BBF">
            <w:pPr>
              <w:spacing w:after="0" w:line="240" w:lineRule="auto"/>
              <w:rPr>
                <w:rFonts w:ascii="Arial Narrow" w:eastAsia="Times New Roman" w:hAnsi="Arial Narrow" w:cs="Times New Roman"/>
                <w:sz w:val="24"/>
                <w:szCs w:val="24"/>
              </w:rPr>
            </w:pPr>
            <w:r w:rsidRPr="00EA3BBF">
              <w:rPr>
                <w:rFonts w:ascii="Arial Narrow" w:eastAsia="Times New Roman" w:hAnsi="Arial Narrow" w:cs="Times New Roman"/>
                <w:b/>
                <w:bCs/>
                <w:sz w:val="24"/>
                <w:szCs w:val="24"/>
              </w:rPr>
              <w:t>index table</w:t>
            </w:r>
          </w:p>
        </w:tc>
        <w:tc>
          <w:tcPr>
            <w:tcW w:w="7301" w:type="dxa"/>
            <w:vAlign w:val="center"/>
            <w:hideMark/>
          </w:tcPr>
          <w:p w:rsidR="00EA3BBF" w:rsidRPr="00EA3BBF" w:rsidRDefault="006400C8" w:rsidP="006400C8">
            <w:pPr>
              <w:spacing w:after="0" w:line="240" w:lineRule="auto"/>
              <w:jc w:val="both"/>
              <w:rPr>
                <w:rFonts w:ascii="Arial Narrow" w:eastAsia="Times New Roman" w:hAnsi="Arial Narrow" w:cs="Times New Roman"/>
                <w:sz w:val="24"/>
                <w:szCs w:val="24"/>
                <w:lang w:val="ru-RU"/>
              </w:rPr>
            </w:pPr>
            <w:r>
              <w:rPr>
                <w:rFonts w:ascii="Arial Narrow" w:eastAsia="Times New Roman" w:hAnsi="Arial Narrow" w:cs="Times New Roman"/>
                <w:sz w:val="24"/>
                <w:szCs w:val="24"/>
                <w:lang w:val="ru-RU"/>
              </w:rPr>
              <w:t>л</w:t>
            </w:r>
            <w:r w:rsidR="00EA3BBF" w:rsidRPr="00EA3BBF">
              <w:rPr>
                <w:rFonts w:ascii="Arial Narrow" w:eastAsia="Times New Roman" w:hAnsi="Arial Narrow" w:cs="Times New Roman"/>
                <w:sz w:val="24"/>
                <w:szCs w:val="24"/>
                <w:lang w:val="ru-RU"/>
              </w:rPr>
              <w:t>юбая стандартная или сортированная внутренняя таблица</w:t>
            </w:r>
            <w:r>
              <w:rPr>
                <w:rFonts w:ascii="Arial Narrow" w:eastAsia="Times New Roman" w:hAnsi="Arial Narrow" w:cs="Times New Roman"/>
                <w:sz w:val="24"/>
                <w:szCs w:val="24"/>
                <w:lang w:val="ru-RU"/>
              </w:rPr>
              <w:t>;</w:t>
            </w:r>
          </w:p>
        </w:tc>
      </w:tr>
      <w:tr w:rsidR="00EA3BBF" w:rsidRPr="00EA3BBF" w:rsidTr="003306D4">
        <w:trPr>
          <w:tblCellSpacing w:w="15" w:type="dxa"/>
        </w:trPr>
        <w:tc>
          <w:tcPr>
            <w:tcW w:w="1656" w:type="dxa"/>
            <w:vAlign w:val="center"/>
            <w:hideMark/>
          </w:tcPr>
          <w:p w:rsidR="00EA3BBF" w:rsidRPr="00EA3BBF" w:rsidRDefault="00EA3BBF" w:rsidP="00EA3BBF">
            <w:pPr>
              <w:spacing w:after="0" w:line="240" w:lineRule="auto"/>
              <w:rPr>
                <w:rFonts w:ascii="Arial Narrow" w:eastAsia="Times New Roman" w:hAnsi="Arial Narrow" w:cs="Times New Roman"/>
                <w:sz w:val="24"/>
                <w:szCs w:val="24"/>
              </w:rPr>
            </w:pPr>
            <w:r w:rsidRPr="00EA3BBF">
              <w:rPr>
                <w:rFonts w:ascii="Arial Narrow" w:eastAsia="Times New Roman" w:hAnsi="Arial Narrow" w:cs="Times New Roman"/>
                <w:b/>
                <w:bCs/>
                <w:sz w:val="24"/>
                <w:szCs w:val="24"/>
              </w:rPr>
              <w:t>numeric</w:t>
            </w:r>
          </w:p>
        </w:tc>
        <w:tc>
          <w:tcPr>
            <w:tcW w:w="7301" w:type="dxa"/>
            <w:vAlign w:val="center"/>
            <w:hideMark/>
          </w:tcPr>
          <w:p w:rsidR="00EA3BBF" w:rsidRPr="00EA3BBF" w:rsidRDefault="006400C8" w:rsidP="006400C8">
            <w:pPr>
              <w:spacing w:after="0" w:line="240" w:lineRule="auto"/>
              <w:jc w:val="both"/>
              <w:rPr>
                <w:rFonts w:ascii="Arial Narrow" w:eastAsia="Times New Roman" w:hAnsi="Arial Narrow" w:cs="Times New Roman"/>
                <w:sz w:val="24"/>
                <w:szCs w:val="24"/>
              </w:rPr>
            </w:pPr>
            <w:r>
              <w:rPr>
                <w:rFonts w:ascii="Arial Narrow" w:eastAsia="Times New Roman" w:hAnsi="Arial Narrow" w:cs="Times New Roman"/>
                <w:sz w:val="24"/>
                <w:szCs w:val="24"/>
                <w:lang w:val="ru-RU"/>
              </w:rPr>
              <w:t>ч</w:t>
            </w:r>
            <w:r w:rsidR="00EA3BBF" w:rsidRPr="00EA3BBF">
              <w:rPr>
                <w:rFonts w:ascii="Arial Narrow" w:eastAsia="Times New Roman" w:hAnsi="Arial Narrow" w:cs="Times New Roman"/>
                <w:sz w:val="24"/>
                <w:szCs w:val="24"/>
              </w:rPr>
              <w:t xml:space="preserve">исловой тип </w:t>
            </w:r>
            <w:r w:rsidRPr="006400C8">
              <w:rPr>
                <w:rFonts w:ascii="Arial Narrow" w:eastAsia="Times New Roman" w:hAnsi="Arial Narrow" w:cs="Times New Roman"/>
                <w:sz w:val="24"/>
                <w:szCs w:val="24"/>
              </w:rPr>
              <w:t xml:space="preserve">- </w:t>
            </w:r>
            <w:r w:rsidR="00EA3BBF" w:rsidRPr="00EA3BBF">
              <w:rPr>
                <w:rFonts w:ascii="Arial Narrow" w:eastAsia="Times New Roman" w:hAnsi="Arial Narrow" w:cs="Times New Roman"/>
                <w:b/>
                <w:bCs/>
                <w:sz w:val="24"/>
                <w:szCs w:val="24"/>
              </w:rPr>
              <w:t>i</w:t>
            </w:r>
            <w:r w:rsidR="00EA3BBF" w:rsidRPr="00EA3BBF">
              <w:rPr>
                <w:rFonts w:ascii="Arial Narrow" w:eastAsia="Times New Roman" w:hAnsi="Arial Narrow" w:cs="Times New Roman"/>
                <w:sz w:val="24"/>
                <w:szCs w:val="24"/>
              </w:rPr>
              <w:t> (</w:t>
            </w:r>
            <w:r w:rsidR="00EA3BBF" w:rsidRPr="00EA3BBF">
              <w:rPr>
                <w:rFonts w:ascii="Arial Narrow" w:eastAsia="Times New Roman" w:hAnsi="Arial Narrow" w:cs="Times New Roman"/>
                <w:b/>
                <w:bCs/>
                <w:sz w:val="24"/>
                <w:szCs w:val="24"/>
              </w:rPr>
              <w:t>b</w:t>
            </w:r>
            <w:r w:rsidR="00EA3BBF" w:rsidRPr="00EA3BBF">
              <w:rPr>
                <w:rFonts w:ascii="Arial Narrow" w:eastAsia="Times New Roman" w:hAnsi="Arial Narrow" w:cs="Times New Roman"/>
                <w:sz w:val="24"/>
                <w:szCs w:val="24"/>
              </w:rPr>
              <w:t>, </w:t>
            </w:r>
            <w:r w:rsidR="00EA3BBF" w:rsidRPr="00EA3BBF">
              <w:rPr>
                <w:rFonts w:ascii="Arial Narrow" w:eastAsia="Times New Roman" w:hAnsi="Arial Narrow" w:cs="Times New Roman"/>
                <w:b/>
                <w:bCs/>
                <w:sz w:val="24"/>
                <w:szCs w:val="24"/>
              </w:rPr>
              <w:t>s</w:t>
            </w:r>
            <w:r w:rsidR="00EA3BBF" w:rsidRPr="00EA3BBF">
              <w:rPr>
                <w:rFonts w:ascii="Arial Narrow" w:eastAsia="Times New Roman" w:hAnsi="Arial Narrow" w:cs="Times New Roman"/>
                <w:sz w:val="24"/>
                <w:szCs w:val="24"/>
              </w:rPr>
              <w:t>)</w:t>
            </w:r>
            <w:r w:rsidRPr="006400C8">
              <w:rPr>
                <w:rFonts w:ascii="Arial Narrow" w:eastAsia="Times New Roman" w:hAnsi="Arial Narrow" w:cs="Times New Roman"/>
                <w:sz w:val="24"/>
                <w:szCs w:val="24"/>
              </w:rPr>
              <w:t xml:space="preserve"> |</w:t>
            </w:r>
            <w:r w:rsidR="00EA3BBF" w:rsidRPr="00EA3BBF">
              <w:rPr>
                <w:rFonts w:ascii="Arial Narrow" w:eastAsia="Times New Roman" w:hAnsi="Arial Narrow" w:cs="Times New Roman"/>
                <w:sz w:val="24"/>
                <w:szCs w:val="24"/>
              </w:rPr>
              <w:t> </w:t>
            </w:r>
            <w:r w:rsidR="00EA3BBF" w:rsidRPr="00EA3BBF">
              <w:rPr>
                <w:rFonts w:ascii="Arial Narrow" w:eastAsia="Times New Roman" w:hAnsi="Arial Narrow" w:cs="Times New Roman"/>
                <w:b/>
                <w:bCs/>
                <w:sz w:val="24"/>
                <w:szCs w:val="24"/>
              </w:rPr>
              <w:t>p</w:t>
            </w:r>
            <w:r w:rsidRPr="006400C8">
              <w:rPr>
                <w:rFonts w:ascii="Arial Narrow" w:eastAsia="Times New Roman" w:hAnsi="Arial Narrow" w:cs="Times New Roman"/>
                <w:b/>
                <w:bCs/>
                <w:sz w:val="24"/>
                <w:szCs w:val="24"/>
              </w:rPr>
              <w:t xml:space="preserve"> </w:t>
            </w:r>
            <w:r w:rsidRPr="006400C8">
              <w:rPr>
                <w:rFonts w:ascii="Arial Narrow" w:eastAsia="Times New Roman" w:hAnsi="Arial Narrow" w:cs="Times New Roman"/>
                <w:sz w:val="24"/>
                <w:szCs w:val="24"/>
              </w:rPr>
              <w:t>|</w:t>
            </w:r>
            <w:r w:rsidR="00EA3BBF" w:rsidRPr="00EA3BBF">
              <w:rPr>
                <w:rFonts w:ascii="Arial Narrow" w:eastAsia="Times New Roman" w:hAnsi="Arial Narrow" w:cs="Times New Roman"/>
                <w:sz w:val="24"/>
                <w:szCs w:val="24"/>
              </w:rPr>
              <w:t> </w:t>
            </w:r>
            <w:r w:rsidR="00EA3BBF" w:rsidRPr="00EA3BBF">
              <w:rPr>
                <w:rFonts w:ascii="Arial Narrow" w:eastAsia="Times New Roman" w:hAnsi="Arial Narrow" w:cs="Times New Roman"/>
                <w:b/>
                <w:bCs/>
                <w:sz w:val="24"/>
                <w:szCs w:val="24"/>
              </w:rPr>
              <w:t>decfloat16</w:t>
            </w:r>
            <w:r w:rsidRPr="006400C8">
              <w:rPr>
                <w:rFonts w:ascii="Arial Narrow" w:eastAsia="Times New Roman" w:hAnsi="Arial Narrow" w:cs="Times New Roman"/>
                <w:b/>
                <w:bCs/>
                <w:sz w:val="24"/>
                <w:szCs w:val="24"/>
              </w:rPr>
              <w:t xml:space="preserve"> </w:t>
            </w:r>
            <w:r w:rsidRPr="006400C8">
              <w:rPr>
                <w:rFonts w:ascii="Arial Narrow" w:eastAsia="Times New Roman" w:hAnsi="Arial Narrow" w:cs="Times New Roman"/>
                <w:sz w:val="24"/>
                <w:szCs w:val="24"/>
              </w:rPr>
              <w:t>|</w:t>
            </w:r>
            <w:r w:rsidR="00EA3BBF" w:rsidRPr="00EA3BBF">
              <w:rPr>
                <w:rFonts w:ascii="Arial Narrow" w:eastAsia="Times New Roman" w:hAnsi="Arial Narrow" w:cs="Times New Roman"/>
                <w:sz w:val="24"/>
                <w:szCs w:val="24"/>
              </w:rPr>
              <w:t> </w:t>
            </w:r>
            <w:r w:rsidR="00EA3BBF" w:rsidRPr="00EA3BBF">
              <w:rPr>
                <w:rFonts w:ascii="Arial Narrow" w:eastAsia="Times New Roman" w:hAnsi="Arial Narrow" w:cs="Times New Roman"/>
                <w:b/>
                <w:bCs/>
                <w:sz w:val="24"/>
                <w:szCs w:val="24"/>
              </w:rPr>
              <w:t>decfloat34</w:t>
            </w:r>
            <w:r w:rsidRPr="006400C8">
              <w:rPr>
                <w:rFonts w:ascii="Arial Narrow" w:eastAsia="Times New Roman" w:hAnsi="Arial Narrow" w:cs="Times New Roman"/>
                <w:b/>
                <w:bCs/>
                <w:sz w:val="24"/>
                <w:szCs w:val="24"/>
              </w:rPr>
              <w:t xml:space="preserve"> </w:t>
            </w:r>
            <w:r w:rsidRPr="006400C8">
              <w:rPr>
                <w:rFonts w:ascii="Arial Narrow" w:eastAsia="Times New Roman" w:hAnsi="Arial Narrow" w:cs="Times New Roman"/>
                <w:sz w:val="24"/>
                <w:szCs w:val="24"/>
              </w:rPr>
              <w:t>|</w:t>
            </w:r>
            <w:r w:rsidR="00EA3BBF" w:rsidRPr="00EA3BBF">
              <w:rPr>
                <w:rFonts w:ascii="Arial Narrow" w:eastAsia="Times New Roman" w:hAnsi="Arial Narrow" w:cs="Times New Roman"/>
                <w:sz w:val="24"/>
                <w:szCs w:val="24"/>
              </w:rPr>
              <w:t> </w:t>
            </w:r>
            <w:r w:rsidR="00EA3BBF" w:rsidRPr="00EA3BBF">
              <w:rPr>
                <w:rFonts w:ascii="Arial Narrow" w:eastAsia="Times New Roman" w:hAnsi="Arial Narrow" w:cs="Times New Roman"/>
                <w:b/>
                <w:bCs/>
                <w:sz w:val="24"/>
                <w:szCs w:val="24"/>
              </w:rPr>
              <w:t>f</w:t>
            </w:r>
            <w:r w:rsidRPr="006400C8">
              <w:rPr>
                <w:rFonts w:ascii="Arial Narrow" w:eastAsia="Times New Roman" w:hAnsi="Arial Narrow" w:cs="Times New Roman"/>
                <w:sz w:val="24"/>
                <w:szCs w:val="24"/>
              </w:rPr>
              <w:t>.</w:t>
            </w:r>
          </w:p>
        </w:tc>
      </w:tr>
      <w:tr w:rsidR="00EA3BBF" w:rsidRPr="00EA3BBF" w:rsidTr="003306D4">
        <w:trPr>
          <w:tblCellSpacing w:w="15" w:type="dxa"/>
        </w:trPr>
        <w:tc>
          <w:tcPr>
            <w:tcW w:w="1656" w:type="dxa"/>
            <w:vAlign w:val="center"/>
            <w:hideMark/>
          </w:tcPr>
          <w:p w:rsidR="00EA3BBF" w:rsidRPr="00EA3BBF" w:rsidRDefault="00EA3BBF" w:rsidP="00EA3BBF">
            <w:pPr>
              <w:spacing w:after="0" w:line="240" w:lineRule="auto"/>
              <w:rPr>
                <w:rFonts w:ascii="Arial Narrow" w:eastAsia="Times New Roman" w:hAnsi="Arial Narrow" w:cs="Times New Roman"/>
                <w:sz w:val="24"/>
                <w:szCs w:val="24"/>
              </w:rPr>
            </w:pPr>
            <w:r w:rsidRPr="00EA3BBF">
              <w:rPr>
                <w:rFonts w:ascii="Arial Narrow" w:eastAsia="Times New Roman" w:hAnsi="Arial Narrow" w:cs="Times New Roman"/>
                <w:b/>
                <w:bCs/>
                <w:sz w:val="24"/>
                <w:szCs w:val="24"/>
              </w:rPr>
              <w:t>object</w:t>
            </w:r>
          </w:p>
        </w:tc>
        <w:tc>
          <w:tcPr>
            <w:tcW w:w="7301" w:type="dxa"/>
            <w:vAlign w:val="center"/>
            <w:hideMark/>
          </w:tcPr>
          <w:p w:rsidR="00EA3BBF" w:rsidRPr="00EA3BBF" w:rsidRDefault="006400C8" w:rsidP="006400C8">
            <w:pPr>
              <w:spacing w:after="0" w:line="240" w:lineRule="auto"/>
              <w:jc w:val="both"/>
              <w:rPr>
                <w:rFonts w:ascii="Arial Narrow" w:eastAsia="Times New Roman" w:hAnsi="Arial Narrow" w:cs="Times New Roman"/>
                <w:sz w:val="24"/>
                <w:szCs w:val="24"/>
                <w:lang w:val="ru-RU"/>
              </w:rPr>
            </w:pPr>
            <w:r>
              <w:rPr>
                <w:rFonts w:ascii="Arial Narrow" w:eastAsia="Times New Roman" w:hAnsi="Arial Narrow" w:cs="Times New Roman"/>
                <w:sz w:val="24"/>
                <w:szCs w:val="24"/>
                <w:lang w:val="ru-RU"/>
              </w:rPr>
              <w:t>л</w:t>
            </w:r>
            <w:r w:rsidR="00EA3BBF" w:rsidRPr="00EA3BBF">
              <w:rPr>
                <w:rFonts w:ascii="Arial Narrow" w:eastAsia="Times New Roman" w:hAnsi="Arial Narrow" w:cs="Times New Roman"/>
                <w:sz w:val="24"/>
                <w:szCs w:val="24"/>
              </w:rPr>
              <w:t>юбой объектный тип</w:t>
            </w:r>
            <w:r>
              <w:rPr>
                <w:rFonts w:ascii="Arial Narrow" w:eastAsia="Times New Roman" w:hAnsi="Arial Narrow" w:cs="Times New Roman"/>
                <w:sz w:val="24"/>
                <w:szCs w:val="24"/>
                <w:lang w:val="ru-RU"/>
              </w:rPr>
              <w:t>;</w:t>
            </w:r>
          </w:p>
        </w:tc>
      </w:tr>
      <w:tr w:rsidR="00EA3BBF" w:rsidRPr="00497D8B" w:rsidTr="003306D4">
        <w:trPr>
          <w:tblCellSpacing w:w="15" w:type="dxa"/>
        </w:trPr>
        <w:tc>
          <w:tcPr>
            <w:tcW w:w="1656" w:type="dxa"/>
            <w:vAlign w:val="center"/>
            <w:hideMark/>
          </w:tcPr>
          <w:p w:rsidR="00EA3BBF" w:rsidRPr="00EA3BBF" w:rsidRDefault="00EA3BBF" w:rsidP="00EA3BBF">
            <w:pPr>
              <w:spacing w:after="0" w:line="240" w:lineRule="auto"/>
              <w:rPr>
                <w:rFonts w:ascii="Arial Narrow" w:eastAsia="Times New Roman" w:hAnsi="Arial Narrow" w:cs="Times New Roman"/>
                <w:sz w:val="24"/>
                <w:szCs w:val="24"/>
              </w:rPr>
            </w:pPr>
            <w:r w:rsidRPr="00EA3BBF">
              <w:rPr>
                <w:rFonts w:ascii="Arial Narrow" w:eastAsia="Times New Roman" w:hAnsi="Arial Narrow" w:cs="Times New Roman"/>
                <w:b/>
                <w:bCs/>
                <w:sz w:val="24"/>
                <w:szCs w:val="24"/>
              </w:rPr>
              <w:t>simple</w:t>
            </w:r>
          </w:p>
        </w:tc>
        <w:tc>
          <w:tcPr>
            <w:tcW w:w="7301" w:type="dxa"/>
            <w:vAlign w:val="center"/>
            <w:hideMark/>
          </w:tcPr>
          <w:p w:rsidR="00EA3BBF" w:rsidRPr="00EA3BBF" w:rsidRDefault="006400C8" w:rsidP="006400C8">
            <w:pPr>
              <w:spacing w:after="0" w:line="240" w:lineRule="auto"/>
              <w:jc w:val="both"/>
              <w:rPr>
                <w:rFonts w:ascii="Arial Narrow" w:eastAsia="Times New Roman" w:hAnsi="Arial Narrow" w:cs="Times New Roman"/>
                <w:sz w:val="24"/>
                <w:szCs w:val="24"/>
                <w:lang w:val="ru-RU"/>
              </w:rPr>
            </w:pPr>
            <w:r>
              <w:rPr>
                <w:rFonts w:ascii="Arial Narrow" w:eastAsia="Times New Roman" w:hAnsi="Arial Narrow" w:cs="Times New Roman"/>
                <w:sz w:val="24"/>
                <w:szCs w:val="24"/>
                <w:lang w:val="ru-RU"/>
              </w:rPr>
              <w:t>л</w:t>
            </w:r>
            <w:r w:rsidR="00EA3BBF" w:rsidRPr="00EA3BBF">
              <w:rPr>
                <w:rFonts w:ascii="Arial Narrow" w:eastAsia="Times New Roman" w:hAnsi="Arial Narrow" w:cs="Times New Roman"/>
                <w:sz w:val="24"/>
                <w:szCs w:val="24"/>
                <w:lang w:val="ru-RU"/>
              </w:rPr>
              <w:t>юбой элементарный тип данных включая плоские структуры состоящие из символьных элементов</w:t>
            </w:r>
            <w:r>
              <w:rPr>
                <w:rFonts w:ascii="Arial Narrow" w:eastAsia="Times New Roman" w:hAnsi="Arial Narrow" w:cs="Times New Roman"/>
                <w:sz w:val="24"/>
                <w:szCs w:val="24"/>
                <w:lang w:val="ru-RU"/>
              </w:rPr>
              <w:t>;</w:t>
            </w:r>
          </w:p>
        </w:tc>
      </w:tr>
      <w:tr w:rsidR="00EA3BBF" w:rsidRPr="00EA3BBF" w:rsidTr="003306D4">
        <w:trPr>
          <w:tblCellSpacing w:w="15" w:type="dxa"/>
        </w:trPr>
        <w:tc>
          <w:tcPr>
            <w:tcW w:w="1656" w:type="dxa"/>
            <w:vAlign w:val="center"/>
            <w:hideMark/>
          </w:tcPr>
          <w:p w:rsidR="00EA3BBF" w:rsidRPr="00EA3BBF" w:rsidRDefault="00EA3BBF" w:rsidP="00EA3BBF">
            <w:pPr>
              <w:spacing w:after="0" w:line="240" w:lineRule="auto"/>
              <w:rPr>
                <w:rFonts w:ascii="Arial Narrow" w:eastAsia="Times New Roman" w:hAnsi="Arial Narrow" w:cs="Times New Roman"/>
                <w:sz w:val="24"/>
                <w:szCs w:val="24"/>
              </w:rPr>
            </w:pPr>
            <w:r w:rsidRPr="00EA3BBF">
              <w:rPr>
                <w:rFonts w:ascii="Arial Narrow" w:eastAsia="Times New Roman" w:hAnsi="Arial Narrow" w:cs="Times New Roman"/>
                <w:b/>
                <w:bCs/>
                <w:sz w:val="24"/>
                <w:szCs w:val="24"/>
              </w:rPr>
              <w:t>sorted table</w:t>
            </w:r>
          </w:p>
        </w:tc>
        <w:tc>
          <w:tcPr>
            <w:tcW w:w="7301" w:type="dxa"/>
            <w:vAlign w:val="center"/>
            <w:hideMark/>
          </w:tcPr>
          <w:p w:rsidR="00EA3BBF" w:rsidRPr="00EA3BBF" w:rsidRDefault="006400C8" w:rsidP="006400C8">
            <w:pPr>
              <w:spacing w:after="0" w:line="240" w:lineRule="auto"/>
              <w:jc w:val="both"/>
              <w:rPr>
                <w:rFonts w:ascii="Arial Narrow" w:eastAsia="Times New Roman" w:hAnsi="Arial Narrow" w:cs="Times New Roman"/>
                <w:sz w:val="24"/>
                <w:szCs w:val="24"/>
                <w:lang w:val="ru-RU"/>
              </w:rPr>
            </w:pPr>
            <w:r>
              <w:rPr>
                <w:rFonts w:ascii="Arial Narrow" w:eastAsia="Times New Roman" w:hAnsi="Arial Narrow" w:cs="Times New Roman"/>
                <w:sz w:val="24"/>
                <w:szCs w:val="24"/>
                <w:lang w:val="ru-RU"/>
              </w:rPr>
              <w:t>л</w:t>
            </w:r>
            <w:r w:rsidR="00EA3BBF" w:rsidRPr="00EA3BBF">
              <w:rPr>
                <w:rFonts w:ascii="Arial Narrow" w:eastAsia="Times New Roman" w:hAnsi="Arial Narrow" w:cs="Times New Roman"/>
                <w:sz w:val="24"/>
                <w:szCs w:val="24"/>
              </w:rPr>
              <w:t>юбая сортированная таблица</w:t>
            </w:r>
            <w:r>
              <w:rPr>
                <w:rFonts w:ascii="Arial Narrow" w:eastAsia="Times New Roman" w:hAnsi="Arial Narrow" w:cs="Times New Roman"/>
                <w:sz w:val="24"/>
                <w:szCs w:val="24"/>
                <w:lang w:val="ru-RU"/>
              </w:rPr>
              <w:t>;</w:t>
            </w:r>
          </w:p>
        </w:tc>
      </w:tr>
      <w:tr w:rsidR="00EA3BBF" w:rsidRPr="00EA3BBF" w:rsidTr="003306D4">
        <w:trPr>
          <w:tblCellSpacing w:w="15" w:type="dxa"/>
        </w:trPr>
        <w:tc>
          <w:tcPr>
            <w:tcW w:w="1656" w:type="dxa"/>
            <w:vAlign w:val="center"/>
            <w:hideMark/>
          </w:tcPr>
          <w:p w:rsidR="00EA3BBF" w:rsidRPr="00EA3BBF" w:rsidRDefault="00EA3BBF" w:rsidP="00EA3BBF">
            <w:pPr>
              <w:spacing w:after="0" w:line="240" w:lineRule="auto"/>
              <w:rPr>
                <w:rFonts w:ascii="Arial Narrow" w:eastAsia="Times New Roman" w:hAnsi="Arial Narrow" w:cs="Times New Roman"/>
                <w:sz w:val="24"/>
                <w:szCs w:val="24"/>
              </w:rPr>
            </w:pPr>
            <w:r w:rsidRPr="00EA3BBF">
              <w:rPr>
                <w:rFonts w:ascii="Arial Narrow" w:eastAsia="Times New Roman" w:hAnsi="Arial Narrow" w:cs="Times New Roman"/>
                <w:b/>
                <w:bCs/>
                <w:sz w:val="24"/>
                <w:szCs w:val="24"/>
              </w:rPr>
              <w:t>standard table</w:t>
            </w:r>
          </w:p>
        </w:tc>
        <w:tc>
          <w:tcPr>
            <w:tcW w:w="7301" w:type="dxa"/>
            <w:vAlign w:val="center"/>
            <w:hideMark/>
          </w:tcPr>
          <w:p w:rsidR="00EA3BBF" w:rsidRPr="00EA3BBF" w:rsidRDefault="006400C8" w:rsidP="006400C8">
            <w:pPr>
              <w:spacing w:after="0" w:line="240" w:lineRule="auto"/>
              <w:jc w:val="both"/>
              <w:rPr>
                <w:rFonts w:ascii="Arial Narrow" w:eastAsia="Times New Roman" w:hAnsi="Arial Narrow" w:cs="Times New Roman"/>
                <w:sz w:val="24"/>
                <w:szCs w:val="24"/>
                <w:lang w:val="ru-RU"/>
              </w:rPr>
            </w:pPr>
            <w:r>
              <w:rPr>
                <w:rFonts w:ascii="Arial Narrow" w:eastAsia="Times New Roman" w:hAnsi="Arial Narrow" w:cs="Times New Roman"/>
                <w:sz w:val="24"/>
                <w:szCs w:val="24"/>
                <w:lang w:val="ru-RU"/>
              </w:rPr>
              <w:t>л</w:t>
            </w:r>
            <w:r w:rsidR="00EA3BBF" w:rsidRPr="00EA3BBF">
              <w:rPr>
                <w:rFonts w:ascii="Arial Narrow" w:eastAsia="Times New Roman" w:hAnsi="Arial Narrow" w:cs="Times New Roman"/>
                <w:sz w:val="24"/>
                <w:szCs w:val="24"/>
              </w:rPr>
              <w:t>юбая стандартная таблица</w:t>
            </w:r>
            <w:r>
              <w:rPr>
                <w:rFonts w:ascii="Arial Narrow" w:eastAsia="Times New Roman" w:hAnsi="Arial Narrow" w:cs="Times New Roman"/>
                <w:sz w:val="24"/>
                <w:szCs w:val="24"/>
                <w:lang w:val="ru-RU"/>
              </w:rPr>
              <w:t>;</w:t>
            </w:r>
          </w:p>
        </w:tc>
      </w:tr>
      <w:tr w:rsidR="00EA3BBF" w:rsidRPr="00EA3BBF" w:rsidTr="003306D4">
        <w:trPr>
          <w:tblCellSpacing w:w="15" w:type="dxa"/>
        </w:trPr>
        <w:tc>
          <w:tcPr>
            <w:tcW w:w="1656" w:type="dxa"/>
            <w:vAlign w:val="center"/>
            <w:hideMark/>
          </w:tcPr>
          <w:p w:rsidR="00EA3BBF" w:rsidRPr="00EA3BBF" w:rsidRDefault="00EA3BBF" w:rsidP="00EA3BBF">
            <w:pPr>
              <w:spacing w:after="0" w:line="240" w:lineRule="auto"/>
              <w:rPr>
                <w:rFonts w:ascii="Arial Narrow" w:eastAsia="Times New Roman" w:hAnsi="Arial Narrow" w:cs="Times New Roman"/>
                <w:sz w:val="24"/>
                <w:szCs w:val="24"/>
              </w:rPr>
            </w:pPr>
            <w:r w:rsidRPr="00EA3BBF">
              <w:rPr>
                <w:rFonts w:ascii="Arial Narrow" w:eastAsia="Times New Roman" w:hAnsi="Arial Narrow" w:cs="Times New Roman"/>
                <w:b/>
                <w:bCs/>
                <w:sz w:val="24"/>
                <w:szCs w:val="24"/>
              </w:rPr>
              <w:t>table</w:t>
            </w:r>
          </w:p>
        </w:tc>
        <w:tc>
          <w:tcPr>
            <w:tcW w:w="7301" w:type="dxa"/>
            <w:vAlign w:val="center"/>
            <w:hideMark/>
          </w:tcPr>
          <w:p w:rsidR="00EA3BBF" w:rsidRPr="00EA3BBF" w:rsidRDefault="006400C8" w:rsidP="006400C8">
            <w:pPr>
              <w:spacing w:after="0" w:line="240" w:lineRule="auto"/>
              <w:jc w:val="both"/>
              <w:rPr>
                <w:rFonts w:ascii="Arial Narrow" w:eastAsia="Times New Roman" w:hAnsi="Arial Narrow" w:cs="Times New Roman"/>
                <w:sz w:val="24"/>
                <w:szCs w:val="24"/>
              </w:rPr>
            </w:pPr>
            <w:r>
              <w:rPr>
                <w:rFonts w:ascii="Arial Narrow" w:eastAsia="Times New Roman" w:hAnsi="Arial Narrow" w:cs="Times New Roman"/>
                <w:sz w:val="24"/>
                <w:szCs w:val="24"/>
                <w:lang w:val="ru-RU"/>
              </w:rPr>
              <w:sym w:font="Symbol" w:char="F0BA"/>
            </w:r>
            <w:r>
              <w:rPr>
                <w:rFonts w:ascii="Arial Narrow" w:eastAsia="Times New Roman" w:hAnsi="Arial Narrow" w:cs="Times New Roman"/>
                <w:sz w:val="24"/>
                <w:szCs w:val="24"/>
                <w:lang w:val="ru-RU"/>
              </w:rPr>
              <w:t xml:space="preserve"> </w:t>
            </w:r>
            <w:r w:rsidRPr="00EA3BBF">
              <w:rPr>
                <w:rFonts w:ascii="Arial Narrow" w:eastAsia="Times New Roman" w:hAnsi="Arial Narrow" w:cs="Times New Roman"/>
                <w:b/>
                <w:bCs/>
                <w:sz w:val="24"/>
                <w:szCs w:val="24"/>
              </w:rPr>
              <w:t>standard table</w:t>
            </w:r>
            <w:r>
              <w:rPr>
                <w:rFonts w:ascii="Arial Narrow" w:eastAsia="Times New Roman" w:hAnsi="Arial Narrow" w:cs="Times New Roman"/>
                <w:sz w:val="24"/>
                <w:szCs w:val="24"/>
                <w:lang w:val="ru-RU"/>
              </w:rPr>
              <w:t>;</w:t>
            </w:r>
          </w:p>
        </w:tc>
      </w:tr>
      <w:tr w:rsidR="00EA3BBF" w:rsidRPr="00EA3BBF" w:rsidTr="003306D4">
        <w:trPr>
          <w:tblCellSpacing w:w="15" w:type="dxa"/>
        </w:trPr>
        <w:tc>
          <w:tcPr>
            <w:tcW w:w="1656" w:type="dxa"/>
            <w:vAlign w:val="center"/>
            <w:hideMark/>
          </w:tcPr>
          <w:p w:rsidR="00EA3BBF" w:rsidRPr="00EA3BBF" w:rsidRDefault="00EA3BBF" w:rsidP="00EA3BBF">
            <w:pPr>
              <w:spacing w:after="0" w:line="240" w:lineRule="auto"/>
              <w:rPr>
                <w:rFonts w:ascii="Arial Narrow" w:eastAsia="Times New Roman" w:hAnsi="Arial Narrow" w:cs="Times New Roman"/>
                <w:sz w:val="24"/>
                <w:szCs w:val="24"/>
              </w:rPr>
            </w:pPr>
            <w:r w:rsidRPr="00EA3BBF">
              <w:rPr>
                <w:rFonts w:ascii="Arial Narrow" w:eastAsia="Times New Roman" w:hAnsi="Arial Narrow" w:cs="Times New Roman"/>
                <w:b/>
                <w:bCs/>
                <w:sz w:val="24"/>
                <w:szCs w:val="24"/>
              </w:rPr>
              <w:t>xsequence</w:t>
            </w:r>
          </w:p>
        </w:tc>
        <w:tc>
          <w:tcPr>
            <w:tcW w:w="7301" w:type="dxa"/>
            <w:vAlign w:val="center"/>
            <w:hideMark/>
          </w:tcPr>
          <w:p w:rsidR="00EA3BBF" w:rsidRPr="00EA3BBF" w:rsidRDefault="006400C8" w:rsidP="006400C8">
            <w:pPr>
              <w:spacing w:after="0" w:line="240" w:lineRule="auto"/>
              <w:jc w:val="both"/>
              <w:rPr>
                <w:rFonts w:ascii="Arial Narrow" w:eastAsia="Times New Roman" w:hAnsi="Arial Narrow" w:cs="Times New Roman"/>
                <w:sz w:val="24"/>
                <w:szCs w:val="24"/>
                <w:lang w:val="ru-RU"/>
              </w:rPr>
            </w:pPr>
            <w:r>
              <w:rPr>
                <w:rFonts w:ascii="Arial Narrow" w:eastAsia="Times New Roman" w:hAnsi="Arial Narrow" w:cs="Times New Roman"/>
                <w:sz w:val="24"/>
                <w:szCs w:val="24"/>
                <w:lang w:val="ru-RU"/>
              </w:rPr>
              <w:t>б</w:t>
            </w:r>
            <w:r w:rsidR="00EA3BBF" w:rsidRPr="00EA3BBF">
              <w:rPr>
                <w:rFonts w:ascii="Arial Narrow" w:eastAsia="Times New Roman" w:hAnsi="Arial Narrow" w:cs="Times New Roman"/>
                <w:sz w:val="24"/>
                <w:szCs w:val="24"/>
              </w:rPr>
              <w:t xml:space="preserve">айтовая последовательность </w:t>
            </w:r>
            <w:r>
              <w:rPr>
                <w:rFonts w:ascii="Arial Narrow" w:eastAsia="Times New Roman" w:hAnsi="Arial Narrow" w:cs="Times New Roman"/>
                <w:sz w:val="24"/>
                <w:szCs w:val="24"/>
                <w:lang w:val="ru-RU"/>
              </w:rPr>
              <w:t xml:space="preserve"> - </w:t>
            </w:r>
            <w:r w:rsidR="00EA3BBF" w:rsidRPr="00EA3BBF">
              <w:rPr>
                <w:rFonts w:ascii="Arial Narrow" w:eastAsia="Times New Roman" w:hAnsi="Arial Narrow" w:cs="Times New Roman"/>
                <w:b/>
                <w:bCs/>
                <w:sz w:val="24"/>
                <w:szCs w:val="24"/>
              </w:rPr>
              <w:t>x</w:t>
            </w:r>
            <w:r>
              <w:rPr>
                <w:rFonts w:ascii="Arial Narrow" w:eastAsia="Times New Roman" w:hAnsi="Arial Narrow" w:cs="Times New Roman"/>
                <w:b/>
                <w:bCs/>
                <w:sz w:val="24"/>
                <w:szCs w:val="24"/>
                <w:lang w:val="ru-RU"/>
              </w:rPr>
              <w:t xml:space="preserve"> </w:t>
            </w:r>
            <w:r w:rsidRPr="006400C8">
              <w:rPr>
                <w:rFonts w:ascii="Arial Narrow" w:eastAsia="Times New Roman" w:hAnsi="Arial Narrow" w:cs="Times New Roman"/>
                <w:sz w:val="24"/>
                <w:szCs w:val="24"/>
              </w:rPr>
              <w:t>|</w:t>
            </w:r>
            <w:r w:rsidR="00EA3BBF" w:rsidRPr="00EA3BBF">
              <w:rPr>
                <w:rFonts w:ascii="Arial Narrow" w:eastAsia="Times New Roman" w:hAnsi="Arial Narrow" w:cs="Times New Roman"/>
                <w:sz w:val="24"/>
                <w:szCs w:val="24"/>
              </w:rPr>
              <w:t> </w:t>
            </w:r>
            <w:r w:rsidR="00EA3BBF" w:rsidRPr="00EA3BBF">
              <w:rPr>
                <w:rFonts w:ascii="Arial Narrow" w:eastAsia="Times New Roman" w:hAnsi="Arial Narrow" w:cs="Times New Roman"/>
                <w:b/>
                <w:bCs/>
                <w:sz w:val="24"/>
                <w:szCs w:val="24"/>
              </w:rPr>
              <w:t>xstring</w:t>
            </w:r>
            <w:r>
              <w:rPr>
                <w:rFonts w:ascii="Arial Narrow" w:eastAsia="Times New Roman" w:hAnsi="Arial Narrow" w:cs="Times New Roman"/>
                <w:sz w:val="24"/>
                <w:szCs w:val="24"/>
                <w:lang w:val="ru-RU"/>
              </w:rPr>
              <w:t>.</w:t>
            </w:r>
          </w:p>
        </w:tc>
      </w:tr>
    </w:tbl>
    <w:p w:rsidR="00EA3BBF" w:rsidRPr="00EA3BBF" w:rsidRDefault="00EA3BBF" w:rsidP="000814CF">
      <w:pPr>
        <w:spacing w:after="0" w:line="240" w:lineRule="auto"/>
        <w:ind w:firstLine="567"/>
        <w:jc w:val="both"/>
        <w:rPr>
          <w:rFonts w:ascii="Arial Narrow" w:eastAsia="Times New Roman" w:hAnsi="Arial Narrow" w:cs="Times New Roman"/>
          <w:color w:val="002060"/>
          <w:spacing w:val="20"/>
          <w:sz w:val="24"/>
          <w:szCs w:val="24"/>
        </w:rPr>
      </w:pPr>
    </w:p>
    <w:p w:rsidR="00D15483" w:rsidRPr="00CA40D0" w:rsidRDefault="00D15483" w:rsidP="00CA40D0">
      <w:pPr>
        <w:pStyle w:val="1"/>
        <w:spacing w:before="0" w:beforeAutospacing="0" w:after="0" w:afterAutospacing="0"/>
        <w:ind w:firstLine="567"/>
        <w:jc w:val="center"/>
        <w:rPr>
          <w:rStyle w:val="a4"/>
          <w:rFonts w:ascii="Arial Narrow" w:hAnsi="Arial Narrow"/>
          <w:b/>
          <w:color w:val="000000" w:themeColor="text1"/>
          <w:sz w:val="24"/>
          <w:szCs w:val="24"/>
        </w:rPr>
      </w:pPr>
      <w:r w:rsidRPr="00CA40D0">
        <w:rPr>
          <w:rStyle w:val="a4"/>
          <w:rFonts w:ascii="Arial Narrow" w:hAnsi="Arial Narrow"/>
          <w:b/>
          <w:color w:val="000000" w:themeColor="text1"/>
          <w:sz w:val="24"/>
          <w:szCs w:val="24"/>
        </w:rPr>
        <w:t>Field symbol as a replacement of Work area</w:t>
      </w:r>
    </w:p>
    <w:p w:rsidR="00CA40D0" w:rsidRDefault="00CA40D0" w:rsidP="00D15483">
      <w:pPr>
        <w:pStyle w:val="HTML"/>
        <w:ind w:firstLine="567"/>
        <w:rPr>
          <w:rStyle w:val="token"/>
          <w:rFonts w:ascii="Arial Narrow" w:hAnsi="Arial Narrow"/>
          <w:sz w:val="24"/>
          <w:szCs w:val="24"/>
        </w:rPr>
      </w:pPr>
    </w:p>
    <w:p w:rsidR="00D15483" w:rsidRPr="00D15483" w:rsidRDefault="00D15483" w:rsidP="00D15483">
      <w:pPr>
        <w:pStyle w:val="HTML"/>
        <w:ind w:firstLine="567"/>
        <w:rPr>
          <w:rStyle w:val="HTML1"/>
          <w:rFonts w:ascii="Arial Narrow" w:hAnsi="Arial Narrow"/>
          <w:sz w:val="24"/>
          <w:szCs w:val="24"/>
        </w:rPr>
      </w:pPr>
      <w:r w:rsidRPr="00D15483">
        <w:rPr>
          <w:rStyle w:val="token"/>
          <w:rFonts w:ascii="Arial Narrow" w:hAnsi="Arial Narrow"/>
          <w:sz w:val="24"/>
          <w:szCs w:val="24"/>
        </w:rPr>
        <w:t>DATA:</w:t>
      </w:r>
      <w:r w:rsidRPr="00D15483">
        <w:rPr>
          <w:rStyle w:val="HTML1"/>
          <w:rFonts w:ascii="Arial Narrow" w:hAnsi="Arial Narrow"/>
          <w:sz w:val="24"/>
          <w:szCs w:val="24"/>
        </w:rPr>
        <w:t xml:space="preserve"> lt_mara </w:t>
      </w:r>
      <w:r w:rsidRPr="00D15483">
        <w:rPr>
          <w:rStyle w:val="token"/>
          <w:rFonts w:ascii="Arial Narrow" w:hAnsi="Arial Narrow"/>
          <w:sz w:val="24"/>
          <w:szCs w:val="24"/>
        </w:rPr>
        <w:t>TYPE</w:t>
      </w:r>
      <w:r w:rsidRPr="00D15483">
        <w:rPr>
          <w:rStyle w:val="HTML1"/>
          <w:rFonts w:ascii="Arial Narrow" w:hAnsi="Arial Narrow"/>
          <w:sz w:val="24"/>
          <w:szCs w:val="24"/>
        </w:rPr>
        <w:t xml:space="preserve"> </w:t>
      </w:r>
      <w:r w:rsidRPr="00D15483">
        <w:rPr>
          <w:rStyle w:val="token"/>
          <w:rFonts w:ascii="Arial Narrow" w:hAnsi="Arial Narrow"/>
          <w:sz w:val="24"/>
          <w:szCs w:val="24"/>
        </w:rPr>
        <w:t>STANDARD</w:t>
      </w:r>
      <w:r w:rsidRPr="00D15483">
        <w:rPr>
          <w:rStyle w:val="HTML1"/>
          <w:rFonts w:ascii="Arial Narrow" w:hAnsi="Arial Narrow"/>
          <w:sz w:val="24"/>
          <w:szCs w:val="24"/>
        </w:rPr>
        <w:t xml:space="preserve"> </w:t>
      </w:r>
      <w:r w:rsidRPr="00D15483">
        <w:rPr>
          <w:rStyle w:val="token"/>
          <w:rFonts w:ascii="Arial Narrow" w:hAnsi="Arial Narrow"/>
          <w:sz w:val="24"/>
          <w:szCs w:val="24"/>
        </w:rPr>
        <w:t>TABLE</w:t>
      </w:r>
      <w:r w:rsidRPr="00D15483">
        <w:rPr>
          <w:rStyle w:val="HTML1"/>
          <w:rFonts w:ascii="Arial Narrow" w:hAnsi="Arial Narrow"/>
          <w:sz w:val="24"/>
          <w:szCs w:val="24"/>
        </w:rPr>
        <w:t xml:space="preserve"> </w:t>
      </w:r>
      <w:r w:rsidRPr="00D15483">
        <w:rPr>
          <w:rStyle w:val="token"/>
          <w:rFonts w:ascii="Arial Narrow" w:hAnsi="Arial Narrow"/>
          <w:sz w:val="24"/>
          <w:szCs w:val="24"/>
        </w:rPr>
        <w:t>OF</w:t>
      </w:r>
      <w:r w:rsidRPr="00D15483">
        <w:rPr>
          <w:rStyle w:val="HTML1"/>
          <w:rFonts w:ascii="Arial Narrow" w:hAnsi="Arial Narrow"/>
          <w:sz w:val="24"/>
          <w:szCs w:val="24"/>
        </w:rPr>
        <w:t xml:space="preserve"> mara</w:t>
      </w:r>
      <w:r w:rsidRPr="00D15483">
        <w:rPr>
          <w:rStyle w:val="token"/>
          <w:rFonts w:ascii="Arial Narrow" w:hAnsi="Arial Narrow"/>
          <w:sz w:val="24"/>
          <w:szCs w:val="24"/>
        </w:rPr>
        <w:t>.</w:t>
      </w:r>
    </w:p>
    <w:p w:rsidR="00D15483" w:rsidRPr="00D15483" w:rsidRDefault="00D15483" w:rsidP="00D15483">
      <w:pPr>
        <w:pStyle w:val="HTML"/>
        <w:ind w:firstLine="567"/>
        <w:rPr>
          <w:rStyle w:val="HTML1"/>
          <w:rFonts w:ascii="Arial Narrow" w:hAnsi="Arial Narrow"/>
          <w:sz w:val="24"/>
          <w:szCs w:val="24"/>
        </w:rPr>
      </w:pPr>
      <w:r w:rsidRPr="00D15483">
        <w:rPr>
          <w:rStyle w:val="token"/>
          <w:rFonts w:ascii="Arial Narrow" w:hAnsi="Arial Narrow"/>
          <w:sz w:val="24"/>
          <w:szCs w:val="24"/>
        </w:rPr>
        <w:t>FIELD-SYMBOLS:</w:t>
      </w:r>
      <w:r w:rsidRPr="00D15483">
        <w:rPr>
          <w:rStyle w:val="HTML1"/>
          <w:rFonts w:ascii="Arial Narrow" w:hAnsi="Arial Narrow"/>
          <w:sz w:val="24"/>
          <w:szCs w:val="24"/>
        </w:rPr>
        <w:t xml:space="preserve"> &lt;fs_mara&gt; </w:t>
      </w:r>
      <w:r w:rsidRPr="00D15483">
        <w:rPr>
          <w:rStyle w:val="token"/>
          <w:rFonts w:ascii="Arial Narrow" w:hAnsi="Arial Narrow"/>
          <w:color w:val="000000" w:themeColor="text1"/>
          <w:sz w:val="24"/>
          <w:szCs w:val="24"/>
          <w:highlight w:val="lightGray"/>
        </w:rPr>
        <w:t>TYPE</w:t>
      </w:r>
      <w:r w:rsidRPr="00D15483">
        <w:rPr>
          <w:rStyle w:val="HTML1"/>
          <w:rFonts w:ascii="Arial Narrow" w:hAnsi="Arial Narrow"/>
          <w:color w:val="000000" w:themeColor="text1"/>
          <w:sz w:val="24"/>
          <w:szCs w:val="24"/>
          <w:highlight w:val="lightGray"/>
        </w:rPr>
        <w:t xml:space="preserve"> mara</w:t>
      </w:r>
      <w:r w:rsidRPr="00D15483">
        <w:rPr>
          <w:rStyle w:val="token"/>
          <w:rFonts w:ascii="Arial Narrow" w:hAnsi="Arial Narrow"/>
          <w:sz w:val="24"/>
          <w:szCs w:val="24"/>
        </w:rPr>
        <w:t>.</w:t>
      </w:r>
    </w:p>
    <w:p w:rsidR="00D15483" w:rsidRPr="00D15483" w:rsidRDefault="00D15483" w:rsidP="00D15483">
      <w:pPr>
        <w:pStyle w:val="HTML"/>
        <w:ind w:firstLine="567"/>
        <w:rPr>
          <w:rStyle w:val="HTML1"/>
          <w:rFonts w:ascii="Arial Narrow" w:hAnsi="Arial Narrow"/>
          <w:sz w:val="24"/>
          <w:szCs w:val="24"/>
        </w:rPr>
      </w:pPr>
      <w:r w:rsidRPr="00D15483">
        <w:rPr>
          <w:rStyle w:val="token"/>
          <w:rFonts w:ascii="Arial Narrow" w:hAnsi="Arial Narrow"/>
          <w:sz w:val="24"/>
          <w:szCs w:val="24"/>
        </w:rPr>
        <w:t>SELECT</w:t>
      </w:r>
      <w:r w:rsidRPr="00D15483">
        <w:rPr>
          <w:rStyle w:val="HTML1"/>
          <w:rFonts w:ascii="Arial Narrow" w:hAnsi="Arial Narrow"/>
          <w:sz w:val="24"/>
          <w:szCs w:val="24"/>
        </w:rPr>
        <w:t xml:space="preserve"> </w:t>
      </w:r>
      <w:r w:rsidRPr="00D15483">
        <w:rPr>
          <w:rStyle w:val="token"/>
          <w:rFonts w:ascii="Arial Narrow" w:hAnsi="Arial Narrow"/>
          <w:sz w:val="24"/>
          <w:szCs w:val="24"/>
        </w:rPr>
        <w:t>*</w:t>
      </w:r>
      <w:r w:rsidRPr="00D15483">
        <w:rPr>
          <w:rStyle w:val="HTML1"/>
          <w:rFonts w:ascii="Arial Narrow" w:hAnsi="Arial Narrow"/>
          <w:sz w:val="24"/>
          <w:szCs w:val="24"/>
        </w:rPr>
        <w:t xml:space="preserve"> </w:t>
      </w:r>
      <w:r w:rsidRPr="00D15483">
        <w:rPr>
          <w:rStyle w:val="token"/>
          <w:rFonts w:ascii="Arial Narrow" w:hAnsi="Arial Narrow"/>
          <w:sz w:val="24"/>
          <w:szCs w:val="24"/>
        </w:rPr>
        <w:t>FROM</w:t>
      </w:r>
      <w:r w:rsidRPr="00D15483">
        <w:rPr>
          <w:rStyle w:val="HTML1"/>
          <w:rFonts w:ascii="Arial Narrow" w:hAnsi="Arial Narrow"/>
          <w:sz w:val="24"/>
          <w:szCs w:val="24"/>
        </w:rPr>
        <w:t xml:space="preserve"> mara </w:t>
      </w:r>
      <w:r w:rsidRPr="00D15483">
        <w:rPr>
          <w:rStyle w:val="token"/>
          <w:rFonts w:ascii="Arial Narrow" w:hAnsi="Arial Narrow"/>
          <w:sz w:val="24"/>
          <w:szCs w:val="24"/>
        </w:rPr>
        <w:t>INTO</w:t>
      </w:r>
      <w:r w:rsidRPr="00D15483">
        <w:rPr>
          <w:rStyle w:val="HTML1"/>
          <w:rFonts w:ascii="Arial Narrow" w:hAnsi="Arial Narrow"/>
          <w:sz w:val="24"/>
          <w:szCs w:val="24"/>
        </w:rPr>
        <w:t xml:space="preserve"> </w:t>
      </w:r>
      <w:r w:rsidRPr="00D15483">
        <w:rPr>
          <w:rStyle w:val="token"/>
          <w:rFonts w:ascii="Arial Narrow" w:hAnsi="Arial Narrow"/>
          <w:sz w:val="24"/>
          <w:szCs w:val="24"/>
        </w:rPr>
        <w:t>TABLE</w:t>
      </w:r>
      <w:r w:rsidRPr="00D15483">
        <w:rPr>
          <w:rStyle w:val="HTML1"/>
          <w:rFonts w:ascii="Arial Narrow" w:hAnsi="Arial Narrow"/>
          <w:sz w:val="24"/>
          <w:szCs w:val="24"/>
        </w:rPr>
        <w:t xml:space="preserve"> lt_mara </w:t>
      </w:r>
      <w:r w:rsidRPr="00D15483">
        <w:rPr>
          <w:rStyle w:val="token"/>
          <w:rFonts w:ascii="Arial Narrow" w:hAnsi="Arial Narrow"/>
          <w:sz w:val="24"/>
          <w:szCs w:val="24"/>
        </w:rPr>
        <w:t>UP</w:t>
      </w:r>
      <w:r w:rsidRPr="00D15483">
        <w:rPr>
          <w:rStyle w:val="HTML1"/>
          <w:rFonts w:ascii="Arial Narrow" w:hAnsi="Arial Narrow"/>
          <w:sz w:val="24"/>
          <w:szCs w:val="24"/>
        </w:rPr>
        <w:t xml:space="preserve"> </w:t>
      </w:r>
      <w:r w:rsidRPr="00D15483">
        <w:rPr>
          <w:rStyle w:val="token"/>
          <w:rFonts w:ascii="Arial Narrow" w:hAnsi="Arial Narrow"/>
          <w:sz w:val="24"/>
          <w:szCs w:val="24"/>
        </w:rPr>
        <w:t>TO</w:t>
      </w:r>
      <w:r w:rsidRPr="00D15483">
        <w:rPr>
          <w:rStyle w:val="HTML1"/>
          <w:rFonts w:ascii="Arial Narrow" w:hAnsi="Arial Narrow"/>
          <w:sz w:val="24"/>
          <w:szCs w:val="24"/>
        </w:rPr>
        <w:t xml:space="preserve"> </w:t>
      </w:r>
      <w:r w:rsidRPr="00D15483">
        <w:rPr>
          <w:rStyle w:val="token"/>
          <w:rFonts w:ascii="Arial Narrow" w:hAnsi="Arial Narrow"/>
          <w:sz w:val="24"/>
          <w:szCs w:val="24"/>
        </w:rPr>
        <w:t>10</w:t>
      </w:r>
      <w:r w:rsidRPr="00D15483">
        <w:rPr>
          <w:rStyle w:val="HTML1"/>
          <w:rFonts w:ascii="Arial Narrow" w:hAnsi="Arial Narrow"/>
          <w:sz w:val="24"/>
          <w:szCs w:val="24"/>
        </w:rPr>
        <w:t xml:space="preserve"> </w:t>
      </w:r>
      <w:r w:rsidRPr="00D15483">
        <w:rPr>
          <w:rStyle w:val="token"/>
          <w:rFonts w:ascii="Arial Narrow" w:hAnsi="Arial Narrow"/>
          <w:sz w:val="24"/>
          <w:szCs w:val="24"/>
        </w:rPr>
        <w:t>ROWS.</w:t>
      </w:r>
    </w:p>
    <w:p w:rsidR="00D15483" w:rsidRPr="00D15483" w:rsidRDefault="00D15483" w:rsidP="00D15483">
      <w:pPr>
        <w:pStyle w:val="HTML"/>
        <w:ind w:firstLine="567"/>
        <w:rPr>
          <w:rStyle w:val="HTML1"/>
          <w:rFonts w:ascii="Arial Narrow" w:hAnsi="Arial Narrow"/>
          <w:sz w:val="24"/>
          <w:szCs w:val="24"/>
        </w:rPr>
      </w:pPr>
      <w:r w:rsidRPr="00D15483">
        <w:rPr>
          <w:rStyle w:val="token"/>
          <w:rFonts w:ascii="Arial Narrow" w:hAnsi="Arial Narrow"/>
          <w:sz w:val="24"/>
          <w:szCs w:val="24"/>
        </w:rPr>
        <w:t>LOOP</w:t>
      </w:r>
      <w:r w:rsidRPr="00D15483">
        <w:rPr>
          <w:rStyle w:val="HTML1"/>
          <w:rFonts w:ascii="Arial Narrow" w:hAnsi="Arial Narrow"/>
          <w:sz w:val="24"/>
          <w:szCs w:val="24"/>
        </w:rPr>
        <w:t xml:space="preserve"> </w:t>
      </w:r>
      <w:r w:rsidRPr="00D15483">
        <w:rPr>
          <w:rStyle w:val="token"/>
          <w:rFonts w:ascii="Arial Narrow" w:hAnsi="Arial Narrow"/>
          <w:sz w:val="24"/>
          <w:szCs w:val="24"/>
        </w:rPr>
        <w:t>AT</w:t>
      </w:r>
      <w:r w:rsidRPr="00D15483">
        <w:rPr>
          <w:rStyle w:val="HTML1"/>
          <w:rFonts w:ascii="Arial Narrow" w:hAnsi="Arial Narrow"/>
          <w:sz w:val="24"/>
          <w:szCs w:val="24"/>
        </w:rPr>
        <w:t xml:space="preserve"> lt_mara </w:t>
      </w:r>
      <w:r w:rsidRPr="00D15483">
        <w:rPr>
          <w:rStyle w:val="token"/>
          <w:rFonts w:ascii="Arial Narrow" w:hAnsi="Arial Narrow"/>
          <w:sz w:val="24"/>
          <w:szCs w:val="24"/>
          <w:highlight w:val="cyan"/>
        </w:rPr>
        <w:t>ASSIGNING</w:t>
      </w:r>
      <w:r w:rsidRPr="00D15483">
        <w:rPr>
          <w:rStyle w:val="HTML1"/>
          <w:rFonts w:ascii="Arial Narrow" w:hAnsi="Arial Narrow"/>
          <w:sz w:val="24"/>
          <w:szCs w:val="24"/>
          <w:highlight w:val="cyan"/>
        </w:rPr>
        <w:t xml:space="preserve"> &lt;fs_mara&gt;</w:t>
      </w:r>
      <w:r w:rsidRPr="00D15483">
        <w:rPr>
          <w:rStyle w:val="token"/>
          <w:rFonts w:ascii="Arial Narrow" w:hAnsi="Arial Narrow"/>
          <w:sz w:val="24"/>
          <w:szCs w:val="24"/>
        </w:rPr>
        <w:t>.</w:t>
      </w:r>
    </w:p>
    <w:p w:rsidR="00D15483" w:rsidRPr="00D15483" w:rsidRDefault="00D15483" w:rsidP="00D15483">
      <w:pPr>
        <w:pStyle w:val="HTML"/>
        <w:ind w:firstLine="567"/>
        <w:rPr>
          <w:rStyle w:val="HTML1"/>
          <w:rFonts w:ascii="Arial Narrow" w:hAnsi="Arial Narrow"/>
          <w:sz w:val="24"/>
          <w:szCs w:val="24"/>
        </w:rPr>
      </w:pPr>
      <w:r w:rsidRPr="00D15483">
        <w:rPr>
          <w:rStyle w:val="HTML1"/>
          <w:rFonts w:ascii="Arial Narrow" w:hAnsi="Arial Narrow"/>
          <w:sz w:val="24"/>
          <w:szCs w:val="24"/>
        </w:rPr>
        <w:t xml:space="preserve">  &lt;fs_mara&gt;-matkl </w:t>
      </w:r>
      <w:r w:rsidRPr="00D15483">
        <w:rPr>
          <w:rStyle w:val="token"/>
          <w:rFonts w:ascii="Arial Narrow" w:hAnsi="Arial Narrow"/>
          <w:sz w:val="24"/>
          <w:szCs w:val="24"/>
        </w:rPr>
        <w:t>=</w:t>
      </w:r>
      <w:r w:rsidRPr="00D15483">
        <w:rPr>
          <w:rStyle w:val="HTML1"/>
          <w:rFonts w:ascii="Arial Narrow" w:hAnsi="Arial Narrow"/>
          <w:sz w:val="24"/>
          <w:szCs w:val="24"/>
        </w:rPr>
        <w:t xml:space="preserve"> </w:t>
      </w:r>
      <w:r w:rsidRPr="00D15483">
        <w:rPr>
          <w:rStyle w:val="token"/>
          <w:rFonts w:ascii="Arial Narrow" w:hAnsi="Arial Narrow"/>
          <w:sz w:val="24"/>
          <w:szCs w:val="24"/>
        </w:rPr>
        <w:t>'DEMO'.</w:t>
      </w:r>
    </w:p>
    <w:p w:rsidR="00D15483" w:rsidRPr="00D15483" w:rsidRDefault="00D15483" w:rsidP="00D15483">
      <w:pPr>
        <w:pStyle w:val="HTML"/>
        <w:ind w:firstLine="567"/>
        <w:rPr>
          <w:rStyle w:val="HTML1"/>
          <w:rFonts w:ascii="Arial Narrow" w:hAnsi="Arial Narrow"/>
          <w:sz w:val="24"/>
          <w:szCs w:val="24"/>
        </w:rPr>
      </w:pPr>
      <w:r w:rsidRPr="00D15483">
        <w:rPr>
          <w:rStyle w:val="token"/>
          <w:rFonts w:ascii="Arial Narrow" w:hAnsi="Arial Narrow"/>
          <w:sz w:val="24"/>
          <w:szCs w:val="24"/>
        </w:rPr>
        <w:t>ENDLOOP.</w:t>
      </w:r>
    </w:p>
    <w:p w:rsidR="00D15483" w:rsidRDefault="00D15483" w:rsidP="00437C5F">
      <w:pPr>
        <w:pStyle w:val="1"/>
        <w:spacing w:before="0" w:beforeAutospacing="0" w:after="0" w:afterAutospacing="0"/>
        <w:ind w:firstLine="567"/>
        <w:jc w:val="both"/>
        <w:rPr>
          <w:rFonts w:ascii="Arial Narrow" w:hAnsi="Arial Narrow"/>
          <w:b w:val="0"/>
          <w:sz w:val="24"/>
          <w:szCs w:val="24"/>
        </w:rPr>
      </w:pPr>
    </w:p>
    <w:p w:rsidR="00D15483" w:rsidRPr="00D15483" w:rsidRDefault="00D15483" w:rsidP="00437C5F">
      <w:pPr>
        <w:pStyle w:val="1"/>
        <w:spacing w:before="0" w:beforeAutospacing="0" w:after="0" w:afterAutospacing="0"/>
        <w:ind w:firstLine="567"/>
        <w:jc w:val="both"/>
        <w:rPr>
          <w:rFonts w:ascii="Arial Narrow" w:hAnsi="Arial Narrow"/>
          <w:b w:val="0"/>
          <w:color w:val="002060"/>
          <w:spacing w:val="20"/>
          <w:sz w:val="24"/>
          <w:szCs w:val="24"/>
        </w:rPr>
      </w:pPr>
      <w:r w:rsidRPr="00D15483">
        <w:rPr>
          <w:rFonts w:ascii="Arial Narrow" w:hAnsi="Arial Narrow"/>
          <w:b w:val="0"/>
          <w:color w:val="002060"/>
          <w:spacing w:val="20"/>
          <w:sz w:val="24"/>
          <w:szCs w:val="24"/>
        </w:rPr>
        <w:t>Rem</w:t>
      </w:r>
    </w:p>
    <w:p w:rsidR="00D15483" w:rsidRPr="00D15483" w:rsidRDefault="00D15483" w:rsidP="00D15483">
      <w:pPr>
        <w:pStyle w:val="1"/>
        <w:spacing w:before="0" w:beforeAutospacing="0" w:after="0" w:afterAutospacing="0"/>
        <w:ind w:firstLine="567"/>
        <w:jc w:val="both"/>
        <w:rPr>
          <w:rFonts w:ascii="Arial Narrow" w:hAnsi="Arial Narrow"/>
          <w:b w:val="0"/>
          <w:sz w:val="24"/>
          <w:szCs w:val="24"/>
        </w:rPr>
      </w:pPr>
      <w:r w:rsidRPr="00D15483">
        <w:rPr>
          <w:rFonts w:ascii="Arial Narrow" w:hAnsi="Arial Narrow"/>
          <w:b w:val="0"/>
          <w:sz w:val="24"/>
          <w:szCs w:val="24"/>
        </w:rPr>
        <w:t xml:space="preserve">We don’t need to write the </w:t>
      </w:r>
      <w:r w:rsidRPr="00D15483">
        <w:rPr>
          <w:rStyle w:val="a4"/>
          <w:rFonts w:ascii="Arial Narrow" w:hAnsi="Arial Narrow"/>
          <w:b/>
          <w:sz w:val="24"/>
          <w:szCs w:val="24"/>
        </w:rPr>
        <w:t>MODIFY</w:t>
      </w:r>
      <w:r w:rsidRPr="00D15483">
        <w:rPr>
          <w:rFonts w:ascii="Arial Narrow" w:hAnsi="Arial Narrow"/>
          <w:b w:val="0"/>
          <w:sz w:val="24"/>
          <w:szCs w:val="24"/>
        </w:rPr>
        <w:t xml:space="preserve"> statement which we would have written if we had used work area. This is because </w:t>
      </w:r>
      <w:r w:rsidRPr="00D15483">
        <w:rPr>
          <w:rFonts w:ascii="Arial Narrow" w:hAnsi="Arial Narrow"/>
          <w:b w:val="0"/>
          <w:sz w:val="24"/>
          <w:szCs w:val="24"/>
          <w:highlight w:val="yellow"/>
        </w:rPr>
        <w:t>work area stores a copy of the internal table row whereas field symbol directly references the internal table row</w:t>
      </w:r>
      <w:r>
        <w:rPr>
          <w:rFonts w:ascii="Arial Narrow" w:hAnsi="Arial Narrow"/>
          <w:b w:val="0"/>
          <w:sz w:val="24"/>
          <w:szCs w:val="24"/>
        </w:rPr>
        <w:t xml:space="preserve"> </w:t>
      </w:r>
      <w:r>
        <w:rPr>
          <w:rFonts w:ascii="Arial Narrow" w:hAnsi="Arial Narrow"/>
          <w:b w:val="0"/>
          <w:sz w:val="24"/>
          <w:szCs w:val="24"/>
        </w:rPr>
        <w:sym w:font="Symbol" w:char="F0DE"/>
      </w:r>
      <w:r>
        <w:rPr>
          <w:rFonts w:ascii="Arial Narrow" w:hAnsi="Arial Narrow"/>
          <w:b w:val="0"/>
          <w:sz w:val="24"/>
          <w:szCs w:val="24"/>
        </w:rPr>
        <w:t xml:space="preserve"> </w:t>
      </w:r>
      <w:r w:rsidRPr="00D15483">
        <w:rPr>
          <w:rFonts w:ascii="Arial Narrow" w:hAnsi="Arial Narrow"/>
          <w:b w:val="0"/>
          <w:i/>
          <w:color w:val="002060"/>
          <w:sz w:val="24"/>
          <w:szCs w:val="24"/>
        </w:rPr>
        <w:t>processing of internal table with field symbol is faster than the processing of internal table with work area</w:t>
      </w:r>
      <w:r w:rsidRPr="00D15483">
        <w:rPr>
          <w:rFonts w:ascii="Arial Narrow" w:hAnsi="Arial Narrow"/>
          <w:b w:val="0"/>
          <w:sz w:val="24"/>
          <w:szCs w:val="24"/>
        </w:rPr>
        <w:t>.</w:t>
      </w:r>
    </w:p>
    <w:p w:rsidR="00D15483" w:rsidRDefault="00D15483" w:rsidP="00437C5F">
      <w:pPr>
        <w:pStyle w:val="1"/>
        <w:spacing w:before="0" w:beforeAutospacing="0" w:after="0" w:afterAutospacing="0"/>
        <w:ind w:firstLine="567"/>
        <w:jc w:val="both"/>
        <w:rPr>
          <w:rFonts w:ascii="Arial Narrow" w:hAnsi="Arial Narrow"/>
          <w:b w:val="0"/>
          <w:sz w:val="24"/>
          <w:szCs w:val="24"/>
        </w:rPr>
      </w:pPr>
    </w:p>
    <w:p w:rsidR="00D15483" w:rsidRPr="00CA40D0" w:rsidRDefault="00D15483" w:rsidP="00CA40D0">
      <w:pPr>
        <w:pStyle w:val="1"/>
        <w:spacing w:before="0" w:beforeAutospacing="0" w:after="0" w:afterAutospacing="0"/>
        <w:ind w:firstLine="567"/>
        <w:jc w:val="center"/>
        <w:rPr>
          <w:rStyle w:val="a4"/>
          <w:rFonts w:ascii="Arial Narrow" w:hAnsi="Arial Narrow"/>
          <w:b/>
          <w:color w:val="000000" w:themeColor="text1"/>
          <w:sz w:val="24"/>
          <w:szCs w:val="24"/>
        </w:rPr>
      </w:pPr>
      <w:r w:rsidRPr="00CA40D0">
        <w:rPr>
          <w:rStyle w:val="a4"/>
          <w:rFonts w:ascii="Arial Narrow" w:hAnsi="Arial Narrow"/>
          <w:b/>
          <w:color w:val="000000" w:themeColor="text1"/>
          <w:sz w:val="24"/>
          <w:szCs w:val="24"/>
        </w:rPr>
        <w:t>Appending to internal table</w:t>
      </w:r>
    </w:p>
    <w:p w:rsidR="00D15483" w:rsidRPr="00D15483" w:rsidRDefault="00D15483" w:rsidP="00D15483">
      <w:pPr>
        <w:pStyle w:val="1"/>
        <w:spacing w:before="0" w:beforeAutospacing="0" w:after="0" w:afterAutospacing="0"/>
        <w:ind w:firstLine="567"/>
        <w:jc w:val="both"/>
        <w:rPr>
          <w:rStyle w:val="a4"/>
          <w:rFonts w:ascii="Arial Narrow" w:hAnsi="Arial Narrow"/>
          <w:sz w:val="24"/>
          <w:szCs w:val="24"/>
        </w:rPr>
      </w:pPr>
    </w:p>
    <w:p w:rsidR="00D15483" w:rsidRPr="00D15483" w:rsidRDefault="00D15483" w:rsidP="00D15483">
      <w:pPr>
        <w:pStyle w:val="HTML"/>
        <w:ind w:firstLine="567"/>
        <w:rPr>
          <w:rStyle w:val="HTML1"/>
          <w:rFonts w:ascii="Arial Narrow" w:hAnsi="Arial Narrow"/>
          <w:sz w:val="24"/>
          <w:szCs w:val="24"/>
        </w:rPr>
      </w:pPr>
      <w:r w:rsidRPr="00D15483">
        <w:rPr>
          <w:rStyle w:val="token"/>
          <w:rFonts w:ascii="Arial Narrow" w:hAnsi="Arial Narrow"/>
          <w:sz w:val="24"/>
          <w:szCs w:val="24"/>
        </w:rPr>
        <w:t>DATA:</w:t>
      </w:r>
      <w:r w:rsidRPr="00D15483">
        <w:rPr>
          <w:rStyle w:val="HTML1"/>
          <w:rFonts w:ascii="Arial Narrow" w:hAnsi="Arial Narrow"/>
          <w:sz w:val="24"/>
          <w:szCs w:val="24"/>
        </w:rPr>
        <w:t xml:space="preserve"> lt_mara </w:t>
      </w:r>
      <w:r w:rsidRPr="00D15483">
        <w:rPr>
          <w:rStyle w:val="token"/>
          <w:rFonts w:ascii="Arial Narrow" w:hAnsi="Arial Narrow"/>
          <w:sz w:val="24"/>
          <w:szCs w:val="24"/>
        </w:rPr>
        <w:t>TYPE</w:t>
      </w:r>
      <w:r w:rsidRPr="00D15483">
        <w:rPr>
          <w:rStyle w:val="HTML1"/>
          <w:rFonts w:ascii="Arial Narrow" w:hAnsi="Arial Narrow"/>
          <w:sz w:val="24"/>
          <w:szCs w:val="24"/>
        </w:rPr>
        <w:t xml:space="preserve"> </w:t>
      </w:r>
      <w:r w:rsidRPr="00D15483">
        <w:rPr>
          <w:rStyle w:val="token"/>
          <w:rFonts w:ascii="Arial Narrow" w:hAnsi="Arial Narrow"/>
          <w:sz w:val="24"/>
          <w:szCs w:val="24"/>
        </w:rPr>
        <w:t>STANDARD</w:t>
      </w:r>
      <w:r w:rsidRPr="00D15483">
        <w:rPr>
          <w:rStyle w:val="HTML1"/>
          <w:rFonts w:ascii="Arial Narrow" w:hAnsi="Arial Narrow"/>
          <w:sz w:val="24"/>
          <w:szCs w:val="24"/>
        </w:rPr>
        <w:t xml:space="preserve"> </w:t>
      </w:r>
      <w:r w:rsidRPr="00D15483">
        <w:rPr>
          <w:rStyle w:val="token"/>
          <w:rFonts w:ascii="Arial Narrow" w:hAnsi="Arial Narrow"/>
          <w:sz w:val="24"/>
          <w:szCs w:val="24"/>
        </w:rPr>
        <w:t>TABLE</w:t>
      </w:r>
      <w:r w:rsidRPr="00D15483">
        <w:rPr>
          <w:rStyle w:val="HTML1"/>
          <w:rFonts w:ascii="Arial Narrow" w:hAnsi="Arial Narrow"/>
          <w:sz w:val="24"/>
          <w:szCs w:val="24"/>
        </w:rPr>
        <w:t xml:space="preserve"> </w:t>
      </w:r>
      <w:r w:rsidRPr="00D15483">
        <w:rPr>
          <w:rStyle w:val="token"/>
          <w:rFonts w:ascii="Arial Narrow" w:hAnsi="Arial Narrow"/>
          <w:sz w:val="24"/>
          <w:szCs w:val="24"/>
        </w:rPr>
        <w:t>OF</w:t>
      </w:r>
      <w:r w:rsidRPr="00D15483">
        <w:rPr>
          <w:rStyle w:val="HTML1"/>
          <w:rFonts w:ascii="Arial Narrow" w:hAnsi="Arial Narrow"/>
          <w:sz w:val="24"/>
          <w:szCs w:val="24"/>
        </w:rPr>
        <w:t xml:space="preserve"> mara</w:t>
      </w:r>
      <w:r w:rsidRPr="00D15483">
        <w:rPr>
          <w:rStyle w:val="token"/>
          <w:rFonts w:ascii="Arial Narrow" w:hAnsi="Arial Narrow"/>
          <w:sz w:val="24"/>
          <w:szCs w:val="24"/>
        </w:rPr>
        <w:t>.</w:t>
      </w:r>
    </w:p>
    <w:p w:rsidR="00D15483" w:rsidRPr="00D15483" w:rsidRDefault="00D15483" w:rsidP="00D15483">
      <w:pPr>
        <w:pStyle w:val="HTML"/>
        <w:ind w:firstLine="567"/>
        <w:rPr>
          <w:rStyle w:val="HTML1"/>
          <w:rFonts w:ascii="Arial Narrow" w:hAnsi="Arial Narrow"/>
          <w:sz w:val="24"/>
          <w:szCs w:val="24"/>
        </w:rPr>
      </w:pPr>
      <w:r w:rsidRPr="00D15483">
        <w:rPr>
          <w:rStyle w:val="token"/>
          <w:rFonts w:ascii="Arial Narrow" w:hAnsi="Arial Narrow"/>
          <w:sz w:val="24"/>
          <w:szCs w:val="24"/>
        </w:rPr>
        <w:t>FIELD-SYMBOLS:</w:t>
      </w:r>
      <w:r w:rsidRPr="00D15483">
        <w:rPr>
          <w:rStyle w:val="HTML1"/>
          <w:rFonts w:ascii="Arial Narrow" w:hAnsi="Arial Narrow"/>
          <w:sz w:val="24"/>
          <w:szCs w:val="24"/>
        </w:rPr>
        <w:t xml:space="preserve"> &lt;fs_mara&gt; </w:t>
      </w:r>
      <w:r w:rsidRPr="00CA40D0">
        <w:rPr>
          <w:rStyle w:val="token"/>
          <w:rFonts w:ascii="Arial Narrow" w:hAnsi="Arial Narrow"/>
          <w:sz w:val="24"/>
          <w:szCs w:val="24"/>
          <w:highlight w:val="lightGray"/>
        </w:rPr>
        <w:t>TYPE</w:t>
      </w:r>
      <w:r w:rsidRPr="00CA40D0">
        <w:rPr>
          <w:rStyle w:val="HTML1"/>
          <w:rFonts w:ascii="Arial Narrow" w:hAnsi="Arial Narrow"/>
          <w:sz w:val="24"/>
          <w:szCs w:val="24"/>
          <w:highlight w:val="lightGray"/>
        </w:rPr>
        <w:t xml:space="preserve"> mara</w:t>
      </w:r>
      <w:r w:rsidRPr="00D15483">
        <w:rPr>
          <w:rStyle w:val="token"/>
          <w:rFonts w:ascii="Arial Narrow" w:hAnsi="Arial Narrow"/>
          <w:sz w:val="24"/>
          <w:szCs w:val="24"/>
        </w:rPr>
        <w:t>.</w:t>
      </w:r>
    </w:p>
    <w:p w:rsidR="00D15483" w:rsidRPr="00D15483" w:rsidRDefault="00D15483" w:rsidP="00D15483">
      <w:pPr>
        <w:pStyle w:val="HTML"/>
        <w:ind w:firstLine="567"/>
        <w:rPr>
          <w:rStyle w:val="HTML1"/>
          <w:rFonts w:ascii="Arial Narrow" w:hAnsi="Arial Narrow"/>
          <w:sz w:val="24"/>
          <w:szCs w:val="24"/>
        </w:rPr>
      </w:pPr>
    </w:p>
    <w:p w:rsidR="00D15483" w:rsidRPr="00D15483" w:rsidRDefault="00D15483" w:rsidP="00D15483">
      <w:pPr>
        <w:pStyle w:val="HTML"/>
        <w:ind w:firstLine="567"/>
        <w:rPr>
          <w:rStyle w:val="HTML1"/>
          <w:rFonts w:ascii="Arial Narrow" w:hAnsi="Arial Narrow"/>
          <w:sz w:val="24"/>
          <w:szCs w:val="24"/>
        </w:rPr>
      </w:pPr>
      <w:r w:rsidRPr="00D15483">
        <w:rPr>
          <w:rStyle w:val="token"/>
          <w:rFonts w:ascii="Arial Narrow" w:hAnsi="Arial Narrow"/>
          <w:sz w:val="24"/>
          <w:szCs w:val="24"/>
        </w:rPr>
        <w:t>APPEND</w:t>
      </w:r>
      <w:r w:rsidRPr="00D15483">
        <w:rPr>
          <w:rStyle w:val="HTML1"/>
          <w:rFonts w:ascii="Arial Narrow" w:hAnsi="Arial Narrow"/>
          <w:sz w:val="24"/>
          <w:szCs w:val="24"/>
        </w:rPr>
        <w:t xml:space="preserve"> </w:t>
      </w:r>
      <w:r w:rsidRPr="00CA40D0">
        <w:rPr>
          <w:rStyle w:val="token"/>
          <w:rFonts w:ascii="Arial Narrow" w:hAnsi="Arial Narrow"/>
          <w:sz w:val="24"/>
          <w:szCs w:val="24"/>
          <w:highlight w:val="lightGray"/>
        </w:rPr>
        <w:t>INITIAL</w:t>
      </w:r>
      <w:r w:rsidRPr="00CA40D0">
        <w:rPr>
          <w:rStyle w:val="HTML1"/>
          <w:rFonts w:ascii="Arial Narrow" w:hAnsi="Arial Narrow"/>
          <w:sz w:val="24"/>
          <w:szCs w:val="24"/>
          <w:highlight w:val="lightGray"/>
        </w:rPr>
        <w:t xml:space="preserve"> </w:t>
      </w:r>
      <w:r w:rsidRPr="00CA40D0">
        <w:rPr>
          <w:rStyle w:val="token"/>
          <w:rFonts w:ascii="Arial Narrow" w:hAnsi="Arial Narrow"/>
          <w:sz w:val="24"/>
          <w:szCs w:val="24"/>
          <w:highlight w:val="lightGray"/>
        </w:rPr>
        <w:t>LINE</w:t>
      </w:r>
      <w:r w:rsidRPr="00D15483">
        <w:rPr>
          <w:rStyle w:val="HTML1"/>
          <w:rFonts w:ascii="Arial Narrow" w:hAnsi="Arial Narrow"/>
          <w:sz w:val="24"/>
          <w:szCs w:val="24"/>
        </w:rPr>
        <w:t xml:space="preserve"> </w:t>
      </w:r>
      <w:r w:rsidRPr="00D15483">
        <w:rPr>
          <w:rStyle w:val="token"/>
          <w:rFonts w:ascii="Arial Narrow" w:hAnsi="Arial Narrow"/>
          <w:sz w:val="24"/>
          <w:szCs w:val="24"/>
        </w:rPr>
        <w:t>TO</w:t>
      </w:r>
      <w:r w:rsidRPr="00D15483">
        <w:rPr>
          <w:rStyle w:val="HTML1"/>
          <w:rFonts w:ascii="Arial Narrow" w:hAnsi="Arial Narrow"/>
          <w:sz w:val="24"/>
          <w:szCs w:val="24"/>
        </w:rPr>
        <w:t xml:space="preserve"> lt_mara </w:t>
      </w:r>
      <w:r w:rsidRPr="00CA40D0">
        <w:rPr>
          <w:rStyle w:val="token"/>
          <w:rFonts w:ascii="Arial Narrow" w:hAnsi="Arial Narrow"/>
          <w:sz w:val="24"/>
          <w:szCs w:val="24"/>
          <w:highlight w:val="cyan"/>
        </w:rPr>
        <w:t>ASSIGNING</w:t>
      </w:r>
      <w:r w:rsidRPr="00CA40D0">
        <w:rPr>
          <w:rStyle w:val="HTML1"/>
          <w:rFonts w:ascii="Arial Narrow" w:hAnsi="Arial Narrow"/>
          <w:sz w:val="24"/>
          <w:szCs w:val="24"/>
          <w:highlight w:val="cyan"/>
        </w:rPr>
        <w:t xml:space="preserve"> &lt;fs_mara&gt;</w:t>
      </w:r>
      <w:r w:rsidRPr="00D15483">
        <w:rPr>
          <w:rStyle w:val="token"/>
          <w:rFonts w:ascii="Arial Narrow" w:hAnsi="Arial Narrow"/>
          <w:sz w:val="24"/>
          <w:szCs w:val="24"/>
        </w:rPr>
        <w:t>.</w:t>
      </w:r>
    </w:p>
    <w:p w:rsidR="00D15483" w:rsidRPr="00D15483" w:rsidRDefault="00D15483" w:rsidP="00D15483">
      <w:pPr>
        <w:pStyle w:val="HTML"/>
        <w:ind w:firstLine="567"/>
        <w:rPr>
          <w:rStyle w:val="HTML1"/>
          <w:rFonts w:ascii="Arial Narrow" w:hAnsi="Arial Narrow"/>
          <w:sz w:val="24"/>
          <w:szCs w:val="24"/>
        </w:rPr>
      </w:pPr>
      <w:r w:rsidRPr="00D15483">
        <w:rPr>
          <w:rStyle w:val="token"/>
          <w:rFonts w:ascii="Arial Narrow" w:hAnsi="Arial Narrow"/>
          <w:sz w:val="24"/>
          <w:szCs w:val="24"/>
        </w:rPr>
        <w:t>IF</w:t>
      </w:r>
      <w:r w:rsidRPr="00D15483">
        <w:rPr>
          <w:rStyle w:val="HTML1"/>
          <w:rFonts w:ascii="Arial Narrow" w:hAnsi="Arial Narrow"/>
          <w:sz w:val="24"/>
          <w:szCs w:val="24"/>
        </w:rPr>
        <w:t xml:space="preserve"> &lt;fs_mara&gt; </w:t>
      </w:r>
      <w:r w:rsidRPr="00D15483">
        <w:rPr>
          <w:rStyle w:val="token"/>
          <w:rFonts w:ascii="Arial Narrow" w:hAnsi="Arial Narrow"/>
          <w:sz w:val="24"/>
          <w:szCs w:val="24"/>
        </w:rPr>
        <w:t>IS</w:t>
      </w:r>
      <w:r w:rsidRPr="00D15483">
        <w:rPr>
          <w:rStyle w:val="HTML1"/>
          <w:rFonts w:ascii="Arial Narrow" w:hAnsi="Arial Narrow"/>
          <w:sz w:val="24"/>
          <w:szCs w:val="24"/>
        </w:rPr>
        <w:t xml:space="preserve"> </w:t>
      </w:r>
      <w:r w:rsidRPr="00D15483">
        <w:rPr>
          <w:rStyle w:val="token"/>
          <w:rFonts w:ascii="Arial Narrow" w:hAnsi="Arial Narrow"/>
          <w:sz w:val="24"/>
          <w:szCs w:val="24"/>
        </w:rPr>
        <w:t>ASSIGNED.</w:t>
      </w:r>
    </w:p>
    <w:p w:rsidR="00D15483" w:rsidRPr="00D15483" w:rsidRDefault="00D15483" w:rsidP="00D15483">
      <w:pPr>
        <w:pStyle w:val="HTML"/>
        <w:ind w:firstLine="567"/>
        <w:rPr>
          <w:rStyle w:val="HTML1"/>
          <w:rFonts w:ascii="Arial Narrow" w:hAnsi="Arial Narrow"/>
          <w:sz w:val="24"/>
          <w:szCs w:val="24"/>
        </w:rPr>
      </w:pPr>
      <w:r w:rsidRPr="00D15483">
        <w:rPr>
          <w:rStyle w:val="HTML1"/>
          <w:rFonts w:ascii="Arial Narrow" w:hAnsi="Arial Narrow"/>
          <w:sz w:val="24"/>
          <w:szCs w:val="24"/>
        </w:rPr>
        <w:t xml:space="preserve">  &lt;fs_mara&gt;-matnr </w:t>
      </w:r>
      <w:r w:rsidRPr="00D15483">
        <w:rPr>
          <w:rStyle w:val="token"/>
          <w:rFonts w:ascii="Arial Narrow" w:hAnsi="Arial Narrow"/>
          <w:sz w:val="24"/>
          <w:szCs w:val="24"/>
        </w:rPr>
        <w:t>=</w:t>
      </w:r>
      <w:r w:rsidRPr="00D15483">
        <w:rPr>
          <w:rStyle w:val="HTML1"/>
          <w:rFonts w:ascii="Arial Narrow" w:hAnsi="Arial Narrow"/>
          <w:sz w:val="24"/>
          <w:szCs w:val="24"/>
        </w:rPr>
        <w:t xml:space="preserve"> </w:t>
      </w:r>
      <w:r w:rsidRPr="00D15483">
        <w:rPr>
          <w:rStyle w:val="token"/>
          <w:rFonts w:ascii="Arial Narrow" w:hAnsi="Arial Narrow"/>
          <w:sz w:val="24"/>
          <w:szCs w:val="24"/>
        </w:rPr>
        <w:t>'MAT1'.</w:t>
      </w:r>
    </w:p>
    <w:p w:rsidR="00D15483" w:rsidRPr="00D15483" w:rsidRDefault="00D15483" w:rsidP="00D15483">
      <w:pPr>
        <w:pStyle w:val="HTML"/>
        <w:ind w:firstLine="567"/>
        <w:rPr>
          <w:rStyle w:val="HTML1"/>
          <w:rFonts w:ascii="Arial Narrow" w:hAnsi="Arial Narrow"/>
          <w:sz w:val="24"/>
          <w:szCs w:val="24"/>
        </w:rPr>
      </w:pPr>
      <w:r w:rsidRPr="00D15483">
        <w:rPr>
          <w:rStyle w:val="HTML1"/>
          <w:rFonts w:ascii="Arial Narrow" w:hAnsi="Arial Narrow"/>
          <w:sz w:val="24"/>
          <w:szCs w:val="24"/>
        </w:rPr>
        <w:t xml:space="preserve">  &lt;fs_mara&gt;-matkl </w:t>
      </w:r>
      <w:r w:rsidRPr="00D15483">
        <w:rPr>
          <w:rStyle w:val="token"/>
          <w:rFonts w:ascii="Arial Narrow" w:hAnsi="Arial Narrow"/>
          <w:sz w:val="24"/>
          <w:szCs w:val="24"/>
        </w:rPr>
        <w:t>=</w:t>
      </w:r>
      <w:r w:rsidRPr="00D15483">
        <w:rPr>
          <w:rStyle w:val="HTML1"/>
          <w:rFonts w:ascii="Arial Narrow" w:hAnsi="Arial Narrow"/>
          <w:sz w:val="24"/>
          <w:szCs w:val="24"/>
        </w:rPr>
        <w:t xml:space="preserve"> </w:t>
      </w:r>
      <w:r w:rsidRPr="00D15483">
        <w:rPr>
          <w:rStyle w:val="token"/>
          <w:rFonts w:ascii="Arial Narrow" w:hAnsi="Arial Narrow"/>
          <w:sz w:val="24"/>
          <w:szCs w:val="24"/>
        </w:rPr>
        <w:t>'001'.</w:t>
      </w:r>
    </w:p>
    <w:p w:rsidR="00D15483" w:rsidRPr="00D15483" w:rsidRDefault="00D15483" w:rsidP="00D15483">
      <w:pPr>
        <w:pStyle w:val="HTML"/>
        <w:ind w:firstLine="567"/>
        <w:rPr>
          <w:rStyle w:val="HTML1"/>
          <w:rFonts w:ascii="Arial Narrow" w:hAnsi="Arial Narrow"/>
          <w:sz w:val="24"/>
          <w:szCs w:val="24"/>
        </w:rPr>
      </w:pPr>
      <w:r w:rsidRPr="00D15483">
        <w:rPr>
          <w:rStyle w:val="HTML1"/>
          <w:rFonts w:ascii="Arial Narrow" w:hAnsi="Arial Narrow"/>
          <w:sz w:val="24"/>
          <w:szCs w:val="24"/>
        </w:rPr>
        <w:t xml:space="preserve">  </w:t>
      </w:r>
      <w:r w:rsidRPr="00CA40D0">
        <w:rPr>
          <w:rStyle w:val="token"/>
          <w:rFonts w:ascii="Arial Narrow" w:hAnsi="Arial Narrow"/>
          <w:sz w:val="24"/>
          <w:szCs w:val="24"/>
          <w:highlight w:val="cyan"/>
        </w:rPr>
        <w:t>UNASSIGN</w:t>
      </w:r>
      <w:r w:rsidRPr="00CA40D0">
        <w:rPr>
          <w:rStyle w:val="HTML1"/>
          <w:rFonts w:ascii="Arial Narrow" w:hAnsi="Arial Narrow"/>
          <w:sz w:val="24"/>
          <w:szCs w:val="24"/>
          <w:highlight w:val="cyan"/>
        </w:rPr>
        <w:t xml:space="preserve"> &lt;fs_mara&gt;</w:t>
      </w:r>
      <w:r w:rsidRPr="00D15483">
        <w:rPr>
          <w:rStyle w:val="token"/>
          <w:rFonts w:ascii="Arial Narrow" w:hAnsi="Arial Narrow"/>
          <w:sz w:val="24"/>
          <w:szCs w:val="24"/>
        </w:rPr>
        <w:t>.</w:t>
      </w:r>
    </w:p>
    <w:p w:rsidR="00D15483" w:rsidRPr="00D15483" w:rsidRDefault="00D15483" w:rsidP="00D15483">
      <w:pPr>
        <w:pStyle w:val="HTML"/>
        <w:ind w:firstLine="567"/>
        <w:rPr>
          <w:rStyle w:val="HTML1"/>
          <w:rFonts w:ascii="Arial Narrow" w:hAnsi="Arial Narrow"/>
          <w:sz w:val="24"/>
          <w:szCs w:val="24"/>
        </w:rPr>
      </w:pPr>
      <w:r w:rsidRPr="00D15483">
        <w:rPr>
          <w:rStyle w:val="token"/>
          <w:rFonts w:ascii="Arial Narrow" w:hAnsi="Arial Narrow"/>
          <w:sz w:val="24"/>
          <w:szCs w:val="24"/>
        </w:rPr>
        <w:t>ENDIF.</w:t>
      </w:r>
    </w:p>
    <w:p w:rsidR="00D15483" w:rsidRPr="00D15483" w:rsidRDefault="00D15483" w:rsidP="00D15483">
      <w:pPr>
        <w:pStyle w:val="HTML"/>
        <w:ind w:firstLine="567"/>
        <w:rPr>
          <w:rStyle w:val="HTML1"/>
          <w:rFonts w:ascii="Arial Narrow" w:hAnsi="Arial Narrow"/>
          <w:sz w:val="24"/>
          <w:szCs w:val="24"/>
        </w:rPr>
      </w:pPr>
    </w:p>
    <w:p w:rsidR="00D15483" w:rsidRPr="00D15483" w:rsidRDefault="00D15483" w:rsidP="00D15483">
      <w:pPr>
        <w:pStyle w:val="HTML"/>
        <w:ind w:firstLine="567"/>
        <w:rPr>
          <w:rStyle w:val="HTML1"/>
          <w:rFonts w:ascii="Arial Narrow" w:hAnsi="Arial Narrow"/>
          <w:sz w:val="24"/>
          <w:szCs w:val="24"/>
        </w:rPr>
      </w:pPr>
      <w:r w:rsidRPr="00D15483">
        <w:rPr>
          <w:rStyle w:val="token"/>
          <w:rFonts w:ascii="Arial Narrow" w:hAnsi="Arial Narrow"/>
          <w:sz w:val="24"/>
          <w:szCs w:val="24"/>
        </w:rPr>
        <w:t>APPEND</w:t>
      </w:r>
      <w:r w:rsidRPr="00D15483">
        <w:rPr>
          <w:rStyle w:val="HTML1"/>
          <w:rFonts w:ascii="Arial Narrow" w:hAnsi="Arial Narrow"/>
          <w:sz w:val="24"/>
          <w:szCs w:val="24"/>
        </w:rPr>
        <w:t xml:space="preserve"> </w:t>
      </w:r>
      <w:r w:rsidRPr="00CA40D0">
        <w:rPr>
          <w:rStyle w:val="token"/>
          <w:rFonts w:ascii="Arial Narrow" w:hAnsi="Arial Narrow"/>
          <w:sz w:val="24"/>
          <w:szCs w:val="24"/>
          <w:highlight w:val="lightGray"/>
        </w:rPr>
        <w:t>INITIAL</w:t>
      </w:r>
      <w:r w:rsidRPr="00CA40D0">
        <w:rPr>
          <w:rStyle w:val="HTML1"/>
          <w:rFonts w:ascii="Arial Narrow" w:hAnsi="Arial Narrow"/>
          <w:sz w:val="24"/>
          <w:szCs w:val="24"/>
          <w:highlight w:val="lightGray"/>
        </w:rPr>
        <w:t xml:space="preserve"> </w:t>
      </w:r>
      <w:r w:rsidRPr="00CA40D0">
        <w:rPr>
          <w:rStyle w:val="token"/>
          <w:rFonts w:ascii="Arial Narrow" w:hAnsi="Arial Narrow"/>
          <w:sz w:val="24"/>
          <w:szCs w:val="24"/>
          <w:highlight w:val="lightGray"/>
        </w:rPr>
        <w:t>LINE</w:t>
      </w:r>
      <w:r w:rsidRPr="00D15483">
        <w:rPr>
          <w:rStyle w:val="HTML1"/>
          <w:rFonts w:ascii="Arial Narrow" w:hAnsi="Arial Narrow"/>
          <w:sz w:val="24"/>
          <w:szCs w:val="24"/>
        </w:rPr>
        <w:t xml:space="preserve"> </w:t>
      </w:r>
      <w:r w:rsidRPr="00D15483">
        <w:rPr>
          <w:rStyle w:val="token"/>
          <w:rFonts w:ascii="Arial Narrow" w:hAnsi="Arial Narrow"/>
          <w:sz w:val="24"/>
          <w:szCs w:val="24"/>
        </w:rPr>
        <w:t>TO</w:t>
      </w:r>
      <w:r w:rsidRPr="00D15483">
        <w:rPr>
          <w:rStyle w:val="HTML1"/>
          <w:rFonts w:ascii="Arial Narrow" w:hAnsi="Arial Narrow"/>
          <w:sz w:val="24"/>
          <w:szCs w:val="24"/>
        </w:rPr>
        <w:t xml:space="preserve"> lt_mara </w:t>
      </w:r>
      <w:r w:rsidRPr="00D15483">
        <w:rPr>
          <w:rStyle w:val="token"/>
          <w:rFonts w:ascii="Arial Narrow" w:hAnsi="Arial Narrow"/>
          <w:sz w:val="24"/>
          <w:szCs w:val="24"/>
        </w:rPr>
        <w:t>ASSIGNING</w:t>
      </w:r>
      <w:r w:rsidRPr="00D15483">
        <w:rPr>
          <w:rStyle w:val="HTML1"/>
          <w:rFonts w:ascii="Arial Narrow" w:hAnsi="Arial Narrow"/>
          <w:sz w:val="24"/>
          <w:szCs w:val="24"/>
        </w:rPr>
        <w:t xml:space="preserve"> &lt;fs_mara&gt;</w:t>
      </w:r>
      <w:r w:rsidRPr="00D15483">
        <w:rPr>
          <w:rStyle w:val="token"/>
          <w:rFonts w:ascii="Arial Narrow" w:hAnsi="Arial Narrow"/>
          <w:sz w:val="24"/>
          <w:szCs w:val="24"/>
        </w:rPr>
        <w:t>.</w:t>
      </w:r>
    </w:p>
    <w:p w:rsidR="00D15483" w:rsidRPr="00D15483" w:rsidRDefault="00D15483" w:rsidP="00D15483">
      <w:pPr>
        <w:pStyle w:val="HTML"/>
        <w:ind w:firstLine="567"/>
        <w:rPr>
          <w:rStyle w:val="HTML1"/>
          <w:rFonts w:ascii="Arial Narrow" w:hAnsi="Arial Narrow"/>
          <w:sz w:val="24"/>
          <w:szCs w:val="24"/>
        </w:rPr>
      </w:pPr>
      <w:r w:rsidRPr="00D15483">
        <w:rPr>
          <w:rStyle w:val="token"/>
          <w:rFonts w:ascii="Arial Narrow" w:hAnsi="Arial Narrow"/>
          <w:sz w:val="24"/>
          <w:szCs w:val="24"/>
        </w:rPr>
        <w:t>IF</w:t>
      </w:r>
      <w:r w:rsidRPr="00D15483">
        <w:rPr>
          <w:rStyle w:val="HTML1"/>
          <w:rFonts w:ascii="Arial Narrow" w:hAnsi="Arial Narrow"/>
          <w:sz w:val="24"/>
          <w:szCs w:val="24"/>
        </w:rPr>
        <w:t xml:space="preserve"> &lt;fs_mara&gt; </w:t>
      </w:r>
      <w:r w:rsidRPr="00D15483">
        <w:rPr>
          <w:rStyle w:val="token"/>
          <w:rFonts w:ascii="Arial Narrow" w:hAnsi="Arial Narrow"/>
          <w:sz w:val="24"/>
          <w:szCs w:val="24"/>
        </w:rPr>
        <w:t>IS</w:t>
      </w:r>
      <w:r w:rsidRPr="00D15483">
        <w:rPr>
          <w:rStyle w:val="HTML1"/>
          <w:rFonts w:ascii="Arial Narrow" w:hAnsi="Arial Narrow"/>
          <w:sz w:val="24"/>
          <w:szCs w:val="24"/>
        </w:rPr>
        <w:t xml:space="preserve"> </w:t>
      </w:r>
      <w:r w:rsidRPr="00D15483">
        <w:rPr>
          <w:rStyle w:val="token"/>
          <w:rFonts w:ascii="Arial Narrow" w:hAnsi="Arial Narrow"/>
          <w:sz w:val="24"/>
          <w:szCs w:val="24"/>
        </w:rPr>
        <w:t>ASSIGNED.</w:t>
      </w:r>
    </w:p>
    <w:p w:rsidR="00D15483" w:rsidRPr="00D15483" w:rsidRDefault="00D15483" w:rsidP="00D15483">
      <w:pPr>
        <w:pStyle w:val="HTML"/>
        <w:ind w:firstLine="567"/>
        <w:rPr>
          <w:rStyle w:val="HTML1"/>
          <w:rFonts w:ascii="Arial Narrow" w:hAnsi="Arial Narrow"/>
          <w:sz w:val="24"/>
          <w:szCs w:val="24"/>
        </w:rPr>
      </w:pPr>
      <w:r w:rsidRPr="00D15483">
        <w:rPr>
          <w:rStyle w:val="HTML1"/>
          <w:rFonts w:ascii="Arial Narrow" w:hAnsi="Arial Narrow"/>
          <w:sz w:val="24"/>
          <w:szCs w:val="24"/>
        </w:rPr>
        <w:t xml:space="preserve">  &lt;fs_mara&gt;-matnr </w:t>
      </w:r>
      <w:r w:rsidRPr="00D15483">
        <w:rPr>
          <w:rStyle w:val="token"/>
          <w:rFonts w:ascii="Arial Narrow" w:hAnsi="Arial Narrow"/>
          <w:sz w:val="24"/>
          <w:szCs w:val="24"/>
        </w:rPr>
        <w:t>=</w:t>
      </w:r>
      <w:r w:rsidRPr="00D15483">
        <w:rPr>
          <w:rStyle w:val="HTML1"/>
          <w:rFonts w:ascii="Arial Narrow" w:hAnsi="Arial Narrow"/>
          <w:sz w:val="24"/>
          <w:szCs w:val="24"/>
        </w:rPr>
        <w:t xml:space="preserve"> </w:t>
      </w:r>
      <w:r w:rsidRPr="00D15483">
        <w:rPr>
          <w:rStyle w:val="token"/>
          <w:rFonts w:ascii="Arial Narrow" w:hAnsi="Arial Narrow"/>
          <w:sz w:val="24"/>
          <w:szCs w:val="24"/>
        </w:rPr>
        <w:t>'MAT2'.</w:t>
      </w:r>
    </w:p>
    <w:p w:rsidR="00D15483" w:rsidRPr="00D15483" w:rsidRDefault="00D15483" w:rsidP="00D15483">
      <w:pPr>
        <w:pStyle w:val="HTML"/>
        <w:ind w:firstLine="567"/>
        <w:rPr>
          <w:rStyle w:val="HTML1"/>
          <w:rFonts w:ascii="Arial Narrow" w:hAnsi="Arial Narrow"/>
          <w:sz w:val="24"/>
          <w:szCs w:val="24"/>
        </w:rPr>
      </w:pPr>
      <w:r w:rsidRPr="00D15483">
        <w:rPr>
          <w:rStyle w:val="HTML1"/>
          <w:rFonts w:ascii="Arial Narrow" w:hAnsi="Arial Narrow"/>
          <w:sz w:val="24"/>
          <w:szCs w:val="24"/>
        </w:rPr>
        <w:t xml:space="preserve">  &lt;fs_mara&gt;-matkl </w:t>
      </w:r>
      <w:r w:rsidRPr="00D15483">
        <w:rPr>
          <w:rStyle w:val="token"/>
          <w:rFonts w:ascii="Arial Narrow" w:hAnsi="Arial Narrow"/>
          <w:sz w:val="24"/>
          <w:szCs w:val="24"/>
        </w:rPr>
        <w:t>=</w:t>
      </w:r>
      <w:r w:rsidRPr="00D15483">
        <w:rPr>
          <w:rStyle w:val="HTML1"/>
          <w:rFonts w:ascii="Arial Narrow" w:hAnsi="Arial Narrow"/>
          <w:sz w:val="24"/>
          <w:szCs w:val="24"/>
        </w:rPr>
        <w:t xml:space="preserve"> </w:t>
      </w:r>
      <w:r w:rsidRPr="00D15483">
        <w:rPr>
          <w:rStyle w:val="token"/>
          <w:rFonts w:ascii="Arial Narrow" w:hAnsi="Arial Narrow"/>
          <w:sz w:val="24"/>
          <w:szCs w:val="24"/>
        </w:rPr>
        <w:t>'001'.</w:t>
      </w:r>
    </w:p>
    <w:p w:rsidR="00D15483" w:rsidRPr="00D15483" w:rsidRDefault="00D15483" w:rsidP="00D15483">
      <w:pPr>
        <w:pStyle w:val="HTML"/>
        <w:ind w:firstLine="567"/>
        <w:rPr>
          <w:rStyle w:val="HTML1"/>
          <w:rFonts w:ascii="Arial Narrow" w:hAnsi="Arial Narrow"/>
          <w:sz w:val="24"/>
          <w:szCs w:val="24"/>
        </w:rPr>
      </w:pPr>
      <w:r w:rsidRPr="00D15483">
        <w:rPr>
          <w:rStyle w:val="HTML1"/>
          <w:rFonts w:ascii="Arial Narrow" w:hAnsi="Arial Narrow"/>
          <w:sz w:val="24"/>
          <w:szCs w:val="24"/>
        </w:rPr>
        <w:t xml:space="preserve">  </w:t>
      </w:r>
      <w:r w:rsidRPr="00D15483">
        <w:rPr>
          <w:rStyle w:val="token"/>
          <w:rFonts w:ascii="Arial Narrow" w:hAnsi="Arial Narrow"/>
          <w:sz w:val="24"/>
          <w:szCs w:val="24"/>
        </w:rPr>
        <w:t>UNASSIGN</w:t>
      </w:r>
      <w:r w:rsidRPr="00D15483">
        <w:rPr>
          <w:rStyle w:val="HTML1"/>
          <w:rFonts w:ascii="Arial Narrow" w:hAnsi="Arial Narrow"/>
          <w:sz w:val="24"/>
          <w:szCs w:val="24"/>
        </w:rPr>
        <w:t xml:space="preserve"> &lt;fs_mara&gt;</w:t>
      </w:r>
      <w:r w:rsidRPr="00D15483">
        <w:rPr>
          <w:rStyle w:val="token"/>
          <w:rFonts w:ascii="Arial Narrow" w:hAnsi="Arial Narrow"/>
          <w:sz w:val="24"/>
          <w:szCs w:val="24"/>
        </w:rPr>
        <w:t>.</w:t>
      </w:r>
    </w:p>
    <w:p w:rsidR="00D15483" w:rsidRPr="00D15483" w:rsidRDefault="00D15483" w:rsidP="00D15483">
      <w:pPr>
        <w:pStyle w:val="HTML"/>
        <w:ind w:firstLine="567"/>
        <w:rPr>
          <w:rStyle w:val="HTML1"/>
          <w:rFonts w:ascii="Arial Narrow" w:hAnsi="Arial Narrow"/>
          <w:sz w:val="24"/>
          <w:szCs w:val="24"/>
        </w:rPr>
      </w:pPr>
      <w:r w:rsidRPr="00D15483">
        <w:rPr>
          <w:rStyle w:val="token"/>
          <w:rFonts w:ascii="Arial Narrow" w:hAnsi="Arial Narrow"/>
          <w:sz w:val="24"/>
          <w:szCs w:val="24"/>
        </w:rPr>
        <w:lastRenderedPageBreak/>
        <w:t>ENDIF.</w:t>
      </w:r>
    </w:p>
    <w:p w:rsidR="00D15483" w:rsidRDefault="00D15483" w:rsidP="00437C5F">
      <w:pPr>
        <w:pStyle w:val="1"/>
        <w:spacing w:before="0" w:beforeAutospacing="0" w:after="0" w:afterAutospacing="0"/>
        <w:ind w:firstLine="567"/>
        <w:jc w:val="both"/>
        <w:rPr>
          <w:rFonts w:ascii="Arial Narrow" w:hAnsi="Arial Narrow"/>
          <w:b w:val="0"/>
          <w:sz w:val="24"/>
          <w:szCs w:val="24"/>
        </w:rPr>
      </w:pPr>
    </w:p>
    <w:p w:rsidR="00CA40D0" w:rsidRPr="00CA40D0" w:rsidRDefault="00CA40D0" w:rsidP="00437C5F">
      <w:pPr>
        <w:pStyle w:val="1"/>
        <w:spacing w:before="0" w:beforeAutospacing="0" w:after="0" w:afterAutospacing="0"/>
        <w:ind w:firstLine="567"/>
        <w:jc w:val="both"/>
        <w:rPr>
          <w:rFonts w:ascii="Arial Narrow" w:hAnsi="Arial Narrow"/>
          <w:b w:val="0"/>
          <w:color w:val="002060"/>
          <w:spacing w:val="20"/>
          <w:sz w:val="24"/>
          <w:szCs w:val="24"/>
        </w:rPr>
      </w:pPr>
      <w:r w:rsidRPr="00CA40D0">
        <w:rPr>
          <w:rFonts w:ascii="Arial Narrow" w:hAnsi="Arial Narrow"/>
          <w:b w:val="0"/>
          <w:color w:val="002060"/>
          <w:spacing w:val="20"/>
          <w:sz w:val="24"/>
          <w:szCs w:val="24"/>
        </w:rPr>
        <w:t>Rem</w:t>
      </w:r>
    </w:p>
    <w:p w:rsidR="00CA40D0" w:rsidRDefault="00CA40D0" w:rsidP="00D613E2">
      <w:pPr>
        <w:pStyle w:val="1"/>
        <w:numPr>
          <w:ilvl w:val="0"/>
          <w:numId w:val="13"/>
        </w:numPr>
        <w:spacing w:before="0" w:beforeAutospacing="0" w:after="0" w:afterAutospacing="0"/>
        <w:ind w:left="1134"/>
        <w:jc w:val="both"/>
        <w:rPr>
          <w:rFonts w:ascii="Arial Narrow" w:hAnsi="Arial Narrow"/>
          <w:b w:val="0"/>
          <w:sz w:val="24"/>
          <w:szCs w:val="24"/>
        </w:rPr>
      </w:pPr>
      <w:r w:rsidRPr="00CA40D0">
        <w:rPr>
          <w:rFonts w:ascii="Arial Narrow" w:hAnsi="Arial Narrow"/>
          <w:b w:val="0"/>
          <w:sz w:val="24"/>
          <w:szCs w:val="24"/>
          <w:highlight w:val="yellow"/>
        </w:rPr>
        <w:t>Always perform a check on field symbol that if it is assigned</w:t>
      </w:r>
      <w:r w:rsidRPr="00CA40D0">
        <w:rPr>
          <w:rFonts w:ascii="Arial Narrow" w:hAnsi="Arial Narrow"/>
          <w:b w:val="0"/>
          <w:sz w:val="24"/>
          <w:szCs w:val="24"/>
        </w:rPr>
        <w:t xml:space="preserve"> before doing any operation to avoid short dump. </w:t>
      </w:r>
    </w:p>
    <w:p w:rsidR="00CA40D0" w:rsidRPr="00CA40D0" w:rsidRDefault="00CA40D0" w:rsidP="00D613E2">
      <w:pPr>
        <w:pStyle w:val="1"/>
        <w:numPr>
          <w:ilvl w:val="0"/>
          <w:numId w:val="13"/>
        </w:numPr>
        <w:spacing w:before="0" w:beforeAutospacing="0" w:after="0" w:afterAutospacing="0"/>
        <w:ind w:left="1134"/>
        <w:jc w:val="both"/>
        <w:rPr>
          <w:rFonts w:ascii="Arial Narrow" w:hAnsi="Arial Narrow"/>
          <w:b w:val="0"/>
          <w:sz w:val="24"/>
          <w:szCs w:val="24"/>
        </w:rPr>
      </w:pPr>
      <w:r w:rsidRPr="00CA40D0">
        <w:rPr>
          <w:rFonts w:ascii="Arial Narrow" w:hAnsi="Arial Narrow"/>
          <w:b w:val="0"/>
          <w:sz w:val="24"/>
          <w:szCs w:val="24"/>
        </w:rPr>
        <w:t>After doing the operation</w:t>
      </w:r>
      <w:r>
        <w:rPr>
          <w:rFonts w:ascii="Arial Narrow" w:hAnsi="Arial Narrow"/>
          <w:b w:val="0"/>
          <w:sz w:val="24"/>
          <w:szCs w:val="24"/>
        </w:rPr>
        <w:t xml:space="preserve"> -</w:t>
      </w:r>
      <w:r w:rsidRPr="00CA40D0">
        <w:rPr>
          <w:rFonts w:ascii="Arial Narrow" w:hAnsi="Arial Narrow"/>
          <w:b w:val="0"/>
          <w:sz w:val="24"/>
          <w:szCs w:val="24"/>
        </w:rPr>
        <w:t xml:space="preserve"> </w:t>
      </w:r>
      <w:r w:rsidRPr="00CA40D0">
        <w:rPr>
          <w:rFonts w:ascii="Arial Narrow" w:hAnsi="Arial Narrow"/>
          <w:b w:val="0"/>
          <w:sz w:val="24"/>
          <w:szCs w:val="24"/>
          <w:highlight w:val="yellow"/>
        </w:rPr>
        <w:t>unassign the field symbol</w:t>
      </w:r>
      <w:r w:rsidRPr="00CA40D0">
        <w:rPr>
          <w:rFonts w:ascii="Arial Narrow" w:hAnsi="Arial Narrow"/>
          <w:b w:val="0"/>
          <w:sz w:val="24"/>
          <w:szCs w:val="24"/>
        </w:rPr>
        <w:t>.</w:t>
      </w:r>
    </w:p>
    <w:p w:rsidR="00CA40D0" w:rsidRDefault="00CA40D0" w:rsidP="00437C5F">
      <w:pPr>
        <w:pStyle w:val="1"/>
        <w:spacing w:before="0" w:beforeAutospacing="0" w:after="0" w:afterAutospacing="0"/>
        <w:ind w:firstLine="567"/>
        <w:jc w:val="both"/>
        <w:rPr>
          <w:rFonts w:ascii="Arial Narrow" w:hAnsi="Arial Narrow"/>
          <w:b w:val="0"/>
          <w:sz w:val="24"/>
          <w:szCs w:val="24"/>
        </w:rPr>
      </w:pPr>
    </w:p>
    <w:p w:rsidR="00CA40D0" w:rsidRPr="00CA40D0" w:rsidRDefault="00CA40D0" w:rsidP="00CA40D0">
      <w:pPr>
        <w:pStyle w:val="1"/>
        <w:spacing w:before="0" w:beforeAutospacing="0" w:after="0" w:afterAutospacing="0"/>
        <w:ind w:firstLine="567"/>
        <w:jc w:val="center"/>
        <w:rPr>
          <w:rStyle w:val="a4"/>
          <w:rFonts w:ascii="Arial Narrow" w:hAnsi="Arial Narrow"/>
          <w:b/>
          <w:sz w:val="24"/>
          <w:szCs w:val="24"/>
        </w:rPr>
      </w:pPr>
      <w:r w:rsidRPr="00CA40D0">
        <w:rPr>
          <w:rStyle w:val="a4"/>
          <w:rFonts w:ascii="Arial Narrow" w:hAnsi="Arial Narrow"/>
          <w:b/>
          <w:sz w:val="24"/>
          <w:szCs w:val="24"/>
        </w:rPr>
        <w:t>Reading internal table</w:t>
      </w:r>
    </w:p>
    <w:p w:rsidR="00CA40D0" w:rsidRDefault="00CA40D0" w:rsidP="00CA40D0">
      <w:pPr>
        <w:pStyle w:val="HTML"/>
        <w:ind w:firstLine="567"/>
        <w:rPr>
          <w:rStyle w:val="token"/>
          <w:rFonts w:ascii="Arial Narrow" w:hAnsi="Arial Narrow"/>
          <w:sz w:val="24"/>
          <w:szCs w:val="24"/>
        </w:rPr>
      </w:pPr>
    </w:p>
    <w:p w:rsidR="00CA40D0" w:rsidRPr="00CA40D0" w:rsidRDefault="00CA40D0" w:rsidP="00CA40D0">
      <w:pPr>
        <w:pStyle w:val="HTML"/>
        <w:ind w:firstLine="567"/>
        <w:rPr>
          <w:rFonts w:ascii="Arial Narrow" w:hAnsi="Arial Narrow"/>
          <w:sz w:val="24"/>
          <w:szCs w:val="24"/>
        </w:rPr>
      </w:pPr>
      <w:r w:rsidRPr="00CA40D0">
        <w:rPr>
          <w:rStyle w:val="token"/>
          <w:rFonts w:ascii="Arial Narrow" w:hAnsi="Arial Narrow"/>
          <w:sz w:val="24"/>
          <w:szCs w:val="24"/>
        </w:rPr>
        <w:t>READ</w:t>
      </w:r>
      <w:r w:rsidRPr="00CA40D0">
        <w:rPr>
          <w:rStyle w:val="HTML1"/>
          <w:rFonts w:ascii="Arial Narrow" w:hAnsi="Arial Narrow"/>
          <w:sz w:val="24"/>
          <w:szCs w:val="24"/>
        </w:rPr>
        <w:t xml:space="preserve"> </w:t>
      </w:r>
      <w:r w:rsidRPr="00CA40D0">
        <w:rPr>
          <w:rStyle w:val="token"/>
          <w:rFonts w:ascii="Arial Narrow" w:hAnsi="Arial Narrow"/>
          <w:sz w:val="24"/>
          <w:szCs w:val="24"/>
        </w:rPr>
        <w:t>TABLE</w:t>
      </w:r>
      <w:r w:rsidRPr="00CA40D0">
        <w:rPr>
          <w:rStyle w:val="HTML1"/>
          <w:rFonts w:ascii="Arial Narrow" w:hAnsi="Arial Narrow"/>
          <w:sz w:val="24"/>
          <w:szCs w:val="24"/>
        </w:rPr>
        <w:t xml:space="preserve"> lt_mara </w:t>
      </w:r>
      <w:r w:rsidRPr="00CA40D0">
        <w:rPr>
          <w:rStyle w:val="token"/>
          <w:rFonts w:ascii="Arial Narrow" w:hAnsi="Arial Narrow"/>
          <w:sz w:val="24"/>
          <w:szCs w:val="24"/>
          <w:highlight w:val="cyan"/>
        </w:rPr>
        <w:t>ASSIGNING</w:t>
      </w:r>
      <w:r w:rsidRPr="00CA40D0">
        <w:rPr>
          <w:rStyle w:val="HTML1"/>
          <w:rFonts w:ascii="Arial Narrow" w:hAnsi="Arial Narrow"/>
          <w:sz w:val="24"/>
          <w:szCs w:val="24"/>
          <w:highlight w:val="cyan"/>
        </w:rPr>
        <w:t xml:space="preserve"> &lt;fs_mara&gt;</w:t>
      </w:r>
      <w:r w:rsidRPr="00CA40D0">
        <w:rPr>
          <w:rStyle w:val="HTML1"/>
          <w:rFonts w:ascii="Arial Narrow" w:hAnsi="Arial Narrow"/>
          <w:sz w:val="24"/>
          <w:szCs w:val="24"/>
        </w:rPr>
        <w:t xml:space="preserve"> </w:t>
      </w:r>
      <w:r w:rsidRPr="00CA40D0">
        <w:rPr>
          <w:rStyle w:val="token"/>
          <w:rFonts w:ascii="Arial Narrow" w:hAnsi="Arial Narrow"/>
          <w:sz w:val="24"/>
          <w:szCs w:val="24"/>
        </w:rPr>
        <w:t>WITH</w:t>
      </w:r>
      <w:r w:rsidRPr="00CA40D0">
        <w:rPr>
          <w:rStyle w:val="HTML1"/>
          <w:rFonts w:ascii="Arial Narrow" w:hAnsi="Arial Narrow"/>
          <w:sz w:val="24"/>
          <w:szCs w:val="24"/>
        </w:rPr>
        <w:t xml:space="preserve"> </w:t>
      </w:r>
      <w:r w:rsidRPr="00CA40D0">
        <w:rPr>
          <w:rStyle w:val="token"/>
          <w:rFonts w:ascii="Arial Narrow" w:hAnsi="Arial Narrow"/>
          <w:sz w:val="24"/>
          <w:szCs w:val="24"/>
        </w:rPr>
        <w:t>KEY</w:t>
      </w:r>
      <w:r w:rsidRPr="00CA40D0">
        <w:rPr>
          <w:rStyle w:val="HTML1"/>
          <w:rFonts w:ascii="Arial Narrow" w:hAnsi="Arial Narrow"/>
          <w:sz w:val="24"/>
          <w:szCs w:val="24"/>
        </w:rPr>
        <w:t xml:space="preserve"> matnr </w:t>
      </w:r>
      <w:r w:rsidRPr="00CA40D0">
        <w:rPr>
          <w:rStyle w:val="token"/>
          <w:rFonts w:ascii="Arial Narrow" w:hAnsi="Arial Narrow"/>
          <w:sz w:val="24"/>
          <w:szCs w:val="24"/>
        </w:rPr>
        <w:t>=</w:t>
      </w:r>
      <w:r w:rsidRPr="00CA40D0">
        <w:rPr>
          <w:rStyle w:val="HTML1"/>
          <w:rFonts w:ascii="Arial Narrow" w:hAnsi="Arial Narrow"/>
          <w:sz w:val="24"/>
          <w:szCs w:val="24"/>
        </w:rPr>
        <w:t xml:space="preserve"> </w:t>
      </w:r>
      <w:r w:rsidRPr="00CA40D0">
        <w:rPr>
          <w:rStyle w:val="token"/>
          <w:rFonts w:ascii="Arial Narrow" w:hAnsi="Arial Narrow"/>
          <w:sz w:val="24"/>
          <w:szCs w:val="24"/>
        </w:rPr>
        <w:t>'MAT1'.</w:t>
      </w:r>
    </w:p>
    <w:p w:rsidR="00CA40D0" w:rsidRPr="00CA40D0" w:rsidRDefault="00CA40D0" w:rsidP="00CA40D0">
      <w:pPr>
        <w:pStyle w:val="1"/>
        <w:spacing w:before="0" w:beforeAutospacing="0" w:after="0" w:afterAutospacing="0"/>
        <w:ind w:firstLine="567"/>
        <w:jc w:val="both"/>
        <w:rPr>
          <w:rFonts w:ascii="Arial Narrow" w:hAnsi="Arial Narrow"/>
          <w:b w:val="0"/>
          <w:sz w:val="24"/>
          <w:szCs w:val="24"/>
        </w:rPr>
      </w:pPr>
    </w:p>
    <w:p w:rsidR="00CA40D0" w:rsidRPr="00C52DAB" w:rsidRDefault="00C52DAB" w:rsidP="00C52DAB">
      <w:pPr>
        <w:pStyle w:val="1"/>
        <w:spacing w:before="0" w:beforeAutospacing="0" w:after="0" w:afterAutospacing="0"/>
        <w:ind w:firstLine="567"/>
        <w:jc w:val="center"/>
        <w:rPr>
          <w:rStyle w:val="a4"/>
          <w:rFonts w:ascii="Arial Narrow" w:hAnsi="Arial Narrow"/>
          <w:b/>
          <w:sz w:val="24"/>
          <w:szCs w:val="24"/>
        </w:rPr>
      </w:pPr>
      <w:r w:rsidRPr="00C52DAB">
        <w:rPr>
          <w:rStyle w:val="a4"/>
          <w:rFonts w:ascii="Arial Narrow" w:hAnsi="Arial Narrow"/>
          <w:b/>
          <w:sz w:val="24"/>
          <w:szCs w:val="24"/>
        </w:rPr>
        <w:t>TYPE ANY</w:t>
      </w:r>
    </w:p>
    <w:p w:rsidR="00C52DAB" w:rsidRDefault="00C52DAB" w:rsidP="00C52DAB">
      <w:pPr>
        <w:pStyle w:val="HTML"/>
        <w:ind w:firstLine="567"/>
        <w:rPr>
          <w:rStyle w:val="token"/>
          <w:rFonts w:ascii="Arial Narrow" w:hAnsi="Arial Narrow"/>
          <w:sz w:val="24"/>
          <w:szCs w:val="24"/>
        </w:rPr>
      </w:pPr>
    </w:p>
    <w:p w:rsidR="00C52DAB" w:rsidRPr="00C52DAB" w:rsidRDefault="00C52DAB" w:rsidP="00C52DAB">
      <w:pPr>
        <w:pStyle w:val="HTML"/>
        <w:ind w:firstLine="567"/>
        <w:rPr>
          <w:rStyle w:val="HTML1"/>
          <w:rFonts w:ascii="Arial Narrow" w:hAnsi="Arial Narrow"/>
          <w:sz w:val="24"/>
          <w:szCs w:val="24"/>
        </w:rPr>
      </w:pPr>
      <w:r w:rsidRPr="00C52DAB">
        <w:rPr>
          <w:rStyle w:val="token"/>
          <w:rFonts w:ascii="Arial Narrow" w:hAnsi="Arial Narrow"/>
          <w:sz w:val="24"/>
          <w:szCs w:val="24"/>
        </w:rPr>
        <w:t>FIELD-SYMBOLS:</w:t>
      </w:r>
      <w:r w:rsidRPr="00C52DAB">
        <w:rPr>
          <w:rStyle w:val="HTML1"/>
          <w:rFonts w:ascii="Arial Narrow" w:hAnsi="Arial Narrow"/>
          <w:sz w:val="24"/>
          <w:szCs w:val="24"/>
        </w:rPr>
        <w:t xml:space="preserve"> </w:t>
      </w:r>
      <w:r w:rsidRPr="00C52DAB">
        <w:rPr>
          <w:rStyle w:val="HTML1"/>
          <w:rFonts w:ascii="Arial Narrow" w:hAnsi="Arial Narrow"/>
          <w:sz w:val="24"/>
          <w:szCs w:val="24"/>
          <w:highlight w:val="lightGray"/>
        </w:rPr>
        <w:t xml:space="preserve">&lt;fs_str&gt; </w:t>
      </w:r>
      <w:r w:rsidRPr="00C52DAB">
        <w:rPr>
          <w:rStyle w:val="token"/>
          <w:rFonts w:ascii="Arial Narrow" w:hAnsi="Arial Narrow"/>
          <w:sz w:val="24"/>
          <w:szCs w:val="24"/>
          <w:highlight w:val="lightGray"/>
        </w:rPr>
        <w:t>TYPE</w:t>
      </w:r>
      <w:r w:rsidRPr="00C52DAB">
        <w:rPr>
          <w:rStyle w:val="HTML1"/>
          <w:rFonts w:ascii="Arial Narrow" w:hAnsi="Arial Narrow"/>
          <w:sz w:val="24"/>
          <w:szCs w:val="24"/>
          <w:highlight w:val="lightGray"/>
        </w:rPr>
        <w:t xml:space="preserve"> </w:t>
      </w:r>
      <w:r w:rsidRPr="00C52DAB">
        <w:rPr>
          <w:rStyle w:val="token"/>
          <w:rFonts w:ascii="Arial Narrow" w:hAnsi="Arial Narrow"/>
          <w:sz w:val="24"/>
          <w:szCs w:val="24"/>
          <w:highlight w:val="lightGray"/>
        </w:rPr>
        <w:t>ANY</w:t>
      </w:r>
      <w:r w:rsidRPr="00C52DAB">
        <w:rPr>
          <w:rStyle w:val="token"/>
          <w:rFonts w:ascii="Arial Narrow" w:hAnsi="Arial Narrow"/>
          <w:sz w:val="24"/>
          <w:szCs w:val="24"/>
        </w:rPr>
        <w:t>.</w:t>
      </w:r>
    </w:p>
    <w:p w:rsidR="00C52DAB" w:rsidRPr="00C52DAB" w:rsidRDefault="00C52DAB" w:rsidP="00C52DAB">
      <w:pPr>
        <w:pStyle w:val="HTML"/>
        <w:ind w:firstLine="567"/>
        <w:rPr>
          <w:rStyle w:val="HTML1"/>
          <w:rFonts w:ascii="Arial Narrow" w:hAnsi="Arial Narrow"/>
          <w:sz w:val="24"/>
          <w:szCs w:val="24"/>
        </w:rPr>
      </w:pPr>
      <w:r w:rsidRPr="00C52DAB">
        <w:rPr>
          <w:rStyle w:val="token"/>
          <w:rFonts w:ascii="Arial Narrow" w:hAnsi="Arial Narrow"/>
          <w:sz w:val="24"/>
          <w:szCs w:val="24"/>
        </w:rPr>
        <w:t>FIELD-SYMBOLS:</w:t>
      </w:r>
      <w:r w:rsidRPr="00C52DAB">
        <w:rPr>
          <w:rStyle w:val="HTML1"/>
          <w:rFonts w:ascii="Arial Narrow" w:hAnsi="Arial Narrow"/>
          <w:sz w:val="24"/>
          <w:szCs w:val="24"/>
        </w:rPr>
        <w:t xml:space="preserve"> &lt;fs_data&gt; </w:t>
      </w:r>
      <w:r w:rsidRPr="00C52DAB">
        <w:rPr>
          <w:rStyle w:val="token"/>
          <w:rFonts w:ascii="Arial Narrow" w:hAnsi="Arial Narrow"/>
          <w:sz w:val="24"/>
          <w:szCs w:val="24"/>
        </w:rPr>
        <w:t>TYPE</w:t>
      </w:r>
      <w:r w:rsidRPr="00C52DAB">
        <w:rPr>
          <w:rStyle w:val="HTML1"/>
          <w:rFonts w:ascii="Arial Narrow" w:hAnsi="Arial Narrow"/>
          <w:sz w:val="24"/>
          <w:szCs w:val="24"/>
        </w:rPr>
        <w:t xml:space="preserve"> </w:t>
      </w:r>
      <w:r w:rsidRPr="00C52DAB">
        <w:rPr>
          <w:rStyle w:val="token"/>
          <w:rFonts w:ascii="Arial Narrow" w:hAnsi="Arial Narrow"/>
          <w:sz w:val="24"/>
          <w:szCs w:val="24"/>
        </w:rPr>
        <w:t>ANY.</w:t>
      </w:r>
    </w:p>
    <w:p w:rsidR="00C52DAB" w:rsidRPr="00C52DAB" w:rsidRDefault="00C52DAB" w:rsidP="00C52DAB">
      <w:pPr>
        <w:pStyle w:val="HTML"/>
        <w:ind w:firstLine="567"/>
        <w:rPr>
          <w:rStyle w:val="HTML1"/>
          <w:rFonts w:ascii="Arial Narrow" w:hAnsi="Arial Narrow"/>
          <w:sz w:val="24"/>
          <w:szCs w:val="24"/>
        </w:rPr>
      </w:pPr>
      <w:r w:rsidRPr="00C52DAB">
        <w:rPr>
          <w:rStyle w:val="token"/>
          <w:rFonts w:ascii="Arial Narrow" w:hAnsi="Arial Narrow"/>
          <w:sz w:val="24"/>
          <w:szCs w:val="24"/>
        </w:rPr>
        <w:t>DATA:</w:t>
      </w:r>
      <w:r w:rsidRPr="00C52DAB">
        <w:rPr>
          <w:rStyle w:val="HTML1"/>
          <w:rFonts w:ascii="Arial Narrow" w:hAnsi="Arial Narrow"/>
          <w:sz w:val="24"/>
          <w:szCs w:val="24"/>
        </w:rPr>
        <w:t xml:space="preserve"> lw_mara </w:t>
      </w:r>
      <w:r w:rsidRPr="00C52DAB">
        <w:rPr>
          <w:rStyle w:val="token"/>
          <w:rFonts w:ascii="Arial Narrow" w:hAnsi="Arial Narrow"/>
          <w:sz w:val="24"/>
          <w:szCs w:val="24"/>
        </w:rPr>
        <w:t>TYPE</w:t>
      </w:r>
      <w:r w:rsidRPr="00C52DAB">
        <w:rPr>
          <w:rStyle w:val="HTML1"/>
          <w:rFonts w:ascii="Arial Narrow" w:hAnsi="Arial Narrow"/>
          <w:sz w:val="24"/>
          <w:szCs w:val="24"/>
        </w:rPr>
        <w:t xml:space="preserve"> mara</w:t>
      </w:r>
      <w:r w:rsidRPr="00C52DAB">
        <w:rPr>
          <w:rStyle w:val="token"/>
          <w:rFonts w:ascii="Arial Narrow" w:hAnsi="Arial Narrow"/>
          <w:sz w:val="24"/>
          <w:szCs w:val="24"/>
        </w:rPr>
        <w:t>.</w:t>
      </w:r>
    </w:p>
    <w:p w:rsidR="00C52DAB" w:rsidRPr="00C52DAB" w:rsidRDefault="00C52DAB" w:rsidP="00C52DAB">
      <w:pPr>
        <w:pStyle w:val="HTML"/>
        <w:ind w:firstLine="567"/>
        <w:rPr>
          <w:rStyle w:val="HTML1"/>
          <w:rFonts w:ascii="Arial Narrow" w:hAnsi="Arial Narrow"/>
          <w:sz w:val="24"/>
          <w:szCs w:val="24"/>
        </w:rPr>
      </w:pPr>
    </w:p>
    <w:p w:rsidR="00C52DAB" w:rsidRPr="00C52DAB" w:rsidRDefault="00C52DAB" w:rsidP="00C52DAB">
      <w:pPr>
        <w:pStyle w:val="HTML"/>
        <w:ind w:firstLine="567"/>
        <w:rPr>
          <w:rStyle w:val="HTML1"/>
          <w:rFonts w:ascii="Arial Narrow" w:hAnsi="Arial Narrow"/>
          <w:sz w:val="24"/>
          <w:szCs w:val="24"/>
        </w:rPr>
      </w:pPr>
      <w:r w:rsidRPr="00C52DAB">
        <w:rPr>
          <w:rStyle w:val="token"/>
          <w:rFonts w:ascii="Arial Narrow" w:hAnsi="Arial Narrow"/>
          <w:sz w:val="24"/>
          <w:szCs w:val="24"/>
          <w:highlight w:val="cyan"/>
        </w:rPr>
        <w:t>ASSIGN</w:t>
      </w:r>
      <w:r w:rsidRPr="00C52DAB">
        <w:rPr>
          <w:rStyle w:val="HTML1"/>
          <w:rFonts w:ascii="Arial Narrow" w:hAnsi="Arial Narrow"/>
          <w:sz w:val="24"/>
          <w:szCs w:val="24"/>
          <w:highlight w:val="cyan"/>
        </w:rPr>
        <w:t xml:space="preserve"> lw_mara </w:t>
      </w:r>
      <w:r w:rsidRPr="00C52DAB">
        <w:rPr>
          <w:rStyle w:val="token"/>
          <w:rFonts w:ascii="Arial Narrow" w:hAnsi="Arial Narrow"/>
          <w:sz w:val="24"/>
          <w:szCs w:val="24"/>
          <w:highlight w:val="cyan"/>
        </w:rPr>
        <w:t>TO</w:t>
      </w:r>
      <w:r w:rsidRPr="00C52DAB">
        <w:rPr>
          <w:rStyle w:val="HTML1"/>
          <w:rFonts w:ascii="Arial Narrow" w:hAnsi="Arial Narrow"/>
          <w:sz w:val="24"/>
          <w:szCs w:val="24"/>
          <w:highlight w:val="cyan"/>
        </w:rPr>
        <w:t xml:space="preserve"> &lt;fs_str&gt;</w:t>
      </w:r>
      <w:r w:rsidRPr="00C52DAB">
        <w:rPr>
          <w:rStyle w:val="token"/>
          <w:rFonts w:ascii="Arial Narrow" w:hAnsi="Arial Narrow"/>
          <w:sz w:val="24"/>
          <w:szCs w:val="24"/>
          <w:highlight w:val="cyan"/>
        </w:rPr>
        <w:t>.</w:t>
      </w:r>
    </w:p>
    <w:p w:rsidR="00C52DAB" w:rsidRPr="00C52DAB" w:rsidRDefault="00C52DAB" w:rsidP="00C52DAB">
      <w:pPr>
        <w:pStyle w:val="HTML"/>
        <w:ind w:firstLine="567"/>
        <w:rPr>
          <w:rStyle w:val="HTML1"/>
          <w:rFonts w:ascii="Arial Narrow" w:hAnsi="Arial Narrow"/>
          <w:sz w:val="24"/>
          <w:szCs w:val="24"/>
        </w:rPr>
      </w:pPr>
      <w:r w:rsidRPr="00C52DAB">
        <w:rPr>
          <w:rStyle w:val="token"/>
          <w:rFonts w:ascii="Arial Narrow" w:hAnsi="Arial Narrow"/>
          <w:sz w:val="24"/>
          <w:szCs w:val="24"/>
        </w:rPr>
        <w:t>IF</w:t>
      </w:r>
      <w:r w:rsidRPr="00C52DAB">
        <w:rPr>
          <w:rStyle w:val="HTML1"/>
          <w:rFonts w:ascii="Arial Narrow" w:hAnsi="Arial Narrow"/>
          <w:sz w:val="24"/>
          <w:szCs w:val="24"/>
        </w:rPr>
        <w:t xml:space="preserve"> &lt;fs_str&gt; </w:t>
      </w:r>
      <w:r w:rsidRPr="00C52DAB">
        <w:rPr>
          <w:rStyle w:val="token"/>
          <w:rFonts w:ascii="Arial Narrow" w:hAnsi="Arial Narrow"/>
          <w:sz w:val="24"/>
          <w:szCs w:val="24"/>
        </w:rPr>
        <w:t>IS</w:t>
      </w:r>
      <w:r w:rsidRPr="00C52DAB">
        <w:rPr>
          <w:rStyle w:val="HTML1"/>
          <w:rFonts w:ascii="Arial Narrow" w:hAnsi="Arial Narrow"/>
          <w:sz w:val="24"/>
          <w:szCs w:val="24"/>
        </w:rPr>
        <w:t xml:space="preserve"> </w:t>
      </w:r>
      <w:r w:rsidRPr="00C52DAB">
        <w:rPr>
          <w:rStyle w:val="token"/>
          <w:rFonts w:ascii="Arial Narrow" w:hAnsi="Arial Narrow"/>
          <w:sz w:val="24"/>
          <w:szCs w:val="24"/>
        </w:rPr>
        <w:t>ASSIGNED.</w:t>
      </w:r>
    </w:p>
    <w:p w:rsidR="00C52DAB" w:rsidRPr="00C52DAB" w:rsidRDefault="00C52DAB" w:rsidP="00C52DAB">
      <w:pPr>
        <w:pStyle w:val="HTML"/>
        <w:ind w:firstLine="567"/>
        <w:rPr>
          <w:rStyle w:val="HTML1"/>
          <w:rFonts w:ascii="Arial Narrow" w:hAnsi="Arial Narrow"/>
          <w:sz w:val="24"/>
          <w:szCs w:val="24"/>
        </w:rPr>
      </w:pPr>
      <w:r w:rsidRPr="00C52DAB">
        <w:rPr>
          <w:rStyle w:val="HTML1"/>
          <w:rFonts w:ascii="Arial Narrow" w:hAnsi="Arial Narrow"/>
          <w:sz w:val="24"/>
          <w:szCs w:val="24"/>
        </w:rPr>
        <w:t xml:space="preserve">  </w:t>
      </w:r>
      <w:r w:rsidRPr="00C52DAB">
        <w:rPr>
          <w:rStyle w:val="token"/>
          <w:rFonts w:ascii="Arial Narrow" w:hAnsi="Arial Narrow"/>
          <w:sz w:val="24"/>
          <w:szCs w:val="24"/>
          <w:highlight w:val="lightGray"/>
        </w:rPr>
        <w:t>ASSIGN</w:t>
      </w:r>
      <w:r w:rsidRPr="00C52DAB">
        <w:rPr>
          <w:rStyle w:val="HTML1"/>
          <w:rFonts w:ascii="Arial Narrow" w:hAnsi="Arial Narrow"/>
          <w:sz w:val="24"/>
          <w:szCs w:val="24"/>
          <w:highlight w:val="lightGray"/>
        </w:rPr>
        <w:t xml:space="preserve"> </w:t>
      </w:r>
      <w:r w:rsidRPr="00C52DAB">
        <w:rPr>
          <w:rStyle w:val="token"/>
          <w:rFonts w:ascii="Arial Narrow" w:hAnsi="Arial Narrow"/>
          <w:sz w:val="24"/>
          <w:szCs w:val="24"/>
          <w:highlight w:val="lightGray"/>
        </w:rPr>
        <w:t>COMPONENT</w:t>
      </w:r>
      <w:r w:rsidRPr="00C52DAB">
        <w:rPr>
          <w:rStyle w:val="HTML1"/>
          <w:rFonts w:ascii="Arial Narrow" w:hAnsi="Arial Narrow"/>
          <w:sz w:val="24"/>
          <w:szCs w:val="24"/>
        </w:rPr>
        <w:t xml:space="preserve"> </w:t>
      </w:r>
      <w:r w:rsidRPr="00C52DAB">
        <w:rPr>
          <w:rStyle w:val="token"/>
          <w:rFonts w:ascii="Arial Narrow" w:hAnsi="Arial Narrow"/>
          <w:sz w:val="24"/>
          <w:szCs w:val="24"/>
        </w:rPr>
        <w:t>'MATNR'</w:t>
      </w:r>
      <w:r w:rsidRPr="00C52DAB">
        <w:rPr>
          <w:rStyle w:val="HTML1"/>
          <w:rFonts w:ascii="Arial Narrow" w:hAnsi="Arial Narrow"/>
          <w:sz w:val="24"/>
          <w:szCs w:val="24"/>
        </w:rPr>
        <w:t xml:space="preserve"> </w:t>
      </w:r>
      <w:r w:rsidRPr="00C52DAB">
        <w:rPr>
          <w:rStyle w:val="token"/>
          <w:rFonts w:ascii="Arial Narrow" w:hAnsi="Arial Narrow"/>
          <w:sz w:val="24"/>
          <w:szCs w:val="24"/>
          <w:highlight w:val="lightGray"/>
        </w:rPr>
        <w:t>OF</w:t>
      </w:r>
      <w:r w:rsidRPr="00C52DAB">
        <w:rPr>
          <w:rStyle w:val="HTML1"/>
          <w:rFonts w:ascii="Arial Narrow" w:hAnsi="Arial Narrow"/>
          <w:sz w:val="24"/>
          <w:szCs w:val="24"/>
          <w:highlight w:val="lightGray"/>
        </w:rPr>
        <w:t xml:space="preserve"> </w:t>
      </w:r>
      <w:r w:rsidRPr="00C52DAB">
        <w:rPr>
          <w:rStyle w:val="token"/>
          <w:rFonts w:ascii="Arial Narrow" w:hAnsi="Arial Narrow"/>
          <w:sz w:val="24"/>
          <w:szCs w:val="24"/>
          <w:highlight w:val="lightGray"/>
        </w:rPr>
        <w:t>STRUCTURE</w:t>
      </w:r>
      <w:r w:rsidRPr="00C52DAB">
        <w:rPr>
          <w:rStyle w:val="HTML1"/>
          <w:rFonts w:ascii="Arial Narrow" w:hAnsi="Arial Narrow"/>
          <w:sz w:val="24"/>
          <w:szCs w:val="24"/>
        </w:rPr>
        <w:t xml:space="preserve"> </w:t>
      </w:r>
      <w:r w:rsidRPr="00C52DAB">
        <w:rPr>
          <w:rStyle w:val="HTML1"/>
          <w:rFonts w:ascii="Arial Narrow" w:hAnsi="Arial Narrow"/>
          <w:sz w:val="24"/>
          <w:szCs w:val="24"/>
          <w:highlight w:val="cyan"/>
        </w:rPr>
        <w:t>&lt;fs_str&gt;</w:t>
      </w:r>
      <w:r w:rsidRPr="00C52DAB">
        <w:rPr>
          <w:rStyle w:val="HTML1"/>
          <w:rFonts w:ascii="Arial Narrow" w:hAnsi="Arial Narrow"/>
          <w:sz w:val="24"/>
          <w:szCs w:val="24"/>
        </w:rPr>
        <w:t xml:space="preserve"> </w:t>
      </w:r>
      <w:r w:rsidRPr="00C52DAB">
        <w:rPr>
          <w:rStyle w:val="token"/>
          <w:rFonts w:ascii="Arial Narrow" w:hAnsi="Arial Narrow"/>
          <w:sz w:val="24"/>
          <w:szCs w:val="24"/>
        </w:rPr>
        <w:t>TO</w:t>
      </w:r>
      <w:r w:rsidRPr="00C52DAB">
        <w:rPr>
          <w:rStyle w:val="HTML1"/>
          <w:rFonts w:ascii="Arial Narrow" w:hAnsi="Arial Narrow"/>
          <w:sz w:val="24"/>
          <w:szCs w:val="24"/>
        </w:rPr>
        <w:t xml:space="preserve"> </w:t>
      </w:r>
      <w:r w:rsidRPr="00C52DAB">
        <w:rPr>
          <w:rStyle w:val="HTML1"/>
          <w:rFonts w:ascii="Arial Narrow" w:hAnsi="Arial Narrow"/>
          <w:sz w:val="24"/>
          <w:szCs w:val="24"/>
          <w:highlight w:val="cyan"/>
        </w:rPr>
        <w:t>&lt;fs_data&gt;</w:t>
      </w:r>
      <w:r w:rsidRPr="00C52DAB">
        <w:rPr>
          <w:rStyle w:val="token"/>
          <w:rFonts w:ascii="Arial Narrow" w:hAnsi="Arial Narrow"/>
          <w:sz w:val="24"/>
          <w:szCs w:val="24"/>
        </w:rPr>
        <w:t>.</w:t>
      </w:r>
    </w:p>
    <w:p w:rsidR="00C52DAB" w:rsidRPr="00C52DAB" w:rsidRDefault="00C52DAB" w:rsidP="00C52DAB">
      <w:pPr>
        <w:pStyle w:val="HTML"/>
        <w:ind w:firstLine="567"/>
        <w:rPr>
          <w:rStyle w:val="HTML1"/>
          <w:rFonts w:ascii="Arial Narrow" w:hAnsi="Arial Narrow"/>
          <w:sz w:val="24"/>
          <w:szCs w:val="24"/>
        </w:rPr>
      </w:pPr>
      <w:r w:rsidRPr="00C52DAB">
        <w:rPr>
          <w:rStyle w:val="HTML1"/>
          <w:rFonts w:ascii="Arial Narrow" w:hAnsi="Arial Narrow"/>
          <w:sz w:val="24"/>
          <w:szCs w:val="24"/>
        </w:rPr>
        <w:t xml:space="preserve">  </w:t>
      </w:r>
      <w:r w:rsidRPr="00C52DAB">
        <w:rPr>
          <w:rStyle w:val="token"/>
          <w:rFonts w:ascii="Arial Narrow" w:hAnsi="Arial Narrow"/>
          <w:sz w:val="24"/>
          <w:szCs w:val="24"/>
        </w:rPr>
        <w:t>IF</w:t>
      </w:r>
      <w:r w:rsidRPr="00C52DAB">
        <w:rPr>
          <w:rStyle w:val="HTML1"/>
          <w:rFonts w:ascii="Arial Narrow" w:hAnsi="Arial Narrow"/>
          <w:sz w:val="24"/>
          <w:szCs w:val="24"/>
        </w:rPr>
        <w:t xml:space="preserve"> &lt;fs_data&gt; </w:t>
      </w:r>
      <w:r w:rsidRPr="00C52DAB">
        <w:rPr>
          <w:rStyle w:val="token"/>
          <w:rFonts w:ascii="Arial Narrow" w:hAnsi="Arial Narrow"/>
          <w:sz w:val="24"/>
          <w:szCs w:val="24"/>
        </w:rPr>
        <w:t>IS</w:t>
      </w:r>
      <w:r w:rsidRPr="00C52DAB">
        <w:rPr>
          <w:rStyle w:val="HTML1"/>
          <w:rFonts w:ascii="Arial Narrow" w:hAnsi="Arial Narrow"/>
          <w:sz w:val="24"/>
          <w:szCs w:val="24"/>
        </w:rPr>
        <w:t xml:space="preserve"> </w:t>
      </w:r>
      <w:r w:rsidRPr="00C52DAB">
        <w:rPr>
          <w:rStyle w:val="token"/>
          <w:rFonts w:ascii="Arial Narrow" w:hAnsi="Arial Narrow"/>
          <w:sz w:val="24"/>
          <w:szCs w:val="24"/>
        </w:rPr>
        <w:t>ASSIGNED.</w:t>
      </w:r>
    </w:p>
    <w:p w:rsidR="00C52DAB" w:rsidRPr="00C52DAB" w:rsidRDefault="00C52DAB" w:rsidP="00C52DAB">
      <w:pPr>
        <w:pStyle w:val="HTML"/>
        <w:ind w:firstLine="567"/>
        <w:rPr>
          <w:rStyle w:val="HTML1"/>
          <w:rFonts w:ascii="Arial Narrow" w:hAnsi="Arial Narrow"/>
          <w:sz w:val="24"/>
          <w:szCs w:val="24"/>
        </w:rPr>
      </w:pPr>
      <w:r w:rsidRPr="00C52DAB">
        <w:rPr>
          <w:rStyle w:val="HTML1"/>
          <w:rFonts w:ascii="Arial Narrow" w:hAnsi="Arial Narrow"/>
          <w:sz w:val="24"/>
          <w:szCs w:val="24"/>
        </w:rPr>
        <w:t xml:space="preserve">    &lt;fs_data&gt; </w:t>
      </w:r>
      <w:r w:rsidRPr="00C52DAB">
        <w:rPr>
          <w:rStyle w:val="token"/>
          <w:rFonts w:ascii="Arial Narrow" w:hAnsi="Arial Narrow"/>
          <w:sz w:val="24"/>
          <w:szCs w:val="24"/>
        </w:rPr>
        <w:t>=</w:t>
      </w:r>
      <w:r w:rsidRPr="00C52DAB">
        <w:rPr>
          <w:rStyle w:val="HTML1"/>
          <w:rFonts w:ascii="Arial Narrow" w:hAnsi="Arial Narrow"/>
          <w:sz w:val="24"/>
          <w:szCs w:val="24"/>
        </w:rPr>
        <w:t xml:space="preserve"> </w:t>
      </w:r>
      <w:r w:rsidRPr="00C52DAB">
        <w:rPr>
          <w:rStyle w:val="token"/>
          <w:rFonts w:ascii="Arial Narrow" w:hAnsi="Arial Narrow"/>
          <w:sz w:val="24"/>
          <w:szCs w:val="24"/>
        </w:rPr>
        <w:t>'MAT001'.</w:t>
      </w:r>
    </w:p>
    <w:p w:rsidR="00C52DAB" w:rsidRPr="00C52DAB" w:rsidRDefault="00C52DAB" w:rsidP="00C52DAB">
      <w:pPr>
        <w:pStyle w:val="HTML"/>
        <w:ind w:firstLine="567"/>
        <w:rPr>
          <w:rStyle w:val="HTML1"/>
          <w:rFonts w:ascii="Arial Narrow" w:hAnsi="Arial Narrow"/>
          <w:sz w:val="24"/>
          <w:szCs w:val="24"/>
        </w:rPr>
      </w:pPr>
      <w:r w:rsidRPr="00C52DAB">
        <w:rPr>
          <w:rStyle w:val="HTML1"/>
          <w:rFonts w:ascii="Arial Narrow" w:hAnsi="Arial Narrow"/>
          <w:sz w:val="24"/>
          <w:szCs w:val="24"/>
        </w:rPr>
        <w:t xml:space="preserve">    </w:t>
      </w:r>
      <w:r w:rsidRPr="00C52DAB">
        <w:rPr>
          <w:rStyle w:val="token"/>
          <w:rFonts w:ascii="Arial Narrow" w:hAnsi="Arial Narrow"/>
          <w:sz w:val="24"/>
          <w:szCs w:val="24"/>
        </w:rPr>
        <w:t>UNASSIGN</w:t>
      </w:r>
      <w:r w:rsidRPr="00C52DAB">
        <w:rPr>
          <w:rStyle w:val="HTML1"/>
          <w:rFonts w:ascii="Arial Narrow" w:hAnsi="Arial Narrow"/>
          <w:sz w:val="24"/>
          <w:szCs w:val="24"/>
        </w:rPr>
        <w:t xml:space="preserve"> &lt;fs_data&gt;</w:t>
      </w:r>
      <w:r w:rsidRPr="00C52DAB">
        <w:rPr>
          <w:rStyle w:val="token"/>
          <w:rFonts w:ascii="Arial Narrow" w:hAnsi="Arial Narrow"/>
          <w:sz w:val="24"/>
          <w:szCs w:val="24"/>
        </w:rPr>
        <w:t>.</w:t>
      </w:r>
    </w:p>
    <w:p w:rsidR="00C52DAB" w:rsidRPr="00C52DAB" w:rsidRDefault="00C52DAB" w:rsidP="00C52DAB">
      <w:pPr>
        <w:pStyle w:val="HTML"/>
        <w:ind w:firstLine="567"/>
        <w:rPr>
          <w:rStyle w:val="HTML1"/>
          <w:rFonts w:ascii="Arial Narrow" w:hAnsi="Arial Narrow"/>
          <w:sz w:val="24"/>
          <w:szCs w:val="24"/>
        </w:rPr>
      </w:pPr>
      <w:r w:rsidRPr="00C52DAB">
        <w:rPr>
          <w:rStyle w:val="HTML1"/>
          <w:rFonts w:ascii="Arial Narrow" w:hAnsi="Arial Narrow"/>
          <w:sz w:val="24"/>
          <w:szCs w:val="24"/>
        </w:rPr>
        <w:t xml:space="preserve">  </w:t>
      </w:r>
      <w:r w:rsidRPr="00C52DAB">
        <w:rPr>
          <w:rStyle w:val="token"/>
          <w:rFonts w:ascii="Arial Narrow" w:hAnsi="Arial Narrow"/>
          <w:sz w:val="24"/>
          <w:szCs w:val="24"/>
        </w:rPr>
        <w:t>ENDIF.</w:t>
      </w:r>
    </w:p>
    <w:p w:rsidR="00C52DAB" w:rsidRPr="00C52DAB" w:rsidRDefault="00C52DAB" w:rsidP="00C52DAB">
      <w:pPr>
        <w:pStyle w:val="HTML"/>
        <w:ind w:firstLine="567"/>
        <w:rPr>
          <w:rStyle w:val="HTML1"/>
          <w:rFonts w:ascii="Arial Narrow" w:hAnsi="Arial Narrow"/>
          <w:sz w:val="24"/>
          <w:szCs w:val="24"/>
        </w:rPr>
      </w:pPr>
      <w:r w:rsidRPr="00C52DAB">
        <w:rPr>
          <w:rStyle w:val="HTML1"/>
          <w:rFonts w:ascii="Arial Narrow" w:hAnsi="Arial Narrow"/>
          <w:sz w:val="24"/>
          <w:szCs w:val="24"/>
        </w:rPr>
        <w:t xml:space="preserve">  </w:t>
      </w:r>
      <w:r w:rsidRPr="00C52DAB">
        <w:rPr>
          <w:rStyle w:val="token"/>
          <w:rFonts w:ascii="Arial Narrow" w:hAnsi="Arial Narrow"/>
          <w:sz w:val="24"/>
          <w:szCs w:val="24"/>
        </w:rPr>
        <w:t>UNASSIGN</w:t>
      </w:r>
      <w:r w:rsidRPr="00C52DAB">
        <w:rPr>
          <w:rStyle w:val="HTML1"/>
          <w:rFonts w:ascii="Arial Narrow" w:hAnsi="Arial Narrow"/>
          <w:sz w:val="24"/>
          <w:szCs w:val="24"/>
        </w:rPr>
        <w:t xml:space="preserve"> &lt;fs_str&gt;</w:t>
      </w:r>
      <w:r w:rsidRPr="00C52DAB">
        <w:rPr>
          <w:rStyle w:val="token"/>
          <w:rFonts w:ascii="Arial Narrow" w:hAnsi="Arial Narrow"/>
          <w:sz w:val="24"/>
          <w:szCs w:val="24"/>
        </w:rPr>
        <w:t>.</w:t>
      </w:r>
    </w:p>
    <w:p w:rsidR="00C52DAB" w:rsidRPr="00C52DAB" w:rsidRDefault="00C52DAB" w:rsidP="00C52DAB">
      <w:pPr>
        <w:pStyle w:val="HTML"/>
        <w:ind w:firstLine="567"/>
        <w:rPr>
          <w:rFonts w:ascii="Arial Narrow" w:hAnsi="Arial Narrow"/>
          <w:sz w:val="24"/>
          <w:szCs w:val="24"/>
        </w:rPr>
      </w:pPr>
      <w:r w:rsidRPr="00C52DAB">
        <w:rPr>
          <w:rStyle w:val="token"/>
          <w:rFonts w:ascii="Arial Narrow" w:hAnsi="Arial Narrow"/>
          <w:sz w:val="24"/>
          <w:szCs w:val="24"/>
        </w:rPr>
        <w:t>ENDIF.</w:t>
      </w:r>
    </w:p>
    <w:p w:rsidR="00C52DAB" w:rsidRDefault="00C52DAB" w:rsidP="00CA40D0">
      <w:pPr>
        <w:pStyle w:val="1"/>
        <w:spacing w:before="0" w:beforeAutospacing="0" w:after="0" w:afterAutospacing="0"/>
        <w:ind w:firstLine="567"/>
        <w:jc w:val="both"/>
        <w:rPr>
          <w:rFonts w:ascii="Arial Narrow" w:hAnsi="Arial Narrow"/>
          <w:b w:val="0"/>
          <w:sz w:val="24"/>
          <w:szCs w:val="24"/>
        </w:rPr>
      </w:pPr>
    </w:p>
    <w:p w:rsidR="00C52DAB" w:rsidRPr="00C52DAB" w:rsidRDefault="00C52DAB" w:rsidP="00CA40D0">
      <w:pPr>
        <w:pStyle w:val="1"/>
        <w:spacing w:before="0" w:beforeAutospacing="0" w:after="0" w:afterAutospacing="0"/>
        <w:ind w:firstLine="567"/>
        <w:jc w:val="both"/>
        <w:rPr>
          <w:rFonts w:ascii="Arial Narrow" w:hAnsi="Arial Narrow"/>
          <w:b w:val="0"/>
          <w:color w:val="002060"/>
          <w:spacing w:val="20"/>
          <w:sz w:val="24"/>
          <w:szCs w:val="24"/>
        </w:rPr>
      </w:pPr>
      <w:r w:rsidRPr="00C52DAB">
        <w:rPr>
          <w:rFonts w:ascii="Arial Narrow" w:hAnsi="Arial Narrow"/>
          <w:b w:val="0"/>
          <w:color w:val="002060"/>
          <w:spacing w:val="20"/>
          <w:sz w:val="24"/>
          <w:szCs w:val="24"/>
        </w:rPr>
        <w:t>Rem</w:t>
      </w:r>
    </w:p>
    <w:p w:rsidR="00C52DAB" w:rsidRPr="00C52DAB" w:rsidRDefault="00C52DAB" w:rsidP="00CA40D0">
      <w:pPr>
        <w:pStyle w:val="1"/>
        <w:spacing w:before="0" w:beforeAutospacing="0" w:after="0" w:afterAutospacing="0"/>
        <w:ind w:firstLine="567"/>
        <w:jc w:val="both"/>
        <w:rPr>
          <w:rFonts w:ascii="Arial Narrow" w:hAnsi="Arial Narrow"/>
          <w:b w:val="0"/>
          <w:sz w:val="24"/>
          <w:szCs w:val="24"/>
        </w:rPr>
      </w:pPr>
      <w:r w:rsidRPr="00C52DAB">
        <w:rPr>
          <w:rFonts w:ascii="Arial Narrow" w:hAnsi="Arial Narrow"/>
          <w:b w:val="0"/>
          <w:sz w:val="24"/>
          <w:szCs w:val="24"/>
        </w:rPr>
        <w:t xml:space="preserve">After assigning </w:t>
      </w:r>
      <w:r w:rsidRPr="00C52DAB">
        <w:rPr>
          <w:rStyle w:val="a4"/>
          <w:rFonts w:ascii="Arial Narrow" w:hAnsi="Arial Narrow"/>
          <w:b/>
          <w:sz w:val="24"/>
          <w:szCs w:val="24"/>
        </w:rPr>
        <w:t>lw_mara</w:t>
      </w:r>
      <w:r w:rsidRPr="00C52DAB">
        <w:rPr>
          <w:rFonts w:ascii="Arial Narrow" w:hAnsi="Arial Narrow"/>
          <w:b w:val="0"/>
          <w:sz w:val="24"/>
          <w:szCs w:val="24"/>
        </w:rPr>
        <w:t xml:space="preserve"> to </w:t>
      </w:r>
      <w:r w:rsidRPr="00C52DAB">
        <w:rPr>
          <w:rStyle w:val="a4"/>
          <w:rFonts w:ascii="Arial Narrow" w:hAnsi="Arial Narrow"/>
          <w:b/>
          <w:sz w:val="24"/>
          <w:szCs w:val="24"/>
        </w:rPr>
        <w:t>&lt;fs_str&gt;</w:t>
      </w:r>
      <w:r w:rsidRPr="00C52DAB">
        <w:rPr>
          <w:rFonts w:ascii="Arial Narrow" w:hAnsi="Arial Narrow"/>
          <w:b w:val="0"/>
          <w:sz w:val="24"/>
          <w:szCs w:val="24"/>
        </w:rPr>
        <w:t xml:space="preserve"> </w:t>
      </w:r>
      <w:r w:rsidRPr="001E2F5C">
        <w:rPr>
          <w:rFonts w:ascii="Arial Narrow" w:hAnsi="Arial Narrow"/>
          <w:b w:val="0"/>
          <w:sz w:val="24"/>
          <w:szCs w:val="24"/>
          <w:highlight w:val="yellow"/>
        </w:rPr>
        <w:t>we cannot directly use the ‘-‘ operator on field symbol</w:t>
      </w:r>
      <w:r w:rsidRPr="00C52DAB">
        <w:rPr>
          <w:rFonts w:ascii="Arial Narrow" w:hAnsi="Arial Narrow"/>
          <w:b w:val="0"/>
          <w:sz w:val="24"/>
          <w:szCs w:val="24"/>
        </w:rPr>
        <w:t xml:space="preserve"> to access the fields of MARA structure i.e. </w:t>
      </w:r>
      <w:r w:rsidRPr="00C52DAB">
        <w:rPr>
          <w:rStyle w:val="a4"/>
          <w:rFonts w:ascii="Arial Narrow" w:hAnsi="Arial Narrow"/>
          <w:b/>
          <w:sz w:val="24"/>
          <w:szCs w:val="24"/>
        </w:rPr>
        <w:t>&lt;fs_str&gt;-matnr</w:t>
      </w:r>
      <w:r w:rsidRPr="00C52DAB">
        <w:rPr>
          <w:rFonts w:ascii="Arial Narrow" w:hAnsi="Arial Narrow"/>
          <w:b w:val="0"/>
          <w:sz w:val="24"/>
          <w:szCs w:val="24"/>
        </w:rPr>
        <w:t xml:space="preserve"> would produce syntax error. </w:t>
      </w:r>
      <w:r w:rsidRPr="001E2F5C">
        <w:rPr>
          <w:rFonts w:ascii="Arial Narrow" w:hAnsi="Arial Narrow"/>
          <w:b w:val="0"/>
          <w:i/>
          <w:color w:val="002060"/>
          <w:sz w:val="24"/>
          <w:szCs w:val="24"/>
        </w:rPr>
        <w:t>This is because the field symbol type is declared only at runtime not at compile time</w:t>
      </w:r>
      <w:r w:rsidRPr="00C52DAB">
        <w:rPr>
          <w:rFonts w:ascii="Arial Narrow" w:hAnsi="Arial Narrow"/>
          <w:b w:val="0"/>
          <w:sz w:val="24"/>
          <w:szCs w:val="24"/>
        </w:rPr>
        <w:t xml:space="preserve"> </w:t>
      </w:r>
      <w:r w:rsidRPr="00C52DAB">
        <w:rPr>
          <w:rFonts w:ascii="Arial Narrow" w:hAnsi="Arial Narrow"/>
          <w:b w:val="0"/>
          <w:sz w:val="24"/>
          <w:szCs w:val="24"/>
        </w:rPr>
        <w:sym w:font="Symbol" w:char="F0DE"/>
      </w:r>
      <w:r w:rsidRPr="00C52DAB">
        <w:rPr>
          <w:rFonts w:ascii="Arial Narrow" w:hAnsi="Arial Narrow"/>
          <w:b w:val="0"/>
          <w:sz w:val="24"/>
          <w:szCs w:val="24"/>
        </w:rPr>
        <w:t xml:space="preserve"> </w:t>
      </w:r>
      <w:r w:rsidRPr="001E2F5C">
        <w:rPr>
          <w:rFonts w:ascii="Arial Narrow" w:hAnsi="Arial Narrow"/>
          <w:b w:val="0"/>
          <w:sz w:val="24"/>
          <w:szCs w:val="24"/>
          <w:highlight w:val="yellow"/>
        </w:rPr>
        <w:t xml:space="preserve">to access the </w:t>
      </w:r>
      <w:r w:rsidRPr="001E2F5C">
        <w:rPr>
          <w:rStyle w:val="a4"/>
          <w:rFonts w:ascii="Arial Narrow" w:hAnsi="Arial Narrow"/>
          <w:b/>
          <w:sz w:val="24"/>
          <w:szCs w:val="24"/>
          <w:highlight w:val="yellow"/>
        </w:rPr>
        <w:t>matnr</w:t>
      </w:r>
      <w:r w:rsidRPr="001E2F5C">
        <w:rPr>
          <w:rFonts w:ascii="Arial Narrow" w:hAnsi="Arial Narrow"/>
          <w:b w:val="0"/>
          <w:sz w:val="24"/>
          <w:szCs w:val="24"/>
          <w:highlight w:val="yellow"/>
        </w:rPr>
        <w:t xml:space="preserve"> field with field symbol first we need to assign that field component to a different field symbol</w:t>
      </w:r>
      <w:r w:rsidRPr="00C52DAB">
        <w:rPr>
          <w:rFonts w:ascii="Arial Narrow" w:hAnsi="Arial Narrow"/>
          <w:b w:val="0"/>
          <w:sz w:val="24"/>
          <w:szCs w:val="24"/>
        </w:rPr>
        <w:t xml:space="preserve"> and then use the new field symbol to update the </w:t>
      </w:r>
      <w:r w:rsidRPr="00C52DAB">
        <w:rPr>
          <w:rStyle w:val="a4"/>
          <w:rFonts w:ascii="Arial Narrow" w:hAnsi="Arial Narrow"/>
          <w:b/>
          <w:sz w:val="24"/>
          <w:szCs w:val="24"/>
        </w:rPr>
        <w:t xml:space="preserve">matnr </w:t>
      </w:r>
      <w:r w:rsidRPr="00C52DAB">
        <w:rPr>
          <w:rFonts w:ascii="Arial Narrow" w:hAnsi="Arial Narrow"/>
          <w:b w:val="0"/>
          <w:sz w:val="24"/>
          <w:szCs w:val="24"/>
        </w:rPr>
        <w:t>field</w:t>
      </w:r>
    </w:p>
    <w:p w:rsidR="00C52DAB" w:rsidRDefault="00C52DAB" w:rsidP="00CA40D0">
      <w:pPr>
        <w:pStyle w:val="1"/>
        <w:spacing w:before="0" w:beforeAutospacing="0" w:after="0" w:afterAutospacing="0"/>
        <w:ind w:firstLine="567"/>
        <w:jc w:val="both"/>
        <w:rPr>
          <w:rFonts w:ascii="Arial Narrow" w:hAnsi="Arial Narrow"/>
          <w:b w:val="0"/>
          <w:sz w:val="24"/>
          <w:szCs w:val="24"/>
        </w:rPr>
      </w:pPr>
    </w:p>
    <w:p w:rsidR="001E2F5C" w:rsidRPr="001E2F5C" w:rsidRDefault="001E2F5C" w:rsidP="001E2F5C">
      <w:pPr>
        <w:pStyle w:val="1"/>
        <w:spacing w:before="0" w:beforeAutospacing="0" w:after="0" w:afterAutospacing="0"/>
        <w:ind w:firstLine="567"/>
        <w:jc w:val="center"/>
        <w:rPr>
          <w:rStyle w:val="a4"/>
          <w:rFonts w:ascii="Arial Narrow" w:hAnsi="Arial Narrow"/>
          <w:b/>
          <w:sz w:val="24"/>
          <w:szCs w:val="24"/>
        </w:rPr>
      </w:pPr>
      <w:r w:rsidRPr="001E2F5C">
        <w:rPr>
          <w:rStyle w:val="a4"/>
          <w:rFonts w:ascii="Arial Narrow" w:hAnsi="Arial Narrow"/>
          <w:b/>
          <w:sz w:val="24"/>
          <w:szCs w:val="24"/>
        </w:rPr>
        <w:t>TYPE ANY TABLE</w:t>
      </w:r>
    </w:p>
    <w:p w:rsidR="001E2F5C" w:rsidRDefault="001E2F5C" w:rsidP="001E2F5C">
      <w:pPr>
        <w:pStyle w:val="HTML"/>
        <w:ind w:firstLine="567"/>
        <w:rPr>
          <w:rStyle w:val="token"/>
          <w:rFonts w:ascii="Arial Narrow" w:hAnsi="Arial Narrow"/>
          <w:sz w:val="24"/>
          <w:szCs w:val="24"/>
        </w:rPr>
      </w:pPr>
    </w:p>
    <w:p w:rsidR="001E2F5C" w:rsidRPr="001E2F5C" w:rsidRDefault="001E2F5C" w:rsidP="001E2F5C">
      <w:pPr>
        <w:pStyle w:val="HTML"/>
        <w:ind w:firstLine="567"/>
        <w:rPr>
          <w:rStyle w:val="HTML1"/>
          <w:rFonts w:ascii="Arial Narrow" w:hAnsi="Arial Narrow"/>
          <w:sz w:val="24"/>
          <w:szCs w:val="24"/>
        </w:rPr>
      </w:pPr>
      <w:r w:rsidRPr="001E2F5C">
        <w:rPr>
          <w:rStyle w:val="token"/>
          <w:rFonts w:ascii="Arial Narrow" w:hAnsi="Arial Narrow"/>
          <w:sz w:val="24"/>
          <w:szCs w:val="24"/>
        </w:rPr>
        <w:t>FIELD-SYMBOLS:</w:t>
      </w:r>
      <w:r w:rsidRPr="001E2F5C">
        <w:rPr>
          <w:rStyle w:val="HTML1"/>
          <w:rFonts w:ascii="Arial Narrow" w:hAnsi="Arial Narrow"/>
          <w:sz w:val="24"/>
          <w:szCs w:val="24"/>
        </w:rPr>
        <w:t xml:space="preserve"> </w:t>
      </w:r>
      <w:r w:rsidRPr="001E2F5C">
        <w:rPr>
          <w:rStyle w:val="HTML1"/>
          <w:rFonts w:ascii="Arial Narrow" w:hAnsi="Arial Narrow"/>
          <w:sz w:val="24"/>
          <w:szCs w:val="24"/>
          <w:highlight w:val="lightGray"/>
        </w:rPr>
        <w:t xml:space="preserve">&lt;fs_tab&gt; </w:t>
      </w:r>
      <w:r w:rsidRPr="001E2F5C">
        <w:rPr>
          <w:rStyle w:val="token"/>
          <w:rFonts w:ascii="Arial Narrow" w:hAnsi="Arial Narrow"/>
          <w:sz w:val="24"/>
          <w:szCs w:val="24"/>
          <w:highlight w:val="lightGray"/>
        </w:rPr>
        <w:t>TYPE</w:t>
      </w:r>
      <w:r w:rsidRPr="001E2F5C">
        <w:rPr>
          <w:rStyle w:val="HTML1"/>
          <w:rFonts w:ascii="Arial Narrow" w:hAnsi="Arial Narrow"/>
          <w:sz w:val="24"/>
          <w:szCs w:val="24"/>
          <w:highlight w:val="lightGray"/>
        </w:rPr>
        <w:t xml:space="preserve"> </w:t>
      </w:r>
      <w:r w:rsidRPr="001E2F5C">
        <w:rPr>
          <w:rStyle w:val="token"/>
          <w:rFonts w:ascii="Arial Narrow" w:hAnsi="Arial Narrow"/>
          <w:sz w:val="24"/>
          <w:szCs w:val="24"/>
          <w:highlight w:val="lightGray"/>
        </w:rPr>
        <w:t>ANY</w:t>
      </w:r>
      <w:r w:rsidRPr="001E2F5C">
        <w:rPr>
          <w:rStyle w:val="HTML1"/>
          <w:rFonts w:ascii="Arial Narrow" w:hAnsi="Arial Narrow"/>
          <w:sz w:val="24"/>
          <w:szCs w:val="24"/>
          <w:highlight w:val="lightGray"/>
        </w:rPr>
        <w:t xml:space="preserve"> </w:t>
      </w:r>
      <w:r w:rsidRPr="001E2F5C">
        <w:rPr>
          <w:rStyle w:val="token"/>
          <w:rFonts w:ascii="Arial Narrow" w:hAnsi="Arial Narrow"/>
          <w:sz w:val="24"/>
          <w:szCs w:val="24"/>
          <w:highlight w:val="lightGray"/>
        </w:rPr>
        <w:t>TABLE</w:t>
      </w:r>
      <w:r w:rsidRPr="001E2F5C">
        <w:rPr>
          <w:rStyle w:val="token"/>
          <w:rFonts w:ascii="Arial Narrow" w:hAnsi="Arial Narrow"/>
          <w:sz w:val="24"/>
          <w:szCs w:val="24"/>
        </w:rPr>
        <w:t>.</w:t>
      </w:r>
    </w:p>
    <w:p w:rsidR="001E2F5C" w:rsidRPr="001E2F5C" w:rsidRDefault="001E2F5C" w:rsidP="001E2F5C">
      <w:pPr>
        <w:pStyle w:val="HTML"/>
        <w:ind w:firstLine="567"/>
        <w:rPr>
          <w:rStyle w:val="HTML1"/>
          <w:rFonts w:ascii="Arial Narrow" w:hAnsi="Arial Narrow"/>
          <w:sz w:val="24"/>
          <w:szCs w:val="24"/>
        </w:rPr>
      </w:pPr>
      <w:r w:rsidRPr="001E2F5C">
        <w:rPr>
          <w:rStyle w:val="token"/>
          <w:rFonts w:ascii="Arial Narrow" w:hAnsi="Arial Narrow"/>
          <w:sz w:val="24"/>
          <w:szCs w:val="24"/>
        </w:rPr>
        <w:t>FIELD-SYMBOLS:</w:t>
      </w:r>
      <w:r w:rsidRPr="001E2F5C">
        <w:rPr>
          <w:rStyle w:val="HTML1"/>
          <w:rFonts w:ascii="Arial Narrow" w:hAnsi="Arial Narrow"/>
          <w:sz w:val="24"/>
          <w:szCs w:val="24"/>
        </w:rPr>
        <w:t xml:space="preserve"> &lt;fs_str&gt; </w:t>
      </w:r>
      <w:r w:rsidRPr="001E2F5C">
        <w:rPr>
          <w:rStyle w:val="token"/>
          <w:rFonts w:ascii="Arial Narrow" w:hAnsi="Arial Narrow"/>
          <w:sz w:val="24"/>
          <w:szCs w:val="24"/>
        </w:rPr>
        <w:t>TYPE</w:t>
      </w:r>
      <w:r w:rsidRPr="001E2F5C">
        <w:rPr>
          <w:rStyle w:val="HTML1"/>
          <w:rFonts w:ascii="Arial Narrow" w:hAnsi="Arial Narrow"/>
          <w:sz w:val="24"/>
          <w:szCs w:val="24"/>
        </w:rPr>
        <w:t xml:space="preserve"> </w:t>
      </w:r>
      <w:r w:rsidRPr="001E2F5C">
        <w:rPr>
          <w:rStyle w:val="token"/>
          <w:rFonts w:ascii="Arial Narrow" w:hAnsi="Arial Narrow"/>
          <w:sz w:val="24"/>
          <w:szCs w:val="24"/>
        </w:rPr>
        <w:t>any.</w:t>
      </w:r>
    </w:p>
    <w:p w:rsidR="001E2F5C" w:rsidRPr="001E2F5C" w:rsidRDefault="001E2F5C" w:rsidP="001E2F5C">
      <w:pPr>
        <w:pStyle w:val="HTML"/>
        <w:ind w:firstLine="567"/>
        <w:rPr>
          <w:rStyle w:val="HTML1"/>
          <w:rFonts w:ascii="Arial Narrow" w:hAnsi="Arial Narrow"/>
          <w:sz w:val="24"/>
          <w:szCs w:val="24"/>
        </w:rPr>
      </w:pPr>
      <w:r w:rsidRPr="001E2F5C">
        <w:rPr>
          <w:rStyle w:val="token"/>
          <w:rFonts w:ascii="Arial Narrow" w:hAnsi="Arial Narrow"/>
          <w:sz w:val="24"/>
          <w:szCs w:val="24"/>
        </w:rPr>
        <w:t>FIELD-SYMBOLS:</w:t>
      </w:r>
      <w:r w:rsidRPr="001E2F5C">
        <w:rPr>
          <w:rStyle w:val="HTML1"/>
          <w:rFonts w:ascii="Arial Narrow" w:hAnsi="Arial Narrow"/>
          <w:sz w:val="24"/>
          <w:szCs w:val="24"/>
        </w:rPr>
        <w:t xml:space="preserve"> </w:t>
      </w:r>
      <w:r w:rsidRPr="001E2F5C">
        <w:rPr>
          <w:rStyle w:val="HTML1"/>
          <w:rFonts w:ascii="Arial Narrow" w:hAnsi="Arial Narrow"/>
          <w:sz w:val="24"/>
          <w:szCs w:val="24"/>
          <w:highlight w:val="lightGray"/>
        </w:rPr>
        <w:t xml:space="preserve">&lt;fs_data&gt; </w:t>
      </w:r>
      <w:r w:rsidRPr="001E2F5C">
        <w:rPr>
          <w:rStyle w:val="token"/>
          <w:rFonts w:ascii="Arial Narrow" w:hAnsi="Arial Narrow"/>
          <w:sz w:val="24"/>
          <w:szCs w:val="24"/>
          <w:highlight w:val="lightGray"/>
        </w:rPr>
        <w:t>TYPE</w:t>
      </w:r>
      <w:r w:rsidRPr="001E2F5C">
        <w:rPr>
          <w:rStyle w:val="HTML1"/>
          <w:rFonts w:ascii="Arial Narrow" w:hAnsi="Arial Narrow"/>
          <w:sz w:val="24"/>
          <w:szCs w:val="24"/>
          <w:highlight w:val="lightGray"/>
        </w:rPr>
        <w:t xml:space="preserve"> </w:t>
      </w:r>
      <w:r w:rsidRPr="001E2F5C">
        <w:rPr>
          <w:rStyle w:val="token"/>
          <w:rFonts w:ascii="Arial Narrow" w:hAnsi="Arial Narrow"/>
          <w:sz w:val="24"/>
          <w:szCs w:val="24"/>
          <w:highlight w:val="lightGray"/>
        </w:rPr>
        <w:t>any</w:t>
      </w:r>
      <w:r w:rsidRPr="001E2F5C">
        <w:rPr>
          <w:rStyle w:val="token"/>
          <w:rFonts w:ascii="Arial Narrow" w:hAnsi="Arial Narrow"/>
          <w:sz w:val="24"/>
          <w:szCs w:val="24"/>
        </w:rPr>
        <w:t>.</w:t>
      </w:r>
    </w:p>
    <w:p w:rsidR="001E2F5C" w:rsidRPr="001E2F5C" w:rsidRDefault="001E2F5C" w:rsidP="001E2F5C">
      <w:pPr>
        <w:pStyle w:val="HTML"/>
        <w:ind w:firstLine="567"/>
        <w:rPr>
          <w:rStyle w:val="HTML1"/>
          <w:rFonts w:ascii="Arial Narrow" w:hAnsi="Arial Narrow"/>
          <w:sz w:val="24"/>
          <w:szCs w:val="24"/>
        </w:rPr>
      </w:pPr>
      <w:r w:rsidRPr="001E2F5C">
        <w:rPr>
          <w:rStyle w:val="token"/>
          <w:rFonts w:ascii="Arial Narrow" w:hAnsi="Arial Narrow"/>
          <w:sz w:val="24"/>
          <w:szCs w:val="24"/>
        </w:rPr>
        <w:t>DATA:</w:t>
      </w:r>
      <w:r w:rsidRPr="001E2F5C">
        <w:rPr>
          <w:rStyle w:val="HTML1"/>
          <w:rFonts w:ascii="Arial Narrow" w:hAnsi="Arial Narrow"/>
          <w:sz w:val="24"/>
          <w:szCs w:val="24"/>
        </w:rPr>
        <w:t xml:space="preserve"> lt_mara </w:t>
      </w:r>
      <w:r w:rsidRPr="001E2F5C">
        <w:rPr>
          <w:rStyle w:val="token"/>
          <w:rFonts w:ascii="Arial Narrow" w:hAnsi="Arial Narrow"/>
          <w:sz w:val="24"/>
          <w:szCs w:val="24"/>
        </w:rPr>
        <w:t>TYPE</w:t>
      </w:r>
      <w:r w:rsidRPr="001E2F5C">
        <w:rPr>
          <w:rStyle w:val="HTML1"/>
          <w:rFonts w:ascii="Arial Narrow" w:hAnsi="Arial Narrow"/>
          <w:sz w:val="24"/>
          <w:szCs w:val="24"/>
        </w:rPr>
        <w:t xml:space="preserve"> </w:t>
      </w:r>
      <w:r w:rsidRPr="001E2F5C">
        <w:rPr>
          <w:rStyle w:val="token"/>
          <w:rFonts w:ascii="Arial Narrow" w:hAnsi="Arial Narrow"/>
          <w:sz w:val="24"/>
          <w:szCs w:val="24"/>
        </w:rPr>
        <w:t>STANDARD</w:t>
      </w:r>
      <w:r w:rsidRPr="001E2F5C">
        <w:rPr>
          <w:rStyle w:val="HTML1"/>
          <w:rFonts w:ascii="Arial Narrow" w:hAnsi="Arial Narrow"/>
          <w:sz w:val="24"/>
          <w:szCs w:val="24"/>
        </w:rPr>
        <w:t xml:space="preserve"> </w:t>
      </w:r>
      <w:r w:rsidRPr="001E2F5C">
        <w:rPr>
          <w:rStyle w:val="token"/>
          <w:rFonts w:ascii="Arial Narrow" w:hAnsi="Arial Narrow"/>
          <w:sz w:val="24"/>
          <w:szCs w:val="24"/>
        </w:rPr>
        <w:t>TABLE</w:t>
      </w:r>
      <w:r w:rsidRPr="001E2F5C">
        <w:rPr>
          <w:rStyle w:val="HTML1"/>
          <w:rFonts w:ascii="Arial Narrow" w:hAnsi="Arial Narrow"/>
          <w:sz w:val="24"/>
          <w:szCs w:val="24"/>
        </w:rPr>
        <w:t xml:space="preserve"> </w:t>
      </w:r>
      <w:r w:rsidRPr="001E2F5C">
        <w:rPr>
          <w:rStyle w:val="token"/>
          <w:rFonts w:ascii="Arial Narrow" w:hAnsi="Arial Narrow"/>
          <w:sz w:val="24"/>
          <w:szCs w:val="24"/>
        </w:rPr>
        <w:t>OF</w:t>
      </w:r>
      <w:r w:rsidRPr="001E2F5C">
        <w:rPr>
          <w:rStyle w:val="HTML1"/>
          <w:rFonts w:ascii="Arial Narrow" w:hAnsi="Arial Narrow"/>
          <w:sz w:val="24"/>
          <w:szCs w:val="24"/>
        </w:rPr>
        <w:t xml:space="preserve"> mara</w:t>
      </w:r>
      <w:r w:rsidRPr="001E2F5C">
        <w:rPr>
          <w:rStyle w:val="token"/>
          <w:rFonts w:ascii="Arial Narrow" w:hAnsi="Arial Narrow"/>
          <w:sz w:val="24"/>
          <w:szCs w:val="24"/>
        </w:rPr>
        <w:t>.</w:t>
      </w:r>
    </w:p>
    <w:p w:rsidR="001E2F5C" w:rsidRPr="001E2F5C" w:rsidRDefault="001E2F5C" w:rsidP="001E2F5C">
      <w:pPr>
        <w:pStyle w:val="HTML"/>
        <w:ind w:firstLine="567"/>
        <w:rPr>
          <w:rStyle w:val="HTML1"/>
          <w:rFonts w:ascii="Arial Narrow" w:hAnsi="Arial Narrow"/>
          <w:sz w:val="24"/>
          <w:szCs w:val="24"/>
        </w:rPr>
      </w:pPr>
      <w:r w:rsidRPr="001E2F5C">
        <w:rPr>
          <w:rStyle w:val="token"/>
          <w:rFonts w:ascii="Arial Narrow" w:hAnsi="Arial Narrow"/>
          <w:sz w:val="24"/>
          <w:szCs w:val="24"/>
        </w:rPr>
        <w:t>DATA:</w:t>
      </w:r>
      <w:r w:rsidRPr="001E2F5C">
        <w:rPr>
          <w:rStyle w:val="HTML1"/>
          <w:rFonts w:ascii="Arial Narrow" w:hAnsi="Arial Narrow"/>
          <w:sz w:val="24"/>
          <w:szCs w:val="24"/>
        </w:rPr>
        <w:t xml:space="preserve"> lw_mara </w:t>
      </w:r>
      <w:r w:rsidRPr="001E2F5C">
        <w:rPr>
          <w:rStyle w:val="token"/>
          <w:rFonts w:ascii="Arial Narrow" w:hAnsi="Arial Narrow"/>
          <w:sz w:val="24"/>
          <w:szCs w:val="24"/>
        </w:rPr>
        <w:t>TYPE</w:t>
      </w:r>
      <w:r w:rsidRPr="001E2F5C">
        <w:rPr>
          <w:rStyle w:val="HTML1"/>
          <w:rFonts w:ascii="Arial Narrow" w:hAnsi="Arial Narrow"/>
          <w:sz w:val="24"/>
          <w:szCs w:val="24"/>
        </w:rPr>
        <w:t xml:space="preserve"> mara</w:t>
      </w:r>
      <w:r w:rsidRPr="001E2F5C">
        <w:rPr>
          <w:rStyle w:val="token"/>
          <w:rFonts w:ascii="Arial Narrow" w:hAnsi="Arial Narrow"/>
          <w:sz w:val="24"/>
          <w:szCs w:val="24"/>
        </w:rPr>
        <w:t>.</w:t>
      </w:r>
    </w:p>
    <w:p w:rsidR="001E2F5C" w:rsidRPr="001E2F5C" w:rsidRDefault="001E2F5C" w:rsidP="001E2F5C">
      <w:pPr>
        <w:pStyle w:val="HTML"/>
        <w:ind w:firstLine="567"/>
        <w:rPr>
          <w:rStyle w:val="HTML1"/>
          <w:rFonts w:ascii="Arial Narrow" w:hAnsi="Arial Narrow"/>
          <w:sz w:val="24"/>
          <w:szCs w:val="24"/>
        </w:rPr>
      </w:pPr>
    </w:p>
    <w:p w:rsidR="001E2F5C" w:rsidRPr="001E2F5C" w:rsidRDefault="001E2F5C" w:rsidP="001E2F5C">
      <w:pPr>
        <w:pStyle w:val="HTML"/>
        <w:ind w:firstLine="567"/>
        <w:rPr>
          <w:rStyle w:val="HTML1"/>
          <w:rFonts w:ascii="Arial Narrow" w:hAnsi="Arial Narrow"/>
          <w:sz w:val="24"/>
          <w:szCs w:val="24"/>
        </w:rPr>
      </w:pPr>
      <w:r w:rsidRPr="001E2F5C">
        <w:rPr>
          <w:rStyle w:val="token"/>
          <w:rFonts w:ascii="Arial Narrow" w:hAnsi="Arial Narrow"/>
          <w:sz w:val="24"/>
          <w:szCs w:val="24"/>
          <w:highlight w:val="cyan"/>
        </w:rPr>
        <w:t>ASSIGN</w:t>
      </w:r>
      <w:r w:rsidRPr="001E2F5C">
        <w:rPr>
          <w:rStyle w:val="HTML1"/>
          <w:rFonts w:ascii="Arial Narrow" w:hAnsi="Arial Narrow"/>
          <w:sz w:val="24"/>
          <w:szCs w:val="24"/>
          <w:highlight w:val="cyan"/>
        </w:rPr>
        <w:t xml:space="preserve"> lt_mara </w:t>
      </w:r>
      <w:r w:rsidRPr="001E2F5C">
        <w:rPr>
          <w:rStyle w:val="token"/>
          <w:rFonts w:ascii="Arial Narrow" w:hAnsi="Arial Narrow"/>
          <w:sz w:val="24"/>
          <w:szCs w:val="24"/>
          <w:highlight w:val="cyan"/>
        </w:rPr>
        <w:t>TO</w:t>
      </w:r>
      <w:r w:rsidRPr="001E2F5C">
        <w:rPr>
          <w:rStyle w:val="HTML1"/>
          <w:rFonts w:ascii="Arial Narrow" w:hAnsi="Arial Narrow"/>
          <w:sz w:val="24"/>
          <w:szCs w:val="24"/>
          <w:highlight w:val="cyan"/>
        </w:rPr>
        <w:t xml:space="preserve"> &lt;fs_tab&gt;</w:t>
      </w:r>
      <w:r w:rsidRPr="001E2F5C">
        <w:rPr>
          <w:rStyle w:val="token"/>
          <w:rFonts w:ascii="Arial Narrow" w:hAnsi="Arial Narrow"/>
          <w:sz w:val="24"/>
          <w:szCs w:val="24"/>
          <w:highlight w:val="cyan"/>
        </w:rPr>
        <w:t>.</w:t>
      </w:r>
    </w:p>
    <w:p w:rsidR="001E2F5C" w:rsidRPr="001E2F5C" w:rsidRDefault="001E2F5C" w:rsidP="001E2F5C">
      <w:pPr>
        <w:pStyle w:val="HTML"/>
        <w:ind w:firstLine="567"/>
        <w:rPr>
          <w:rStyle w:val="HTML1"/>
          <w:rFonts w:ascii="Arial Narrow" w:hAnsi="Arial Narrow"/>
          <w:sz w:val="24"/>
          <w:szCs w:val="24"/>
        </w:rPr>
      </w:pPr>
      <w:r w:rsidRPr="001E2F5C">
        <w:rPr>
          <w:rStyle w:val="token"/>
          <w:rFonts w:ascii="Arial Narrow" w:hAnsi="Arial Narrow"/>
          <w:sz w:val="24"/>
          <w:szCs w:val="24"/>
        </w:rPr>
        <w:t>SELECT</w:t>
      </w:r>
      <w:r w:rsidRPr="001E2F5C">
        <w:rPr>
          <w:rStyle w:val="HTML1"/>
          <w:rFonts w:ascii="Arial Narrow" w:hAnsi="Arial Narrow"/>
          <w:sz w:val="24"/>
          <w:szCs w:val="24"/>
        </w:rPr>
        <w:t xml:space="preserve"> </w:t>
      </w:r>
      <w:r w:rsidRPr="001E2F5C">
        <w:rPr>
          <w:rStyle w:val="token"/>
          <w:rFonts w:ascii="Arial Narrow" w:hAnsi="Arial Narrow"/>
          <w:sz w:val="24"/>
          <w:szCs w:val="24"/>
        </w:rPr>
        <w:t>*</w:t>
      </w:r>
      <w:r w:rsidRPr="001E2F5C">
        <w:rPr>
          <w:rStyle w:val="HTML1"/>
          <w:rFonts w:ascii="Arial Narrow" w:hAnsi="Arial Narrow"/>
          <w:sz w:val="24"/>
          <w:szCs w:val="24"/>
        </w:rPr>
        <w:t xml:space="preserve"> </w:t>
      </w:r>
      <w:r w:rsidRPr="001E2F5C">
        <w:rPr>
          <w:rStyle w:val="token"/>
          <w:rFonts w:ascii="Arial Narrow" w:hAnsi="Arial Narrow"/>
          <w:sz w:val="24"/>
          <w:szCs w:val="24"/>
        </w:rPr>
        <w:t>FROM</w:t>
      </w:r>
      <w:r w:rsidRPr="001E2F5C">
        <w:rPr>
          <w:rStyle w:val="HTML1"/>
          <w:rFonts w:ascii="Arial Narrow" w:hAnsi="Arial Narrow"/>
          <w:sz w:val="24"/>
          <w:szCs w:val="24"/>
        </w:rPr>
        <w:t xml:space="preserve"> mara </w:t>
      </w:r>
      <w:r w:rsidRPr="001E2F5C">
        <w:rPr>
          <w:rStyle w:val="token"/>
          <w:rFonts w:ascii="Arial Narrow" w:hAnsi="Arial Narrow"/>
          <w:sz w:val="24"/>
          <w:szCs w:val="24"/>
        </w:rPr>
        <w:t>INTO</w:t>
      </w:r>
      <w:r w:rsidRPr="001E2F5C">
        <w:rPr>
          <w:rStyle w:val="HTML1"/>
          <w:rFonts w:ascii="Arial Narrow" w:hAnsi="Arial Narrow"/>
          <w:sz w:val="24"/>
          <w:szCs w:val="24"/>
        </w:rPr>
        <w:t xml:space="preserve"> </w:t>
      </w:r>
      <w:r w:rsidRPr="001E2F5C">
        <w:rPr>
          <w:rStyle w:val="token"/>
          <w:rFonts w:ascii="Arial Narrow" w:hAnsi="Arial Narrow"/>
          <w:sz w:val="24"/>
          <w:szCs w:val="24"/>
        </w:rPr>
        <w:t>TABLE</w:t>
      </w:r>
      <w:r w:rsidRPr="001E2F5C">
        <w:rPr>
          <w:rStyle w:val="HTML1"/>
          <w:rFonts w:ascii="Arial Narrow" w:hAnsi="Arial Narrow"/>
          <w:sz w:val="24"/>
          <w:szCs w:val="24"/>
        </w:rPr>
        <w:t xml:space="preserve"> lt_mara </w:t>
      </w:r>
      <w:r w:rsidRPr="001E2F5C">
        <w:rPr>
          <w:rStyle w:val="token"/>
          <w:rFonts w:ascii="Arial Narrow" w:hAnsi="Arial Narrow"/>
          <w:sz w:val="24"/>
          <w:szCs w:val="24"/>
        </w:rPr>
        <w:t>UP</w:t>
      </w:r>
      <w:r w:rsidRPr="001E2F5C">
        <w:rPr>
          <w:rStyle w:val="HTML1"/>
          <w:rFonts w:ascii="Arial Narrow" w:hAnsi="Arial Narrow"/>
          <w:sz w:val="24"/>
          <w:szCs w:val="24"/>
        </w:rPr>
        <w:t xml:space="preserve"> </w:t>
      </w:r>
      <w:r w:rsidRPr="001E2F5C">
        <w:rPr>
          <w:rStyle w:val="token"/>
          <w:rFonts w:ascii="Arial Narrow" w:hAnsi="Arial Narrow"/>
          <w:sz w:val="24"/>
          <w:szCs w:val="24"/>
        </w:rPr>
        <w:t>TO</w:t>
      </w:r>
      <w:r w:rsidRPr="001E2F5C">
        <w:rPr>
          <w:rStyle w:val="HTML1"/>
          <w:rFonts w:ascii="Arial Narrow" w:hAnsi="Arial Narrow"/>
          <w:sz w:val="24"/>
          <w:szCs w:val="24"/>
        </w:rPr>
        <w:t xml:space="preserve"> </w:t>
      </w:r>
      <w:r w:rsidRPr="001E2F5C">
        <w:rPr>
          <w:rStyle w:val="token"/>
          <w:rFonts w:ascii="Arial Narrow" w:hAnsi="Arial Narrow"/>
          <w:sz w:val="24"/>
          <w:szCs w:val="24"/>
        </w:rPr>
        <w:t>10</w:t>
      </w:r>
      <w:r w:rsidRPr="001E2F5C">
        <w:rPr>
          <w:rStyle w:val="HTML1"/>
          <w:rFonts w:ascii="Arial Narrow" w:hAnsi="Arial Narrow"/>
          <w:sz w:val="24"/>
          <w:szCs w:val="24"/>
        </w:rPr>
        <w:t xml:space="preserve"> </w:t>
      </w:r>
      <w:r w:rsidRPr="001E2F5C">
        <w:rPr>
          <w:rStyle w:val="token"/>
          <w:rFonts w:ascii="Arial Narrow" w:hAnsi="Arial Narrow"/>
          <w:sz w:val="24"/>
          <w:szCs w:val="24"/>
        </w:rPr>
        <w:t>ROWS.</w:t>
      </w:r>
    </w:p>
    <w:p w:rsidR="001E2F5C" w:rsidRPr="001E2F5C" w:rsidRDefault="001E2F5C" w:rsidP="001E2F5C">
      <w:pPr>
        <w:pStyle w:val="HTML"/>
        <w:ind w:firstLine="567"/>
        <w:rPr>
          <w:rStyle w:val="HTML1"/>
          <w:rFonts w:ascii="Arial Narrow" w:hAnsi="Arial Narrow"/>
          <w:sz w:val="24"/>
          <w:szCs w:val="24"/>
        </w:rPr>
      </w:pPr>
    </w:p>
    <w:p w:rsidR="001E2F5C" w:rsidRPr="001E2F5C" w:rsidRDefault="001E2F5C" w:rsidP="001E2F5C">
      <w:pPr>
        <w:pStyle w:val="HTML"/>
        <w:ind w:firstLine="567"/>
        <w:rPr>
          <w:rStyle w:val="HTML1"/>
          <w:rFonts w:ascii="Arial Narrow" w:hAnsi="Arial Narrow"/>
          <w:sz w:val="24"/>
          <w:szCs w:val="24"/>
        </w:rPr>
      </w:pPr>
      <w:r w:rsidRPr="001E2F5C">
        <w:rPr>
          <w:rStyle w:val="token"/>
          <w:rFonts w:ascii="Arial Narrow" w:hAnsi="Arial Narrow"/>
          <w:sz w:val="24"/>
          <w:szCs w:val="24"/>
        </w:rPr>
        <w:t>LOOP</w:t>
      </w:r>
      <w:r w:rsidRPr="001E2F5C">
        <w:rPr>
          <w:rStyle w:val="HTML1"/>
          <w:rFonts w:ascii="Arial Narrow" w:hAnsi="Arial Narrow"/>
          <w:sz w:val="24"/>
          <w:szCs w:val="24"/>
        </w:rPr>
        <w:t xml:space="preserve"> </w:t>
      </w:r>
      <w:r w:rsidRPr="001E2F5C">
        <w:rPr>
          <w:rStyle w:val="token"/>
          <w:rFonts w:ascii="Arial Narrow" w:hAnsi="Arial Narrow"/>
          <w:sz w:val="24"/>
          <w:szCs w:val="24"/>
        </w:rPr>
        <w:t>AT</w:t>
      </w:r>
      <w:r w:rsidRPr="001E2F5C">
        <w:rPr>
          <w:rStyle w:val="HTML1"/>
          <w:rFonts w:ascii="Arial Narrow" w:hAnsi="Arial Narrow"/>
          <w:sz w:val="24"/>
          <w:szCs w:val="24"/>
        </w:rPr>
        <w:t xml:space="preserve"> </w:t>
      </w:r>
      <w:r w:rsidRPr="001E2F5C">
        <w:rPr>
          <w:rStyle w:val="HTML1"/>
          <w:rFonts w:ascii="Arial Narrow" w:hAnsi="Arial Narrow"/>
          <w:sz w:val="24"/>
          <w:szCs w:val="24"/>
          <w:highlight w:val="cyan"/>
        </w:rPr>
        <w:t xml:space="preserve">&lt;fs_tab&gt; </w:t>
      </w:r>
      <w:r w:rsidRPr="001E2F5C">
        <w:rPr>
          <w:rStyle w:val="token"/>
          <w:rFonts w:ascii="Arial Narrow" w:hAnsi="Arial Narrow"/>
          <w:sz w:val="24"/>
          <w:szCs w:val="24"/>
          <w:highlight w:val="cyan"/>
        </w:rPr>
        <w:t>ASSIGNING</w:t>
      </w:r>
      <w:r w:rsidRPr="001E2F5C">
        <w:rPr>
          <w:rStyle w:val="HTML1"/>
          <w:rFonts w:ascii="Arial Narrow" w:hAnsi="Arial Narrow"/>
          <w:sz w:val="24"/>
          <w:szCs w:val="24"/>
          <w:highlight w:val="cyan"/>
        </w:rPr>
        <w:t xml:space="preserve"> &lt;fs_str&gt;</w:t>
      </w:r>
      <w:r w:rsidRPr="001E2F5C">
        <w:rPr>
          <w:rStyle w:val="token"/>
          <w:rFonts w:ascii="Arial Narrow" w:hAnsi="Arial Narrow"/>
          <w:sz w:val="24"/>
          <w:szCs w:val="24"/>
        </w:rPr>
        <w:t>.</w:t>
      </w:r>
    </w:p>
    <w:p w:rsidR="001E2F5C" w:rsidRPr="001E2F5C" w:rsidRDefault="001E2F5C" w:rsidP="001E2F5C">
      <w:pPr>
        <w:pStyle w:val="HTML"/>
        <w:ind w:firstLine="567"/>
        <w:rPr>
          <w:rStyle w:val="HTML1"/>
          <w:rFonts w:ascii="Arial Narrow" w:hAnsi="Arial Narrow"/>
          <w:sz w:val="24"/>
          <w:szCs w:val="24"/>
        </w:rPr>
      </w:pPr>
      <w:r w:rsidRPr="001E2F5C">
        <w:rPr>
          <w:rStyle w:val="HTML1"/>
          <w:rFonts w:ascii="Arial Narrow" w:hAnsi="Arial Narrow"/>
          <w:sz w:val="24"/>
          <w:szCs w:val="24"/>
        </w:rPr>
        <w:t xml:space="preserve">  </w:t>
      </w:r>
      <w:r w:rsidRPr="001E2F5C">
        <w:rPr>
          <w:rStyle w:val="token"/>
          <w:rFonts w:ascii="Arial Narrow" w:hAnsi="Arial Narrow"/>
          <w:sz w:val="24"/>
          <w:szCs w:val="24"/>
        </w:rPr>
        <w:t>IF</w:t>
      </w:r>
      <w:r w:rsidRPr="001E2F5C">
        <w:rPr>
          <w:rStyle w:val="HTML1"/>
          <w:rFonts w:ascii="Arial Narrow" w:hAnsi="Arial Narrow"/>
          <w:sz w:val="24"/>
          <w:szCs w:val="24"/>
        </w:rPr>
        <w:t xml:space="preserve"> &lt;fs_str&gt; </w:t>
      </w:r>
      <w:r w:rsidRPr="001E2F5C">
        <w:rPr>
          <w:rStyle w:val="token"/>
          <w:rFonts w:ascii="Arial Narrow" w:hAnsi="Arial Narrow"/>
          <w:sz w:val="24"/>
          <w:szCs w:val="24"/>
        </w:rPr>
        <w:t>IS</w:t>
      </w:r>
      <w:r w:rsidRPr="001E2F5C">
        <w:rPr>
          <w:rStyle w:val="HTML1"/>
          <w:rFonts w:ascii="Arial Narrow" w:hAnsi="Arial Narrow"/>
          <w:sz w:val="24"/>
          <w:szCs w:val="24"/>
        </w:rPr>
        <w:t xml:space="preserve"> </w:t>
      </w:r>
      <w:r w:rsidRPr="001E2F5C">
        <w:rPr>
          <w:rStyle w:val="token"/>
          <w:rFonts w:ascii="Arial Narrow" w:hAnsi="Arial Narrow"/>
          <w:sz w:val="24"/>
          <w:szCs w:val="24"/>
        </w:rPr>
        <w:t>ASSIGNED.</w:t>
      </w:r>
    </w:p>
    <w:p w:rsidR="001E2F5C" w:rsidRPr="001E2F5C" w:rsidRDefault="001E2F5C" w:rsidP="001E2F5C">
      <w:pPr>
        <w:pStyle w:val="HTML"/>
        <w:ind w:firstLine="567"/>
        <w:rPr>
          <w:rStyle w:val="HTML1"/>
          <w:rFonts w:ascii="Arial Narrow" w:hAnsi="Arial Narrow"/>
          <w:sz w:val="24"/>
          <w:szCs w:val="24"/>
        </w:rPr>
      </w:pPr>
      <w:r w:rsidRPr="001E2F5C">
        <w:rPr>
          <w:rStyle w:val="HTML1"/>
          <w:rFonts w:ascii="Arial Narrow" w:hAnsi="Arial Narrow"/>
          <w:sz w:val="24"/>
          <w:szCs w:val="24"/>
        </w:rPr>
        <w:t xml:space="preserve">    </w:t>
      </w:r>
      <w:r w:rsidRPr="001E2F5C">
        <w:rPr>
          <w:rStyle w:val="token"/>
          <w:rFonts w:ascii="Arial Narrow" w:hAnsi="Arial Narrow"/>
          <w:sz w:val="24"/>
          <w:szCs w:val="24"/>
          <w:highlight w:val="lightGray"/>
        </w:rPr>
        <w:t>ASSIGN</w:t>
      </w:r>
      <w:r w:rsidRPr="001E2F5C">
        <w:rPr>
          <w:rStyle w:val="HTML1"/>
          <w:rFonts w:ascii="Arial Narrow" w:hAnsi="Arial Narrow"/>
          <w:sz w:val="24"/>
          <w:szCs w:val="24"/>
          <w:highlight w:val="lightGray"/>
        </w:rPr>
        <w:t xml:space="preserve"> </w:t>
      </w:r>
      <w:r w:rsidRPr="001E2F5C">
        <w:rPr>
          <w:rStyle w:val="token"/>
          <w:rFonts w:ascii="Arial Narrow" w:hAnsi="Arial Narrow"/>
          <w:sz w:val="24"/>
          <w:szCs w:val="24"/>
          <w:highlight w:val="lightGray"/>
        </w:rPr>
        <w:t>COMPONENT</w:t>
      </w:r>
      <w:r w:rsidRPr="001E2F5C">
        <w:rPr>
          <w:rStyle w:val="HTML1"/>
          <w:rFonts w:ascii="Arial Narrow" w:hAnsi="Arial Narrow"/>
          <w:sz w:val="24"/>
          <w:szCs w:val="24"/>
        </w:rPr>
        <w:t xml:space="preserve"> </w:t>
      </w:r>
      <w:r w:rsidRPr="001E2F5C">
        <w:rPr>
          <w:rStyle w:val="token"/>
          <w:rFonts w:ascii="Arial Narrow" w:hAnsi="Arial Narrow"/>
          <w:sz w:val="24"/>
          <w:szCs w:val="24"/>
        </w:rPr>
        <w:t>'MATKL'</w:t>
      </w:r>
      <w:r w:rsidRPr="001E2F5C">
        <w:rPr>
          <w:rStyle w:val="HTML1"/>
          <w:rFonts w:ascii="Arial Narrow" w:hAnsi="Arial Narrow"/>
          <w:sz w:val="24"/>
          <w:szCs w:val="24"/>
        </w:rPr>
        <w:t xml:space="preserve"> </w:t>
      </w:r>
      <w:r w:rsidRPr="001E2F5C">
        <w:rPr>
          <w:rStyle w:val="token"/>
          <w:rFonts w:ascii="Arial Narrow" w:hAnsi="Arial Narrow"/>
          <w:sz w:val="24"/>
          <w:szCs w:val="24"/>
          <w:highlight w:val="lightGray"/>
        </w:rPr>
        <w:t>OF</w:t>
      </w:r>
      <w:r w:rsidRPr="001E2F5C">
        <w:rPr>
          <w:rStyle w:val="HTML1"/>
          <w:rFonts w:ascii="Arial Narrow" w:hAnsi="Arial Narrow"/>
          <w:sz w:val="24"/>
          <w:szCs w:val="24"/>
          <w:highlight w:val="lightGray"/>
        </w:rPr>
        <w:t xml:space="preserve"> </w:t>
      </w:r>
      <w:r w:rsidRPr="001E2F5C">
        <w:rPr>
          <w:rStyle w:val="token"/>
          <w:rFonts w:ascii="Arial Narrow" w:hAnsi="Arial Narrow"/>
          <w:sz w:val="24"/>
          <w:szCs w:val="24"/>
          <w:highlight w:val="lightGray"/>
        </w:rPr>
        <w:t>STRUCTURE</w:t>
      </w:r>
      <w:r w:rsidRPr="001E2F5C">
        <w:rPr>
          <w:rStyle w:val="HTML1"/>
          <w:rFonts w:ascii="Arial Narrow" w:hAnsi="Arial Narrow"/>
          <w:sz w:val="24"/>
          <w:szCs w:val="24"/>
        </w:rPr>
        <w:t xml:space="preserve"> &lt;fs_str&gt; </w:t>
      </w:r>
      <w:r w:rsidRPr="001E2F5C">
        <w:rPr>
          <w:rStyle w:val="token"/>
          <w:rFonts w:ascii="Arial Narrow" w:hAnsi="Arial Narrow"/>
          <w:sz w:val="24"/>
          <w:szCs w:val="24"/>
        </w:rPr>
        <w:t>TO</w:t>
      </w:r>
      <w:r w:rsidRPr="001E2F5C">
        <w:rPr>
          <w:rStyle w:val="HTML1"/>
          <w:rFonts w:ascii="Arial Narrow" w:hAnsi="Arial Narrow"/>
          <w:sz w:val="24"/>
          <w:szCs w:val="24"/>
        </w:rPr>
        <w:t xml:space="preserve"> &lt;fs_data&gt;</w:t>
      </w:r>
      <w:r w:rsidRPr="001E2F5C">
        <w:rPr>
          <w:rStyle w:val="token"/>
          <w:rFonts w:ascii="Arial Narrow" w:hAnsi="Arial Narrow"/>
          <w:sz w:val="24"/>
          <w:szCs w:val="24"/>
        </w:rPr>
        <w:t>.</w:t>
      </w:r>
    </w:p>
    <w:p w:rsidR="001E2F5C" w:rsidRPr="001E2F5C" w:rsidRDefault="001E2F5C" w:rsidP="001E2F5C">
      <w:pPr>
        <w:pStyle w:val="HTML"/>
        <w:ind w:firstLine="567"/>
        <w:rPr>
          <w:rStyle w:val="HTML1"/>
          <w:rFonts w:ascii="Arial Narrow" w:hAnsi="Arial Narrow"/>
          <w:sz w:val="24"/>
          <w:szCs w:val="24"/>
        </w:rPr>
      </w:pPr>
      <w:r w:rsidRPr="001E2F5C">
        <w:rPr>
          <w:rStyle w:val="HTML1"/>
          <w:rFonts w:ascii="Arial Narrow" w:hAnsi="Arial Narrow"/>
          <w:sz w:val="24"/>
          <w:szCs w:val="24"/>
        </w:rPr>
        <w:t xml:space="preserve">    </w:t>
      </w:r>
      <w:r w:rsidRPr="001E2F5C">
        <w:rPr>
          <w:rStyle w:val="token"/>
          <w:rFonts w:ascii="Arial Narrow" w:hAnsi="Arial Narrow"/>
          <w:sz w:val="24"/>
          <w:szCs w:val="24"/>
        </w:rPr>
        <w:t>IF</w:t>
      </w:r>
      <w:r w:rsidRPr="001E2F5C">
        <w:rPr>
          <w:rStyle w:val="HTML1"/>
          <w:rFonts w:ascii="Arial Narrow" w:hAnsi="Arial Narrow"/>
          <w:sz w:val="24"/>
          <w:szCs w:val="24"/>
        </w:rPr>
        <w:t xml:space="preserve"> &lt;fs_data&gt; </w:t>
      </w:r>
      <w:r w:rsidRPr="001E2F5C">
        <w:rPr>
          <w:rStyle w:val="token"/>
          <w:rFonts w:ascii="Arial Narrow" w:hAnsi="Arial Narrow"/>
          <w:sz w:val="24"/>
          <w:szCs w:val="24"/>
        </w:rPr>
        <w:t>IS</w:t>
      </w:r>
      <w:r w:rsidRPr="001E2F5C">
        <w:rPr>
          <w:rStyle w:val="HTML1"/>
          <w:rFonts w:ascii="Arial Narrow" w:hAnsi="Arial Narrow"/>
          <w:sz w:val="24"/>
          <w:szCs w:val="24"/>
        </w:rPr>
        <w:t xml:space="preserve"> </w:t>
      </w:r>
      <w:r w:rsidRPr="001E2F5C">
        <w:rPr>
          <w:rStyle w:val="token"/>
          <w:rFonts w:ascii="Arial Narrow" w:hAnsi="Arial Narrow"/>
          <w:sz w:val="24"/>
          <w:szCs w:val="24"/>
        </w:rPr>
        <w:t>ASSIGNED.</w:t>
      </w:r>
    </w:p>
    <w:p w:rsidR="001E2F5C" w:rsidRPr="001E2F5C" w:rsidRDefault="001E2F5C" w:rsidP="001E2F5C">
      <w:pPr>
        <w:pStyle w:val="HTML"/>
        <w:ind w:firstLine="567"/>
        <w:rPr>
          <w:rStyle w:val="HTML1"/>
          <w:rFonts w:ascii="Arial Narrow" w:hAnsi="Arial Narrow"/>
          <w:sz w:val="24"/>
          <w:szCs w:val="24"/>
        </w:rPr>
      </w:pPr>
      <w:r w:rsidRPr="001E2F5C">
        <w:rPr>
          <w:rStyle w:val="HTML1"/>
          <w:rFonts w:ascii="Arial Narrow" w:hAnsi="Arial Narrow"/>
          <w:sz w:val="24"/>
          <w:szCs w:val="24"/>
        </w:rPr>
        <w:lastRenderedPageBreak/>
        <w:t xml:space="preserve">      </w:t>
      </w:r>
      <w:r w:rsidRPr="001E2F5C">
        <w:rPr>
          <w:rStyle w:val="token"/>
          <w:rFonts w:ascii="Arial Narrow" w:hAnsi="Arial Narrow"/>
          <w:sz w:val="24"/>
          <w:szCs w:val="24"/>
        </w:rPr>
        <w:t>IF</w:t>
      </w:r>
      <w:r w:rsidRPr="001E2F5C">
        <w:rPr>
          <w:rStyle w:val="HTML1"/>
          <w:rFonts w:ascii="Arial Narrow" w:hAnsi="Arial Narrow"/>
          <w:sz w:val="24"/>
          <w:szCs w:val="24"/>
        </w:rPr>
        <w:t xml:space="preserve"> &lt;fs_data&gt; </w:t>
      </w:r>
      <w:r w:rsidRPr="001E2F5C">
        <w:rPr>
          <w:rStyle w:val="token"/>
          <w:rFonts w:ascii="Arial Narrow" w:hAnsi="Arial Narrow"/>
          <w:sz w:val="24"/>
          <w:szCs w:val="24"/>
        </w:rPr>
        <w:t>EQ</w:t>
      </w:r>
      <w:r w:rsidRPr="001E2F5C">
        <w:rPr>
          <w:rStyle w:val="HTML1"/>
          <w:rFonts w:ascii="Arial Narrow" w:hAnsi="Arial Narrow"/>
          <w:sz w:val="24"/>
          <w:szCs w:val="24"/>
        </w:rPr>
        <w:t xml:space="preserve"> </w:t>
      </w:r>
      <w:r w:rsidRPr="001E2F5C">
        <w:rPr>
          <w:rStyle w:val="token"/>
          <w:rFonts w:ascii="Arial Narrow" w:hAnsi="Arial Narrow"/>
          <w:sz w:val="24"/>
          <w:szCs w:val="24"/>
        </w:rPr>
        <w:t>'01'.</w:t>
      </w:r>
    </w:p>
    <w:p w:rsidR="001E2F5C" w:rsidRPr="001E2F5C" w:rsidRDefault="001E2F5C" w:rsidP="001E2F5C">
      <w:pPr>
        <w:pStyle w:val="HTML"/>
        <w:ind w:firstLine="567"/>
        <w:rPr>
          <w:rStyle w:val="HTML1"/>
          <w:rFonts w:ascii="Arial Narrow" w:hAnsi="Arial Narrow"/>
          <w:i/>
          <w:sz w:val="24"/>
          <w:szCs w:val="24"/>
        </w:rPr>
      </w:pPr>
      <w:r w:rsidRPr="001E2F5C">
        <w:rPr>
          <w:rStyle w:val="token"/>
          <w:rFonts w:ascii="Arial Narrow" w:hAnsi="Arial Narrow"/>
          <w:i/>
          <w:sz w:val="24"/>
          <w:szCs w:val="24"/>
        </w:rPr>
        <w:t>* Do some processing</w:t>
      </w:r>
    </w:p>
    <w:p w:rsidR="001E2F5C" w:rsidRPr="001E2F5C" w:rsidRDefault="001E2F5C" w:rsidP="001E2F5C">
      <w:pPr>
        <w:pStyle w:val="HTML"/>
        <w:ind w:firstLine="567"/>
        <w:rPr>
          <w:rStyle w:val="HTML1"/>
          <w:rFonts w:ascii="Arial Narrow" w:hAnsi="Arial Narrow"/>
          <w:sz w:val="24"/>
          <w:szCs w:val="24"/>
        </w:rPr>
      </w:pPr>
      <w:r w:rsidRPr="001E2F5C">
        <w:rPr>
          <w:rStyle w:val="HTML1"/>
          <w:rFonts w:ascii="Arial Narrow" w:hAnsi="Arial Narrow"/>
          <w:sz w:val="24"/>
          <w:szCs w:val="24"/>
        </w:rPr>
        <w:t xml:space="preserve">      </w:t>
      </w:r>
      <w:r w:rsidRPr="001E2F5C">
        <w:rPr>
          <w:rStyle w:val="token"/>
          <w:rFonts w:ascii="Arial Narrow" w:hAnsi="Arial Narrow"/>
          <w:sz w:val="24"/>
          <w:szCs w:val="24"/>
        </w:rPr>
        <w:t>ENDIF.</w:t>
      </w:r>
    </w:p>
    <w:p w:rsidR="001E2F5C" w:rsidRPr="001E2F5C" w:rsidRDefault="001E2F5C" w:rsidP="001E2F5C">
      <w:pPr>
        <w:pStyle w:val="HTML"/>
        <w:ind w:firstLine="567"/>
        <w:rPr>
          <w:rStyle w:val="HTML1"/>
          <w:rFonts w:ascii="Arial Narrow" w:hAnsi="Arial Narrow"/>
          <w:sz w:val="24"/>
          <w:szCs w:val="24"/>
        </w:rPr>
      </w:pPr>
      <w:r w:rsidRPr="001E2F5C">
        <w:rPr>
          <w:rStyle w:val="HTML1"/>
          <w:rFonts w:ascii="Arial Narrow" w:hAnsi="Arial Narrow"/>
          <w:sz w:val="24"/>
          <w:szCs w:val="24"/>
        </w:rPr>
        <w:t xml:space="preserve">      </w:t>
      </w:r>
      <w:r w:rsidRPr="001E2F5C">
        <w:rPr>
          <w:rStyle w:val="token"/>
          <w:rFonts w:ascii="Arial Narrow" w:hAnsi="Arial Narrow"/>
          <w:sz w:val="24"/>
          <w:szCs w:val="24"/>
        </w:rPr>
        <w:t>UNASSIGN</w:t>
      </w:r>
      <w:r w:rsidRPr="001E2F5C">
        <w:rPr>
          <w:rStyle w:val="HTML1"/>
          <w:rFonts w:ascii="Arial Narrow" w:hAnsi="Arial Narrow"/>
          <w:sz w:val="24"/>
          <w:szCs w:val="24"/>
        </w:rPr>
        <w:t xml:space="preserve"> &lt;fs_data&gt;</w:t>
      </w:r>
      <w:r w:rsidRPr="001E2F5C">
        <w:rPr>
          <w:rStyle w:val="token"/>
          <w:rFonts w:ascii="Arial Narrow" w:hAnsi="Arial Narrow"/>
          <w:sz w:val="24"/>
          <w:szCs w:val="24"/>
        </w:rPr>
        <w:t>.</w:t>
      </w:r>
    </w:p>
    <w:p w:rsidR="001E2F5C" w:rsidRPr="001E2F5C" w:rsidRDefault="001E2F5C" w:rsidP="001E2F5C">
      <w:pPr>
        <w:pStyle w:val="HTML"/>
        <w:ind w:firstLine="567"/>
        <w:rPr>
          <w:rStyle w:val="HTML1"/>
          <w:rFonts w:ascii="Arial Narrow" w:hAnsi="Arial Narrow"/>
          <w:sz w:val="24"/>
          <w:szCs w:val="24"/>
        </w:rPr>
      </w:pPr>
      <w:r w:rsidRPr="001E2F5C">
        <w:rPr>
          <w:rStyle w:val="HTML1"/>
          <w:rFonts w:ascii="Arial Narrow" w:hAnsi="Arial Narrow"/>
          <w:sz w:val="24"/>
          <w:szCs w:val="24"/>
        </w:rPr>
        <w:t xml:space="preserve">    </w:t>
      </w:r>
      <w:r w:rsidRPr="001E2F5C">
        <w:rPr>
          <w:rStyle w:val="token"/>
          <w:rFonts w:ascii="Arial Narrow" w:hAnsi="Arial Narrow"/>
          <w:sz w:val="24"/>
          <w:szCs w:val="24"/>
        </w:rPr>
        <w:t>ENDIF.</w:t>
      </w:r>
    </w:p>
    <w:p w:rsidR="001E2F5C" w:rsidRPr="001E2F5C" w:rsidRDefault="001E2F5C" w:rsidP="001E2F5C">
      <w:pPr>
        <w:pStyle w:val="HTML"/>
        <w:ind w:firstLine="567"/>
        <w:rPr>
          <w:rStyle w:val="HTML1"/>
          <w:rFonts w:ascii="Arial Narrow" w:hAnsi="Arial Narrow"/>
          <w:sz w:val="24"/>
          <w:szCs w:val="24"/>
        </w:rPr>
      </w:pPr>
      <w:r w:rsidRPr="001E2F5C">
        <w:rPr>
          <w:rStyle w:val="HTML1"/>
          <w:rFonts w:ascii="Arial Narrow" w:hAnsi="Arial Narrow"/>
          <w:sz w:val="24"/>
          <w:szCs w:val="24"/>
        </w:rPr>
        <w:t xml:space="preserve">  </w:t>
      </w:r>
      <w:r w:rsidRPr="001E2F5C">
        <w:rPr>
          <w:rStyle w:val="token"/>
          <w:rFonts w:ascii="Arial Narrow" w:hAnsi="Arial Narrow"/>
          <w:sz w:val="24"/>
          <w:szCs w:val="24"/>
        </w:rPr>
        <w:t>ENDIF.</w:t>
      </w:r>
    </w:p>
    <w:p w:rsidR="001E2F5C" w:rsidRPr="001E2F5C" w:rsidRDefault="001E2F5C" w:rsidP="001E2F5C">
      <w:pPr>
        <w:pStyle w:val="HTML"/>
        <w:ind w:firstLine="567"/>
        <w:rPr>
          <w:rFonts w:ascii="Arial Narrow" w:hAnsi="Arial Narrow"/>
          <w:sz w:val="24"/>
          <w:szCs w:val="24"/>
        </w:rPr>
      </w:pPr>
      <w:r w:rsidRPr="001E2F5C">
        <w:rPr>
          <w:rStyle w:val="token"/>
          <w:rFonts w:ascii="Arial Narrow" w:hAnsi="Arial Narrow"/>
          <w:sz w:val="24"/>
          <w:szCs w:val="24"/>
        </w:rPr>
        <w:t>ENDLOOP.</w:t>
      </w:r>
    </w:p>
    <w:p w:rsidR="001E2F5C" w:rsidRDefault="001E2F5C" w:rsidP="00CA40D0">
      <w:pPr>
        <w:pStyle w:val="1"/>
        <w:spacing w:before="0" w:beforeAutospacing="0" w:after="0" w:afterAutospacing="0"/>
        <w:ind w:firstLine="567"/>
        <w:jc w:val="both"/>
        <w:rPr>
          <w:rFonts w:ascii="Arial Narrow" w:hAnsi="Arial Narrow"/>
          <w:b w:val="0"/>
          <w:sz w:val="24"/>
          <w:szCs w:val="24"/>
        </w:rPr>
      </w:pPr>
    </w:p>
    <w:p w:rsidR="001E2F5C" w:rsidRPr="001E2F5C" w:rsidRDefault="001E2F5C" w:rsidP="001E2F5C">
      <w:pPr>
        <w:pStyle w:val="1"/>
        <w:spacing w:before="0" w:beforeAutospacing="0" w:after="0" w:afterAutospacing="0"/>
        <w:ind w:firstLine="567"/>
        <w:jc w:val="center"/>
        <w:rPr>
          <w:rStyle w:val="a4"/>
          <w:rFonts w:ascii="Arial Narrow" w:hAnsi="Arial Narrow"/>
          <w:b/>
          <w:sz w:val="24"/>
          <w:szCs w:val="24"/>
        </w:rPr>
      </w:pPr>
      <w:r w:rsidRPr="001E2F5C">
        <w:rPr>
          <w:rStyle w:val="a4"/>
          <w:rFonts w:ascii="Arial Narrow" w:hAnsi="Arial Narrow"/>
          <w:b/>
          <w:sz w:val="24"/>
          <w:szCs w:val="24"/>
        </w:rPr>
        <w:t>Reading internal table using generic field symbol</w:t>
      </w:r>
    </w:p>
    <w:p w:rsidR="001E2F5C" w:rsidRDefault="001E2F5C" w:rsidP="001E2F5C">
      <w:pPr>
        <w:pStyle w:val="HTML"/>
        <w:ind w:firstLine="567"/>
        <w:rPr>
          <w:rStyle w:val="token"/>
          <w:rFonts w:ascii="Arial Narrow" w:hAnsi="Arial Narrow"/>
          <w:sz w:val="24"/>
          <w:szCs w:val="24"/>
        </w:rPr>
      </w:pPr>
    </w:p>
    <w:p w:rsidR="001E2F5C" w:rsidRPr="001E2F5C" w:rsidRDefault="001E2F5C" w:rsidP="001E2F5C">
      <w:pPr>
        <w:pStyle w:val="HTML"/>
        <w:ind w:firstLine="567"/>
        <w:rPr>
          <w:rStyle w:val="HTML1"/>
          <w:rFonts w:ascii="Arial Narrow" w:hAnsi="Arial Narrow"/>
          <w:sz w:val="24"/>
          <w:szCs w:val="24"/>
        </w:rPr>
      </w:pPr>
      <w:r w:rsidRPr="001E2F5C">
        <w:rPr>
          <w:rStyle w:val="token"/>
          <w:rFonts w:ascii="Arial Narrow" w:hAnsi="Arial Narrow"/>
          <w:sz w:val="24"/>
          <w:szCs w:val="24"/>
        </w:rPr>
        <w:t>FIELD-SYMBOLS:</w:t>
      </w:r>
      <w:r w:rsidRPr="001E2F5C">
        <w:rPr>
          <w:rStyle w:val="HTML1"/>
          <w:rFonts w:ascii="Arial Narrow" w:hAnsi="Arial Narrow"/>
          <w:sz w:val="24"/>
          <w:szCs w:val="24"/>
        </w:rPr>
        <w:t xml:space="preserve"> </w:t>
      </w:r>
      <w:r w:rsidRPr="001E2F5C">
        <w:rPr>
          <w:rStyle w:val="HTML1"/>
          <w:rFonts w:ascii="Arial Narrow" w:hAnsi="Arial Narrow"/>
          <w:sz w:val="24"/>
          <w:szCs w:val="24"/>
          <w:highlight w:val="lightGray"/>
        </w:rPr>
        <w:t xml:space="preserve">&lt;fs_tab&gt; </w:t>
      </w:r>
      <w:r w:rsidRPr="001E2F5C">
        <w:rPr>
          <w:rStyle w:val="token"/>
          <w:rFonts w:ascii="Arial Narrow" w:hAnsi="Arial Narrow"/>
          <w:sz w:val="24"/>
          <w:szCs w:val="24"/>
          <w:highlight w:val="lightGray"/>
        </w:rPr>
        <w:t>TYPE</w:t>
      </w:r>
      <w:r w:rsidRPr="001E2F5C">
        <w:rPr>
          <w:rStyle w:val="HTML1"/>
          <w:rFonts w:ascii="Arial Narrow" w:hAnsi="Arial Narrow"/>
          <w:sz w:val="24"/>
          <w:szCs w:val="24"/>
          <w:highlight w:val="lightGray"/>
        </w:rPr>
        <w:t xml:space="preserve"> </w:t>
      </w:r>
      <w:r w:rsidRPr="001E2F5C">
        <w:rPr>
          <w:rStyle w:val="token"/>
          <w:rFonts w:ascii="Arial Narrow" w:hAnsi="Arial Narrow"/>
          <w:sz w:val="24"/>
          <w:szCs w:val="24"/>
          <w:highlight w:val="lightGray"/>
        </w:rPr>
        <w:t>ANY</w:t>
      </w:r>
      <w:r w:rsidRPr="001E2F5C">
        <w:rPr>
          <w:rStyle w:val="HTML1"/>
          <w:rFonts w:ascii="Arial Narrow" w:hAnsi="Arial Narrow"/>
          <w:sz w:val="24"/>
          <w:szCs w:val="24"/>
          <w:highlight w:val="lightGray"/>
        </w:rPr>
        <w:t xml:space="preserve"> </w:t>
      </w:r>
      <w:r w:rsidRPr="001E2F5C">
        <w:rPr>
          <w:rStyle w:val="token"/>
          <w:rFonts w:ascii="Arial Narrow" w:hAnsi="Arial Narrow"/>
          <w:sz w:val="24"/>
          <w:szCs w:val="24"/>
          <w:highlight w:val="lightGray"/>
        </w:rPr>
        <w:t>TABLE</w:t>
      </w:r>
      <w:r w:rsidRPr="001E2F5C">
        <w:rPr>
          <w:rStyle w:val="token"/>
          <w:rFonts w:ascii="Arial Narrow" w:hAnsi="Arial Narrow"/>
          <w:sz w:val="24"/>
          <w:szCs w:val="24"/>
        </w:rPr>
        <w:t>.</w:t>
      </w:r>
    </w:p>
    <w:p w:rsidR="001E2F5C" w:rsidRPr="001E2F5C" w:rsidRDefault="001E2F5C" w:rsidP="001E2F5C">
      <w:pPr>
        <w:pStyle w:val="HTML"/>
        <w:ind w:firstLine="567"/>
        <w:rPr>
          <w:rStyle w:val="HTML1"/>
          <w:rFonts w:ascii="Arial Narrow" w:hAnsi="Arial Narrow"/>
          <w:sz w:val="24"/>
          <w:szCs w:val="24"/>
        </w:rPr>
      </w:pPr>
      <w:r w:rsidRPr="001E2F5C">
        <w:rPr>
          <w:rStyle w:val="token"/>
          <w:rFonts w:ascii="Arial Narrow" w:hAnsi="Arial Narrow"/>
          <w:sz w:val="24"/>
          <w:szCs w:val="24"/>
        </w:rPr>
        <w:t>FIELD-SYMBOLS:</w:t>
      </w:r>
      <w:r w:rsidRPr="001E2F5C">
        <w:rPr>
          <w:rStyle w:val="HTML1"/>
          <w:rFonts w:ascii="Arial Narrow" w:hAnsi="Arial Narrow"/>
          <w:sz w:val="24"/>
          <w:szCs w:val="24"/>
        </w:rPr>
        <w:t xml:space="preserve"> &lt;fs_str&gt; </w:t>
      </w:r>
      <w:r w:rsidRPr="001E2F5C">
        <w:rPr>
          <w:rStyle w:val="token"/>
          <w:rFonts w:ascii="Arial Narrow" w:hAnsi="Arial Narrow"/>
          <w:sz w:val="24"/>
          <w:szCs w:val="24"/>
        </w:rPr>
        <w:t>TYPE</w:t>
      </w:r>
      <w:r w:rsidRPr="001E2F5C">
        <w:rPr>
          <w:rStyle w:val="HTML1"/>
          <w:rFonts w:ascii="Arial Narrow" w:hAnsi="Arial Narrow"/>
          <w:sz w:val="24"/>
          <w:szCs w:val="24"/>
        </w:rPr>
        <w:t xml:space="preserve"> </w:t>
      </w:r>
      <w:r w:rsidRPr="001E2F5C">
        <w:rPr>
          <w:rStyle w:val="token"/>
          <w:rFonts w:ascii="Arial Narrow" w:hAnsi="Arial Narrow"/>
          <w:sz w:val="24"/>
          <w:szCs w:val="24"/>
        </w:rPr>
        <w:t>any.</w:t>
      </w:r>
    </w:p>
    <w:p w:rsidR="001E2F5C" w:rsidRPr="001E2F5C" w:rsidRDefault="001E2F5C" w:rsidP="001E2F5C">
      <w:pPr>
        <w:pStyle w:val="HTML"/>
        <w:ind w:firstLine="567"/>
        <w:rPr>
          <w:rStyle w:val="HTML1"/>
          <w:rFonts w:ascii="Arial Narrow" w:hAnsi="Arial Narrow"/>
          <w:sz w:val="24"/>
          <w:szCs w:val="24"/>
        </w:rPr>
      </w:pPr>
      <w:r w:rsidRPr="001E2F5C">
        <w:rPr>
          <w:rStyle w:val="token"/>
          <w:rFonts w:ascii="Arial Narrow" w:hAnsi="Arial Narrow"/>
          <w:sz w:val="24"/>
          <w:szCs w:val="24"/>
        </w:rPr>
        <w:t>DATA:</w:t>
      </w:r>
      <w:r w:rsidRPr="001E2F5C">
        <w:rPr>
          <w:rStyle w:val="HTML1"/>
          <w:rFonts w:ascii="Arial Narrow" w:hAnsi="Arial Narrow"/>
          <w:sz w:val="24"/>
          <w:szCs w:val="24"/>
        </w:rPr>
        <w:t xml:space="preserve"> lt_mara </w:t>
      </w:r>
      <w:r w:rsidRPr="001E2F5C">
        <w:rPr>
          <w:rStyle w:val="token"/>
          <w:rFonts w:ascii="Arial Narrow" w:hAnsi="Arial Narrow"/>
          <w:sz w:val="24"/>
          <w:szCs w:val="24"/>
        </w:rPr>
        <w:t>TYPE</w:t>
      </w:r>
      <w:r w:rsidRPr="001E2F5C">
        <w:rPr>
          <w:rStyle w:val="HTML1"/>
          <w:rFonts w:ascii="Arial Narrow" w:hAnsi="Arial Narrow"/>
          <w:sz w:val="24"/>
          <w:szCs w:val="24"/>
        </w:rPr>
        <w:t xml:space="preserve"> </w:t>
      </w:r>
      <w:r w:rsidRPr="001E2F5C">
        <w:rPr>
          <w:rStyle w:val="token"/>
          <w:rFonts w:ascii="Arial Narrow" w:hAnsi="Arial Narrow"/>
          <w:sz w:val="24"/>
          <w:szCs w:val="24"/>
        </w:rPr>
        <w:t>STANDARD</w:t>
      </w:r>
      <w:r w:rsidRPr="001E2F5C">
        <w:rPr>
          <w:rStyle w:val="HTML1"/>
          <w:rFonts w:ascii="Arial Narrow" w:hAnsi="Arial Narrow"/>
          <w:sz w:val="24"/>
          <w:szCs w:val="24"/>
        </w:rPr>
        <w:t xml:space="preserve"> </w:t>
      </w:r>
      <w:r w:rsidRPr="001E2F5C">
        <w:rPr>
          <w:rStyle w:val="token"/>
          <w:rFonts w:ascii="Arial Narrow" w:hAnsi="Arial Narrow"/>
          <w:sz w:val="24"/>
          <w:szCs w:val="24"/>
        </w:rPr>
        <w:t>TABLE</w:t>
      </w:r>
      <w:r w:rsidRPr="001E2F5C">
        <w:rPr>
          <w:rStyle w:val="HTML1"/>
          <w:rFonts w:ascii="Arial Narrow" w:hAnsi="Arial Narrow"/>
          <w:sz w:val="24"/>
          <w:szCs w:val="24"/>
        </w:rPr>
        <w:t xml:space="preserve"> </w:t>
      </w:r>
      <w:r w:rsidRPr="001E2F5C">
        <w:rPr>
          <w:rStyle w:val="token"/>
          <w:rFonts w:ascii="Arial Narrow" w:hAnsi="Arial Narrow"/>
          <w:sz w:val="24"/>
          <w:szCs w:val="24"/>
        </w:rPr>
        <w:t>OF</w:t>
      </w:r>
      <w:r w:rsidRPr="001E2F5C">
        <w:rPr>
          <w:rStyle w:val="HTML1"/>
          <w:rFonts w:ascii="Arial Narrow" w:hAnsi="Arial Narrow"/>
          <w:sz w:val="24"/>
          <w:szCs w:val="24"/>
        </w:rPr>
        <w:t xml:space="preserve"> mara</w:t>
      </w:r>
      <w:r w:rsidRPr="001E2F5C">
        <w:rPr>
          <w:rStyle w:val="token"/>
          <w:rFonts w:ascii="Arial Narrow" w:hAnsi="Arial Narrow"/>
          <w:sz w:val="24"/>
          <w:szCs w:val="24"/>
        </w:rPr>
        <w:t>.</w:t>
      </w:r>
    </w:p>
    <w:p w:rsidR="001E2F5C" w:rsidRPr="001E2F5C" w:rsidRDefault="001E2F5C" w:rsidP="001E2F5C">
      <w:pPr>
        <w:pStyle w:val="HTML"/>
        <w:ind w:firstLine="567"/>
        <w:rPr>
          <w:rStyle w:val="HTML1"/>
          <w:rFonts w:ascii="Arial Narrow" w:hAnsi="Arial Narrow"/>
          <w:sz w:val="24"/>
          <w:szCs w:val="24"/>
        </w:rPr>
      </w:pPr>
    </w:p>
    <w:p w:rsidR="001E2F5C" w:rsidRPr="001E2F5C" w:rsidRDefault="001E2F5C" w:rsidP="001E2F5C">
      <w:pPr>
        <w:pStyle w:val="HTML"/>
        <w:ind w:firstLine="567"/>
        <w:rPr>
          <w:rStyle w:val="HTML1"/>
          <w:rFonts w:ascii="Arial Narrow" w:hAnsi="Arial Narrow"/>
          <w:sz w:val="24"/>
          <w:szCs w:val="24"/>
        </w:rPr>
      </w:pPr>
      <w:r w:rsidRPr="001E2F5C">
        <w:rPr>
          <w:rStyle w:val="token"/>
          <w:rFonts w:ascii="Arial Narrow" w:hAnsi="Arial Narrow"/>
          <w:sz w:val="24"/>
          <w:szCs w:val="24"/>
          <w:highlight w:val="cyan"/>
        </w:rPr>
        <w:t>ASSIGN</w:t>
      </w:r>
      <w:r w:rsidRPr="001E2F5C">
        <w:rPr>
          <w:rStyle w:val="HTML1"/>
          <w:rFonts w:ascii="Arial Narrow" w:hAnsi="Arial Narrow"/>
          <w:sz w:val="24"/>
          <w:szCs w:val="24"/>
          <w:highlight w:val="cyan"/>
        </w:rPr>
        <w:t xml:space="preserve"> lt_mara </w:t>
      </w:r>
      <w:r w:rsidRPr="001E2F5C">
        <w:rPr>
          <w:rStyle w:val="token"/>
          <w:rFonts w:ascii="Arial Narrow" w:hAnsi="Arial Narrow"/>
          <w:sz w:val="24"/>
          <w:szCs w:val="24"/>
          <w:highlight w:val="cyan"/>
        </w:rPr>
        <w:t>TO</w:t>
      </w:r>
      <w:r w:rsidRPr="001E2F5C">
        <w:rPr>
          <w:rStyle w:val="HTML1"/>
          <w:rFonts w:ascii="Arial Narrow" w:hAnsi="Arial Narrow"/>
          <w:sz w:val="24"/>
          <w:szCs w:val="24"/>
          <w:highlight w:val="cyan"/>
        </w:rPr>
        <w:t xml:space="preserve"> &lt;fs_tab&gt;</w:t>
      </w:r>
      <w:r w:rsidRPr="001E2F5C">
        <w:rPr>
          <w:rStyle w:val="token"/>
          <w:rFonts w:ascii="Arial Narrow" w:hAnsi="Arial Narrow"/>
          <w:sz w:val="24"/>
          <w:szCs w:val="24"/>
          <w:highlight w:val="cyan"/>
        </w:rPr>
        <w:t>.</w:t>
      </w:r>
    </w:p>
    <w:p w:rsidR="001E2F5C" w:rsidRPr="001E2F5C" w:rsidRDefault="001E2F5C" w:rsidP="001E2F5C">
      <w:pPr>
        <w:pStyle w:val="HTML"/>
        <w:ind w:firstLine="567"/>
        <w:rPr>
          <w:rStyle w:val="HTML1"/>
          <w:rFonts w:ascii="Arial Narrow" w:hAnsi="Arial Narrow"/>
          <w:sz w:val="24"/>
          <w:szCs w:val="24"/>
        </w:rPr>
      </w:pPr>
      <w:r w:rsidRPr="001E2F5C">
        <w:rPr>
          <w:rStyle w:val="token"/>
          <w:rFonts w:ascii="Arial Narrow" w:hAnsi="Arial Narrow"/>
          <w:sz w:val="24"/>
          <w:szCs w:val="24"/>
        </w:rPr>
        <w:t>SELECT</w:t>
      </w:r>
      <w:r w:rsidRPr="001E2F5C">
        <w:rPr>
          <w:rStyle w:val="HTML1"/>
          <w:rFonts w:ascii="Arial Narrow" w:hAnsi="Arial Narrow"/>
          <w:sz w:val="24"/>
          <w:szCs w:val="24"/>
        </w:rPr>
        <w:t xml:space="preserve"> </w:t>
      </w:r>
      <w:r w:rsidRPr="001E2F5C">
        <w:rPr>
          <w:rStyle w:val="token"/>
          <w:rFonts w:ascii="Arial Narrow" w:hAnsi="Arial Narrow"/>
          <w:sz w:val="24"/>
          <w:szCs w:val="24"/>
        </w:rPr>
        <w:t>*</w:t>
      </w:r>
      <w:r w:rsidRPr="001E2F5C">
        <w:rPr>
          <w:rStyle w:val="HTML1"/>
          <w:rFonts w:ascii="Arial Narrow" w:hAnsi="Arial Narrow"/>
          <w:sz w:val="24"/>
          <w:szCs w:val="24"/>
        </w:rPr>
        <w:t xml:space="preserve"> </w:t>
      </w:r>
      <w:r w:rsidRPr="001E2F5C">
        <w:rPr>
          <w:rStyle w:val="token"/>
          <w:rFonts w:ascii="Arial Narrow" w:hAnsi="Arial Narrow"/>
          <w:sz w:val="24"/>
          <w:szCs w:val="24"/>
        </w:rPr>
        <w:t>FROM</w:t>
      </w:r>
      <w:r w:rsidRPr="001E2F5C">
        <w:rPr>
          <w:rStyle w:val="HTML1"/>
          <w:rFonts w:ascii="Arial Narrow" w:hAnsi="Arial Narrow"/>
          <w:sz w:val="24"/>
          <w:szCs w:val="24"/>
        </w:rPr>
        <w:t xml:space="preserve"> mara </w:t>
      </w:r>
      <w:r w:rsidRPr="001E2F5C">
        <w:rPr>
          <w:rStyle w:val="token"/>
          <w:rFonts w:ascii="Arial Narrow" w:hAnsi="Arial Narrow"/>
          <w:sz w:val="24"/>
          <w:szCs w:val="24"/>
        </w:rPr>
        <w:t>INTO</w:t>
      </w:r>
      <w:r w:rsidRPr="001E2F5C">
        <w:rPr>
          <w:rStyle w:val="HTML1"/>
          <w:rFonts w:ascii="Arial Narrow" w:hAnsi="Arial Narrow"/>
          <w:sz w:val="24"/>
          <w:szCs w:val="24"/>
        </w:rPr>
        <w:t xml:space="preserve"> </w:t>
      </w:r>
      <w:r w:rsidRPr="001E2F5C">
        <w:rPr>
          <w:rStyle w:val="token"/>
          <w:rFonts w:ascii="Arial Narrow" w:hAnsi="Arial Narrow"/>
          <w:sz w:val="24"/>
          <w:szCs w:val="24"/>
        </w:rPr>
        <w:t>TABLE</w:t>
      </w:r>
      <w:r w:rsidRPr="001E2F5C">
        <w:rPr>
          <w:rStyle w:val="HTML1"/>
          <w:rFonts w:ascii="Arial Narrow" w:hAnsi="Arial Narrow"/>
          <w:sz w:val="24"/>
          <w:szCs w:val="24"/>
        </w:rPr>
        <w:t xml:space="preserve"> lt_mara </w:t>
      </w:r>
      <w:r w:rsidRPr="001E2F5C">
        <w:rPr>
          <w:rStyle w:val="token"/>
          <w:rFonts w:ascii="Arial Narrow" w:hAnsi="Arial Narrow"/>
          <w:sz w:val="24"/>
          <w:szCs w:val="24"/>
        </w:rPr>
        <w:t>UP</w:t>
      </w:r>
      <w:r w:rsidRPr="001E2F5C">
        <w:rPr>
          <w:rStyle w:val="HTML1"/>
          <w:rFonts w:ascii="Arial Narrow" w:hAnsi="Arial Narrow"/>
          <w:sz w:val="24"/>
          <w:szCs w:val="24"/>
        </w:rPr>
        <w:t xml:space="preserve"> </w:t>
      </w:r>
      <w:r w:rsidRPr="001E2F5C">
        <w:rPr>
          <w:rStyle w:val="token"/>
          <w:rFonts w:ascii="Arial Narrow" w:hAnsi="Arial Narrow"/>
          <w:sz w:val="24"/>
          <w:szCs w:val="24"/>
        </w:rPr>
        <w:t>TO</w:t>
      </w:r>
      <w:r w:rsidRPr="001E2F5C">
        <w:rPr>
          <w:rStyle w:val="HTML1"/>
          <w:rFonts w:ascii="Arial Narrow" w:hAnsi="Arial Narrow"/>
          <w:sz w:val="24"/>
          <w:szCs w:val="24"/>
        </w:rPr>
        <w:t xml:space="preserve"> </w:t>
      </w:r>
      <w:r w:rsidRPr="001E2F5C">
        <w:rPr>
          <w:rStyle w:val="token"/>
          <w:rFonts w:ascii="Arial Narrow" w:hAnsi="Arial Narrow"/>
          <w:sz w:val="24"/>
          <w:szCs w:val="24"/>
        </w:rPr>
        <w:t>10</w:t>
      </w:r>
      <w:r w:rsidRPr="001E2F5C">
        <w:rPr>
          <w:rStyle w:val="HTML1"/>
          <w:rFonts w:ascii="Arial Narrow" w:hAnsi="Arial Narrow"/>
          <w:sz w:val="24"/>
          <w:szCs w:val="24"/>
        </w:rPr>
        <w:t xml:space="preserve"> </w:t>
      </w:r>
      <w:r w:rsidRPr="001E2F5C">
        <w:rPr>
          <w:rStyle w:val="token"/>
          <w:rFonts w:ascii="Arial Narrow" w:hAnsi="Arial Narrow"/>
          <w:sz w:val="24"/>
          <w:szCs w:val="24"/>
        </w:rPr>
        <w:t>ROWS.</w:t>
      </w:r>
    </w:p>
    <w:p w:rsidR="001E2F5C" w:rsidRPr="001E2F5C" w:rsidRDefault="001E2F5C" w:rsidP="001E2F5C">
      <w:pPr>
        <w:pStyle w:val="HTML"/>
        <w:ind w:firstLine="567"/>
        <w:rPr>
          <w:rStyle w:val="HTML1"/>
          <w:rFonts w:ascii="Arial Narrow" w:hAnsi="Arial Narrow"/>
          <w:sz w:val="24"/>
          <w:szCs w:val="24"/>
        </w:rPr>
      </w:pPr>
    </w:p>
    <w:p w:rsidR="001E2F5C" w:rsidRPr="001E2F5C" w:rsidRDefault="001E2F5C" w:rsidP="001E2F5C">
      <w:pPr>
        <w:pStyle w:val="HTML"/>
        <w:ind w:firstLine="567"/>
        <w:rPr>
          <w:rFonts w:ascii="Arial Narrow" w:hAnsi="Arial Narrow"/>
          <w:sz w:val="24"/>
          <w:szCs w:val="24"/>
        </w:rPr>
      </w:pPr>
      <w:r w:rsidRPr="001E2F5C">
        <w:rPr>
          <w:rStyle w:val="token"/>
          <w:rFonts w:ascii="Arial Narrow" w:hAnsi="Arial Narrow"/>
          <w:sz w:val="24"/>
          <w:szCs w:val="24"/>
        </w:rPr>
        <w:t>READ</w:t>
      </w:r>
      <w:r w:rsidRPr="001E2F5C">
        <w:rPr>
          <w:rStyle w:val="HTML1"/>
          <w:rFonts w:ascii="Arial Narrow" w:hAnsi="Arial Narrow"/>
          <w:sz w:val="24"/>
          <w:szCs w:val="24"/>
        </w:rPr>
        <w:t xml:space="preserve"> </w:t>
      </w:r>
      <w:r w:rsidRPr="001E2F5C">
        <w:rPr>
          <w:rStyle w:val="token"/>
          <w:rFonts w:ascii="Arial Narrow" w:hAnsi="Arial Narrow"/>
          <w:sz w:val="24"/>
          <w:szCs w:val="24"/>
        </w:rPr>
        <w:t>TABLE</w:t>
      </w:r>
      <w:r w:rsidRPr="001E2F5C">
        <w:rPr>
          <w:rStyle w:val="HTML1"/>
          <w:rFonts w:ascii="Arial Narrow" w:hAnsi="Arial Narrow"/>
          <w:sz w:val="24"/>
          <w:szCs w:val="24"/>
        </w:rPr>
        <w:t xml:space="preserve"> </w:t>
      </w:r>
      <w:r w:rsidRPr="001E2F5C">
        <w:rPr>
          <w:rStyle w:val="HTML1"/>
          <w:rFonts w:ascii="Arial Narrow" w:hAnsi="Arial Narrow"/>
          <w:sz w:val="24"/>
          <w:szCs w:val="24"/>
          <w:highlight w:val="cyan"/>
        </w:rPr>
        <w:t xml:space="preserve">&lt;fs_tab&gt; </w:t>
      </w:r>
      <w:r w:rsidRPr="001E2F5C">
        <w:rPr>
          <w:rStyle w:val="token"/>
          <w:rFonts w:ascii="Arial Narrow" w:hAnsi="Arial Narrow"/>
          <w:sz w:val="24"/>
          <w:szCs w:val="24"/>
          <w:highlight w:val="cyan"/>
        </w:rPr>
        <w:t>ASSIGNING</w:t>
      </w:r>
      <w:r w:rsidRPr="001E2F5C">
        <w:rPr>
          <w:rStyle w:val="HTML1"/>
          <w:rFonts w:ascii="Arial Narrow" w:hAnsi="Arial Narrow"/>
          <w:sz w:val="24"/>
          <w:szCs w:val="24"/>
          <w:highlight w:val="cyan"/>
        </w:rPr>
        <w:t xml:space="preserve"> &lt;fs_str&gt;</w:t>
      </w:r>
      <w:r w:rsidRPr="001E2F5C">
        <w:rPr>
          <w:rStyle w:val="HTML1"/>
          <w:rFonts w:ascii="Arial Narrow" w:hAnsi="Arial Narrow"/>
          <w:sz w:val="24"/>
          <w:szCs w:val="24"/>
        </w:rPr>
        <w:t xml:space="preserve"> </w:t>
      </w:r>
      <w:r w:rsidRPr="001E2F5C">
        <w:rPr>
          <w:rStyle w:val="token"/>
          <w:rFonts w:ascii="Arial Narrow" w:hAnsi="Arial Narrow"/>
          <w:sz w:val="24"/>
          <w:szCs w:val="24"/>
        </w:rPr>
        <w:t>WITH</w:t>
      </w:r>
      <w:r w:rsidRPr="001E2F5C">
        <w:rPr>
          <w:rStyle w:val="HTML1"/>
          <w:rFonts w:ascii="Arial Narrow" w:hAnsi="Arial Narrow"/>
          <w:sz w:val="24"/>
          <w:szCs w:val="24"/>
        </w:rPr>
        <w:t xml:space="preserve"> </w:t>
      </w:r>
      <w:r w:rsidRPr="001E2F5C">
        <w:rPr>
          <w:rStyle w:val="token"/>
          <w:rFonts w:ascii="Arial Narrow" w:hAnsi="Arial Narrow"/>
          <w:sz w:val="24"/>
          <w:szCs w:val="24"/>
        </w:rPr>
        <w:t>KEY</w:t>
      </w:r>
      <w:r w:rsidRPr="001E2F5C">
        <w:rPr>
          <w:rStyle w:val="HTML1"/>
          <w:rFonts w:ascii="Arial Narrow" w:hAnsi="Arial Narrow"/>
          <w:sz w:val="24"/>
          <w:szCs w:val="24"/>
        </w:rPr>
        <w:t xml:space="preserve"> </w:t>
      </w:r>
      <w:r w:rsidRPr="001E2F5C">
        <w:rPr>
          <w:rStyle w:val="token"/>
          <w:rFonts w:ascii="Arial Narrow" w:hAnsi="Arial Narrow"/>
          <w:sz w:val="24"/>
          <w:szCs w:val="24"/>
        </w:rPr>
        <w:t>('MATNR')</w:t>
      </w:r>
      <w:r w:rsidRPr="001E2F5C">
        <w:rPr>
          <w:rStyle w:val="HTML1"/>
          <w:rFonts w:ascii="Arial Narrow" w:hAnsi="Arial Narrow"/>
          <w:sz w:val="24"/>
          <w:szCs w:val="24"/>
        </w:rPr>
        <w:t xml:space="preserve"> </w:t>
      </w:r>
      <w:r w:rsidRPr="001E2F5C">
        <w:rPr>
          <w:rStyle w:val="token"/>
          <w:rFonts w:ascii="Arial Narrow" w:hAnsi="Arial Narrow"/>
          <w:sz w:val="24"/>
          <w:szCs w:val="24"/>
        </w:rPr>
        <w:t>=</w:t>
      </w:r>
      <w:r w:rsidRPr="001E2F5C">
        <w:rPr>
          <w:rStyle w:val="HTML1"/>
          <w:rFonts w:ascii="Arial Narrow" w:hAnsi="Arial Narrow"/>
          <w:sz w:val="24"/>
          <w:szCs w:val="24"/>
        </w:rPr>
        <w:t xml:space="preserve"> </w:t>
      </w:r>
      <w:r w:rsidRPr="001E2F5C">
        <w:rPr>
          <w:rStyle w:val="token"/>
          <w:rFonts w:ascii="Arial Narrow" w:hAnsi="Arial Narrow"/>
          <w:sz w:val="24"/>
          <w:szCs w:val="24"/>
        </w:rPr>
        <w:t>'MAT001'.</w:t>
      </w:r>
    </w:p>
    <w:p w:rsidR="001E2F5C" w:rsidRDefault="001E2F5C" w:rsidP="00CA40D0">
      <w:pPr>
        <w:pStyle w:val="1"/>
        <w:spacing w:before="0" w:beforeAutospacing="0" w:after="0" w:afterAutospacing="0"/>
        <w:ind w:firstLine="567"/>
        <w:jc w:val="both"/>
        <w:rPr>
          <w:rStyle w:val="a4"/>
          <w:rFonts w:ascii="Arial Narrow" w:hAnsi="Arial Narrow"/>
          <w:sz w:val="24"/>
          <w:szCs w:val="24"/>
        </w:rPr>
      </w:pPr>
    </w:p>
    <w:p w:rsidR="00252650" w:rsidRPr="00252650" w:rsidRDefault="00252650" w:rsidP="00CA40D0">
      <w:pPr>
        <w:pStyle w:val="1"/>
        <w:spacing w:before="0" w:beforeAutospacing="0" w:after="0" w:afterAutospacing="0"/>
        <w:ind w:firstLine="567"/>
        <w:jc w:val="both"/>
        <w:rPr>
          <w:rStyle w:val="a4"/>
          <w:rFonts w:ascii="Arial Narrow" w:hAnsi="Arial Narrow"/>
          <w:color w:val="002060"/>
          <w:spacing w:val="20"/>
          <w:sz w:val="24"/>
          <w:szCs w:val="24"/>
        </w:rPr>
      </w:pPr>
      <w:r w:rsidRPr="00252650">
        <w:rPr>
          <w:rStyle w:val="a4"/>
          <w:rFonts w:ascii="Arial Narrow" w:hAnsi="Arial Narrow"/>
          <w:color w:val="002060"/>
          <w:spacing w:val="20"/>
          <w:sz w:val="24"/>
          <w:szCs w:val="24"/>
        </w:rPr>
        <w:t>Rem</w:t>
      </w:r>
    </w:p>
    <w:p w:rsidR="00252650" w:rsidRPr="009E6A95" w:rsidRDefault="00252650" w:rsidP="00CA40D0">
      <w:pPr>
        <w:pStyle w:val="1"/>
        <w:spacing w:before="0" w:beforeAutospacing="0" w:after="0" w:afterAutospacing="0"/>
        <w:ind w:firstLine="567"/>
        <w:jc w:val="both"/>
        <w:rPr>
          <w:rStyle w:val="a4"/>
          <w:rFonts w:ascii="Arial Narrow" w:hAnsi="Arial Narrow"/>
          <w:b/>
          <w:sz w:val="24"/>
          <w:szCs w:val="24"/>
        </w:rPr>
      </w:pPr>
      <w:r w:rsidRPr="00252650">
        <w:rPr>
          <w:rFonts w:ascii="Arial Narrow" w:hAnsi="Arial Narrow"/>
          <w:b w:val="0"/>
          <w:sz w:val="24"/>
          <w:szCs w:val="24"/>
        </w:rPr>
        <w:t xml:space="preserve">Since </w:t>
      </w:r>
      <w:r w:rsidRPr="00252650">
        <w:rPr>
          <w:rStyle w:val="a4"/>
          <w:rFonts w:ascii="Arial Narrow" w:hAnsi="Arial Narrow"/>
          <w:sz w:val="24"/>
          <w:szCs w:val="24"/>
          <w:highlight w:val="yellow"/>
        </w:rPr>
        <w:t>&lt;fs_tab&gt;</w:t>
      </w:r>
      <w:r w:rsidRPr="00252650">
        <w:rPr>
          <w:rFonts w:ascii="Arial Narrow" w:hAnsi="Arial Narrow"/>
          <w:b w:val="0"/>
          <w:sz w:val="24"/>
          <w:szCs w:val="24"/>
          <w:highlight w:val="yellow"/>
        </w:rPr>
        <w:t xml:space="preserve"> is a generic field symbol its type will be known only at runtime</w:t>
      </w:r>
      <w:r>
        <w:rPr>
          <w:rFonts w:ascii="Arial Narrow" w:hAnsi="Arial Narrow"/>
          <w:b w:val="0"/>
          <w:sz w:val="24"/>
          <w:szCs w:val="24"/>
        </w:rPr>
        <w:t xml:space="preserve"> </w:t>
      </w:r>
      <w:r>
        <w:rPr>
          <w:rFonts w:ascii="Arial Narrow" w:hAnsi="Arial Narrow"/>
          <w:b w:val="0"/>
          <w:sz w:val="24"/>
          <w:szCs w:val="24"/>
        </w:rPr>
        <w:sym w:font="Symbol" w:char="F0DE"/>
      </w:r>
      <w:r>
        <w:rPr>
          <w:rFonts w:ascii="Arial Narrow" w:hAnsi="Arial Narrow"/>
          <w:b w:val="0"/>
          <w:sz w:val="24"/>
          <w:szCs w:val="24"/>
        </w:rPr>
        <w:t xml:space="preserve"> </w:t>
      </w:r>
      <w:r w:rsidRPr="00252650">
        <w:rPr>
          <w:rFonts w:ascii="Arial Narrow" w:hAnsi="Arial Narrow"/>
          <w:b w:val="0"/>
          <w:sz w:val="24"/>
          <w:szCs w:val="24"/>
          <w:highlight w:val="yellow"/>
        </w:rPr>
        <w:t>we cannot directly write the fields of MARA structure after WITH KEY</w:t>
      </w:r>
      <w:r>
        <w:rPr>
          <w:rFonts w:ascii="Arial Narrow" w:hAnsi="Arial Narrow"/>
          <w:b w:val="0"/>
          <w:sz w:val="24"/>
          <w:szCs w:val="24"/>
        </w:rPr>
        <w:t xml:space="preserve"> -</w:t>
      </w:r>
      <w:r w:rsidRPr="00252650">
        <w:rPr>
          <w:rFonts w:ascii="Arial Narrow" w:hAnsi="Arial Narrow"/>
          <w:b w:val="0"/>
          <w:sz w:val="24"/>
          <w:szCs w:val="24"/>
        </w:rPr>
        <w:t xml:space="preserve"> instead we have to write the field name within parenthesis as shown above.</w:t>
      </w:r>
      <w:r w:rsidR="009E6A95">
        <w:rPr>
          <w:rFonts w:ascii="Arial Narrow" w:hAnsi="Arial Narrow"/>
          <w:b w:val="0"/>
          <w:sz w:val="24"/>
          <w:szCs w:val="24"/>
        </w:rPr>
        <w:t xml:space="preserve"> </w:t>
      </w:r>
      <w:r w:rsidR="009E6A95" w:rsidRPr="009E6A95">
        <w:rPr>
          <w:rFonts w:ascii="Arial Narrow" w:hAnsi="Arial Narrow"/>
          <w:b w:val="0"/>
          <w:sz w:val="24"/>
          <w:szCs w:val="24"/>
        </w:rPr>
        <w:t xml:space="preserve">In ABAP </w:t>
      </w:r>
      <w:r w:rsidR="009E6A95" w:rsidRPr="009E6A95">
        <w:rPr>
          <w:rFonts w:ascii="Arial Narrow" w:hAnsi="Arial Narrow"/>
          <w:b w:val="0"/>
          <w:sz w:val="24"/>
          <w:szCs w:val="24"/>
          <w:highlight w:val="yellow"/>
        </w:rPr>
        <w:t>this parenthesis indicates the compiler that the value of the operand will be decided at runtime</w:t>
      </w:r>
      <w:r w:rsidR="009E6A95">
        <w:rPr>
          <w:rFonts w:ascii="Arial Narrow" w:hAnsi="Arial Narrow"/>
          <w:b w:val="0"/>
          <w:sz w:val="24"/>
          <w:szCs w:val="24"/>
        </w:rPr>
        <w:t xml:space="preserve"> </w:t>
      </w:r>
      <w:r w:rsidR="009E6A95">
        <w:rPr>
          <w:rFonts w:ascii="Arial Narrow" w:hAnsi="Arial Narrow"/>
          <w:b w:val="0"/>
          <w:sz w:val="24"/>
          <w:szCs w:val="24"/>
        </w:rPr>
        <w:sym w:font="Symbol" w:char="F0DE"/>
      </w:r>
      <w:r w:rsidR="009E6A95" w:rsidRPr="009E6A95">
        <w:rPr>
          <w:rFonts w:ascii="Arial Narrow" w:hAnsi="Arial Narrow"/>
          <w:b w:val="0"/>
          <w:sz w:val="24"/>
          <w:szCs w:val="24"/>
        </w:rPr>
        <w:t xml:space="preserve"> we don’t get any compilation error.</w:t>
      </w:r>
    </w:p>
    <w:p w:rsidR="009E6A95" w:rsidRPr="00CA40D0" w:rsidRDefault="009E6A95" w:rsidP="00CA40D0">
      <w:pPr>
        <w:pStyle w:val="1"/>
        <w:spacing w:before="0" w:beforeAutospacing="0" w:after="0" w:afterAutospacing="0"/>
        <w:ind w:firstLine="567"/>
        <w:jc w:val="both"/>
        <w:rPr>
          <w:rFonts w:ascii="Arial Narrow" w:hAnsi="Arial Narrow"/>
          <w:b w:val="0"/>
          <w:sz w:val="24"/>
          <w:szCs w:val="24"/>
        </w:rPr>
      </w:pPr>
    </w:p>
    <w:p w:rsidR="00437C5F" w:rsidRPr="000814CF" w:rsidRDefault="00437C5F" w:rsidP="00437C5F">
      <w:pPr>
        <w:pStyle w:val="1"/>
        <w:spacing w:before="0" w:beforeAutospacing="0" w:after="0" w:afterAutospacing="0"/>
        <w:ind w:firstLine="567"/>
        <w:jc w:val="both"/>
        <w:rPr>
          <w:rFonts w:ascii="Arial Narrow" w:hAnsi="Arial Narrow"/>
          <w:sz w:val="24"/>
          <w:szCs w:val="24"/>
        </w:rPr>
      </w:pPr>
      <w:r w:rsidRPr="00437C5F">
        <w:rPr>
          <w:rFonts w:ascii="Arial Narrow" w:hAnsi="Arial Narrow"/>
          <w:b w:val="0"/>
          <w:sz w:val="24"/>
          <w:szCs w:val="24"/>
        </w:rPr>
        <w:t xml:space="preserve">Dynamic Programming in ABAP – </w:t>
      </w:r>
      <w:r w:rsidRPr="000814CF">
        <w:rPr>
          <w:rFonts w:ascii="Arial Narrow" w:hAnsi="Arial Narrow"/>
          <w:sz w:val="24"/>
          <w:szCs w:val="24"/>
        </w:rPr>
        <w:t>Part 2 – Introduction to Data Reference</w:t>
      </w:r>
    </w:p>
    <w:p w:rsidR="00437C5F" w:rsidRPr="00437C5F" w:rsidRDefault="00912F9E" w:rsidP="00437C5F">
      <w:pPr>
        <w:pStyle w:val="1"/>
        <w:spacing w:before="0" w:beforeAutospacing="0" w:after="0" w:afterAutospacing="0"/>
        <w:ind w:firstLine="567"/>
        <w:jc w:val="both"/>
        <w:rPr>
          <w:rFonts w:ascii="Arial Narrow" w:hAnsi="Arial Narrow"/>
          <w:b w:val="0"/>
          <w:sz w:val="24"/>
          <w:szCs w:val="24"/>
        </w:rPr>
      </w:pPr>
      <w:hyperlink r:id="rId107" w:history="1">
        <w:r w:rsidR="00437C5F" w:rsidRPr="00437C5F">
          <w:rPr>
            <w:rStyle w:val="a3"/>
            <w:rFonts w:ascii="Arial Narrow" w:hAnsi="Arial Narrow"/>
            <w:b w:val="0"/>
            <w:sz w:val="24"/>
            <w:szCs w:val="24"/>
            <w:u w:val="none"/>
          </w:rPr>
          <w:t>https://blogs.sap.com/2017/09/11/dynamic-programming-in-abap-part-2-introduction-to-data-reference/</w:t>
        </w:r>
      </w:hyperlink>
    </w:p>
    <w:p w:rsidR="00437C5F" w:rsidRDefault="00437C5F" w:rsidP="00437C5F">
      <w:pPr>
        <w:pStyle w:val="1"/>
        <w:spacing w:before="0" w:beforeAutospacing="0" w:after="0" w:afterAutospacing="0"/>
        <w:ind w:firstLine="567"/>
        <w:jc w:val="both"/>
        <w:rPr>
          <w:rFonts w:ascii="Arial Narrow" w:hAnsi="Arial Narrow"/>
          <w:b w:val="0"/>
          <w:sz w:val="24"/>
          <w:szCs w:val="24"/>
        </w:rPr>
      </w:pPr>
    </w:p>
    <w:p w:rsidR="009E6A95" w:rsidRPr="009E6A95" w:rsidRDefault="009E6A95" w:rsidP="009E6A95">
      <w:pPr>
        <w:pStyle w:val="1"/>
        <w:spacing w:before="0" w:beforeAutospacing="0" w:after="0" w:afterAutospacing="0"/>
        <w:ind w:firstLine="567"/>
        <w:rPr>
          <w:rFonts w:ascii="Arial Narrow" w:hAnsi="Arial Narrow"/>
          <w:color w:val="000000" w:themeColor="text1"/>
          <w:sz w:val="24"/>
          <w:szCs w:val="24"/>
        </w:rPr>
      </w:pPr>
      <w:r w:rsidRPr="009E6A95">
        <w:rPr>
          <w:rFonts w:ascii="Arial Narrow" w:hAnsi="Arial Narrow"/>
          <w:b w:val="0"/>
          <w:color w:val="000000" w:themeColor="text1"/>
          <w:sz w:val="24"/>
          <w:szCs w:val="24"/>
        </w:rPr>
        <w:t>Dynamic Programming in ABAP –</w:t>
      </w:r>
      <w:r w:rsidRPr="009E6A95">
        <w:rPr>
          <w:rFonts w:ascii="Arial Narrow" w:hAnsi="Arial Narrow"/>
          <w:color w:val="000000" w:themeColor="text1"/>
          <w:sz w:val="24"/>
          <w:szCs w:val="24"/>
        </w:rPr>
        <w:t xml:space="preserve"> Part 3 – An Example – ABAP RTTS</w:t>
      </w:r>
    </w:p>
    <w:p w:rsidR="009E6A95" w:rsidRPr="009E6A95" w:rsidRDefault="00912F9E" w:rsidP="009E6A95">
      <w:pPr>
        <w:pStyle w:val="1"/>
        <w:spacing w:before="0" w:beforeAutospacing="0" w:after="0" w:afterAutospacing="0"/>
        <w:ind w:firstLine="567"/>
        <w:jc w:val="both"/>
        <w:rPr>
          <w:rFonts w:ascii="Arial Narrow" w:hAnsi="Arial Narrow"/>
          <w:b w:val="0"/>
          <w:color w:val="000000" w:themeColor="text1"/>
          <w:sz w:val="24"/>
          <w:szCs w:val="24"/>
        </w:rPr>
      </w:pPr>
      <w:hyperlink r:id="rId108" w:history="1">
        <w:r w:rsidR="009E6A95" w:rsidRPr="009E6A95">
          <w:rPr>
            <w:rStyle w:val="a3"/>
            <w:rFonts w:ascii="Arial Narrow" w:hAnsi="Arial Narrow"/>
            <w:b w:val="0"/>
            <w:color w:val="000000" w:themeColor="text1"/>
            <w:sz w:val="24"/>
            <w:szCs w:val="24"/>
            <w:u w:val="none"/>
          </w:rPr>
          <w:t>https://blogs.sap.com/2017/09/29/dynamic-programming-in-abap-part-3-an-example-abap-rtts/</w:t>
        </w:r>
      </w:hyperlink>
    </w:p>
    <w:p w:rsidR="009E6A95" w:rsidRDefault="009E6A95" w:rsidP="00437C5F">
      <w:pPr>
        <w:pStyle w:val="1"/>
        <w:spacing w:before="0" w:beforeAutospacing="0" w:after="0" w:afterAutospacing="0"/>
        <w:ind w:firstLine="567"/>
        <w:jc w:val="both"/>
        <w:rPr>
          <w:rFonts w:ascii="Arial Narrow" w:hAnsi="Arial Narrow"/>
          <w:b w:val="0"/>
          <w:sz w:val="24"/>
          <w:szCs w:val="24"/>
        </w:rPr>
      </w:pPr>
    </w:p>
    <w:p w:rsidR="009E6A95" w:rsidRPr="009E6A95" w:rsidRDefault="009E6A95" w:rsidP="009E6A95">
      <w:pPr>
        <w:pStyle w:val="a7"/>
        <w:spacing w:before="0" w:beforeAutospacing="0" w:after="0" w:afterAutospacing="0"/>
        <w:ind w:firstLine="567"/>
        <w:jc w:val="both"/>
        <w:rPr>
          <w:rFonts w:ascii="Arial Narrow" w:hAnsi="Arial Narrow"/>
          <w:color w:val="002060"/>
          <w:spacing w:val="20"/>
        </w:rPr>
      </w:pPr>
      <w:r w:rsidRPr="009E6A95">
        <w:rPr>
          <w:rFonts w:ascii="Arial Narrow" w:hAnsi="Arial Narrow"/>
          <w:color w:val="002060"/>
          <w:spacing w:val="20"/>
        </w:rPr>
        <w:t xml:space="preserve">ABAP </w:t>
      </w:r>
      <w:r w:rsidRPr="009E6A95">
        <w:rPr>
          <w:rStyle w:val="a4"/>
          <w:rFonts w:ascii="Arial Narrow" w:hAnsi="Arial Narrow"/>
          <w:b w:val="0"/>
          <w:color w:val="002060"/>
          <w:spacing w:val="20"/>
        </w:rPr>
        <w:t>Runtime Type Services -</w:t>
      </w:r>
      <w:r w:rsidRPr="009E6A95">
        <w:rPr>
          <w:rStyle w:val="a4"/>
          <w:rFonts w:ascii="Arial Narrow" w:hAnsi="Arial Narrow"/>
          <w:color w:val="002060"/>
          <w:spacing w:val="20"/>
        </w:rPr>
        <w:t xml:space="preserve"> RTTS</w:t>
      </w:r>
      <w:r w:rsidRPr="009E6A95">
        <w:rPr>
          <w:rFonts w:ascii="Arial Narrow" w:hAnsi="Arial Narrow"/>
          <w:color w:val="002060"/>
          <w:spacing w:val="20"/>
        </w:rPr>
        <w:t xml:space="preserve"> consists of two components</w:t>
      </w:r>
    </w:p>
    <w:p w:rsidR="009E6A95" w:rsidRPr="009E6A95" w:rsidRDefault="009E6A95" w:rsidP="00D613E2">
      <w:pPr>
        <w:numPr>
          <w:ilvl w:val="0"/>
          <w:numId w:val="14"/>
        </w:numPr>
        <w:tabs>
          <w:tab w:val="clear" w:pos="720"/>
          <w:tab w:val="num" w:pos="1134"/>
        </w:tabs>
        <w:spacing w:after="0" w:line="240" w:lineRule="auto"/>
        <w:ind w:left="1134"/>
        <w:jc w:val="both"/>
        <w:rPr>
          <w:rFonts w:ascii="Arial Narrow" w:hAnsi="Arial Narrow"/>
          <w:sz w:val="24"/>
          <w:szCs w:val="24"/>
        </w:rPr>
      </w:pPr>
      <w:r w:rsidRPr="009E6A95">
        <w:rPr>
          <w:rStyle w:val="a4"/>
          <w:rFonts w:ascii="Arial Narrow" w:hAnsi="Arial Narrow"/>
          <w:sz w:val="24"/>
          <w:szCs w:val="24"/>
        </w:rPr>
        <w:t xml:space="preserve">Runtime Type Identification </w:t>
      </w:r>
      <w:r>
        <w:rPr>
          <w:rStyle w:val="a4"/>
          <w:rFonts w:ascii="Arial Narrow" w:hAnsi="Arial Narrow"/>
          <w:sz w:val="24"/>
          <w:szCs w:val="24"/>
        </w:rPr>
        <w:t xml:space="preserve">- </w:t>
      </w:r>
      <w:r w:rsidRPr="009E6A95">
        <w:rPr>
          <w:rStyle w:val="a4"/>
          <w:rFonts w:ascii="Arial Narrow" w:hAnsi="Arial Narrow"/>
          <w:sz w:val="24"/>
          <w:szCs w:val="24"/>
        </w:rPr>
        <w:t>RTTI</w:t>
      </w:r>
      <w:r w:rsidRPr="009E6A95">
        <w:rPr>
          <w:rFonts w:ascii="Arial Narrow" w:hAnsi="Arial Narrow"/>
          <w:sz w:val="24"/>
          <w:szCs w:val="24"/>
        </w:rPr>
        <w:t xml:space="preserve"> – </w:t>
      </w:r>
      <w:r>
        <w:rPr>
          <w:rFonts w:ascii="Arial Narrow" w:hAnsi="Arial Narrow"/>
          <w:sz w:val="24"/>
          <w:szCs w:val="24"/>
        </w:rPr>
        <w:t>p</w:t>
      </w:r>
      <w:r w:rsidRPr="009E6A95">
        <w:rPr>
          <w:rFonts w:ascii="Arial Narrow" w:hAnsi="Arial Narrow"/>
          <w:sz w:val="24"/>
          <w:szCs w:val="24"/>
        </w:rPr>
        <w:t>rovides the methods to get the type definition of data objects at runtime.</w:t>
      </w:r>
    </w:p>
    <w:p w:rsidR="009E6A95" w:rsidRPr="009E6A95" w:rsidRDefault="009E6A95" w:rsidP="00D613E2">
      <w:pPr>
        <w:numPr>
          <w:ilvl w:val="0"/>
          <w:numId w:val="14"/>
        </w:numPr>
        <w:tabs>
          <w:tab w:val="clear" w:pos="720"/>
          <w:tab w:val="num" w:pos="1134"/>
        </w:tabs>
        <w:spacing w:after="0" w:line="240" w:lineRule="auto"/>
        <w:ind w:left="1134"/>
        <w:jc w:val="both"/>
        <w:rPr>
          <w:rFonts w:ascii="Arial Narrow" w:hAnsi="Arial Narrow"/>
          <w:sz w:val="24"/>
          <w:szCs w:val="24"/>
        </w:rPr>
      </w:pPr>
      <w:r w:rsidRPr="009E6A95">
        <w:rPr>
          <w:rStyle w:val="a4"/>
          <w:rFonts w:ascii="Arial Narrow" w:hAnsi="Arial Narrow"/>
          <w:sz w:val="24"/>
          <w:szCs w:val="24"/>
        </w:rPr>
        <w:t xml:space="preserve">Runtime Type Creation </w:t>
      </w:r>
      <w:r>
        <w:rPr>
          <w:rStyle w:val="a4"/>
          <w:rFonts w:ascii="Arial Narrow" w:hAnsi="Arial Narrow"/>
          <w:sz w:val="24"/>
          <w:szCs w:val="24"/>
        </w:rPr>
        <w:t xml:space="preserve">- </w:t>
      </w:r>
      <w:r w:rsidRPr="009E6A95">
        <w:rPr>
          <w:rStyle w:val="a4"/>
          <w:rFonts w:ascii="Arial Narrow" w:hAnsi="Arial Narrow"/>
          <w:sz w:val="24"/>
          <w:szCs w:val="24"/>
        </w:rPr>
        <w:t>RTTC</w:t>
      </w:r>
      <w:r w:rsidRPr="009E6A95">
        <w:rPr>
          <w:rFonts w:ascii="Arial Narrow" w:hAnsi="Arial Narrow"/>
          <w:sz w:val="24"/>
          <w:szCs w:val="24"/>
        </w:rPr>
        <w:t xml:space="preserve"> – </w:t>
      </w:r>
      <w:r>
        <w:rPr>
          <w:rFonts w:ascii="Arial Narrow" w:hAnsi="Arial Narrow"/>
          <w:sz w:val="24"/>
          <w:szCs w:val="24"/>
        </w:rPr>
        <w:t>p</w:t>
      </w:r>
      <w:r w:rsidRPr="009E6A95">
        <w:rPr>
          <w:rFonts w:ascii="Arial Narrow" w:hAnsi="Arial Narrow"/>
          <w:sz w:val="24"/>
          <w:szCs w:val="24"/>
        </w:rPr>
        <w:t>rovides the methods to create the data objects at runtime with any type definition.</w:t>
      </w:r>
    </w:p>
    <w:p w:rsidR="009E6A95" w:rsidRDefault="009E6A95" w:rsidP="009E6A95">
      <w:pPr>
        <w:pStyle w:val="a7"/>
        <w:spacing w:before="0" w:beforeAutospacing="0" w:after="0" w:afterAutospacing="0"/>
        <w:ind w:firstLine="567"/>
        <w:jc w:val="both"/>
        <w:rPr>
          <w:rFonts w:ascii="Arial Narrow" w:hAnsi="Arial Narrow"/>
        </w:rPr>
      </w:pPr>
    </w:p>
    <w:p w:rsidR="009E6A95" w:rsidRPr="009E6A95" w:rsidRDefault="009E6A95" w:rsidP="009E6A95">
      <w:pPr>
        <w:pStyle w:val="a7"/>
        <w:spacing w:before="0" w:beforeAutospacing="0" w:after="0" w:afterAutospacing="0"/>
        <w:ind w:firstLine="567"/>
        <w:jc w:val="both"/>
        <w:rPr>
          <w:rFonts w:ascii="Arial Narrow" w:hAnsi="Arial Narrow"/>
        </w:rPr>
      </w:pPr>
      <w:r w:rsidRPr="009E6A95">
        <w:rPr>
          <w:rFonts w:ascii="Arial Narrow" w:hAnsi="Arial Narrow"/>
        </w:rPr>
        <w:t>Basically ABAP RTTS provides a set of classes whose methods can be used for runtime type identification and runtime type creation. To know more about ABAP RTTS you can follow below link</w:t>
      </w:r>
      <w:r>
        <w:rPr>
          <w:rFonts w:ascii="Arial Narrow" w:hAnsi="Arial Narrow"/>
        </w:rPr>
        <w:t xml:space="preserve"> -</w:t>
      </w:r>
    </w:p>
    <w:p w:rsidR="009E6A95" w:rsidRPr="009E6A95" w:rsidRDefault="00912F9E" w:rsidP="009E6A95">
      <w:pPr>
        <w:pStyle w:val="a7"/>
        <w:spacing w:before="0" w:beforeAutospacing="0" w:after="0" w:afterAutospacing="0"/>
        <w:ind w:firstLine="567"/>
        <w:jc w:val="both"/>
        <w:rPr>
          <w:rFonts w:ascii="Arial Narrow" w:hAnsi="Arial Narrow"/>
        </w:rPr>
      </w:pPr>
      <w:hyperlink r:id="rId109" w:tgtFrame="_blank" w:history="1">
        <w:r w:rsidR="009E6A95" w:rsidRPr="009E6A95">
          <w:rPr>
            <w:rStyle w:val="a3"/>
            <w:rFonts w:ascii="Arial Narrow" w:hAnsi="Arial Narrow"/>
            <w:u w:val="none"/>
          </w:rPr>
          <w:t>https://wiki.scn.sap.com/wiki/pages/viewpage.action?pageId=42965</w:t>
        </w:r>
      </w:hyperlink>
    </w:p>
    <w:p w:rsidR="009E6A95" w:rsidRDefault="009E6A95" w:rsidP="00437C5F">
      <w:pPr>
        <w:pStyle w:val="1"/>
        <w:spacing w:before="0" w:beforeAutospacing="0" w:after="0" w:afterAutospacing="0"/>
        <w:ind w:firstLine="567"/>
        <w:jc w:val="both"/>
        <w:rPr>
          <w:rFonts w:ascii="Arial Narrow" w:hAnsi="Arial Narrow"/>
          <w:b w:val="0"/>
          <w:sz w:val="24"/>
          <w:szCs w:val="24"/>
        </w:rPr>
      </w:pPr>
    </w:p>
    <w:p w:rsidR="003C6972" w:rsidRPr="003C6972" w:rsidRDefault="003C6972" w:rsidP="003C6972">
      <w:pPr>
        <w:pStyle w:val="a7"/>
        <w:spacing w:before="0" w:beforeAutospacing="0" w:after="0" w:afterAutospacing="0"/>
        <w:ind w:firstLine="567"/>
        <w:jc w:val="center"/>
        <w:rPr>
          <w:rFonts w:ascii="Arial Narrow" w:hAnsi="Arial Narrow"/>
        </w:rPr>
      </w:pPr>
      <w:r w:rsidRPr="003C6972">
        <w:rPr>
          <w:rStyle w:val="a4"/>
          <w:rFonts w:ascii="Arial Narrow" w:hAnsi="Arial Narrow"/>
        </w:rPr>
        <w:t>An example of dynamic programming</w:t>
      </w:r>
    </w:p>
    <w:p w:rsidR="003C6972" w:rsidRDefault="003C6972" w:rsidP="003C6972">
      <w:pPr>
        <w:pStyle w:val="a7"/>
        <w:spacing w:before="0" w:beforeAutospacing="0" w:after="0" w:afterAutospacing="0"/>
        <w:ind w:firstLine="567"/>
        <w:jc w:val="both"/>
        <w:rPr>
          <w:rStyle w:val="a4"/>
          <w:rFonts w:ascii="Arial Narrow" w:hAnsi="Arial Narrow"/>
        </w:rPr>
      </w:pPr>
    </w:p>
    <w:p w:rsidR="003C6972" w:rsidRDefault="003C6972" w:rsidP="003C6972">
      <w:pPr>
        <w:pStyle w:val="a7"/>
        <w:spacing w:before="0" w:beforeAutospacing="0" w:after="0" w:afterAutospacing="0"/>
        <w:ind w:firstLine="567"/>
        <w:jc w:val="both"/>
        <w:rPr>
          <w:rStyle w:val="a4"/>
          <w:rFonts w:ascii="Arial Narrow" w:hAnsi="Arial Narrow"/>
        </w:rPr>
      </w:pPr>
      <w:r w:rsidRPr="003C6972">
        <w:rPr>
          <w:rStyle w:val="a4"/>
          <w:rFonts w:ascii="Arial Narrow" w:hAnsi="Arial Narrow"/>
        </w:rPr>
        <w:t>Requirement</w:t>
      </w:r>
    </w:p>
    <w:p w:rsidR="003C6972" w:rsidRPr="003C6972" w:rsidRDefault="003C6972" w:rsidP="003C6972">
      <w:pPr>
        <w:pStyle w:val="a7"/>
        <w:spacing w:before="0" w:beforeAutospacing="0" w:after="0" w:afterAutospacing="0"/>
        <w:ind w:firstLine="567"/>
        <w:jc w:val="both"/>
        <w:rPr>
          <w:rFonts w:ascii="Arial Narrow" w:hAnsi="Arial Narrow"/>
        </w:rPr>
      </w:pPr>
      <w:r>
        <w:rPr>
          <w:rFonts w:ascii="Arial Narrow" w:hAnsi="Arial Narrow"/>
          <w:highlight w:val="yellow"/>
        </w:rPr>
        <w:t>W</w:t>
      </w:r>
      <w:r w:rsidRPr="003C6972">
        <w:rPr>
          <w:rFonts w:ascii="Arial Narrow" w:hAnsi="Arial Narrow"/>
          <w:highlight w:val="yellow"/>
        </w:rPr>
        <w:t>e need to write data from an internal table to a file on application server</w:t>
      </w:r>
      <w:r w:rsidRPr="003C6972">
        <w:rPr>
          <w:rFonts w:ascii="Arial Narrow" w:hAnsi="Arial Narrow"/>
        </w:rPr>
        <w:t>.</w:t>
      </w:r>
    </w:p>
    <w:p w:rsidR="003C6972" w:rsidRDefault="003C6972" w:rsidP="003C6972">
      <w:pPr>
        <w:pStyle w:val="a7"/>
        <w:spacing w:before="0" w:beforeAutospacing="0" w:after="0" w:afterAutospacing="0"/>
        <w:ind w:firstLine="567"/>
        <w:jc w:val="both"/>
        <w:rPr>
          <w:rStyle w:val="a4"/>
          <w:rFonts w:ascii="Arial Narrow" w:hAnsi="Arial Narrow"/>
        </w:rPr>
      </w:pPr>
      <w:r w:rsidRPr="003C6972">
        <w:rPr>
          <w:rStyle w:val="a4"/>
          <w:rFonts w:ascii="Arial Narrow" w:hAnsi="Arial Narrow"/>
        </w:rPr>
        <w:t>Solution</w:t>
      </w:r>
    </w:p>
    <w:p w:rsidR="003C6972" w:rsidRPr="003C6972" w:rsidRDefault="003C6972" w:rsidP="003C6972">
      <w:pPr>
        <w:pStyle w:val="a7"/>
        <w:spacing w:before="0" w:beforeAutospacing="0" w:after="0" w:afterAutospacing="0"/>
        <w:ind w:firstLine="567"/>
        <w:jc w:val="both"/>
        <w:rPr>
          <w:rFonts w:ascii="Arial Narrow" w:hAnsi="Arial Narrow"/>
        </w:rPr>
      </w:pPr>
      <w:r w:rsidRPr="003C6972">
        <w:rPr>
          <w:rFonts w:ascii="Arial Narrow" w:hAnsi="Arial Narrow"/>
        </w:rPr>
        <w:t>We will build one class having a method which will take any internal table as input and write its content in a file on application server.</w:t>
      </w:r>
    </w:p>
    <w:p w:rsidR="009E6A95" w:rsidRDefault="009E6A95" w:rsidP="00437C5F">
      <w:pPr>
        <w:pStyle w:val="1"/>
        <w:spacing w:before="0" w:beforeAutospacing="0" w:after="0" w:afterAutospacing="0"/>
        <w:ind w:firstLine="567"/>
        <w:jc w:val="both"/>
        <w:rPr>
          <w:rFonts w:ascii="Arial Narrow" w:hAnsi="Arial Narrow"/>
          <w:b w:val="0"/>
          <w:sz w:val="24"/>
          <w:szCs w:val="24"/>
        </w:rPr>
      </w:pPr>
    </w:p>
    <w:p w:rsidR="00CB4DD2" w:rsidRPr="00CB4DD2" w:rsidRDefault="00CB4DD2" w:rsidP="00CB4DD2">
      <w:pPr>
        <w:pStyle w:val="HTML"/>
        <w:ind w:firstLine="567"/>
        <w:rPr>
          <w:rStyle w:val="HTML1"/>
          <w:rFonts w:ascii="Arial Narrow" w:hAnsi="Arial Narrow"/>
          <w:sz w:val="24"/>
          <w:szCs w:val="24"/>
        </w:rPr>
      </w:pPr>
      <w:r w:rsidRPr="00CB4DD2">
        <w:rPr>
          <w:rStyle w:val="token"/>
          <w:rFonts w:ascii="Arial Narrow" w:hAnsi="Arial Narrow"/>
          <w:sz w:val="24"/>
          <w:szCs w:val="24"/>
        </w:rPr>
        <w:t>CLASS</w:t>
      </w:r>
      <w:r w:rsidRPr="00CB4DD2">
        <w:rPr>
          <w:rStyle w:val="HTML1"/>
          <w:rFonts w:ascii="Arial Narrow" w:hAnsi="Arial Narrow"/>
          <w:sz w:val="24"/>
          <w:szCs w:val="24"/>
        </w:rPr>
        <w:t xml:space="preserve"> </w:t>
      </w:r>
      <w:r w:rsidRPr="00CB4DD2">
        <w:rPr>
          <w:rStyle w:val="HTML1"/>
          <w:rFonts w:ascii="Arial Narrow" w:hAnsi="Arial Narrow"/>
          <w:b/>
          <w:sz w:val="24"/>
          <w:szCs w:val="24"/>
        </w:rPr>
        <w:t xml:space="preserve">cl_appserver_writer </w:t>
      </w:r>
      <w:r w:rsidRPr="00CB4DD2">
        <w:rPr>
          <w:rStyle w:val="token"/>
          <w:rFonts w:ascii="Arial Narrow" w:hAnsi="Arial Narrow"/>
          <w:sz w:val="24"/>
          <w:szCs w:val="24"/>
        </w:rPr>
        <w:t>DEFINITION.</w:t>
      </w:r>
    </w:p>
    <w:p w:rsidR="00CB4DD2" w:rsidRPr="00CB4DD2" w:rsidRDefault="00CB4DD2" w:rsidP="00CB4DD2">
      <w:pPr>
        <w:pStyle w:val="HTML"/>
        <w:ind w:firstLine="567"/>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PUBLIC</w:t>
      </w:r>
      <w:r w:rsidRPr="00CB4DD2">
        <w:rPr>
          <w:rStyle w:val="HTML1"/>
          <w:rFonts w:ascii="Arial Narrow" w:hAnsi="Arial Narrow"/>
          <w:sz w:val="24"/>
          <w:szCs w:val="24"/>
        </w:rPr>
        <w:t xml:space="preserve"> </w:t>
      </w:r>
      <w:r w:rsidRPr="00CB4DD2">
        <w:rPr>
          <w:rStyle w:val="token"/>
          <w:rFonts w:ascii="Arial Narrow" w:hAnsi="Arial Narrow"/>
          <w:sz w:val="24"/>
          <w:szCs w:val="24"/>
        </w:rPr>
        <w:t>SECTION.</w:t>
      </w:r>
    </w:p>
    <w:p w:rsidR="00CB4DD2" w:rsidRPr="00CB4DD2" w:rsidRDefault="00CB4DD2" w:rsidP="00CB4DD2">
      <w:pPr>
        <w:pStyle w:val="HTML"/>
        <w:ind w:firstLine="567"/>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CLASS-METHODS:</w:t>
      </w:r>
      <w:r w:rsidRPr="00CB4DD2">
        <w:rPr>
          <w:rStyle w:val="HTML1"/>
          <w:rFonts w:ascii="Arial Narrow" w:hAnsi="Arial Narrow"/>
          <w:sz w:val="24"/>
          <w:szCs w:val="24"/>
        </w:rPr>
        <w:t xml:space="preserve"> </w:t>
      </w:r>
      <w:r w:rsidRPr="00CB4DD2">
        <w:rPr>
          <w:rStyle w:val="token"/>
          <w:rFonts w:ascii="Arial Narrow" w:hAnsi="Arial Narrow"/>
          <w:b/>
          <w:i/>
          <w:sz w:val="24"/>
          <w:szCs w:val="24"/>
        </w:rPr>
        <w:t>write</w:t>
      </w:r>
      <w:r w:rsidRPr="00CB4DD2">
        <w:rPr>
          <w:rStyle w:val="HTML1"/>
          <w:rFonts w:ascii="Arial Narrow" w:hAnsi="Arial Narrow"/>
          <w:b/>
          <w:i/>
          <w:sz w:val="24"/>
          <w:szCs w:val="24"/>
        </w:rPr>
        <w:t xml:space="preserve"> </w:t>
      </w:r>
      <w:r w:rsidRPr="00CB4DD2">
        <w:rPr>
          <w:rStyle w:val="token"/>
          <w:rFonts w:ascii="Arial Narrow" w:hAnsi="Arial Narrow"/>
          <w:sz w:val="24"/>
          <w:szCs w:val="24"/>
        </w:rPr>
        <w:t>IMPORTING</w:t>
      </w:r>
    </w:p>
    <w:p w:rsidR="00CB4DD2" w:rsidRPr="00CB4DD2" w:rsidRDefault="00CB4DD2" w:rsidP="00CB4DD2">
      <w:pPr>
        <w:pStyle w:val="HTML"/>
        <w:ind w:firstLine="567"/>
        <w:rPr>
          <w:rStyle w:val="HTML1"/>
          <w:rFonts w:ascii="Arial Narrow" w:hAnsi="Arial Narrow"/>
          <w:sz w:val="24"/>
          <w:szCs w:val="24"/>
        </w:rPr>
      </w:pPr>
      <w:r w:rsidRPr="00CB4DD2">
        <w:rPr>
          <w:rStyle w:val="HTML1"/>
          <w:rFonts w:ascii="Arial Narrow" w:hAnsi="Arial Narrow"/>
          <w:sz w:val="24"/>
          <w:szCs w:val="24"/>
        </w:rPr>
        <w:t xml:space="preserve">                           iv_filename  </w:t>
      </w:r>
      <w:r w:rsidRPr="00CB4DD2">
        <w:rPr>
          <w:rStyle w:val="token"/>
          <w:rFonts w:ascii="Arial Narrow" w:hAnsi="Arial Narrow"/>
          <w:sz w:val="24"/>
          <w:szCs w:val="24"/>
        </w:rPr>
        <w:t>TYPE</w:t>
      </w:r>
      <w:r w:rsidRPr="00CB4DD2">
        <w:rPr>
          <w:rStyle w:val="HTML1"/>
          <w:rFonts w:ascii="Arial Narrow" w:hAnsi="Arial Narrow"/>
          <w:sz w:val="24"/>
          <w:szCs w:val="24"/>
        </w:rPr>
        <w:t xml:space="preserve"> string</w:t>
      </w:r>
    </w:p>
    <w:p w:rsidR="00CB4DD2" w:rsidRPr="00CB4DD2" w:rsidRDefault="00CB4DD2" w:rsidP="00CB4DD2">
      <w:pPr>
        <w:pStyle w:val="HTML"/>
        <w:ind w:firstLine="567"/>
        <w:rPr>
          <w:rStyle w:val="HTML1"/>
          <w:rFonts w:ascii="Arial Narrow" w:hAnsi="Arial Narrow"/>
          <w:i/>
          <w:sz w:val="24"/>
          <w:szCs w:val="24"/>
        </w:rPr>
      </w:pPr>
      <w:r w:rsidRPr="00CB4DD2">
        <w:rPr>
          <w:rStyle w:val="HTML1"/>
          <w:rFonts w:ascii="Arial Narrow" w:hAnsi="Arial Narrow"/>
          <w:sz w:val="24"/>
          <w:szCs w:val="24"/>
        </w:rPr>
        <w:t xml:space="preserve">                           it_data      </w:t>
      </w:r>
      <w:r w:rsidRPr="00CB4DD2">
        <w:rPr>
          <w:rStyle w:val="token"/>
          <w:rFonts w:ascii="Arial Narrow" w:hAnsi="Arial Narrow"/>
          <w:sz w:val="24"/>
          <w:szCs w:val="24"/>
        </w:rPr>
        <w:t>TYPE</w:t>
      </w:r>
      <w:r w:rsidRPr="00CB4DD2">
        <w:rPr>
          <w:rStyle w:val="HTML1"/>
          <w:rFonts w:ascii="Arial Narrow" w:hAnsi="Arial Narrow"/>
          <w:sz w:val="24"/>
          <w:szCs w:val="24"/>
        </w:rPr>
        <w:t xml:space="preserve"> </w:t>
      </w:r>
      <w:r w:rsidRPr="00CB4DD2">
        <w:rPr>
          <w:rStyle w:val="token"/>
          <w:rFonts w:ascii="Arial Narrow" w:hAnsi="Arial Narrow"/>
          <w:sz w:val="24"/>
          <w:szCs w:val="24"/>
        </w:rPr>
        <w:t>ANY</w:t>
      </w:r>
      <w:r w:rsidRPr="00CB4DD2">
        <w:rPr>
          <w:rStyle w:val="HTML1"/>
          <w:rFonts w:ascii="Arial Narrow" w:hAnsi="Arial Narrow"/>
          <w:sz w:val="24"/>
          <w:szCs w:val="24"/>
        </w:rPr>
        <w:t xml:space="preserve"> </w:t>
      </w:r>
      <w:r w:rsidRPr="00CB4DD2">
        <w:rPr>
          <w:rStyle w:val="token"/>
          <w:rFonts w:ascii="Arial Narrow" w:hAnsi="Arial Narrow"/>
          <w:sz w:val="24"/>
          <w:szCs w:val="24"/>
        </w:rPr>
        <w:t>TABLE</w:t>
      </w:r>
      <w:r>
        <w:rPr>
          <w:rStyle w:val="token"/>
          <w:rFonts w:ascii="Arial Narrow" w:hAnsi="Arial Narrow"/>
          <w:sz w:val="24"/>
          <w:szCs w:val="24"/>
        </w:rPr>
        <w:t xml:space="preserve"> </w:t>
      </w:r>
      <w:r w:rsidRPr="00CB4DD2">
        <w:rPr>
          <w:rStyle w:val="token"/>
          <w:rFonts w:ascii="Arial Narrow" w:hAnsi="Arial Narrow"/>
          <w:i/>
          <w:sz w:val="24"/>
          <w:szCs w:val="24"/>
        </w:rPr>
        <w:t>“</w:t>
      </w:r>
      <w:r w:rsidRPr="00CB4DD2">
        <w:rPr>
          <w:rFonts w:ascii="Arial Narrow" w:hAnsi="Arial Narrow"/>
          <w:i/>
          <w:sz w:val="24"/>
          <w:szCs w:val="24"/>
        </w:rPr>
        <w:t>can receive any internal table</w:t>
      </w:r>
    </w:p>
    <w:p w:rsidR="00CB4DD2" w:rsidRPr="00CB4DD2" w:rsidRDefault="00CB4DD2" w:rsidP="00CB4DD2">
      <w:pPr>
        <w:pStyle w:val="HTML"/>
        <w:ind w:firstLine="567"/>
        <w:rPr>
          <w:rStyle w:val="HTML1"/>
          <w:rFonts w:ascii="Arial Narrow" w:hAnsi="Arial Narrow"/>
          <w:sz w:val="24"/>
          <w:szCs w:val="24"/>
        </w:rPr>
      </w:pPr>
      <w:r w:rsidRPr="00CB4DD2">
        <w:rPr>
          <w:rStyle w:val="HTML1"/>
          <w:rFonts w:ascii="Arial Narrow" w:hAnsi="Arial Narrow"/>
          <w:sz w:val="24"/>
          <w:szCs w:val="24"/>
        </w:rPr>
        <w:t xml:space="preserve">                           write_header </w:t>
      </w:r>
      <w:r w:rsidRPr="00CB4DD2">
        <w:rPr>
          <w:rStyle w:val="token"/>
          <w:rFonts w:ascii="Arial Narrow" w:hAnsi="Arial Narrow"/>
          <w:sz w:val="24"/>
          <w:szCs w:val="24"/>
        </w:rPr>
        <w:t>TYPE</w:t>
      </w:r>
      <w:r w:rsidRPr="00CB4DD2">
        <w:rPr>
          <w:rStyle w:val="HTML1"/>
          <w:rFonts w:ascii="Arial Narrow" w:hAnsi="Arial Narrow"/>
          <w:sz w:val="24"/>
          <w:szCs w:val="24"/>
        </w:rPr>
        <w:t xml:space="preserve"> abap_bool </w:t>
      </w:r>
      <w:r w:rsidRPr="00CB4DD2">
        <w:rPr>
          <w:rStyle w:val="token"/>
          <w:rFonts w:ascii="Arial Narrow" w:hAnsi="Arial Narrow"/>
          <w:sz w:val="24"/>
          <w:szCs w:val="24"/>
        </w:rPr>
        <w:t>DEFAULT</w:t>
      </w:r>
      <w:r w:rsidRPr="00CB4DD2">
        <w:rPr>
          <w:rStyle w:val="HTML1"/>
          <w:rFonts w:ascii="Arial Narrow" w:hAnsi="Arial Narrow"/>
          <w:sz w:val="24"/>
          <w:szCs w:val="24"/>
        </w:rPr>
        <w:t xml:space="preserve"> </w:t>
      </w:r>
      <w:r w:rsidRPr="00CB4DD2">
        <w:rPr>
          <w:rStyle w:val="token"/>
          <w:rFonts w:ascii="Arial Narrow" w:hAnsi="Arial Narrow"/>
          <w:sz w:val="24"/>
          <w:szCs w:val="24"/>
        </w:rPr>
        <w:t>space</w:t>
      </w:r>
    </w:p>
    <w:p w:rsidR="00CB4DD2" w:rsidRPr="00CB4DD2" w:rsidRDefault="00CB4DD2" w:rsidP="00CB4DD2">
      <w:pPr>
        <w:pStyle w:val="HTML"/>
        <w:ind w:firstLine="567"/>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EXPORTING</w:t>
      </w:r>
    </w:p>
    <w:p w:rsidR="00CB4DD2" w:rsidRPr="00CB4DD2" w:rsidRDefault="00CB4DD2" w:rsidP="00CB4DD2">
      <w:pPr>
        <w:pStyle w:val="HTML"/>
        <w:ind w:firstLine="567"/>
        <w:rPr>
          <w:rStyle w:val="HTML1"/>
          <w:rFonts w:ascii="Arial Narrow" w:hAnsi="Arial Narrow"/>
          <w:sz w:val="24"/>
          <w:szCs w:val="24"/>
        </w:rPr>
      </w:pPr>
      <w:r w:rsidRPr="00CB4DD2">
        <w:rPr>
          <w:rStyle w:val="HTML1"/>
          <w:rFonts w:ascii="Arial Narrow" w:hAnsi="Arial Narrow"/>
          <w:sz w:val="24"/>
          <w:szCs w:val="24"/>
        </w:rPr>
        <w:t xml:space="preserve">                           ev_message   </w:t>
      </w:r>
      <w:r w:rsidRPr="00CB4DD2">
        <w:rPr>
          <w:rStyle w:val="token"/>
          <w:rFonts w:ascii="Arial Narrow" w:hAnsi="Arial Narrow"/>
          <w:sz w:val="24"/>
          <w:szCs w:val="24"/>
        </w:rPr>
        <w:t>TYPE</w:t>
      </w:r>
      <w:r w:rsidRPr="00CB4DD2">
        <w:rPr>
          <w:rStyle w:val="HTML1"/>
          <w:rFonts w:ascii="Arial Narrow" w:hAnsi="Arial Narrow"/>
          <w:sz w:val="24"/>
          <w:szCs w:val="24"/>
        </w:rPr>
        <w:t xml:space="preserve"> string</w:t>
      </w:r>
      <w:r w:rsidRPr="00CB4DD2">
        <w:rPr>
          <w:rStyle w:val="token"/>
          <w:rFonts w:ascii="Arial Narrow" w:hAnsi="Arial Narrow"/>
          <w:sz w:val="24"/>
          <w:szCs w:val="24"/>
        </w:rPr>
        <w:t>.</w:t>
      </w:r>
    </w:p>
    <w:p w:rsidR="00CB4DD2" w:rsidRPr="00CB4DD2" w:rsidRDefault="00CB4DD2" w:rsidP="00CB4DD2">
      <w:pPr>
        <w:pStyle w:val="HTML"/>
        <w:ind w:firstLine="567"/>
        <w:rPr>
          <w:rFonts w:ascii="Arial Narrow" w:hAnsi="Arial Narrow"/>
          <w:sz w:val="24"/>
          <w:szCs w:val="24"/>
        </w:rPr>
      </w:pPr>
      <w:r w:rsidRPr="00CB4DD2">
        <w:rPr>
          <w:rStyle w:val="token"/>
          <w:rFonts w:ascii="Arial Narrow" w:hAnsi="Arial Narrow"/>
          <w:sz w:val="24"/>
          <w:szCs w:val="24"/>
        </w:rPr>
        <w:t>ENDCLASS.</w:t>
      </w:r>
    </w:p>
    <w:p w:rsidR="00CB4DD2" w:rsidRDefault="00CB4DD2" w:rsidP="00CB4DD2">
      <w:pPr>
        <w:pStyle w:val="1"/>
        <w:spacing w:before="0" w:beforeAutospacing="0" w:after="0" w:afterAutospacing="0"/>
        <w:ind w:firstLine="567"/>
        <w:jc w:val="both"/>
        <w:rPr>
          <w:rFonts w:ascii="Arial Narrow" w:hAnsi="Arial Narrow"/>
          <w:b w:val="0"/>
          <w:sz w:val="24"/>
          <w:szCs w:val="24"/>
        </w:rPr>
      </w:pPr>
    </w:p>
    <w:p w:rsidR="00CB4DD2" w:rsidRPr="00CB4DD2" w:rsidRDefault="00CB4DD2" w:rsidP="00CB4DD2">
      <w:pPr>
        <w:pStyle w:val="HTML"/>
        <w:ind w:firstLine="567"/>
        <w:jc w:val="both"/>
        <w:rPr>
          <w:rStyle w:val="HTML1"/>
          <w:rFonts w:ascii="Arial Narrow" w:hAnsi="Arial Narrow"/>
          <w:sz w:val="24"/>
          <w:szCs w:val="24"/>
        </w:rPr>
      </w:pPr>
      <w:r w:rsidRPr="00CB4DD2">
        <w:rPr>
          <w:rStyle w:val="token"/>
          <w:rFonts w:ascii="Arial Narrow" w:hAnsi="Arial Narrow"/>
          <w:sz w:val="24"/>
          <w:szCs w:val="24"/>
        </w:rPr>
        <w:t>CLASS</w:t>
      </w:r>
      <w:r w:rsidRPr="00CB4DD2">
        <w:rPr>
          <w:rStyle w:val="HTML1"/>
          <w:rFonts w:ascii="Arial Narrow" w:hAnsi="Arial Narrow"/>
          <w:sz w:val="24"/>
          <w:szCs w:val="24"/>
        </w:rPr>
        <w:t xml:space="preserve"> </w:t>
      </w:r>
      <w:r w:rsidRPr="00CB4DD2">
        <w:rPr>
          <w:rStyle w:val="HTML1"/>
          <w:rFonts w:ascii="Arial Narrow" w:hAnsi="Arial Narrow"/>
          <w:b/>
          <w:sz w:val="24"/>
          <w:szCs w:val="24"/>
        </w:rPr>
        <w:t>cl_appserver_writer</w:t>
      </w:r>
      <w:r w:rsidRPr="00CB4DD2">
        <w:rPr>
          <w:rStyle w:val="HTML1"/>
          <w:rFonts w:ascii="Arial Narrow" w:hAnsi="Arial Narrow"/>
          <w:sz w:val="24"/>
          <w:szCs w:val="24"/>
        </w:rPr>
        <w:t xml:space="preserve"> </w:t>
      </w:r>
      <w:r w:rsidRPr="00CB4DD2">
        <w:rPr>
          <w:rStyle w:val="token"/>
          <w:rFonts w:ascii="Arial Narrow" w:hAnsi="Arial Narrow"/>
          <w:sz w:val="24"/>
          <w:szCs w:val="24"/>
        </w:rPr>
        <w:t>IMPLEMENTATION.</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METHOD</w:t>
      </w:r>
      <w:r w:rsidRPr="00CB4DD2">
        <w:rPr>
          <w:rStyle w:val="HTML1"/>
          <w:rFonts w:ascii="Arial Narrow" w:hAnsi="Arial Narrow"/>
          <w:sz w:val="24"/>
          <w:szCs w:val="24"/>
        </w:rPr>
        <w:t xml:space="preserve"> </w:t>
      </w:r>
      <w:r w:rsidRPr="00CB4DD2">
        <w:rPr>
          <w:rStyle w:val="token"/>
          <w:rFonts w:ascii="Arial Narrow" w:hAnsi="Arial Narrow"/>
          <w:b/>
          <w:i/>
          <w:sz w:val="24"/>
          <w:szCs w:val="24"/>
        </w:rPr>
        <w:t>write</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TYPES:</w:t>
      </w:r>
      <w:r w:rsidRPr="00CB4DD2">
        <w:rPr>
          <w:rStyle w:val="HTML1"/>
          <w:rFonts w:ascii="Arial Narrow" w:hAnsi="Arial Narrow"/>
          <w:sz w:val="24"/>
          <w:szCs w:val="24"/>
        </w:rPr>
        <w:t xml:space="preserve"> </w:t>
      </w:r>
      <w:r w:rsidRPr="00CB4DD2">
        <w:rPr>
          <w:rStyle w:val="token"/>
          <w:rFonts w:ascii="Arial Narrow" w:hAnsi="Arial Narrow"/>
          <w:sz w:val="24"/>
          <w:szCs w:val="24"/>
        </w:rPr>
        <w:t>BEGIN</w:t>
      </w:r>
      <w:r w:rsidRPr="00CB4DD2">
        <w:rPr>
          <w:rStyle w:val="HTML1"/>
          <w:rFonts w:ascii="Arial Narrow" w:hAnsi="Arial Narrow"/>
          <w:sz w:val="24"/>
          <w:szCs w:val="24"/>
        </w:rPr>
        <w:t xml:space="preserve"> </w:t>
      </w:r>
      <w:r w:rsidRPr="00CB4DD2">
        <w:rPr>
          <w:rStyle w:val="token"/>
          <w:rFonts w:ascii="Arial Narrow" w:hAnsi="Arial Narrow"/>
          <w:sz w:val="24"/>
          <w:szCs w:val="24"/>
        </w:rPr>
        <w:t>OF</w:t>
      </w:r>
      <w:r w:rsidRPr="00CB4DD2">
        <w:rPr>
          <w:rStyle w:val="HTML1"/>
          <w:rFonts w:ascii="Arial Narrow" w:hAnsi="Arial Narrow"/>
          <w:sz w:val="24"/>
          <w:szCs w:val="24"/>
        </w:rPr>
        <w:t xml:space="preserve"> ty_comp_detail</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name</w:t>
      </w:r>
      <w:r w:rsidRPr="00CB4DD2">
        <w:rPr>
          <w:rStyle w:val="HTML1"/>
          <w:rFonts w:ascii="Arial Narrow" w:hAnsi="Arial Narrow"/>
          <w:sz w:val="24"/>
          <w:szCs w:val="24"/>
        </w:rPr>
        <w:t xml:space="preserve">  </w:t>
      </w:r>
      <w:r w:rsidRPr="00CB4DD2">
        <w:rPr>
          <w:rStyle w:val="token"/>
          <w:rFonts w:ascii="Arial Narrow" w:hAnsi="Arial Narrow"/>
          <w:sz w:val="24"/>
          <w:szCs w:val="24"/>
        </w:rPr>
        <w:t>TYPE</w:t>
      </w:r>
      <w:r w:rsidRPr="00CB4DD2">
        <w:rPr>
          <w:rStyle w:val="HTML1"/>
          <w:rFonts w:ascii="Arial Narrow" w:hAnsi="Arial Narrow"/>
          <w:sz w:val="24"/>
          <w:szCs w:val="24"/>
        </w:rPr>
        <w:t xml:space="preserve"> abap_compname</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descr </w:t>
      </w:r>
      <w:r w:rsidRPr="00CB4DD2">
        <w:rPr>
          <w:rStyle w:val="token"/>
          <w:rFonts w:ascii="Arial Narrow" w:hAnsi="Arial Narrow"/>
          <w:sz w:val="24"/>
          <w:szCs w:val="24"/>
        </w:rPr>
        <w:t>TYPE</w:t>
      </w:r>
      <w:r w:rsidRPr="00CB4DD2">
        <w:rPr>
          <w:rStyle w:val="HTML1"/>
          <w:rFonts w:ascii="Arial Narrow" w:hAnsi="Arial Narrow"/>
          <w:sz w:val="24"/>
          <w:szCs w:val="24"/>
        </w:rPr>
        <w:t xml:space="preserve"> scrtext_m</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END</w:t>
      </w:r>
      <w:r w:rsidRPr="00CB4DD2">
        <w:rPr>
          <w:rStyle w:val="HTML1"/>
          <w:rFonts w:ascii="Arial Narrow" w:hAnsi="Arial Narrow"/>
          <w:sz w:val="24"/>
          <w:szCs w:val="24"/>
        </w:rPr>
        <w:t xml:space="preserve"> </w:t>
      </w:r>
      <w:r w:rsidRPr="00CB4DD2">
        <w:rPr>
          <w:rStyle w:val="token"/>
          <w:rFonts w:ascii="Arial Narrow" w:hAnsi="Arial Narrow"/>
          <w:sz w:val="24"/>
          <w:szCs w:val="24"/>
        </w:rPr>
        <w:t>OF</w:t>
      </w:r>
      <w:r w:rsidRPr="00CB4DD2">
        <w:rPr>
          <w:rStyle w:val="HTML1"/>
          <w:rFonts w:ascii="Arial Narrow" w:hAnsi="Arial Narrow"/>
          <w:sz w:val="24"/>
          <w:szCs w:val="24"/>
        </w:rPr>
        <w:t xml:space="preserve"> ty_comp_detail</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DATA:</w:t>
      </w:r>
      <w:r w:rsidRPr="00CB4DD2">
        <w:rPr>
          <w:rStyle w:val="HTML1"/>
          <w:rFonts w:ascii="Arial Narrow" w:hAnsi="Arial Narrow"/>
          <w:sz w:val="24"/>
          <w:szCs w:val="24"/>
        </w:rPr>
        <w:t xml:space="preserve"> lo_type_def    </w:t>
      </w:r>
      <w:r w:rsidRPr="00CB4DD2">
        <w:rPr>
          <w:rStyle w:val="token"/>
          <w:rFonts w:ascii="Arial Narrow" w:hAnsi="Arial Narrow"/>
          <w:sz w:val="24"/>
          <w:szCs w:val="24"/>
        </w:rPr>
        <w:t>TYPE</w:t>
      </w:r>
      <w:r w:rsidRPr="00CB4DD2">
        <w:rPr>
          <w:rStyle w:val="HTML1"/>
          <w:rFonts w:ascii="Arial Narrow" w:hAnsi="Arial Narrow"/>
          <w:sz w:val="24"/>
          <w:szCs w:val="24"/>
        </w:rPr>
        <w:t xml:space="preserve"> </w:t>
      </w:r>
      <w:r w:rsidRPr="00CB4DD2">
        <w:rPr>
          <w:rStyle w:val="token"/>
          <w:rFonts w:ascii="Arial Narrow" w:hAnsi="Arial Narrow"/>
          <w:sz w:val="24"/>
          <w:szCs w:val="24"/>
        </w:rPr>
        <w:t>REF</w:t>
      </w:r>
      <w:r w:rsidRPr="00CB4DD2">
        <w:rPr>
          <w:rStyle w:val="HTML1"/>
          <w:rFonts w:ascii="Arial Narrow" w:hAnsi="Arial Narrow"/>
          <w:sz w:val="24"/>
          <w:szCs w:val="24"/>
        </w:rPr>
        <w:t xml:space="preserve"> </w:t>
      </w:r>
      <w:r w:rsidRPr="00CB4DD2">
        <w:rPr>
          <w:rStyle w:val="token"/>
          <w:rFonts w:ascii="Arial Narrow" w:hAnsi="Arial Narrow"/>
          <w:sz w:val="24"/>
          <w:szCs w:val="24"/>
        </w:rPr>
        <w:t>TO</w:t>
      </w:r>
      <w:r w:rsidRPr="00CB4DD2">
        <w:rPr>
          <w:rStyle w:val="HTML1"/>
          <w:rFonts w:ascii="Arial Narrow" w:hAnsi="Arial Narrow"/>
          <w:sz w:val="24"/>
          <w:szCs w:val="24"/>
        </w:rPr>
        <w:t xml:space="preserve"> cl_abap_typedescr</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DATA:</w:t>
      </w:r>
      <w:r w:rsidRPr="00CB4DD2">
        <w:rPr>
          <w:rStyle w:val="HTML1"/>
          <w:rFonts w:ascii="Arial Narrow" w:hAnsi="Arial Narrow"/>
          <w:sz w:val="24"/>
          <w:szCs w:val="24"/>
        </w:rPr>
        <w:t xml:space="preserve"> lo_struct_def  </w:t>
      </w:r>
      <w:r w:rsidRPr="00CB4DD2">
        <w:rPr>
          <w:rStyle w:val="token"/>
          <w:rFonts w:ascii="Arial Narrow" w:hAnsi="Arial Narrow"/>
          <w:sz w:val="24"/>
          <w:szCs w:val="24"/>
        </w:rPr>
        <w:t>TYPE</w:t>
      </w:r>
      <w:r w:rsidRPr="00CB4DD2">
        <w:rPr>
          <w:rStyle w:val="HTML1"/>
          <w:rFonts w:ascii="Arial Narrow" w:hAnsi="Arial Narrow"/>
          <w:sz w:val="24"/>
          <w:szCs w:val="24"/>
        </w:rPr>
        <w:t xml:space="preserve"> </w:t>
      </w:r>
      <w:r w:rsidRPr="00CB4DD2">
        <w:rPr>
          <w:rStyle w:val="token"/>
          <w:rFonts w:ascii="Arial Narrow" w:hAnsi="Arial Narrow"/>
          <w:sz w:val="24"/>
          <w:szCs w:val="24"/>
        </w:rPr>
        <w:t>REF</w:t>
      </w:r>
      <w:r w:rsidRPr="00CB4DD2">
        <w:rPr>
          <w:rStyle w:val="HTML1"/>
          <w:rFonts w:ascii="Arial Narrow" w:hAnsi="Arial Narrow"/>
          <w:sz w:val="24"/>
          <w:szCs w:val="24"/>
        </w:rPr>
        <w:t xml:space="preserve"> </w:t>
      </w:r>
      <w:r w:rsidRPr="00CB4DD2">
        <w:rPr>
          <w:rStyle w:val="token"/>
          <w:rFonts w:ascii="Arial Narrow" w:hAnsi="Arial Narrow"/>
          <w:sz w:val="24"/>
          <w:szCs w:val="24"/>
        </w:rPr>
        <w:t>TO</w:t>
      </w:r>
      <w:r w:rsidRPr="00CB4DD2">
        <w:rPr>
          <w:rStyle w:val="HTML1"/>
          <w:rFonts w:ascii="Arial Narrow" w:hAnsi="Arial Narrow"/>
          <w:sz w:val="24"/>
          <w:szCs w:val="24"/>
        </w:rPr>
        <w:t xml:space="preserve"> cl_abap_structdescr</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DATA:</w:t>
      </w:r>
      <w:r w:rsidRPr="00CB4DD2">
        <w:rPr>
          <w:rStyle w:val="HTML1"/>
          <w:rFonts w:ascii="Arial Narrow" w:hAnsi="Arial Narrow"/>
          <w:sz w:val="24"/>
          <w:szCs w:val="24"/>
        </w:rPr>
        <w:t xml:space="preserve"> lo_table_def   </w:t>
      </w:r>
      <w:r w:rsidRPr="00CB4DD2">
        <w:rPr>
          <w:rStyle w:val="token"/>
          <w:rFonts w:ascii="Arial Narrow" w:hAnsi="Arial Narrow"/>
          <w:sz w:val="24"/>
          <w:szCs w:val="24"/>
        </w:rPr>
        <w:t>TYPE</w:t>
      </w:r>
      <w:r w:rsidRPr="00CB4DD2">
        <w:rPr>
          <w:rStyle w:val="HTML1"/>
          <w:rFonts w:ascii="Arial Narrow" w:hAnsi="Arial Narrow"/>
          <w:sz w:val="24"/>
          <w:szCs w:val="24"/>
        </w:rPr>
        <w:t xml:space="preserve"> </w:t>
      </w:r>
      <w:r w:rsidRPr="00CB4DD2">
        <w:rPr>
          <w:rStyle w:val="token"/>
          <w:rFonts w:ascii="Arial Narrow" w:hAnsi="Arial Narrow"/>
          <w:sz w:val="24"/>
          <w:szCs w:val="24"/>
        </w:rPr>
        <w:t>REF</w:t>
      </w:r>
      <w:r w:rsidRPr="00CB4DD2">
        <w:rPr>
          <w:rStyle w:val="HTML1"/>
          <w:rFonts w:ascii="Arial Narrow" w:hAnsi="Arial Narrow"/>
          <w:sz w:val="24"/>
          <w:szCs w:val="24"/>
        </w:rPr>
        <w:t xml:space="preserve"> </w:t>
      </w:r>
      <w:r w:rsidRPr="00CB4DD2">
        <w:rPr>
          <w:rStyle w:val="token"/>
          <w:rFonts w:ascii="Arial Narrow" w:hAnsi="Arial Narrow"/>
          <w:sz w:val="24"/>
          <w:szCs w:val="24"/>
        </w:rPr>
        <w:t>TO</w:t>
      </w:r>
      <w:r w:rsidRPr="00CB4DD2">
        <w:rPr>
          <w:rStyle w:val="HTML1"/>
          <w:rFonts w:ascii="Arial Narrow" w:hAnsi="Arial Narrow"/>
          <w:sz w:val="24"/>
          <w:szCs w:val="24"/>
        </w:rPr>
        <w:t xml:space="preserve"> cl_abap_tabledescr</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DATA:</w:t>
      </w:r>
      <w:r w:rsidRPr="00CB4DD2">
        <w:rPr>
          <w:rStyle w:val="HTML1"/>
          <w:rFonts w:ascii="Arial Narrow" w:hAnsi="Arial Narrow"/>
          <w:sz w:val="24"/>
          <w:szCs w:val="24"/>
        </w:rPr>
        <w:t xml:space="preserve"> lo_data_def    </w:t>
      </w:r>
      <w:r w:rsidRPr="00CB4DD2">
        <w:rPr>
          <w:rStyle w:val="token"/>
          <w:rFonts w:ascii="Arial Narrow" w:hAnsi="Arial Narrow"/>
          <w:sz w:val="24"/>
          <w:szCs w:val="24"/>
        </w:rPr>
        <w:t>TYPE</w:t>
      </w:r>
      <w:r w:rsidRPr="00CB4DD2">
        <w:rPr>
          <w:rStyle w:val="HTML1"/>
          <w:rFonts w:ascii="Arial Narrow" w:hAnsi="Arial Narrow"/>
          <w:sz w:val="24"/>
          <w:szCs w:val="24"/>
        </w:rPr>
        <w:t xml:space="preserve"> </w:t>
      </w:r>
      <w:r w:rsidRPr="00CB4DD2">
        <w:rPr>
          <w:rStyle w:val="token"/>
          <w:rFonts w:ascii="Arial Narrow" w:hAnsi="Arial Narrow"/>
          <w:sz w:val="24"/>
          <w:szCs w:val="24"/>
        </w:rPr>
        <w:t>REF</w:t>
      </w:r>
      <w:r w:rsidRPr="00CB4DD2">
        <w:rPr>
          <w:rStyle w:val="HTML1"/>
          <w:rFonts w:ascii="Arial Narrow" w:hAnsi="Arial Narrow"/>
          <w:sz w:val="24"/>
          <w:szCs w:val="24"/>
        </w:rPr>
        <w:t xml:space="preserve"> </w:t>
      </w:r>
      <w:r w:rsidRPr="00CB4DD2">
        <w:rPr>
          <w:rStyle w:val="token"/>
          <w:rFonts w:ascii="Arial Narrow" w:hAnsi="Arial Narrow"/>
          <w:sz w:val="24"/>
          <w:szCs w:val="24"/>
        </w:rPr>
        <w:t>TO</w:t>
      </w:r>
      <w:r w:rsidRPr="00CB4DD2">
        <w:rPr>
          <w:rStyle w:val="HTML1"/>
          <w:rFonts w:ascii="Arial Narrow" w:hAnsi="Arial Narrow"/>
          <w:sz w:val="24"/>
          <w:szCs w:val="24"/>
        </w:rPr>
        <w:t xml:space="preserve"> cl_abap_datadescr</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DATA:</w:t>
      </w:r>
      <w:r w:rsidRPr="00CB4DD2">
        <w:rPr>
          <w:rStyle w:val="HTML1"/>
          <w:rFonts w:ascii="Arial Narrow" w:hAnsi="Arial Narrow"/>
          <w:sz w:val="24"/>
          <w:szCs w:val="24"/>
        </w:rPr>
        <w:t xml:space="preserve"> lo_element_def </w:t>
      </w:r>
      <w:r w:rsidRPr="00CB4DD2">
        <w:rPr>
          <w:rStyle w:val="token"/>
          <w:rFonts w:ascii="Arial Narrow" w:hAnsi="Arial Narrow"/>
          <w:sz w:val="24"/>
          <w:szCs w:val="24"/>
        </w:rPr>
        <w:t>TYPE</w:t>
      </w:r>
      <w:r w:rsidRPr="00CB4DD2">
        <w:rPr>
          <w:rStyle w:val="HTML1"/>
          <w:rFonts w:ascii="Arial Narrow" w:hAnsi="Arial Narrow"/>
          <w:sz w:val="24"/>
          <w:szCs w:val="24"/>
        </w:rPr>
        <w:t xml:space="preserve"> </w:t>
      </w:r>
      <w:r w:rsidRPr="00CB4DD2">
        <w:rPr>
          <w:rStyle w:val="token"/>
          <w:rFonts w:ascii="Arial Narrow" w:hAnsi="Arial Narrow"/>
          <w:sz w:val="24"/>
          <w:szCs w:val="24"/>
        </w:rPr>
        <w:t>REF</w:t>
      </w:r>
      <w:r w:rsidRPr="00CB4DD2">
        <w:rPr>
          <w:rStyle w:val="HTML1"/>
          <w:rFonts w:ascii="Arial Narrow" w:hAnsi="Arial Narrow"/>
          <w:sz w:val="24"/>
          <w:szCs w:val="24"/>
        </w:rPr>
        <w:t xml:space="preserve"> </w:t>
      </w:r>
      <w:r w:rsidRPr="00CB4DD2">
        <w:rPr>
          <w:rStyle w:val="token"/>
          <w:rFonts w:ascii="Arial Narrow" w:hAnsi="Arial Narrow"/>
          <w:sz w:val="24"/>
          <w:szCs w:val="24"/>
        </w:rPr>
        <w:t>TO</w:t>
      </w:r>
      <w:r w:rsidRPr="00CB4DD2">
        <w:rPr>
          <w:rStyle w:val="HTML1"/>
          <w:rFonts w:ascii="Arial Narrow" w:hAnsi="Arial Narrow"/>
          <w:sz w:val="24"/>
          <w:szCs w:val="24"/>
        </w:rPr>
        <w:t xml:space="preserve"> cl_abap_elemdescr</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DATA:</w:t>
      </w:r>
      <w:r w:rsidRPr="00CB4DD2">
        <w:rPr>
          <w:rStyle w:val="HTML1"/>
          <w:rFonts w:ascii="Arial Narrow" w:hAnsi="Arial Narrow"/>
          <w:sz w:val="24"/>
          <w:szCs w:val="24"/>
        </w:rPr>
        <w:t xml:space="preserve"> lt_components  </w:t>
      </w:r>
      <w:r w:rsidRPr="00CB4DD2">
        <w:rPr>
          <w:rStyle w:val="token"/>
          <w:rFonts w:ascii="Arial Narrow" w:hAnsi="Arial Narrow"/>
          <w:sz w:val="24"/>
          <w:szCs w:val="24"/>
        </w:rPr>
        <w:t>TYPE</w:t>
      </w:r>
      <w:r w:rsidRPr="00CB4DD2">
        <w:rPr>
          <w:rStyle w:val="HTML1"/>
          <w:rFonts w:ascii="Arial Narrow" w:hAnsi="Arial Narrow"/>
          <w:sz w:val="24"/>
          <w:szCs w:val="24"/>
        </w:rPr>
        <w:t xml:space="preserve"> abap_compdescr_tab</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DATA:</w:t>
      </w:r>
      <w:r w:rsidRPr="00CB4DD2">
        <w:rPr>
          <w:rStyle w:val="HTML1"/>
          <w:rFonts w:ascii="Arial Narrow" w:hAnsi="Arial Narrow"/>
          <w:sz w:val="24"/>
          <w:szCs w:val="24"/>
        </w:rPr>
        <w:t xml:space="preserve"> wa_components  </w:t>
      </w:r>
      <w:r w:rsidRPr="00CB4DD2">
        <w:rPr>
          <w:rStyle w:val="token"/>
          <w:rFonts w:ascii="Arial Narrow" w:hAnsi="Arial Narrow"/>
          <w:sz w:val="24"/>
          <w:szCs w:val="24"/>
        </w:rPr>
        <w:t>LIKE</w:t>
      </w:r>
      <w:r w:rsidRPr="00CB4DD2">
        <w:rPr>
          <w:rStyle w:val="HTML1"/>
          <w:rFonts w:ascii="Arial Narrow" w:hAnsi="Arial Narrow"/>
          <w:sz w:val="24"/>
          <w:szCs w:val="24"/>
        </w:rPr>
        <w:t xml:space="preserve"> </w:t>
      </w:r>
      <w:r w:rsidRPr="00CB4DD2">
        <w:rPr>
          <w:rStyle w:val="token"/>
          <w:rFonts w:ascii="Arial Narrow" w:hAnsi="Arial Narrow"/>
          <w:sz w:val="24"/>
          <w:szCs w:val="24"/>
        </w:rPr>
        <w:t>LINE</w:t>
      </w:r>
      <w:r w:rsidRPr="00CB4DD2">
        <w:rPr>
          <w:rStyle w:val="HTML1"/>
          <w:rFonts w:ascii="Arial Narrow" w:hAnsi="Arial Narrow"/>
          <w:sz w:val="24"/>
          <w:szCs w:val="24"/>
        </w:rPr>
        <w:t xml:space="preserve"> </w:t>
      </w:r>
      <w:r w:rsidRPr="00CB4DD2">
        <w:rPr>
          <w:rStyle w:val="token"/>
          <w:rFonts w:ascii="Arial Narrow" w:hAnsi="Arial Narrow"/>
          <w:sz w:val="24"/>
          <w:szCs w:val="24"/>
        </w:rPr>
        <w:t>OF</w:t>
      </w:r>
      <w:r w:rsidRPr="00CB4DD2">
        <w:rPr>
          <w:rStyle w:val="HTML1"/>
          <w:rFonts w:ascii="Arial Narrow" w:hAnsi="Arial Narrow"/>
          <w:sz w:val="24"/>
          <w:szCs w:val="24"/>
        </w:rPr>
        <w:t xml:space="preserve"> lt_components</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DATA:</w:t>
      </w:r>
      <w:r w:rsidRPr="00CB4DD2">
        <w:rPr>
          <w:rStyle w:val="HTML1"/>
          <w:rFonts w:ascii="Arial Narrow" w:hAnsi="Arial Narrow"/>
          <w:sz w:val="24"/>
          <w:szCs w:val="24"/>
        </w:rPr>
        <w:t xml:space="preserve"> lv_str         </w:t>
      </w:r>
      <w:r w:rsidRPr="00CB4DD2">
        <w:rPr>
          <w:rStyle w:val="token"/>
          <w:rFonts w:ascii="Arial Narrow" w:hAnsi="Arial Narrow"/>
          <w:sz w:val="24"/>
          <w:szCs w:val="24"/>
        </w:rPr>
        <w:t>TYPE</w:t>
      </w:r>
      <w:r w:rsidRPr="00CB4DD2">
        <w:rPr>
          <w:rStyle w:val="HTML1"/>
          <w:rFonts w:ascii="Arial Narrow" w:hAnsi="Arial Narrow"/>
          <w:sz w:val="24"/>
          <w:szCs w:val="24"/>
        </w:rPr>
        <w:t xml:space="preserve"> string</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DATA:</w:t>
      </w:r>
      <w:r w:rsidRPr="00CB4DD2">
        <w:rPr>
          <w:rStyle w:val="HTML1"/>
          <w:rFonts w:ascii="Arial Narrow" w:hAnsi="Arial Narrow"/>
          <w:sz w:val="24"/>
          <w:szCs w:val="24"/>
        </w:rPr>
        <w:t xml:space="preserve"> lv_filerow     </w:t>
      </w:r>
      <w:r w:rsidRPr="00CB4DD2">
        <w:rPr>
          <w:rStyle w:val="token"/>
          <w:rFonts w:ascii="Arial Narrow" w:hAnsi="Arial Narrow"/>
          <w:sz w:val="24"/>
          <w:szCs w:val="24"/>
        </w:rPr>
        <w:t>TYPE</w:t>
      </w:r>
      <w:r w:rsidRPr="00CB4DD2">
        <w:rPr>
          <w:rStyle w:val="HTML1"/>
          <w:rFonts w:ascii="Arial Narrow" w:hAnsi="Arial Narrow"/>
          <w:sz w:val="24"/>
          <w:szCs w:val="24"/>
        </w:rPr>
        <w:t xml:space="preserve"> string</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DATA:</w:t>
      </w:r>
      <w:r w:rsidRPr="00CB4DD2">
        <w:rPr>
          <w:rStyle w:val="HTML1"/>
          <w:rFonts w:ascii="Arial Narrow" w:hAnsi="Arial Narrow"/>
          <w:sz w:val="24"/>
          <w:szCs w:val="24"/>
        </w:rPr>
        <w:t xml:space="preserve"> lv_counter     </w:t>
      </w:r>
      <w:r w:rsidRPr="00CB4DD2">
        <w:rPr>
          <w:rStyle w:val="token"/>
          <w:rFonts w:ascii="Arial Narrow" w:hAnsi="Arial Narrow"/>
          <w:sz w:val="24"/>
          <w:szCs w:val="24"/>
        </w:rPr>
        <w:t>TYPE</w:t>
      </w:r>
      <w:r w:rsidRPr="00CB4DD2">
        <w:rPr>
          <w:rStyle w:val="HTML1"/>
          <w:rFonts w:ascii="Arial Narrow" w:hAnsi="Arial Narrow"/>
          <w:sz w:val="24"/>
          <w:szCs w:val="24"/>
        </w:rPr>
        <w:t xml:space="preserve"> </w:t>
      </w:r>
      <w:r w:rsidRPr="00CB4DD2">
        <w:rPr>
          <w:rStyle w:val="token"/>
          <w:rFonts w:ascii="Arial Narrow" w:hAnsi="Arial Narrow"/>
          <w:sz w:val="24"/>
          <w:szCs w:val="24"/>
        </w:rPr>
        <w:t>i</w:t>
      </w:r>
      <w:r w:rsidRPr="00CB4DD2">
        <w:rPr>
          <w:rStyle w:val="HTML1"/>
          <w:rFonts w:ascii="Arial Narrow" w:hAnsi="Arial Narrow"/>
          <w:sz w:val="24"/>
          <w:szCs w:val="24"/>
        </w:rPr>
        <w:t xml:space="preserve"> </w:t>
      </w:r>
      <w:r w:rsidRPr="00CB4DD2">
        <w:rPr>
          <w:rStyle w:val="token"/>
          <w:rFonts w:ascii="Arial Narrow" w:hAnsi="Arial Narrow"/>
          <w:sz w:val="24"/>
          <w:szCs w:val="24"/>
        </w:rPr>
        <w:t>VALUE</w:t>
      </w:r>
      <w:r w:rsidRPr="00CB4DD2">
        <w:rPr>
          <w:rStyle w:val="HTML1"/>
          <w:rFonts w:ascii="Arial Narrow" w:hAnsi="Arial Narrow"/>
          <w:sz w:val="24"/>
          <w:szCs w:val="24"/>
        </w:rPr>
        <w:t xml:space="preserve"> </w:t>
      </w:r>
      <w:r w:rsidRPr="00CB4DD2">
        <w:rPr>
          <w:rStyle w:val="token"/>
          <w:rFonts w:ascii="Arial Narrow" w:hAnsi="Arial Narrow"/>
          <w:sz w:val="24"/>
          <w:szCs w:val="24"/>
        </w:rPr>
        <w:t>0.</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DATA:</w:t>
      </w:r>
      <w:r w:rsidRPr="00CB4DD2">
        <w:rPr>
          <w:rStyle w:val="HTML1"/>
          <w:rFonts w:ascii="Arial Narrow" w:hAnsi="Arial Narrow"/>
          <w:sz w:val="24"/>
          <w:szCs w:val="24"/>
        </w:rPr>
        <w:t xml:space="preserve"> lw_field_info  </w:t>
      </w:r>
      <w:r w:rsidRPr="00CB4DD2">
        <w:rPr>
          <w:rStyle w:val="token"/>
          <w:rFonts w:ascii="Arial Narrow" w:hAnsi="Arial Narrow"/>
          <w:sz w:val="24"/>
          <w:szCs w:val="24"/>
        </w:rPr>
        <w:t>TYPE</w:t>
      </w:r>
      <w:r w:rsidRPr="00CB4DD2">
        <w:rPr>
          <w:rStyle w:val="HTML1"/>
          <w:rFonts w:ascii="Arial Narrow" w:hAnsi="Arial Narrow"/>
          <w:sz w:val="24"/>
          <w:szCs w:val="24"/>
        </w:rPr>
        <w:t xml:space="preserve"> dfies</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DATA:</w:t>
      </w:r>
      <w:r w:rsidRPr="00CB4DD2">
        <w:rPr>
          <w:rStyle w:val="HTML1"/>
          <w:rFonts w:ascii="Arial Narrow" w:hAnsi="Arial Narrow"/>
          <w:sz w:val="24"/>
          <w:szCs w:val="24"/>
        </w:rPr>
        <w:t xml:space="preserve"> ls_comp_detail </w:t>
      </w:r>
      <w:r w:rsidRPr="00CB4DD2">
        <w:rPr>
          <w:rStyle w:val="token"/>
          <w:rFonts w:ascii="Arial Narrow" w:hAnsi="Arial Narrow"/>
          <w:sz w:val="24"/>
          <w:szCs w:val="24"/>
        </w:rPr>
        <w:t>TYPE</w:t>
      </w:r>
      <w:r w:rsidRPr="00CB4DD2">
        <w:rPr>
          <w:rStyle w:val="HTML1"/>
          <w:rFonts w:ascii="Arial Narrow" w:hAnsi="Arial Narrow"/>
          <w:sz w:val="24"/>
          <w:szCs w:val="24"/>
        </w:rPr>
        <w:t xml:space="preserve"> ty_comp_detail</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DATA:</w:t>
      </w:r>
      <w:r w:rsidRPr="00CB4DD2">
        <w:rPr>
          <w:rStyle w:val="HTML1"/>
          <w:rFonts w:ascii="Arial Narrow" w:hAnsi="Arial Narrow"/>
          <w:sz w:val="24"/>
          <w:szCs w:val="24"/>
        </w:rPr>
        <w:t xml:space="preserve"> lt_comp_detail </w:t>
      </w:r>
      <w:r w:rsidRPr="00CB4DD2">
        <w:rPr>
          <w:rStyle w:val="token"/>
          <w:rFonts w:ascii="Arial Narrow" w:hAnsi="Arial Narrow"/>
          <w:sz w:val="24"/>
          <w:szCs w:val="24"/>
        </w:rPr>
        <w:t>TYPE</w:t>
      </w:r>
      <w:r w:rsidRPr="00CB4DD2">
        <w:rPr>
          <w:rStyle w:val="HTML1"/>
          <w:rFonts w:ascii="Arial Narrow" w:hAnsi="Arial Narrow"/>
          <w:sz w:val="24"/>
          <w:szCs w:val="24"/>
        </w:rPr>
        <w:t xml:space="preserve"> </w:t>
      </w:r>
      <w:r w:rsidRPr="00CB4DD2">
        <w:rPr>
          <w:rStyle w:val="token"/>
          <w:rFonts w:ascii="Arial Narrow" w:hAnsi="Arial Narrow"/>
          <w:sz w:val="24"/>
          <w:szCs w:val="24"/>
        </w:rPr>
        <w:t>TABLE</w:t>
      </w:r>
      <w:r w:rsidRPr="00CB4DD2">
        <w:rPr>
          <w:rStyle w:val="HTML1"/>
          <w:rFonts w:ascii="Arial Narrow" w:hAnsi="Arial Narrow"/>
          <w:sz w:val="24"/>
          <w:szCs w:val="24"/>
        </w:rPr>
        <w:t xml:space="preserve"> </w:t>
      </w:r>
      <w:r w:rsidRPr="00CB4DD2">
        <w:rPr>
          <w:rStyle w:val="token"/>
          <w:rFonts w:ascii="Arial Narrow" w:hAnsi="Arial Narrow"/>
          <w:sz w:val="24"/>
          <w:szCs w:val="24"/>
        </w:rPr>
        <w:t>OF</w:t>
      </w:r>
      <w:r w:rsidRPr="00CB4DD2">
        <w:rPr>
          <w:rStyle w:val="HTML1"/>
          <w:rFonts w:ascii="Arial Narrow" w:hAnsi="Arial Narrow"/>
          <w:sz w:val="24"/>
          <w:szCs w:val="24"/>
        </w:rPr>
        <w:t xml:space="preserve"> ty_comp_detail</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FIELD-SYMBOLS:</w:t>
      </w:r>
      <w:r w:rsidRPr="00CB4DD2">
        <w:rPr>
          <w:rStyle w:val="HTML1"/>
          <w:rFonts w:ascii="Arial Narrow" w:hAnsi="Arial Narrow"/>
          <w:sz w:val="24"/>
          <w:szCs w:val="24"/>
        </w:rPr>
        <w:t xml:space="preserve"> &lt;row&gt; </w:t>
      </w:r>
      <w:r w:rsidRPr="00CB4DD2">
        <w:rPr>
          <w:rStyle w:val="token"/>
          <w:rFonts w:ascii="Arial Narrow" w:hAnsi="Arial Narrow"/>
          <w:sz w:val="24"/>
          <w:szCs w:val="24"/>
        </w:rPr>
        <w:t>TYPE</w:t>
      </w:r>
      <w:r w:rsidRPr="00CB4DD2">
        <w:rPr>
          <w:rStyle w:val="HTML1"/>
          <w:rFonts w:ascii="Arial Narrow" w:hAnsi="Arial Narrow"/>
          <w:sz w:val="24"/>
          <w:szCs w:val="24"/>
        </w:rPr>
        <w:t xml:space="preserve"> </w:t>
      </w:r>
      <w:r w:rsidRPr="00CB4DD2">
        <w:rPr>
          <w:rStyle w:val="token"/>
          <w:rFonts w:ascii="Arial Narrow" w:hAnsi="Arial Narrow"/>
          <w:sz w:val="24"/>
          <w:szCs w:val="24"/>
        </w:rPr>
        <w:t>any.</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FIELD-SYMBOLS:</w:t>
      </w:r>
      <w:r w:rsidRPr="00CB4DD2">
        <w:rPr>
          <w:rStyle w:val="HTML1"/>
          <w:rFonts w:ascii="Arial Narrow" w:hAnsi="Arial Narrow"/>
          <w:sz w:val="24"/>
          <w:szCs w:val="24"/>
        </w:rPr>
        <w:t xml:space="preserve"> &lt;field_value&gt; </w:t>
      </w:r>
      <w:r w:rsidRPr="00CB4DD2">
        <w:rPr>
          <w:rStyle w:val="token"/>
          <w:rFonts w:ascii="Arial Narrow" w:hAnsi="Arial Narrow"/>
          <w:sz w:val="24"/>
          <w:szCs w:val="24"/>
        </w:rPr>
        <w:t>TYPE</w:t>
      </w:r>
      <w:r w:rsidRPr="00CB4DD2">
        <w:rPr>
          <w:rStyle w:val="HTML1"/>
          <w:rFonts w:ascii="Arial Narrow" w:hAnsi="Arial Narrow"/>
          <w:sz w:val="24"/>
          <w:szCs w:val="24"/>
        </w:rPr>
        <w:t xml:space="preserve"> </w:t>
      </w:r>
      <w:r w:rsidRPr="00CB4DD2">
        <w:rPr>
          <w:rStyle w:val="token"/>
          <w:rFonts w:ascii="Arial Narrow" w:hAnsi="Arial Narrow"/>
          <w:sz w:val="24"/>
          <w:szCs w:val="24"/>
        </w:rPr>
        <w:t>any.</w:t>
      </w:r>
    </w:p>
    <w:p w:rsidR="00CB4DD2" w:rsidRPr="00CB4DD2" w:rsidRDefault="00CB4DD2" w:rsidP="00CB4DD2">
      <w:pPr>
        <w:pStyle w:val="HTML"/>
        <w:ind w:firstLine="567"/>
        <w:jc w:val="both"/>
        <w:rPr>
          <w:rStyle w:val="HTML1"/>
          <w:rFonts w:ascii="Arial Narrow" w:hAnsi="Arial Narrow"/>
          <w:sz w:val="24"/>
          <w:szCs w:val="24"/>
        </w:rPr>
      </w:pPr>
    </w:p>
    <w:p w:rsidR="00CB4DD2" w:rsidRPr="00CB4DD2" w:rsidRDefault="00CB4DD2" w:rsidP="00CB4DD2">
      <w:pPr>
        <w:pStyle w:val="HTML"/>
        <w:ind w:firstLine="567"/>
        <w:jc w:val="both"/>
        <w:rPr>
          <w:rStyle w:val="HTML1"/>
          <w:rFonts w:ascii="Arial Narrow" w:hAnsi="Arial Narrow"/>
          <w:sz w:val="24"/>
          <w:szCs w:val="24"/>
        </w:rPr>
      </w:pPr>
      <w:r w:rsidRPr="00CB4DD2">
        <w:rPr>
          <w:rStyle w:val="token"/>
          <w:rFonts w:ascii="Arial Narrow" w:hAnsi="Arial Narrow"/>
          <w:sz w:val="24"/>
          <w:szCs w:val="24"/>
        </w:rPr>
        <w:t>* Using RTTS to get the runtime type information of the internal table</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lo_type_def  </w:t>
      </w:r>
      <w:r w:rsidRPr="00CB4DD2">
        <w:rPr>
          <w:rStyle w:val="token"/>
          <w:rFonts w:ascii="Arial Narrow" w:hAnsi="Arial Narrow"/>
          <w:sz w:val="24"/>
          <w:szCs w:val="24"/>
        </w:rPr>
        <w:t>=</w:t>
      </w:r>
      <w:r w:rsidRPr="00CB4DD2">
        <w:rPr>
          <w:rStyle w:val="HTML1"/>
          <w:rFonts w:ascii="Arial Narrow" w:hAnsi="Arial Narrow"/>
          <w:sz w:val="24"/>
          <w:szCs w:val="24"/>
        </w:rPr>
        <w:t xml:space="preserve"> cl_abap_tabledescr</w:t>
      </w:r>
      <w:r w:rsidRPr="00CB4DD2">
        <w:rPr>
          <w:rStyle w:val="token"/>
          <w:rFonts w:ascii="Arial Narrow" w:hAnsi="Arial Narrow"/>
          <w:sz w:val="24"/>
          <w:szCs w:val="24"/>
        </w:rPr>
        <w:t>=&gt;</w:t>
      </w:r>
      <w:r w:rsidRPr="00CB4DD2">
        <w:rPr>
          <w:rStyle w:val="HTML1"/>
          <w:rFonts w:ascii="Arial Narrow" w:hAnsi="Arial Narrow"/>
          <w:sz w:val="24"/>
          <w:szCs w:val="24"/>
        </w:rPr>
        <w:t>describe_by_data</w:t>
      </w:r>
      <w:r w:rsidRPr="00CB4DD2">
        <w:rPr>
          <w:rStyle w:val="token"/>
          <w:rFonts w:ascii="Arial Narrow" w:hAnsi="Arial Narrow"/>
          <w:sz w:val="24"/>
          <w:szCs w:val="24"/>
        </w:rPr>
        <w:t>(</w:t>
      </w:r>
      <w:r w:rsidRPr="00CB4DD2">
        <w:rPr>
          <w:rStyle w:val="HTML1"/>
          <w:rFonts w:ascii="Arial Narrow" w:hAnsi="Arial Narrow"/>
          <w:sz w:val="24"/>
          <w:szCs w:val="24"/>
        </w:rPr>
        <w:t xml:space="preserve"> it_data </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lo_table_def </w:t>
      </w:r>
      <w:r w:rsidRPr="00CB4DD2">
        <w:rPr>
          <w:rStyle w:val="token"/>
          <w:rFonts w:ascii="Arial Narrow" w:hAnsi="Arial Narrow"/>
          <w:sz w:val="24"/>
          <w:szCs w:val="24"/>
        </w:rPr>
        <w:t>?=</w:t>
      </w:r>
      <w:r w:rsidRPr="00CB4DD2">
        <w:rPr>
          <w:rStyle w:val="HTML1"/>
          <w:rFonts w:ascii="Arial Narrow" w:hAnsi="Arial Narrow"/>
          <w:sz w:val="24"/>
          <w:szCs w:val="24"/>
        </w:rPr>
        <w:t xml:space="preserve"> lo_type_def</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lo_data_def </w:t>
      </w:r>
      <w:r w:rsidRPr="00CB4DD2">
        <w:rPr>
          <w:rStyle w:val="token"/>
          <w:rFonts w:ascii="Arial Narrow" w:hAnsi="Arial Narrow"/>
          <w:sz w:val="24"/>
          <w:szCs w:val="24"/>
        </w:rPr>
        <w:t>=</w:t>
      </w:r>
      <w:r w:rsidRPr="00CB4DD2">
        <w:rPr>
          <w:rStyle w:val="HTML1"/>
          <w:rFonts w:ascii="Arial Narrow" w:hAnsi="Arial Narrow"/>
          <w:sz w:val="24"/>
          <w:szCs w:val="24"/>
        </w:rPr>
        <w:t xml:space="preserve"> lo_table_def</w:t>
      </w:r>
      <w:r w:rsidRPr="00CB4DD2">
        <w:rPr>
          <w:rStyle w:val="token"/>
          <w:rFonts w:ascii="Arial Narrow" w:hAnsi="Arial Narrow"/>
          <w:sz w:val="24"/>
          <w:szCs w:val="24"/>
        </w:rPr>
        <w:t>-&gt;</w:t>
      </w:r>
      <w:r w:rsidRPr="00CB4DD2">
        <w:rPr>
          <w:rStyle w:val="HTML1"/>
          <w:rFonts w:ascii="Arial Narrow" w:hAnsi="Arial Narrow"/>
          <w:sz w:val="24"/>
          <w:szCs w:val="24"/>
        </w:rPr>
        <w:t>get_table_line_type</w:t>
      </w:r>
      <w:r w:rsidRPr="00CB4DD2">
        <w:rPr>
          <w:rStyle w:val="token"/>
          <w:rFonts w:ascii="Arial Narrow" w:hAnsi="Arial Narrow"/>
          <w:sz w:val="24"/>
          <w:szCs w:val="24"/>
        </w:rPr>
        <w:t>(</w:t>
      </w:r>
      <w:r w:rsidRPr="00CB4DD2">
        <w:rPr>
          <w:rStyle w:val="HTML1"/>
          <w:rFonts w:ascii="Arial Narrow" w:hAnsi="Arial Narrow"/>
          <w:sz w:val="24"/>
          <w:szCs w:val="24"/>
        </w:rPr>
        <w:t xml:space="preserve"> </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lo_struct_def </w:t>
      </w:r>
      <w:r w:rsidRPr="00CB4DD2">
        <w:rPr>
          <w:rStyle w:val="token"/>
          <w:rFonts w:ascii="Arial Narrow" w:hAnsi="Arial Narrow"/>
          <w:sz w:val="24"/>
          <w:szCs w:val="24"/>
        </w:rPr>
        <w:t>?=</w:t>
      </w:r>
      <w:r w:rsidRPr="00CB4DD2">
        <w:rPr>
          <w:rStyle w:val="HTML1"/>
          <w:rFonts w:ascii="Arial Narrow" w:hAnsi="Arial Narrow"/>
          <w:sz w:val="24"/>
          <w:szCs w:val="24"/>
        </w:rPr>
        <w:t xml:space="preserve"> lo_data_def</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p>
    <w:p w:rsidR="00CB4DD2" w:rsidRPr="00CB4DD2" w:rsidRDefault="00CB4DD2" w:rsidP="00CB4DD2">
      <w:pPr>
        <w:pStyle w:val="HTML"/>
        <w:ind w:firstLine="567"/>
        <w:jc w:val="both"/>
        <w:rPr>
          <w:rStyle w:val="HTML1"/>
          <w:rFonts w:ascii="Arial Narrow" w:hAnsi="Arial Narrow"/>
          <w:sz w:val="24"/>
          <w:szCs w:val="24"/>
        </w:rPr>
      </w:pPr>
      <w:r w:rsidRPr="00CB4DD2">
        <w:rPr>
          <w:rStyle w:val="token"/>
          <w:rFonts w:ascii="Arial Narrow" w:hAnsi="Arial Narrow"/>
          <w:sz w:val="24"/>
          <w:szCs w:val="24"/>
        </w:rPr>
        <w:t>* Get the components of the structure</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lt_components </w:t>
      </w:r>
      <w:r w:rsidRPr="00CB4DD2">
        <w:rPr>
          <w:rStyle w:val="token"/>
          <w:rFonts w:ascii="Arial Narrow" w:hAnsi="Arial Narrow"/>
          <w:sz w:val="24"/>
          <w:szCs w:val="24"/>
        </w:rPr>
        <w:t>=</w:t>
      </w:r>
      <w:r w:rsidRPr="00CB4DD2">
        <w:rPr>
          <w:rStyle w:val="HTML1"/>
          <w:rFonts w:ascii="Arial Narrow" w:hAnsi="Arial Narrow"/>
          <w:sz w:val="24"/>
          <w:szCs w:val="24"/>
        </w:rPr>
        <w:t xml:space="preserve"> lo_struct_def</w:t>
      </w:r>
      <w:r w:rsidRPr="00CB4DD2">
        <w:rPr>
          <w:rStyle w:val="token"/>
          <w:rFonts w:ascii="Arial Narrow" w:hAnsi="Arial Narrow"/>
          <w:sz w:val="24"/>
          <w:szCs w:val="24"/>
        </w:rPr>
        <w:t>-&gt;</w:t>
      </w:r>
      <w:r w:rsidRPr="00CB4DD2">
        <w:rPr>
          <w:rStyle w:val="HTML1"/>
          <w:rFonts w:ascii="Arial Narrow" w:hAnsi="Arial Narrow"/>
          <w:sz w:val="24"/>
          <w:szCs w:val="24"/>
        </w:rPr>
        <w:t>components</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CLEAR:</w:t>
      </w:r>
      <w:r w:rsidRPr="00CB4DD2">
        <w:rPr>
          <w:rStyle w:val="HTML1"/>
          <w:rFonts w:ascii="Arial Narrow" w:hAnsi="Arial Narrow"/>
          <w:sz w:val="24"/>
          <w:szCs w:val="24"/>
        </w:rPr>
        <w:t xml:space="preserve"> lo_data_def</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p>
    <w:p w:rsidR="00CB4DD2" w:rsidRPr="00CB4DD2" w:rsidRDefault="00CB4DD2" w:rsidP="00CB4DD2">
      <w:pPr>
        <w:pStyle w:val="HTML"/>
        <w:ind w:firstLine="567"/>
        <w:jc w:val="both"/>
        <w:rPr>
          <w:rStyle w:val="HTML1"/>
          <w:rFonts w:ascii="Arial Narrow" w:hAnsi="Arial Narrow"/>
          <w:sz w:val="24"/>
          <w:szCs w:val="24"/>
        </w:rPr>
      </w:pPr>
      <w:r w:rsidRPr="00CB4DD2">
        <w:rPr>
          <w:rStyle w:val="token"/>
          <w:rFonts w:ascii="Arial Narrow" w:hAnsi="Arial Narrow"/>
          <w:sz w:val="24"/>
          <w:szCs w:val="24"/>
        </w:rPr>
        <w:t>* If the WRITE_HEADER is ABAP_TRUE then fetch the label</w:t>
      </w:r>
    </w:p>
    <w:p w:rsidR="00CB4DD2" w:rsidRPr="00CB4DD2" w:rsidRDefault="00CB4DD2" w:rsidP="00CB4DD2">
      <w:pPr>
        <w:pStyle w:val="HTML"/>
        <w:ind w:firstLine="567"/>
        <w:jc w:val="both"/>
        <w:rPr>
          <w:rStyle w:val="HTML1"/>
          <w:rFonts w:ascii="Arial Narrow" w:hAnsi="Arial Narrow"/>
          <w:sz w:val="24"/>
          <w:szCs w:val="24"/>
        </w:rPr>
      </w:pPr>
      <w:r w:rsidRPr="00CB4DD2">
        <w:rPr>
          <w:rStyle w:val="token"/>
          <w:rFonts w:ascii="Arial Narrow" w:hAnsi="Arial Narrow"/>
          <w:sz w:val="24"/>
          <w:szCs w:val="24"/>
        </w:rPr>
        <w:t>* of data element associated to each component of the</w:t>
      </w:r>
    </w:p>
    <w:p w:rsidR="00CB4DD2" w:rsidRPr="00CB4DD2" w:rsidRDefault="00CB4DD2" w:rsidP="00CB4DD2">
      <w:pPr>
        <w:pStyle w:val="HTML"/>
        <w:ind w:firstLine="567"/>
        <w:jc w:val="both"/>
        <w:rPr>
          <w:rStyle w:val="HTML1"/>
          <w:rFonts w:ascii="Arial Narrow" w:hAnsi="Arial Narrow"/>
          <w:sz w:val="24"/>
          <w:szCs w:val="24"/>
        </w:rPr>
      </w:pPr>
      <w:r w:rsidRPr="00CB4DD2">
        <w:rPr>
          <w:rStyle w:val="token"/>
          <w:rFonts w:ascii="Arial Narrow" w:hAnsi="Arial Narrow"/>
          <w:sz w:val="24"/>
          <w:szCs w:val="24"/>
        </w:rPr>
        <w:t>* line type structure of internal table, if no data element</w:t>
      </w:r>
    </w:p>
    <w:p w:rsidR="00CB4DD2" w:rsidRPr="00CB4DD2" w:rsidRDefault="00CB4DD2" w:rsidP="00CB4DD2">
      <w:pPr>
        <w:pStyle w:val="HTML"/>
        <w:ind w:firstLine="567"/>
        <w:jc w:val="both"/>
        <w:rPr>
          <w:rStyle w:val="HTML1"/>
          <w:rFonts w:ascii="Arial Narrow" w:hAnsi="Arial Narrow"/>
          <w:sz w:val="24"/>
          <w:szCs w:val="24"/>
        </w:rPr>
      </w:pPr>
      <w:r w:rsidRPr="00CB4DD2">
        <w:rPr>
          <w:rStyle w:val="token"/>
          <w:rFonts w:ascii="Arial Narrow" w:hAnsi="Arial Narrow"/>
          <w:sz w:val="24"/>
          <w:szCs w:val="24"/>
        </w:rPr>
        <w:t>* is associated then use component name as the header text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lastRenderedPageBreak/>
        <w:t xml:space="preserve">    </w:t>
      </w:r>
      <w:r w:rsidRPr="00CB4DD2">
        <w:rPr>
          <w:rStyle w:val="token"/>
          <w:rFonts w:ascii="Arial Narrow" w:hAnsi="Arial Narrow"/>
          <w:sz w:val="24"/>
          <w:szCs w:val="24"/>
        </w:rPr>
        <w:t>IF</w:t>
      </w:r>
      <w:r w:rsidRPr="00CB4DD2">
        <w:rPr>
          <w:rStyle w:val="HTML1"/>
          <w:rFonts w:ascii="Arial Narrow" w:hAnsi="Arial Narrow"/>
          <w:sz w:val="24"/>
          <w:szCs w:val="24"/>
        </w:rPr>
        <w:t xml:space="preserve"> write_header </w:t>
      </w:r>
      <w:r w:rsidRPr="00CB4DD2">
        <w:rPr>
          <w:rStyle w:val="token"/>
          <w:rFonts w:ascii="Arial Narrow" w:hAnsi="Arial Narrow"/>
          <w:sz w:val="24"/>
          <w:szCs w:val="24"/>
        </w:rPr>
        <w:t>EQ</w:t>
      </w:r>
      <w:r w:rsidRPr="00CB4DD2">
        <w:rPr>
          <w:rStyle w:val="HTML1"/>
          <w:rFonts w:ascii="Arial Narrow" w:hAnsi="Arial Narrow"/>
          <w:sz w:val="24"/>
          <w:szCs w:val="24"/>
        </w:rPr>
        <w:t xml:space="preserve"> abap_true</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LOOP</w:t>
      </w:r>
      <w:r w:rsidRPr="00CB4DD2">
        <w:rPr>
          <w:rStyle w:val="HTML1"/>
          <w:rFonts w:ascii="Arial Narrow" w:hAnsi="Arial Narrow"/>
          <w:sz w:val="24"/>
          <w:szCs w:val="24"/>
        </w:rPr>
        <w:t xml:space="preserve"> </w:t>
      </w:r>
      <w:r w:rsidRPr="00CB4DD2">
        <w:rPr>
          <w:rStyle w:val="token"/>
          <w:rFonts w:ascii="Arial Narrow" w:hAnsi="Arial Narrow"/>
          <w:sz w:val="24"/>
          <w:szCs w:val="24"/>
        </w:rPr>
        <w:t>AT</w:t>
      </w:r>
      <w:r w:rsidRPr="00CB4DD2">
        <w:rPr>
          <w:rStyle w:val="HTML1"/>
          <w:rFonts w:ascii="Arial Narrow" w:hAnsi="Arial Narrow"/>
          <w:sz w:val="24"/>
          <w:szCs w:val="24"/>
        </w:rPr>
        <w:t xml:space="preserve"> lt_components </w:t>
      </w:r>
      <w:r w:rsidRPr="00CB4DD2">
        <w:rPr>
          <w:rStyle w:val="token"/>
          <w:rFonts w:ascii="Arial Narrow" w:hAnsi="Arial Narrow"/>
          <w:sz w:val="24"/>
          <w:szCs w:val="24"/>
        </w:rPr>
        <w:t>INTO</w:t>
      </w:r>
      <w:r w:rsidRPr="00CB4DD2">
        <w:rPr>
          <w:rStyle w:val="HTML1"/>
          <w:rFonts w:ascii="Arial Narrow" w:hAnsi="Arial Narrow"/>
          <w:sz w:val="24"/>
          <w:szCs w:val="24"/>
        </w:rPr>
        <w:t xml:space="preserve"> wa_components</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lo_data_def </w:t>
      </w:r>
      <w:r w:rsidRPr="00CB4DD2">
        <w:rPr>
          <w:rStyle w:val="token"/>
          <w:rFonts w:ascii="Arial Narrow" w:hAnsi="Arial Narrow"/>
          <w:sz w:val="24"/>
          <w:szCs w:val="24"/>
        </w:rPr>
        <w:t>=</w:t>
      </w:r>
      <w:r w:rsidRPr="00CB4DD2">
        <w:rPr>
          <w:rStyle w:val="HTML1"/>
          <w:rFonts w:ascii="Arial Narrow" w:hAnsi="Arial Narrow"/>
          <w:sz w:val="24"/>
          <w:szCs w:val="24"/>
        </w:rPr>
        <w:t xml:space="preserve"> lo_struct_def</w:t>
      </w:r>
      <w:r w:rsidRPr="00CB4DD2">
        <w:rPr>
          <w:rStyle w:val="token"/>
          <w:rFonts w:ascii="Arial Narrow" w:hAnsi="Arial Narrow"/>
          <w:sz w:val="24"/>
          <w:szCs w:val="24"/>
        </w:rPr>
        <w:t>-&gt;</w:t>
      </w:r>
      <w:r w:rsidRPr="00CB4DD2">
        <w:rPr>
          <w:rStyle w:val="HTML1"/>
          <w:rFonts w:ascii="Arial Narrow" w:hAnsi="Arial Narrow"/>
          <w:sz w:val="24"/>
          <w:szCs w:val="24"/>
        </w:rPr>
        <w:t>get_component_type</w:t>
      </w:r>
      <w:r w:rsidRPr="00CB4DD2">
        <w:rPr>
          <w:rStyle w:val="token"/>
          <w:rFonts w:ascii="Arial Narrow" w:hAnsi="Arial Narrow"/>
          <w:sz w:val="24"/>
          <w:szCs w:val="24"/>
        </w:rPr>
        <w:t>(</w:t>
      </w:r>
      <w:r w:rsidRPr="00CB4DD2">
        <w:rPr>
          <w:rStyle w:val="HTML1"/>
          <w:rFonts w:ascii="Arial Narrow" w:hAnsi="Arial Narrow"/>
          <w:sz w:val="24"/>
          <w:szCs w:val="24"/>
        </w:rPr>
        <w:t xml:space="preserve"> wa_components</w:t>
      </w:r>
      <w:r w:rsidRPr="00CB4DD2">
        <w:rPr>
          <w:rStyle w:val="token"/>
          <w:rFonts w:ascii="Arial Narrow" w:hAnsi="Arial Narrow"/>
          <w:sz w:val="24"/>
          <w:szCs w:val="24"/>
        </w:rPr>
        <w:t>-</w:t>
      </w:r>
      <w:r w:rsidRPr="00CB4DD2">
        <w:rPr>
          <w:rStyle w:val="HTML1"/>
          <w:rFonts w:ascii="Arial Narrow" w:hAnsi="Arial Narrow"/>
          <w:sz w:val="24"/>
          <w:szCs w:val="24"/>
        </w:rPr>
        <w:t xml:space="preserve">name </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lo_element_def </w:t>
      </w:r>
      <w:r w:rsidRPr="00CB4DD2">
        <w:rPr>
          <w:rStyle w:val="token"/>
          <w:rFonts w:ascii="Arial Narrow" w:hAnsi="Arial Narrow"/>
          <w:sz w:val="24"/>
          <w:szCs w:val="24"/>
        </w:rPr>
        <w:t>?=</w:t>
      </w:r>
      <w:r w:rsidRPr="00CB4DD2">
        <w:rPr>
          <w:rStyle w:val="HTML1"/>
          <w:rFonts w:ascii="Arial Narrow" w:hAnsi="Arial Narrow"/>
          <w:sz w:val="24"/>
          <w:szCs w:val="24"/>
        </w:rPr>
        <w:t xml:space="preserve"> lo_data_def</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lw_field_info </w:t>
      </w:r>
      <w:r w:rsidRPr="00CB4DD2">
        <w:rPr>
          <w:rStyle w:val="token"/>
          <w:rFonts w:ascii="Arial Narrow" w:hAnsi="Arial Narrow"/>
          <w:sz w:val="24"/>
          <w:szCs w:val="24"/>
        </w:rPr>
        <w:t>=</w:t>
      </w:r>
      <w:r w:rsidRPr="00CB4DD2">
        <w:rPr>
          <w:rStyle w:val="HTML1"/>
          <w:rFonts w:ascii="Arial Narrow" w:hAnsi="Arial Narrow"/>
          <w:sz w:val="24"/>
          <w:szCs w:val="24"/>
        </w:rPr>
        <w:t xml:space="preserve"> lo_element_def</w:t>
      </w:r>
      <w:r w:rsidRPr="00CB4DD2">
        <w:rPr>
          <w:rStyle w:val="token"/>
          <w:rFonts w:ascii="Arial Narrow" w:hAnsi="Arial Narrow"/>
          <w:sz w:val="24"/>
          <w:szCs w:val="24"/>
        </w:rPr>
        <w:t>-&gt;</w:t>
      </w:r>
      <w:r w:rsidRPr="00CB4DD2">
        <w:rPr>
          <w:rStyle w:val="HTML1"/>
          <w:rFonts w:ascii="Arial Narrow" w:hAnsi="Arial Narrow"/>
          <w:sz w:val="24"/>
          <w:szCs w:val="24"/>
        </w:rPr>
        <w:t>get_ddic_field</w:t>
      </w:r>
      <w:r w:rsidRPr="00CB4DD2">
        <w:rPr>
          <w:rStyle w:val="token"/>
          <w:rFonts w:ascii="Arial Narrow" w:hAnsi="Arial Narrow"/>
          <w:sz w:val="24"/>
          <w:szCs w:val="24"/>
        </w:rPr>
        <w:t>(</w:t>
      </w:r>
      <w:r w:rsidRPr="00CB4DD2">
        <w:rPr>
          <w:rStyle w:val="HTML1"/>
          <w:rFonts w:ascii="Arial Narrow" w:hAnsi="Arial Narrow"/>
          <w:sz w:val="24"/>
          <w:szCs w:val="24"/>
        </w:rPr>
        <w:t xml:space="preserve"> </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ls_comp_detail</w:t>
      </w:r>
      <w:r w:rsidRPr="00CB4DD2">
        <w:rPr>
          <w:rStyle w:val="token"/>
          <w:rFonts w:ascii="Arial Narrow" w:hAnsi="Arial Narrow"/>
          <w:sz w:val="24"/>
          <w:szCs w:val="24"/>
        </w:rPr>
        <w:t>-</w:t>
      </w:r>
      <w:r w:rsidRPr="00CB4DD2">
        <w:rPr>
          <w:rStyle w:val="HTML1"/>
          <w:rFonts w:ascii="Arial Narrow" w:hAnsi="Arial Narrow"/>
          <w:sz w:val="24"/>
          <w:szCs w:val="24"/>
        </w:rPr>
        <w:t xml:space="preserve">name </w:t>
      </w:r>
      <w:r w:rsidRPr="00CB4DD2">
        <w:rPr>
          <w:rStyle w:val="token"/>
          <w:rFonts w:ascii="Arial Narrow" w:hAnsi="Arial Narrow"/>
          <w:sz w:val="24"/>
          <w:szCs w:val="24"/>
        </w:rPr>
        <w:t>=</w:t>
      </w:r>
      <w:r w:rsidRPr="00CB4DD2">
        <w:rPr>
          <w:rStyle w:val="HTML1"/>
          <w:rFonts w:ascii="Arial Narrow" w:hAnsi="Arial Narrow"/>
          <w:sz w:val="24"/>
          <w:szCs w:val="24"/>
        </w:rPr>
        <w:t xml:space="preserve"> lw_field_info</w:t>
      </w:r>
      <w:r w:rsidRPr="00CB4DD2">
        <w:rPr>
          <w:rStyle w:val="token"/>
          <w:rFonts w:ascii="Arial Narrow" w:hAnsi="Arial Narrow"/>
          <w:sz w:val="24"/>
          <w:szCs w:val="24"/>
        </w:rPr>
        <w:t>-</w:t>
      </w:r>
      <w:r w:rsidRPr="00CB4DD2">
        <w:rPr>
          <w:rStyle w:val="HTML1"/>
          <w:rFonts w:ascii="Arial Narrow" w:hAnsi="Arial Narrow"/>
          <w:sz w:val="24"/>
          <w:szCs w:val="24"/>
        </w:rPr>
        <w:t>rollname</w:t>
      </w:r>
      <w:r w:rsidRPr="00CB4DD2">
        <w:rPr>
          <w:rStyle w:val="token"/>
          <w:rFonts w:ascii="Arial Narrow" w:hAnsi="Arial Narrow"/>
          <w:sz w:val="24"/>
          <w:szCs w:val="24"/>
        </w:rPr>
        <w:t>.</w:t>
      </w:r>
      <w:r w:rsidRPr="00CB4DD2">
        <w:rPr>
          <w:rStyle w:val="HTML1"/>
          <w:rFonts w:ascii="Arial Narrow" w:hAnsi="Arial Narrow"/>
          <w:sz w:val="24"/>
          <w:szCs w:val="24"/>
        </w:rPr>
        <w:t xml:space="preserve">  </w:t>
      </w:r>
      <w:r w:rsidRPr="00CB4DD2">
        <w:rPr>
          <w:rStyle w:val="token"/>
          <w:rFonts w:ascii="Arial Narrow" w:hAnsi="Arial Narrow"/>
          <w:sz w:val="24"/>
          <w:szCs w:val="24"/>
        </w:rPr>
        <w:t>"Get the data element name</w:t>
      </w:r>
    </w:p>
    <w:p w:rsidR="00CB4DD2" w:rsidRPr="00CB4DD2" w:rsidRDefault="00CB4DD2" w:rsidP="00CB4DD2">
      <w:pPr>
        <w:pStyle w:val="HTML"/>
        <w:ind w:firstLine="567"/>
        <w:jc w:val="both"/>
        <w:rPr>
          <w:rStyle w:val="HTML1"/>
          <w:rFonts w:ascii="Arial Narrow" w:hAnsi="Arial Narrow"/>
          <w:sz w:val="24"/>
          <w:szCs w:val="24"/>
        </w:rPr>
      </w:pPr>
    </w:p>
    <w:p w:rsidR="00CB4DD2" w:rsidRPr="00CB4DD2" w:rsidRDefault="00CB4DD2" w:rsidP="00CB4DD2">
      <w:pPr>
        <w:pStyle w:val="HTML"/>
        <w:ind w:firstLine="567"/>
        <w:jc w:val="both"/>
        <w:rPr>
          <w:rStyle w:val="HTML1"/>
          <w:rFonts w:ascii="Arial Narrow" w:hAnsi="Arial Narrow"/>
          <w:sz w:val="24"/>
          <w:szCs w:val="24"/>
        </w:rPr>
      </w:pPr>
      <w:r w:rsidRPr="00CB4DD2">
        <w:rPr>
          <w:rStyle w:val="token"/>
          <w:rFonts w:ascii="Arial Narrow" w:hAnsi="Arial Narrow"/>
          <w:sz w:val="24"/>
          <w:szCs w:val="24"/>
        </w:rPr>
        <w:t>* Calling FM to get data element text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CALL</w:t>
      </w:r>
      <w:r w:rsidRPr="00CB4DD2">
        <w:rPr>
          <w:rStyle w:val="HTML1"/>
          <w:rFonts w:ascii="Arial Narrow" w:hAnsi="Arial Narrow"/>
          <w:sz w:val="24"/>
          <w:szCs w:val="24"/>
        </w:rPr>
        <w:t xml:space="preserve"> </w:t>
      </w:r>
      <w:r w:rsidRPr="00CB4DD2">
        <w:rPr>
          <w:rStyle w:val="token"/>
          <w:rFonts w:ascii="Arial Narrow" w:hAnsi="Arial Narrow"/>
          <w:sz w:val="24"/>
          <w:szCs w:val="24"/>
        </w:rPr>
        <w:t>FUNCTION</w:t>
      </w:r>
      <w:r w:rsidRPr="00CB4DD2">
        <w:rPr>
          <w:rStyle w:val="HTML1"/>
          <w:rFonts w:ascii="Arial Narrow" w:hAnsi="Arial Narrow"/>
          <w:sz w:val="24"/>
          <w:szCs w:val="24"/>
        </w:rPr>
        <w:t xml:space="preserve"> </w:t>
      </w:r>
      <w:r w:rsidRPr="00CB4DD2">
        <w:rPr>
          <w:rStyle w:val="token"/>
          <w:rFonts w:ascii="Arial Narrow" w:hAnsi="Arial Narrow"/>
          <w:sz w:val="24"/>
          <w:szCs w:val="24"/>
        </w:rPr>
        <w:t>'WCGW_DATA_ELEMENT_TEXT_GET'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EXPORTING</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i_data_element </w:t>
      </w:r>
      <w:r w:rsidRPr="00CB4DD2">
        <w:rPr>
          <w:rStyle w:val="token"/>
          <w:rFonts w:ascii="Arial Narrow" w:hAnsi="Arial Narrow"/>
          <w:sz w:val="24"/>
          <w:szCs w:val="24"/>
        </w:rPr>
        <w:t>=</w:t>
      </w:r>
      <w:r w:rsidRPr="00CB4DD2">
        <w:rPr>
          <w:rStyle w:val="HTML1"/>
          <w:rFonts w:ascii="Arial Narrow" w:hAnsi="Arial Narrow"/>
          <w:sz w:val="24"/>
          <w:szCs w:val="24"/>
        </w:rPr>
        <w:t xml:space="preserve"> lw_field_info</w:t>
      </w:r>
      <w:r w:rsidRPr="00CB4DD2">
        <w:rPr>
          <w:rStyle w:val="token"/>
          <w:rFonts w:ascii="Arial Narrow" w:hAnsi="Arial Narrow"/>
          <w:sz w:val="24"/>
          <w:szCs w:val="24"/>
        </w:rPr>
        <w:t>-</w:t>
      </w:r>
      <w:r w:rsidRPr="00CB4DD2">
        <w:rPr>
          <w:rStyle w:val="HTML1"/>
          <w:rFonts w:ascii="Arial Narrow" w:hAnsi="Arial Narrow"/>
          <w:sz w:val="24"/>
          <w:szCs w:val="24"/>
        </w:rPr>
        <w:t>rollname</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i_language     </w:t>
      </w:r>
      <w:r w:rsidRPr="00CB4DD2">
        <w:rPr>
          <w:rStyle w:val="token"/>
          <w:rFonts w:ascii="Arial Narrow" w:hAnsi="Arial Narrow"/>
          <w:sz w:val="24"/>
          <w:szCs w:val="24"/>
        </w:rPr>
        <w:t>=</w:t>
      </w:r>
      <w:r w:rsidRPr="00CB4DD2">
        <w:rPr>
          <w:rStyle w:val="HTML1"/>
          <w:rFonts w:ascii="Arial Narrow" w:hAnsi="Arial Narrow"/>
          <w:sz w:val="24"/>
          <w:szCs w:val="24"/>
        </w:rPr>
        <w:t xml:space="preserve"> sy</w:t>
      </w:r>
      <w:r w:rsidRPr="00CB4DD2">
        <w:rPr>
          <w:rStyle w:val="token"/>
          <w:rFonts w:ascii="Arial Narrow" w:hAnsi="Arial Narrow"/>
          <w:sz w:val="24"/>
          <w:szCs w:val="24"/>
        </w:rPr>
        <w:t>-</w:t>
      </w:r>
      <w:r w:rsidRPr="00CB4DD2">
        <w:rPr>
          <w:rStyle w:val="HTML1"/>
          <w:rFonts w:ascii="Arial Narrow" w:hAnsi="Arial Narrow"/>
          <w:sz w:val="24"/>
          <w:szCs w:val="24"/>
        </w:rPr>
        <w:t>langu</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IMPORTING</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e_scrtext_m    </w:t>
      </w:r>
      <w:r w:rsidRPr="00CB4DD2">
        <w:rPr>
          <w:rStyle w:val="token"/>
          <w:rFonts w:ascii="Arial Narrow" w:hAnsi="Arial Narrow"/>
          <w:sz w:val="24"/>
          <w:szCs w:val="24"/>
        </w:rPr>
        <w:t>=</w:t>
      </w:r>
      <w:r w:rsidRPr="00CB4DD2">
        <w:rPr>
          <w:rStyle w:val="HTML1"/>
          <w:rFonts w:ascii="Arial Narrow" w:hAnsi="Arial Narrow"/>
          <w:sz w:val="24"/>
          <w:szCs w:val="24"/>
        </w:rPr>
        <w:t xml:space="preserve"> ls_comp_detail</w:t>
      </w:r>
      <w:r w:rsidRPr="00CB4DD2">
        <w:rPr>
          <w:rStyle w:val="token"/>
          <w:rFonts w:ascii="Arial Narrow" w:hAnsi="Arial Narrow"/>
          <w:sz w:val="24"/>
          <w:szCs w:val="24"/>
        </w:rPr>
        <w:t>-</w:t>
      </w:r>
      <w:r w:rsidRPr="00CB4DD2">
        <w:rPr>
          <w:rStyle w:val="HTML1"/>
          <w:rFonts w:ascii="Arial Narrow" w:hAnsi="Arial Narrow"/>
          <w:sz w:val="24"/>
          <w:szCs w:val="24"/>
        </w:rPr>
        <w:t>descr</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EXCEPTIONS</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error          </w:t>
      </w:r>
      <w:r w:rsidRPr="00CB4DD2">
        <w:rPr>
          <w:rStyle w:val="token"/>
          <w:rFonts w:ascii="Arial Narrow" w:hAnsi="Arial Narrow"/>
          <w:sz w:val="24"/>
          <w:szCs w:val="24"/>
        </w:rPr>
        <w:t>=</w:t>
      </w:r>
      <w:r w:rsidRPr="00CB4DD2">
        <w:rPr>
          <w:rStyle w:val="HTML1"/>
          <w:rFonts w:ascii="Arial Narrow" w:hAnsi="Arial Narrow"/>
          <w:sz w:val="24"/>
          <w:szCs w:val="24"/>
        </w:rPr>
        <w:t xml:space="preserve"> </w:t>
      </w:r>
      <w:r w:rsidRPr="00CB4DD2">
        <w:rPr>
          <w:rStyle w:val="token"/>
          <w:rFonts w:ascii="Arial Narrow" w:hAnsi="Arial Narrow"/>
          <w:sz w:val="24"/>
          <w:szCs w:val="24"/>
        </w:rPr>
        <w:t>1.</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IF</w:t>
      </w:r>
      <w:r w:rsidRPr="00CB4DD2">
        <w:rPr>
          <w:rStyle w:val="HTML1"/>
          <w:rFonts w:ascii="Arial Narrow" w:hAnsi="Arial Narrow"/>
          <w:sz w:val="24"/>
          <w:szCs w:val="24"/>
        </w:rPr>
        <w:t xml:space="preserve"> ls_comp_detail</w:t>
      </w:r>
      <w:r w:rsidRPr="00CB4DD2">
        <w:rPr>
          <w:rStyle w:val="token"/>
          <w:rFonts w:ascii="Arial Narrow" w:hAnsi="Arial Narrow"/>
          <w:sz w:val="24"/>
          <w:szCs w:val="24"/>
        </w:rPr>
        <w:t>-</w:t>
      </w:r>
      <w:r w:rsidRPr="00CB4DD2">
        <w:rPr>
          <w:rStyle w:val="HTML1"/>
          <w:rFonts w:ascii="Arial Narrow" w:hAnsi="Arial Narrow"/>
          <w:sz w:val="24"/>
          <w:szCs w:val="24"/>
        </w:rPr>
        <w:t xml:space="preserve">descr </w:t>
      </w:r>
      <w:r w:rsidRPr="00CB4DD2">
        <w:rPr>
          <w:rStyle w:val="token"/>
          <w:rFonts w:ascii="Arial Narrow" w:hAnsi="Arial Narrow"/>
          <w:sz w:val="24"/>
          <w:szCs w:val="24"/>
        </w:rPr>
        <w:t>IS</w:t>
      </w:r>
      <w:r w:rsidRPr="00CB4DD2">
        <w:rPr>
          <w:rStyle w:val="HTML1"/>
          <w:rFonts w:ascii="Arial Narrow" w:hAnsi="Arial Narrow"/>
          <w:sz w:val="24"/>
          <w:szCs w:val="24"/>
        </w:rPr>
        <w:t xml:space="preserve"> </w:t>
      </w:r>
      <w:r w:rsidRPr="00CB4DD2">
        <w:rPr>
          <w:rStyle w:val="token"/>
          <w:rFonts w:ascii="Arial Narrow" w:hAnsi="Arial Narrow"/>
          <w:sz w:val="24"/>
          <w:szCs w:val="24"/>
        </w:rPr>
        <w:t>INITIAL.</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ls_comp_detail</w:t>
      </w:r>
      <w:r w:rsidRPr="00CB4DD2">
        <w:rPr>
          <w:rStyle w:val="token"/>
          <w:rFonts w:ascii="Arial Narrow" w:hAnsi="Arial Narrow"/>
          <w:sz w:val="24"/>
          <w:szCs w:val="24"/>
        </w:rPr>
        <w:t>-</w:t>
      </w:r>
      <w:r w:rsidRPr="00CB4DD2">
        <w:rPr>
          <w:rStyle w:val="HTML1"/>
          <w:rFonts w:ascii="Arial Narrow" w:hAnsi="Arial Narrow"/>
          <w:sz w:val="24"/>
          <w:szCs w:val="24"/>
        </w:rPr>
        <w:t xml:space="preserve">descr </w:t>
      </w:r>
      <w:r w:rsidRPr="00CB4DD2">
        <w:rPr>
          <w:rStyle w:val="token"/>
          <w:rFonts w:ascii="Arial Narrow" w:hAnsi="Arial Narrow"/>
          <w:sz w:val="24"/>
          <w:szCs w:val="24"/>
        </w:rPr>
        <w:t>=</w:t>
      </w:r>
      <w:r w:rsidRPr="00CB4DD2">
        <w:rPr>
          <w:rStyle w:val="HTML1"/>
          <w:rFonts w:ascii="Arial Narrow" w:hAnsi="Arial Narrow"/>
          <w:sz w:val="24"/>
          <w:szCs w:val="24"/>
        </w:rPr>
        <w:t xml:space="preserve"> wa_components</w:t>
      </w:r>
      <w:r w:rsidRPr="00CB4DD2">
        <w:rPr>
          <w:rStyle w:val="token"/>
          <w:rFonts w:ascii="Arial Narrow" w:hAnsi="Arial Narrow"/>
          <w:sz w:val="24"/>
          <w:szCs w:val="24"/>
        </w:rPr>
        <w:t>-</w:t>
      </w:r>
      <w:r w:rsidRPr="00CB4DD2">
        <w:rPr>
          <w:rStyle w:val="HTML1"/>
          <w:rFonts w:ascii="Arial Narrow" w:hAnsi="Arial Narrow"/>
          <w:sz w:val="24"/>
          <w:szCs w:val="24"/>
        </w:rPr>
        <w:t>name</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ENDIF.</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APPEND</w:t>
      </w:r>
      <w:r w:rsidRPr="00CB4DD2">
        <w:rPr>
          <w:rStyle w:val="HTML1"/>
          <w:rFonts w:ascii="Arial Narrow" w:hAnsi="Arial Narrow"/>
          <w:sz w:val="24"/>
          <w:szCs w:val="24"/>
        </w:rPr>
        <w:t xml:space="preserve"> ls_comp_detail </w:t>
      </w:r>
      <w:r w:rsidRPr="00CB4DD2">
        <w:rPr>
          <w:rStyle w:val="token"/>
          <w:rFonts w:ascii="Arial Narrow" w:hAnsi="Arial Narrow"/>
          <w:sz w:val="24"/>
          <w:szCs w:val="24"/>
        </w:rPr>
        <w:t>TO</w:t>
      </w:r>
      <w:r w:rsidRPr="00CB4DD2">
        <w:rPr>
          <w:rStyle w:val="HTML1"/>
          <w:rFonts w:ascii="Arial Narrow" w:hAnsi="Arial Narrow"/>
          <w:sz w:val="24"/>
          <w:szCs w:val="24"/>
        </w:rPr>
        <w:t xml:space="preserve"> lt_comp_detail</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CLEAR:</w:t>
      </w:r>
      <w:r w:rsidRPr="00CB4DD2">
        <w:rPr>
          <w:rStyle w:val="HTML1"/>
          <w:rFonts w:ascii="Arial Narrow" w:hAnsi="Arial Narrow"/>
          <w:sz w:val="24"/>
          <w:szCs w:val="24"/>
        </w:rPr>
        <w:t xml:space="preserve"> ls_comp_detail</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ENDLOOP.</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ENDIF.</w:t>
      </w:r>
    </w:p>
    <w:p w:rsidR="00CB4DD2" w:rsidRPr="00CB4DD2" w:rsidRDefault="00CB4DD2" w:rsidP="00CB4DD2">
      <w:pPr>
        <w:pStyle w:val="HTML"/>
        <w:ind w:firstLine="567"/>
        <w:jc w:val="both"/>
        <w:rPr>
          <w:rStyle w:val="HTML1"/>
          <w:rFonts w:ascii="Arial Narrow" w:hAnsi="Arial Narrow"/>
          <w:sz w:val="24"/>
          <w:szCs w:val="24"/>
        </w:rPr>
      </w:pPr>
    </w:p>
    <w:p w:rsidR="00CB4DD2" w:rsidRPr="00CB4DD2" w:rsidRDefault="00CB4DD2" w:rsidP="00CB4DD2">
      <w:pPr>
        <w:pStyle w:val="HTML"/>
        <w:ind w:firstLine="567"/>
        <w:jc w:val="both"/>
        <w:rPr>
          <w:rStyle w:val="HTML1"/>
          <w:rFonts w:ascii="Arial Narrow" w:hAnsi="Arial Narrow"/>
          <w:sz w:val="24"/>
          <w:szCs w:val="24"/>
        </w:rPr>
      </w:pP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OPEN</w:t>
      </w:r>
      <w:r w:rsidRPr="00CB4DD2">
        <w:rPr>
          <w:rStyle w:val="HTML1"/>
          <w:rFonts w:ascii="Arial Narrow" w:hAnsi="Arial Narrow"/>
          <w:sz w:val="24"/>
          <w:szCs w:val="24"/>
        </w:rPr>
        <w:t xml:space="preserve"> </w:t>
      </w:r>
      <w:r w:rsidRPr="00CB4DD2">
        <w:rPr>
          <w:rStyle w:val="token"/>
          <w:rFonts w:ascii="Arial Narrow" w:hAnsi="Arial Narrow"/>
          <w:sz w:val="24"/>
          <w:szCs w:val="24"/>
        </w:rPr>
        <w:t>DATASET</w:t>
      </w:r>
      <w:r w:rsidRPr="00CB4DD2">
        <w:rPr>
          <w:rStyle w:val="HTML1"/>
          <w:rFonts w:ascii="Arial Narrow" w:hAnsi="Arial Narrow"/>
          <w:sz w:val="24"/>
          <w:szCs w:val="24"/>
        </w:rPr>
        <w:t xml:space="preserve"> iv_filename </w:t>
      </w:r>
      <w:r w:rsidRPr="00CB4DD2">
        <w:rPr>
          <w:rStyle w:val="token"/>
          <w:rFonts w:ascii="Arial Narrow" w:hAnsi="Arial Narrow"/>
          <w:sz w:val="24"/>
          <w:szCs w:val="24"/>
        </w:rPr>
        <w:t>FOR</w:t>
      </w:r>
      <w:r w:rsidRPr="00CB4DD2">
        <w:rPr>
          <w:rStyle w:val="HTML1"/>
          <w:rFonts w:ascii="Arial Narrow" w:hAnsi="Arial Narrow"/>
          <w:sz w:val="24"/>
          <w:szCs w:val="24"/>
        </w:rPr>
        <w:t xml:space="preserve"> </w:t>
      </w:r>
      <w:r w:rsidRPr="00CB4DD2">
        <w:rPr>
          <w:rStyle w:val="token"/>
          <w:rFonts w:ascii="Arial Narrow" w:hAnsi="Arial Narrow"/>
          <w:sz w:val="24"/>
          <w:szCs w:val="24"/>
        </w:rPr>
        <w:t>OUTPUT</w:t>
      </w:r>
      <w:r w:rsidRPr="00CB4DD2">
        <w:rPr>
          <w:rStyle w:val="HTML1"/>
          <w:rFonts w:ascii="Arial Narrow" w:hAnsi="Arial Narrow"/>
          <w:sz w:val="24"/>
          <w:szCs w:val="24"/>
        </w:rPr>
        <w:t xml:space="preserve"> </w:t>
      </w:r>
      <w:r w:rsidRPr="00CB4DD2">
        <w:rPr>
          <w:rStyle w:val="token"/>
          <w:rFonts w:ascii="Arial Narrow" w:hAnsi="Arial Narrow"/>
          <w:sz w:val="24"/>
          <w:szCs w:val="24"/>
        </w:rPr>
        <w:t>IN</w:t>
      </w:r>
      <w:r w:rsidRPr="00CB4DD2">
        <w:rPr>
          <w:rStyle w:val="HTML1"/>
          <w:rFonts w:ascii="Arial Narrow" w:hAnsi="Arial Narrow"/>
          <w:sz w:val="24"/>
          <w:szCs w:val="24"/>
        </w:rPr>
        <w:t xml:space="preserve"> </w:t>
      </w:r>
      <w:r w:rsidRPr="00CB4DD2">
        <w:rPr>
          <w:rStyle w:val="token"/>
          <w:rFonts w:ascii="Arial Narrow" w:hAnsi="Arial Narrow"/>
          <w:sz w:val="24"/>
          <w:szCs w:val="24"/>
        </w:rPr>
        <w:t>TEXT</w:t>
      </w:r>
      <w:r w:rsidRPr="00CB4DD2">
        <w:rPr>
          <w:rStyle w:val="HTML1"/>
          <w:rFonts w:ascii="Arial Narrow" w:hAnsi="Arial Narrow"/>
          <w:sz w:val="24"/>
          <w:szCs w:val="24"/>
        </w:rPr>
        <w:t xml:space="preserve"> </w:t>
      </w:r>
      <w:r w:rsidRPr="00CB4DD2">
        <w:rPr>
          <w:rStyle w:val="token"/>
          <w:rFonts w:ascii="Arial Narrow" w:hAnsi="Arial Narrow"/>
          <w:sz w:val="24"/>
          <w:szCs w:val="24"/>
        </w:rPr>
        <w:t>MODE</w:t>
      </w:r>
      <w:r w:rsidRPr="00CB4DD2">
        <w:rPr>
          <w:rStyle w:val="HTML1"/>
          <w:rFonts w:ascii="Arial Narrow" w:hAnsi="Arial Narrow"/>
          <w:sz w:val="24"/>
          <w:szCs w:val="24"/>
        </w:rPr>
        <w:t xml:space="preserve"> </w:t>
      </w:r>
      <w:r w:rsidRPr="00CB4DD2">
        <w:rPr>
          <w:rStyle w:val="token"/>
          <w:rFonts w:ascii="Arial Narrow" w:hAnsi="Arial Narrow"/>
          <w:sz w:val="24"/>
          <w:szCs w:val="24"/>
        </w:rPr>
        <w:t>ENCODING</w:t>
      </w:r>
      <w:r w:rsidRPr="00CB4DD2">
        <w:rPr>
          <w:rStyle w:val="HTML1"/>
          <w:rFonts w:ascii="Arial Narrow" w:hAnsi="Arial Narrow"/>
          <w:sz w:val="24"/>
          <w:szCs w:val="24"/>
        </w:rPr>
        <w:t xml:space="preserve"> </w:t>
      </w:r>
      <w:r w:rsidRPr="00CB4DD2">
        <w:rPr>
          <w:rStyle w:val="token"/>
          <w:rFonts w:ascii="Arial Narrow" w:hAnsi="Arial Narrow"/>
          <w:sz w:val="24"/>
          <w:szCs w:val="24"/>
        </w:rPr>
        <w:t>DEFAULT.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IF</w:t>
      </w:r>
      <w:r w:rsidRPr="00CB4DD2">
        <w:rPr>
          <w:rStyle w:val="HTML1"/>
          <w:rFonts w:ascii="Arial Narrow" w:hAnsi="Arial Narrow"/>
          <w:sz w:val="24"/>
          <w:szCs w:val="24"/>
        </w:rPr>
        <w:t xml:space="preserve"> sy</w:t>
      </w:r>
      <w:r w:rsidRPr="00CB4DD2">
        <w:rPr>
          <w:rStyle w:val="token"/>
          <w:rFonts w:ascii="Arial Narrow" w:hAnsi="Arial Narrow"/>
          <w:sz w:val="24"/>
          <w:szCs w:val="24"/>
        </w:rPr>
        <w:t>-</w:t>
      </w:r>
      <w:r w:rsidRPr="00CB4DD2">
        <w:rPr>
          <w:rStyle w:val="HTML1"/>
          <w:rFonts w:ascii="Arial Narrow" w:hAnsi="Arial Narrow"/>
          <w:sz w:val="24"/>
          <w:szCs w:val="24"/>
        </w:rPr>
        <w:t xml:space="preserve">subrc </w:t>
      </w:r>
      <w:r w:rsidRPr="00CB4DD2">
        <w:rPr>
          <w:rStyle w:val="token"/>
          <w:rFonts w:ascii="Arial Narrow" w:hAnsi="Arial Narrow"/>
          <w:sz w:val="24"/>
          <w:szCs w:val="24"/>
        </w:rPr>
        <w:t>EQ</w:t>
      </w:r>
      <w:r w:rsidRPr="00CB4DD2">
        <w:rPr>
          <w:rStyle w:val="HTML1"/>
          <w:rFonts w:ascii="Arial Narrow" w:hAnsi="Arial Narrow"/>
          <w:sz w:val="24"/>
          <w:szCs w:val="24"/>
        </w:rPr>
        <w:t xml:space="preserve"> </w:t>
      </w:r>
      <w:r w:rsidRPr="00CB4DD2">
        <w:rPr>
          <w:rStyle w:val="token"/>
          <w:rFonts w:ascii="Arial Narrow" w:hAnsi="Arial Narrow"/>
          <w:sz w:val="24"/>
          <w:szCs w:val="24"/>
        </w:rPr>
        <w:t>0.</w:t>
      </w:r>
    </w:p>
    <w:p w:rsidR="00CB4DD2" w:rsidRPr="00CB4DD2" w:rsidRDefault="00CB4DD2" w:rsidP="00CB4DD2">
      <w:pPr>
        <w:pStyle w:val="HTML"/>
        <w:ind w:firstLine="567"/>
        <w:jc w:val="both"/>
        <w:rPr>
          <w:rStyle w:val="HTML1"/>
          <w:rFonts w:ascii="Arial Narrow" w:hAnsi="Arial Narrow"/>
          <w:sz w:val="24"/>
          <w:szCs w:val="24"/>
        </w:rPr>
      </w:pPr>
      <w:r w:rsidRPr="00CB4DD2">
        <w:rPr>
          <w:rStyle w:val="token"/>
          <w:rFonts w:ascii="Arial Narrow" w:hAnsi="Arial Narrow"/>
          <w:sz w:val="24"/>
          <w:szCs w:val="24"/>
        </w:rPr>
        <w:t>* Writing header text for each column separated by comma</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IF</w:t>
      </w:r>
      <w:r w:rsidRPr="00CB4DD2">
        <w:rPr>
          <w:rStyle w:val="HTML1"/>
          <w:rFonts w:ascii="Arial Narrow" w:hAnsi="Arial Narrow"/>
          <w:sz w:val="24"/>
          <w:szCs w:val="24"/>
        </w:rPr>
        <w:t xml:space="preserve"> write_header </w:t>
      </w:r>
      <w:r w:rsidRPr="00CB4DD2">
        <w:rPr>
          <w:rStyle w:val="token"/>
          <w:rFonts w:ascii="Arial Narrow" w:hAnsi="Arial Narrow"/>
          <w:sz w:val="24"/>
          <w:szCs w:val="24"/>
        </w:rPr>
        <w:t>EQ</w:t>
      </w:r>
      <w:r w:rsidRPr="00CB4DD2">
        <w:rPr>
          <w:rStyle w:val="HTML1"/>
          <w:rFonts w:ascii="Arial Narrow" w:hAnsi="Arial Narrow"/>
          <w:sz w:val="24"/>
          <w:szCs w:val="24"/>
        </w:rPr>
        <w:t xml:space="preserve"> abap_true</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LOOP</w:t>
      </w:r>
      <w:r w:rsidRPr="00CB4DD2">
        <w:rPr>
          <w:rStyle w:val="HTML1"/>
          <w:rFonts w:ascii="Arial Narrow" w:hAnsi="Arial Narrow"/>
          <w:sz w:val="24"/>
          <w:szCs w:val="24"/>
        </w:rPr>
        <w:t xml:space="preserve"> </w:t>
      </w:r>
      <w:r w:rsidRPr="00CB4DD2">
        <w:rPr>
          <w:rStyle w:val="token"/>
          <w:rFonts w:ascii="Arial Narrow" w:hAnsi="Arial Narrow"/>
          <w:sz w:val="24"/>
          <w:szCs w:val="24"/>
        </w:rPr>
        <w:t>AT</w:t>
      </w:r>
      <w:r w:rsidRPr="00CB4DD2">
        <w:rPr>
          <w:rStyle w:val="HTML1"/>
          <w:rFonts w:ascii="Arial Narrow" w:hAnsi="Arial Narrow"/>
          <w:sz w:val="24"/>
          <w:szCs w:val="24"/>
        </w:rPr>
        <w:t xml:space="preserve"> lt_comp_detail </w:t>
      </w:r>
      <w:r w:rsidRPr="00CB4DD2">
        <w:rPr>
          <w:rStyle w:val="token"/>
          <w:rFonts w:ascii="Arial Narrow" w:hAnsi="Arial Narrow"/>
          <w:sz w:val="24"/>
          <w:szCs w:val="24"/>
        </w:rPr>
        <w:t>INTO</w:t>
      </w:r>
      <w:r w:rsidRPr="00CB4DD2">
        <w:rPr>
          <w:rStyle w:val="HTML1"/>
          <w:rFonts w:ascii="Arial Narrow" w:hAnsi="Arial Narrow"/>
          <w:sz w:val="24"/>
          <w:szCs w:val="24"/>
        </w:rPr>
        <w:t xml:space="preserve"> ls_comp_detail</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lv_counter </w:t>
      </w:r>
      <w:r w:rsidRPr="00CB4DD2">
        <w:rPr>
          <w:rStyle w:val="token"/>
          <w:rFonts w:ascii="Arial Narrow" w:hAnsi="Arial Narrow"/>
          <w:sz w:val="24"/>
          <w:szCs w:val="24"/>
        </w:rPr>
        <w:t>=</w:t>
      </w:r>
      <w:r w:rsidRPr="00CB4DD2">
        <w:rPr>
          <w:rStyle w:val="HTML1"/>
          <w:rFonts w:ascii="Arial Narrow" w:hAnsi="Arial Narrow"/>
          <w:sz w:val="24"/>
          <w:szCs w:val="24"/>
        </w:rPr>
        <w:t xml:space="preserve"> lv_counter </w:t>
      </w:r>
      <w:r w:rsidRPr="00CB4DD2">
        <w:rPr>
          <w:rStyle w:val="token"/>
          <w:rFonts w:ascii="Arial Narrow" w:hAnsi="Arial Narrow"/>
          <w:sz w:val="24"/>
          <w:szCs w:val="24"/>
        </w:rPr>
        <w:t>+</w:t>
      </w:r>
      <w:r w:rsidRPr="00CB4DD2">
        <w:rPr>
          <w:rStyle w:val="HTML1"/>
          <w:rFonts w:ascii="Arial Narrow" w:hAnsi="Arial Narrow"/>
          <w:sz w:val="24"/>
          <w:szCs w:val="24"/>
        </w:rPr>
        <w:t xml:space="preserve"> </w:t>
      </w:r>
      <w:r w:rsidRPr="00CB4DD2">
        <w:rPr>
          <w:rStyle w:val="token"/>
          <w:rFonts w:ascii="Arial Narrow" w:hAnsi="Arial Narrow"/>
          <w:sz w:val="24"/>
          <w:szCs w:val="24"/>
        </w:rPr>
        <w:t>1.</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IF</w:t>
      </w:r>
      <w:r w:rsidRPr="00CB4DD2">
        <w:rPr>
          <w:rStyle w:val="HTML1"/>
          <w:rFonts w:ascii="Arial Narrow" w:hAnsi="Arial Narrow"/>
          <w:sz w:val="24"/>
          <w:szCs w:val="24"/>
        </w:rPr>
        <w:t xml:space="preserve"> lv_counter </w:t>
      </w:r>
      <w:r w:rsidRPr="00CB4DD2">
        <w:rPr>
          <w:rStyle w:val="token"/>
          <w:rFonts w:ascii="Arial Narrow" w:hAnsi="Arial Narrow"/>
          <w:sz w:val="24"/>
          <w:szCs w:val="24"/>
        </w:rPr>
        <w:t>EQ</w:t>
      </w:r>
      <w:r w:rsidRPr="00CB4DD2">
        <w:rPr>
          <w:rStyle w:val="HTML1"/>
          <w:rFonts w:ascii="Arial Narrow" w:hAnsi="Arial Narrow"/>
          <w:sz w:val="24"/>
          <w:szCs w:val="24"/>
        </w:rPr>
        <w:t xml:space="preserve"> </w:t>
      </w:r>
      <w:r w:rsidRPr="00CB4DD2">
        <w:rPr>
          <w:rStyle w:val="token"/>
          <w:rFonts w:ascii="Arial Narrow" w:hAnsi="Arial Narrow"/>
          <w:sz w:val="24"/>
          <w:szCs w:val="24"/>
        </w:rPr>
        <w:t>1.</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lv_filerow </w:t>
      </w:r>
      <w:r w:rsidRPr="00CB4DD2">
        <w:rPr>
          <w:rStyle w:val="token"/>
          <w:rFonts w:ascii="Arial Narrow" w:hAnsi="Arial Narrow"/>
          <w:sz w:val="24"/>
          <w:szCs w:val="24"/>
        </w:rPr>
        <w:t>=</w:t>
      </w:r>
      <w:r w:rsidRPr="00CB4DD2">
        <w:rPr>
          <w:rStyle w:val="HTML1"/>
          <w:rFonts w:ascii="Arial Narrow" w:hAnsi="Arial Narrow"/>
          <w:sz w:val="24"/>
          <w:szCs w:val="24"/>
        </w:rPr>
        <w:t xml:space="preserve"> ls_comp_detail</w:t>
      </w:r>
      <w:r w:rsidRPr="00CB4DD2">
        <w:rPr>
          <w:rStyle w:val="token"/>
          <w:rFonts w:ascii="Arial Narrow" w:hAnsi="Arial Narrow"/>
          <w:sz w:val="24"/>
          <w:szCs w:val="24"/>
        </w:rPr>
        <w:t>-</w:t>
      </w:r>
      <w:r w:rsidRPr="00CB4DD2">
        <w:rPr>
          <w:rStyle w:val="HTML1"/>
          <w:rFonts w:ascii="Arial Narrow" w:hAnsi="Arial Narrow"/>
          <w:sz w:val="24"/>
          <w:szCs w:val="24"/>
        </w:rPr>
        <w:t>descr</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ELSE.</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CONCATENATE</w:t>
      </w:r>
      <w:r w:rsidRPr="00CB4DD2">
        <w:rPr>
          <w:rStyle w:val="HTML1"/>
          <w:rFonts w:ascii="Arial Narrow" w:hAnsi="Arial Narrow"/>
          <w:sz w:val="24"/>
          <w:szCs w:val="24"/>
        </w:rPr>
        <w:t xml:space="preserve"> lv_filerow </w:t>
      </w:r>
      <w:r w:rsidRPr="00CB4DD2">
        <w:rPr>
          <w:rStyle w:val="token"/>
          <w:rFonts w:ascii="Arial Narrow" w:hAnsi="Arial Narrow"/>
          <w:sz w:val="24"/>
          <w:szCs w:val="24"/>
        </w:rPr>
        <w:t>','</w:t>
      </w:r>
      <w:r w:rsidRPr="00CB4DD2">
        <w:rPr>
          <w:rStyle w:val="HTML1"/>
          <w:rFonts w:ascii="Arial Narrow" w:hAnsi="Arial Narrow"/>
          <w:sz w:val="24"/>
          <w:szCs w:val="24"/>
        </w:rPr>
        <w:t xml:space="preserve"> ls_comp_detail</w:t>
      </w:r>
      <w:r w:rsidRPr="00CB4DD2">
        <w:rPr>
          <w:rStyle w:val="token"/>
          <w:rFonts w:ascii="Arial Narrow" w:hAnsi="Arial Narrow"/>
          <w:sz w:val="24"/>
          <w:szCs w:val="24"/>
        </w:rPr>
        <w:t>-</w:t>
      </w:r>
      <w:r w:rsidRPr="00CB4DD2">
        <w:rPr>
          <w:rStyle w:val="HTML1"/>
          <w:rFonts w:ascii="Arial Narrow" w:hAnsi="Arial Narrow"/>
          <w:sz w:val="24"/>
          <w:szCs w:val="24"/>
        </w:rPr>
        <w:t xml:space="preserve">descr </w:t>
      </w:r>
      <w:r w:rsidRPr="00CB4DD2">
        <w:rPr>
          <w:rStyle w:val="token"/>
          <w:rFonts w:ascii="Arial Narrow" w:hAnsi="Arial Narrow"/>
          <w:sz w:val="24"/>
          <w:szCs w:val="24"/>
        </w:rPr>
        <w:t>INTO</w:t>
      </w:r>
      <w:r w:rsidRPr="00CB4DD2">
        <w:rPr>
          <w:rStyle w:val="HTML1"/>
          <w:rFonts w:ascii="Arial Narrow" w:hAnsi="Arial Narrow"/>
          <w:sz w:val="24"/>
          <w:szCs w:val="24"/>
        </w:rPr>
        <w:t xml:space="preserve"> lv_filerow</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ENDIF.</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ENDLOOP.</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TRANSFER</w:t>
      </w:r>
      <w:r w:rsidRPr="00CB4DD2">
        <w:rPr>
          <w:rStyle w:val="HTML1"/>
          <w:rFonts w:ascii="Arial Narrow" w:hAnsi="Arial Narrow"/>
          <w:sz w:val="24"/>
          <w:szCs w:val="24"/>
        </w:rPr>
        <w:t xml:space="preserve"> lv_filerow </w:t>
      </w:r>
      <w:r w:rsidRPr="00CB4DD2">
        <w:rPr>
          <w:rStyle w:val="token"/>
          <w:rFonts w:ascii="Arial Narrow" w:hAnsi="Arial Narrow"/>
          <w:sz w:val="24"/>
          <w:szCs w:val="24"/>
        </w:rPr>
        <w:t>TO</w:t>
      </w:r>
      <w:r w:rsidRPr="00CB4DD2">
        <w:rPr>
          <w:rStyle w:val="HTML1"/>
          <w:rFonts w:ascii="Arial Narrow" w:hAnsi="Arial Narrow"/>
          <w:sz w:val="24"/>
          <w:szCs w:val="24"/>
        </w:rPr>
        <w:t xml:space="preserve"> iv_filename</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CLEAR:</w:t>
      </w:r>
      <w:r w:rsidRPr="00CB4DD2">
        <w:rPr>
          <w:rStyle w:val="HTML1"/>
          <w:rFonts w:ascii="Arial Narrow" w:hAnsi="Arial Narrow"/>
          <w:sz w:val="24"/>
          <w:szCs w:val="24"/>
        </w:rPr>
        <w:t xml:space="preserve"> lv_filerow</w:t>
      </w:r>
      <w:r w:rsidRPr="00CB4DD2">
        <w:rPr>
          <w:rStyle w:val="token"/>
          <w:rFonts w:ascii="Arial Narrow" w:hAnsi="Arial Narrow"/>
          <w:sz w:val="24"/>
          <w:szCs w:val="24"/>
        </w:rPr>
        <w:t>,</w:t>
      </w:r>
      <w:r w:rsidRPr="00CB4DD2">
        <w:rPr>
          <w:rStyle w:val="HTML1"/>
          <w:rFonts w:ascii="Arial Narrow" w:hAnsi="Arial Narrow"/>
          <w:sz w:val="24"/>
          <w:szCs w:val="24"/>
        </w:rPr>
        <w:t xml:space="preserve"> lv_counter</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ENDIF.</w:t>
      </w:r>
    </w:p>
    <w:p w:rsidR="00CB4DD2" w:rsidRPr="00CB4DD2" w:rsidRDefault="00CB4DD2" w:rsidP="00CB4DD2">
      <w:pPr>
        <w:pStyle w:val="HTML"/>
        <w:ind w:firstLine="567"/>
        <w:jc w:val="both"/>
        <w:rPr>
          <w:rStyle w:val="HTML1"/>
          <w:rFonts w:ascii="Arial Narrow" w:hAnsi="Arial Narrow"/>
          <w:sz w:val="24"/>
          <w:szCs w:val="24"/>
        </w:rPr>
      </w:pPr>
    </w:p>
    <w:p w:rsidR="00CB4DD2" w:rsidRPr="00CB4DD2" w:rsidRDefault="00CB4DD2" w:rsidP="00CB4DD2">
      <w:pPr>
        <w:pStyle w:val="HTML"/>
        <w:ind w:firstLine="567"/>
        <w:jc w:val="both"/>
        <w:rPr>
          <w:rStyle w:val="HTML1"/>
          <w:rFonts w:ascii="Arial Narrow" w:hAnsi="Arial Narrow"/>
          <w:sz w:val="24"/>
          <w:szCs w:val="24"/>
        </w:rPr>
      </w:pPr>
      <w:r w:rsidRPr="00CB4DD2">
        <w:rPr>
          <w:rStyle w:val="token"/>
          <w:rFonts w:ascii="Arial Narrow" w:hAnsi="Arial Narrow"/>
          <w:sz w:val="24"/>
          <w:szCs w:val="24"/>
        </w:rPr>
        <w:t>* Writing internal table content separated by comma</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LOOP</w:t>
      </w:r>
      <w:r w:rsidRPr="00CB4DD2">
        <w:rPr>
          <w:rStyle w:val="HTML1"/>
          <w:rFonts w:ascii="Arial Narrow" w:hAnsi="Arial Narrow"/>
          <w:sz w:val="24"/>
          <w:szCs w:val="24"/>
        </w:rPr>
        <w:t xml:space="preserve"> </w:t>
      </w:r>
      <w:r w:rsidRPr="00CB4DD2">
        <w:rPr>
          <w:rStyle w:val="token"/>
          <w:rFonts w:ascii="Arial Narrow" w:hAnsi="Arial Narrow"/>
          <w:sz w:val="24"/>
          <w:szCs w:val="24"/>
        </w:rPr>
        <w:t>AT</w:t>
      </w:r>
      <w:r w:rsidRPr="00CB4DD2">
        <w:rPr>
          <w:rStyle w:val="HTML1"/>
          <w:rFonts w:ascii="Arial Narrow" w:hAnsi="Arial Narrow"/>
          <w:sz w:val="24"/>
          <w:szCs w:val="24"/>
        </w:rPr>
        <w:t xml:space="preserve"> it_data </w:t>
      </w:r>
      <w:r w:rsidRPr="00CB4DD2">
        <w:rPr>
          <w:rStyle w:val="token"/>
          <w:rFonts w:ascii="Arial Narrow" w:hAnsi="Arial Narrow"/>
          <w:sz w:val="24"/>
          <w:szCs w:val="24"/>
        </w:rPr>
        <w:t>ASSIGNING</w:t>
      </w:r>
      <w:r w:rsidRPr="00CB4DD2">
        <w:rPr>
          <w:rStyle w:val="HTML1"/>
          <w:rFonts w:ascii="Arial Narrow" w:hAnsi="Arial Narrow"/>
          <w:sz w:val="24"/>
          <w:szCs w:val="24"/>
        </w:rPr>
        <w:t xml:space="preserve"> &lt;row&gt;</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LOOP</w:t>
      </w:r>
      <w:r w:rsidRPr="00CB4DD2">
        <w:rPr>
          <w:rStyle w:val="HTML1"/>
          <w:rFonts w:ascii="Arial Narrow" w:hAnsi="Arial Narrow"/>
          <w:sz w:val="24"/>
          <w:szCs w:val="24"/>
        </w:rPr>
        <w:t xml:space="preserve"> </w:t>
      </w:r>
      <w:r w:rsidRPr="00CB4DD2">
        <w:rPr>
          <w:rStyle w:val="token"/>
          <w:rFonts w:ascii="Arial Narrow" w:hAnsi="Arial Narrow"/>
          <w:sz w:val="24"/>
          <w:szCs w:val="24"/>
        </w:rPr>
        <w:t>AT</w:t>
      </w:r>
      <w:r w:rsidRPr="00CB4DD2">
        <w:rPr>
          <w:rStyle w:val="HTML1"/>
          <w:rFonts w:ascii="Arial Narrow" w:hAnsi="Arial Narrow"/>
          <w:sz w:val="24"/>
          <w:szCs w:val="24"/>
        </w:rPr>
        <w:t xml:space="preserve"> lt_components </w:t>
      </w:r>
      <w:r w:rsidRPr="00CB4DD2">
        <w:rPr>
          <w:rStyle w:val="token"/>
          <w:rFonts w:ascii="Arial Narrow" w:hAnsi="Arial Narrow"/>
          <w:sz w:val="24"/>
          <w:szCs w:val="24"/>
        </w:rPr>
        <w:t>INTO</w:t>
      </w:r>
      <w:r w:rsidRPr="00CB4DD2">
        <w:rPr>
          <w:rStyle w:val="HTML1"/>
          <w:rFonts w:ascii="Arial Narrow" w:hAnsi="Arial Narrow"/>
          <w:sz w:val="24"/>
          <w:szCs w:val="24"/>
        </w:rPr>
        <w:t xml:space="preserve"> wa_components</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lv_counter </w:t>
      </w:r>
      <w:r w:rsidRPr="00CB4DD2">
        <w:rPr>
          <w:rStyle w:val="token"/>
          <w:rFonts w:ascii="Arial Narrow" w:hAnsi="Arial Narrow"/>
          <w:sz w:val="24"/>
          <w:szCs w:val="24"/>
        </w:rPr>
        <w:t>=</w:t>
      </w:r>
      <w:r w:rsidRPr="00CB4DD2">
        <w:rPr>
          <w:rStyle w:val="HTML1"/>
          <w:rFonts w:ascii="Arial Narrow" w:hAnsi="Arial Narrow"/>
          <w:sz w:val="24"/>
          <w:szCs w:val="24"/>
        </w:rPr>
        <w:t xml:space="preserve"> lv_counter </w:t>
      </w:r>
      <w:r w:rsidRPr="00CB4DD2">
        <w:rPr>
          <w:rStyle w:val="token"/>
          <w:rFonts w:ascii="Arial Narrow" w:hAnsi="Arial Narrow"/>
          <w:sz w:val="24"/>
          <w:szCs w:val="24"/>
        </w:rPr>
        <w:t>+</w:t>
      </w:r>
      <w:r w:rsidRPr="00CB4DD2">
        <w:rPr>
          <w:rStyle w:val="HTML1"/>
          <w:rFonts w:ascii="Arial Narrow" w:hAnsi="Arial Narrow"/>
          <w:sz w:val="24"/>
          <w:szCs w:val="24"/>
        </w:rPr>
        <w:t xml:space="preserve"> </w:t>
      </w:r>
      <w:r w:rsidRPr="00CB4DD2">
        <w:rPr>
          <w:rStyle w:val="token"/>
          <w:rFonts w:ascii="Arial Narrow" w:hAnsi="Arial Narrow"/>
          <w:sz w:val="24"/>
          <w:szCs w:val="24"/>
        </w:rPr>
        <w:t>1.</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ASSIGN</w:t>
      </w:r>
      <w:r w:rsidRPr="00CB4DD2">
        <w:rPr>
          <w:rStyle w:val="HTML1"/>
          <w:rFonts w:ascii="Arial Narrow" w:hAnsi="Arial Narrow"/>
          <w:sz w:val="24"/>
          <w:szCs w:val="24"/>
        </w:rPr>
        <w:t xml:space="preserve"> </w:t>
      </w:r>
      <w:r w:rsidRPr="00CB4DD2">
        <w:rPr>
          <w:rStyle w:val="token"/>
          <w:rFonts w:ascii="Arial Narrow" w:hAnsi="Arial Narrow"/>
          <w:sz w:val="24"/>
          <w:szCs w:val="24"/>
        </w:rPr>
        <w:t>COMPONENT</w:t>
      </w:r>
      <w:r w:rsidRPr="00CB4DD2">
        <w:rPr>
          <w:rStyle w:val="HTML1"/>
          <w:rFonts w:ascii="Arial Narrow" w:hAnsi="Arial Narrow"/>
          <w:sz w:val="24"/>
          <w:szCs w:val="24"/>
        </w:rPr>
        <w:t xml:space="preserve"> wa_components</w:t>
      </w:r>
      <w:r w:rsidRPr="00CB4DD2">
        <w:rPr>
          <w:rStyle w:val="token"/>
          <w:rFonts w:ascii="Arial Narrow" w:hAnsi="Arial Narrow"/>
          <w:sz w:val="24"/>
          <w:szCs w:val="24"/>
        </w:rPr>
        <w:t>-</w:t>
      </w:r>
      <w:r w:rsidRPr="00CB4DD2">
        <w:rPr>
          <w:rStyle w:val="HTML1"/>
          <w:rFonts w:ascii="Arial Narrow" w:hAnsi="Arial Narrow"/>
          <w:sz w:val="24"/>
          <w:szCs w:val="24"/>
        </w:rPr>
        <w:t xml:space="preserve">name </w:t>
      </w:r>
      <w:r w:rsidRPr="00CB4DD2">
        <w:rPr>
          <w:rStyle w:val="token"/>
          <w:rFonts w:ascii="Arial Narrow" w:hAnsi="Arial Narrow"/>
          <w:sz w:val="24"/>
          <w:szCs w:val="24"/>
        </w:rPr>
        <w:t>OF</w:t>
      </w:r>
      <w:r w:rsidRPr="00CB4DD2">
        <w:rPr>
          <w:rStyle w:val="HTML1"/>
          <w:rFonts w:ascii="Arial Narrow" w:hAnsi="Arial Narrow"/>
          <w:sz w:val="24"/>
          <w:szCs w:val="24"/>
        </w:rPr>
        <w:t xml:space="preserve"> </w:t>
      </w:r>
      <w:r w:rsidRPr="00CB4DD2">
        <w:rPr>
          <w:rStyle w:val="token"/>
          <w:rFonts w:ascii="Arial Narrow" w:hAnsi="Arial Narrow"/>
          <w:sz w:val="24"/>
          <w:szCs w:val="24"/>
        </w:rPr>
        <w:t>STRUCTURE</w:t>
      </w:r>
      <w:r w:rsidRPr="00CB4DD2">
        <w:rPr>
          <w:rStyle w:val="HTML1"/>
          <w:rFonts w:ascii="Arial Narrow" w:hAnsi="Arial Narrow"/>
          <w:sz w:val="24"/>
          <w:szCs w:val="24"/>
        </w:rPr>
        <w:t xml:space="preserve"> &lt;row&gt; </w:t>
      </w:r>
      <w:r w:rsidRPr="00CB4DD2">
        <w:rPr>
          <w:rStyle w:val="token"/>
          <w:rFonts w:ascii="Arial Narrow" w:hAnsi="Arial Narrow"/>
          <w:sz w:val="24"/>
          <w:szCs w:val="24"/>
        </w:rPr>
        <w:t>TO</w:t>
      </w:r>
      <w:r w:rsidRPr="00CB4DD2">
        <w:rPr>
          <w:rStyle w:val="HTML1"/>
          <w:rFonts w:ascii="Arial Narrow" w:hAnsi="Arial Narrow"/>
          <w:sz w:val="24"/>
          <w:szCs w:val="24"/>
        </w:rPr>
        <w:t xml:space="preserve"> &lt;field_value&gt;</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IF</w:t>
      </w:r>
      <w:r w:rsidRPr="00CB4DD2">
        <w:rPr>
          <w:rStyle w:val="HTML1"/>
          <w:rFonts w:ascii="Arial Narrow" w:hAnsi="Arial Narrow"/>
          <w:sz w:val="24"/>
          <w:szCs w:val="24"/>
        </w:rPr>
        <w:t xml:space="preserve"> &lt;field_value&gt; </w:t>
      </w:r>
      <w:r w:rsidRPr="00CB4DD2">
        <w:rPr>
          <w:rStyle w:val="token"/>
          <w:rFonts w:ascii="Arial Narrow" w:hAnsi="Arial Narrow"/>
          <w:sz w:val="24"/>
          <w:szCs w:val="24"/>
        </w:rPr>
        <w:t>IS</w:t>
      </w:r>
      <w:r w:rsidRPr="00CB4DD2">
        <w:rPr>
          <w:rStyle w:val="HTML1"/>
          <w:rFonts w:ascii="Arial Narrow" w:hAnsi="Arial Narrow"/>
          <w:sz w:val="24"/>
          <w:szCs w:val="24"/>
        </w:rPr>
        <w:t xml:space="preserve"> </w:t>
      </w:r>
      <w:r w:rsidRPr="00CB4DD2">
        <w:rPr>
          <w:rStyle w:val="token"/>
          <w:rFonts w:ascii="Arial Narrow" w:hAnsi="Arial Narrow"/>
          <w:sz w:val="24"/>
          <w:szCs w:val="24"/>
        </w:rPr>
        <w:t>ASSIGNED.</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lv_str </w:t>
      </w:r>
      <w:r w:rsidRPr="00CB4DD2">
        <w:rPr>
          <w:rStyle w:val="token"/>
          <w:rFonts w:ascii="Arial Narrow" w:hAnsi="Arial Narrow"/>
          <w:sz w:val="24"/>
          <w:szCs w:val="24"/>
        </w:rPr>
        <w:t>=</w:t>
      </w:r>
      <w:r w:rsidRPr="00CB4DD2">
        <w:rPr>
          <w:rStyle w:val="HTML1"/>
          <w:rFonts w:ascii="Arial Narrow" w:hAnsi="Arial Narrow"/>
          <w:sz w:val="24"/>
          <w:szCs w:val="24"/>
        </w:rPr>
        <w:t xml:space="preserve"> &lt;field_value&gt;</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IF</w:t>
      </w:r>
      <w:r w:rsidRPr="00CB4DD2">
        <w:rPr>
          <w:rStyle w:val="HTML1"/>
          <w:rFonts w:ascii="Arial Narrow" w:hAnsi="Arial Narrow"/>
          <w:sz w:val="24"/>
          <w:szCs w:val="24"/>
        </w:rPr>
        <w:t xml:space="preserve"> lv_counter </w:t>
      </w:r>
      <w:r w:rsidRPr="00CB4DD2">
        <w:rPr>
          <w:rStyle w:val="token"/>
          <w:rFonts w:ascii="Arial Narrow" w:hAnsi="Arial Narrow"/>
          <w:sz w:val="24"/>
          <w:szCs w:val="24"/>
        </w:rPr>
        <w:t>EQ</w:t>
      </w:r>
      <w:r w:rsidRPr="00CB4DD2">
        <w:rPr>
          <w:rStyle w:val="HTML1"/>
          <w:rFonts w:ascii="Arial Narrow" w:hAnsi="Arial Narrow"/>
          <w:sz w:val="24"/>
          <w:szCs w:val="24"/>
        </w:rPr>
        <w:t xml:space="preserve"> </w:t>
      </w:r>
      <w:r w:rsidRPr="00CB4DD2">
        <w:rPr>
          <w:rStyle w:val="token"/>
          <w:rFonts w:ascii="Arial Narrow" w:hAnsi="Arial Narrow"/>
          <w:sz w:val="24"/>
          <w:szCs w:val="24"/>
        </w:rPr>
        <w:t>1.</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lastRenderedPageBreak/>
        <w:t xml:space="preserve">              lv_filerow </w:t>
      </w:r>
      <w:r w:rsidRPr="00CB4DD2">
        <w:rPr>
          <w:rStyle w:val="token"/>
          <w:rFonts w:ascii="Arial Narrow" w:hAnsi="Arial Narrow"/>
          <w:sz w:val="24"/>
          <w:szCs w:val="24"/>
        </w:rPr>
        <w:t>=</w:t>
      </w:r>
      <w:r w:rsidRPr="00CB4DD2">
        <w:rPr>
          <w:rStyle w:val="HTML1"/>
          <w:rFonts w:ascii="Arial Narrow" w:hAnsi="Arial Narrow"/>
          <w:sz w:val="24"/>
          <w:szCs w:val="24"/>
        </w:rPr>
        <w:t xml:space="preserve"> lv_str</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ELSE.</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CONCATENATE</w:t>
      </w:r>
      <w:r w:rsidRPr="00CB4DD2">
        <w:rPr>
          <w:rStyle w:val="HTML1"/>
          <w:rFonts w:ascii="Arial Narrow" w:hAnsi="Arial Narrow"/>
          <w:sz w:val="24"/>
          <w:szCs w:val="24"/>
        </w:rPr>
        <w:t xml:space="preserve"> lv_filerow </w:t>
      </w:r>
      <w:r w:rsidRPr="00CB4DD2">
        <w:rPr>
          <w:rStyle w:val="token"/>
          <w:rFonts w:ascii="Arial Narrow" w:hAnsi="Arial Narrow"/>
          <w:sz w:val="24"/>
          <w:szCs w:val="24"/>
        </w:rPr>
        <w:t>','</w:t>
      </w:r>
      <w:r w:rsidRPr="00CB4DD2">
        <w:rPr>
          <w:rStyle w:val="HTML1"/>
          <w:rFonts w:ascii="Arial Narrow" w:hAnsi="Arial Narrow"/>
          <w:sz w:val="24"/>
          <w:szCs w:val="24"/>
        </w:rPr>
        <w:t xml:space="preserve"> lv_str </w:t>
      </w:r>
      <w:r w:rsidRPr="00CB4DD2">
        <w:rPr>
          <w:rStyle w:val="token"/>
          <w:rFonts w:ascii="Arial Narrow" w:hAnsi="Arial Narrow"/>
          <w:sz w:val="24"/>
          <w:szCs w:val="24"/>
        </w:rPr>
        <w:t>INTO</w:t>
      </w:r>
      <w:r w:rsidRPr="00CB4DD2">
        <w:rPr>
          <w:rStyle w:val="HTML1"/>
          <w:rFonts w:ascii="Arial Narrow" w:hAnsi="Arial Narrow"/>
          <w:sz w:val="24"/>
          <w:szCs w:val="24"/>
        </w:rPr>
        <w:t xml:space="preserve"> lv_filerow</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ENDIF.</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UNASSIGN</w:t>
      </w:r>
      <w:r w:rsidRPr="00CB4DD2">
        <w:rPr>
          <w:rStyle w:val="HTML1"/>
          <w:rFonts w:ascii="Arial Narrow" w:hAnsi="Arial Narrow"/>
          <w:sz w:val="24"/>
          <w:szCs w:val="24"/>
        </w:rPr>
        <w:t xml:space="preserve"> &lt;field_value&gt;</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ENDIF.</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ENDLOOP.</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TRANSFER</w:t>
      </w:r>
      <w:r w:rsidRPr="00CB4DD2">
        <w:rPr>
          <w:rStyle w:val="HTML1"/>
          <w:rFonts w:ascii="Arial Narrow" w:hAnsi="Arial Narrow"/>
          <w:sz w:val="24"/>
          <w:szCs w:val="24"/>
        </w:rPr>
        <w:t xml:space="preserve"> lv_filerow </w:t>
      </w:r>
      <w:r w:rsidRPr="00CB4DD2">
        <w:rPr>
          <w:rStyle w:val="token"/>
          <w:rFonts w:ascii="Arial Narrow" w:hAnsi="Arial Narrow"/>
          <w:sz w:val="24"/>
          <w:szCs w:val="24"/>
        </w:rPr>
        <w:t>TO</w:t>
      </w:r>
      <w:r w:rsidRPr="00CB4DD2">
        <w:rPr>
          <w:rStyle w:val="HTML1"/>
          <w:rFonts w:ascii="Arial Narrow" w:hAnsi="Arial Narrow"/>
          <w:sz w:val="24"/>
          <w:szCs w:val="24"/>
        </w:rPr>
        <w:t xml:space="preserve"> iv_filename</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CLEAR:</w:t>
      </w:r>
      <w:r w:rsidRPr="00CB4DD2">
        <w:rPr>
          <w:rStyle w:val="HTML1"/>
          <w:rFonts w:ascii="Arial Narrow" w:hAnsi="Arial Narrow"/>
          <w:sz w:val="24"/>
          <w:szCs w:val="24"/>
        </w:rPr>
        <w:t xml:space="preserve"> lv_filerow</w:t>
      </w:r>
      <w:r w:rsidRPr="00CB4DD2">
        <w:rPr>
          <w:rStyle w:val="token"/>
          <w:rFonts w:ascii="Arial Narrow" w:hAnsi="Arial Narrow"/>
          <w:sz w:val="24"/>
          <w:szCs w:val="24"/>
        </w:rPr>
        <w:t>,</w:t>
      </w:r>
      <w:r w:rsidRPr="00CB4DD2">
        <w:rPr>
          <w:rStyle w:val="HTML1"/>
          <w:rFonts w:ascii="Arial Narrow" w:hAnsi="Arial Narrow"/>
          <w:sz w:val="24"/>
          <w:szCs w:val="24"/>
        </w:rPr>
        <w:t xml:space="preserve"> lv_counter</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ENDLOOP.</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CLOSE</w:t>
      </w:r>
      <w:r w:rsidRPr="00CB4DD2">
        <w:rPr>
          <w:rStyle w:val="HTML1"/>
          <w:rFonts w:ascii="Arial Narrow" w:hAnsi="Arial Narrow"/>
          <w:sz w:val="24"/>
          <w:szCs w:val="24"/>
        </w:rPr>
        <w:t xml:space="preserve"> </w:t>
      </w:r>
      <w:r w:rsidRPr="00CB4DD2">
        <w:rPr>
          <w:rStyle w:val="token"/>
          <w:rFonts w:ascii="Arial Narrow" w:hAnsi="Arial Narrow"/>
          <w:sz w:val="24"/>
          <w:szCs w:val="24"/>
        </w:rPr>
        <w:t>DATASET</w:t>
      </w:r>
      <w:r w:rsidRPr="00CB4DD2">
        <w:rPr>
          <w:rStyle w:val="HTML1"/>
          <w:rFonts w:ascii="Arial Narrow" w:hAnsi="Arial Narrow"/>
          <w:sz w:val="24"/>
          <w:szCs w:val="24"/>
        </w:rPr>
        <w:t xml:space="preserve"> iv_filename</w:t>
      </w:r>
      <w:r w:rsidRPr="00CB4DD2">
        <w:rPr>
          <w:rStyle w:val="token"/>
          <w:rFonts w:ascii="Arial Narrow" w:hAnsi="Arial Narrow"/>
          <w:sz w:val="24"/>
          <w:szCs w:val="24"/>
        </w:rPr>
        <w:t>.</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ev_message </w:t>
      </w:r>
      <w:r w:rsidRPr="00CB4DD2">
        <w:rPr>
          <w:rStyle w:val="token"/>
          <w:rFonts w:ascii="Arial Narrow" w:hAnsi="Arial Narrow"/>
          <w:sz w:val="24"/>
          <w:szCs w:val="24"/>
        </w:rPr>
        <w:t>=</w:t>
      </w:r>
      <w:r w:rsidRPr="00CB4DD2">
        <w:rPr>
          <w:rStyle w:val="HTML1"/>
          <w:rFonts w:ascii="Arial Narrow" w:hAnsi="Arial Narrow"/>
          <w:sz w:val="24"/>
          <w:szCs w:val="24"/>
        </w:rPr>
        <w:t xml:space="preserve"> </w:t>
      </w:r>
      <w:r w:rsidRPr="00CB4DD2">
        <w:rPr>
          <w:rStyle w:val="token"/>
          <w:rFonts w:ascii="Arial Narrow" w:hAnsi="Arial Narrow"/>
          <w:sz w:val="24"/>
          <w:szCs w:val="24"/>
        </w:rPr>
        <w:t>'Success'.</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ELSE.</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ev_message </w:t>
      </w:r>
      <w:r w:rsidRPr="00CB4DD2">
        <w:rPr>
          <w:rStyle w:val="token"/>
          <w:rFonts w:ascii="Arial Narrow" w:hAnsi="Arial Narrow"/>
          <w:sz w:val="24"/>
          <w:szCs w:val="24"/>
        </w:rPr>
        <w:t>=</w:t>
      </w:r>
      <w:r w:rsidRPr="00CB4DD2">
        <w:rPr>
          <w:rStyle w:val="HTML1"/>
          <w:rFonts w:ascii="Arial Narrow" w:hAnsi="Arial Narrow"/>
          <w:sz w:val="24"/>
          <w:szCs w:val="24"/>
        </w:rPr>
        <w:t xml:space="preserve"> </w:t>
      </w:r>
      <w:r w:rsidRPr="00CB4DD2">
        <w:rPr>
          <w:rStyle w:val="token"/>
          <w:rFonts w:ascii="Arial Narrow" w:hAnsi="Arial Narrow"/>
          <w:sz w:val="24"/>
          <w:szCs w:val="24"/>
        </w:rPr>
        <w:t>'Failure'.</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ENDIF.</w:t>
      </w:r>
    </w:p>
    <w:p w:rsidR="00CB4DD2" w:rsidRPr="00CB4DD2" w:rsidRDefault="00CB4DD2" w:rsidP="00CB4DD2">
      <w:pPr>
        <w:pStyle w:val="HTML"/>
        <w:ind w:firstLine="567"/>
        <w:jc w:val="both"/>
        <w:rPr>
          <w:rStyle w:val="HTML1"/>
          <w:rFonts w:ascii="Arial Narrow" w:hAnsi="Arial Narrow"/>
          <w:sz w:val="24"/>
          <w:szCs w:val="24"/>
        </w:rPr>
      </w:pPr>
      <w:r w:rsidRPr="00CB4DD2">
        <w:rPr>
          <w:rStyle w:val="HTML1"/>
          <w:rFonts w:ascii="Arial Narrow" w:hAnsi="Arial Narrow"/>
          <w:sz w:val="24"/>
          <w:szCs w:val="24"/>
        </w:rPr>
        <w:t xml:space="preserve">  </w:t>
      </w:r>
      <w:r w:rsidRPr="00CB4DD2">
        <w:rPr>
          <w:rStyle w:val="token"/>
          <w:rFonts w:ascii="Arial Narrow" w:hAnsi="Arial Narrow"/>
          <w:sz w:val="24"/>
          <w:szCs w:val="24"/>
        </w:rPr>
        <w:t>ENDMETHOD.</w:t>
      </w:r>
    </w:p>
    <w:p w:rsidR="00CB4DD2" w:rsidRPr="00CB4DD2" w:rsidRDefault="00CB4DD2" w:rsidP="00CB4DD2">
      <w:pPr>
        <w:pStyle w:val="HTML"/>
        <w:ind w:firstLine="567"/>
        <w:jc w:val="both"/>
        <w:rPr>
          <w:rFonts w:ascii="Arial Narrow" w:hAnsi="Arial Narrow"/>
          <w:sz w:val="24"/>
          <w:szCs w:val="24"/>
        </w:rPr>
      </w:pPr>
      <w:r w:rsidRPr="00CB4DD2">
        <w:rPr>
          <w:rStyle w:val="token"/>
          <w:rFonts w:ascii="Arial Narrow" w:hAnsi="Arial Narrow"/>
          <w:sz w:val="24"/>
          <w:szCs w:val="24"/>
        </w:rPr>
        <w:t>ENDCLASS.</w:t>
      </w:r>
    </w:p>
    <w:p w:rsidR="00CB4DD2" w:rsidRDefault="00CB4DD2" w:rsidP="00CB4DD2">
      <w:pPr>
        <w:pStyle w:val="1"/>
        <w:spacing w:before="0" w:beforeAutospacing="0" w:after="0" w:afterAutospacing="0"/>
        <w:ind w:firstLine="567"/>
        <w:jc w:val="both"/>
        <w:rPr>
          <w:rFonts w:ascii="Arial Narrow" w:hAnsi="Arial Narrow"/>
          <w:b w:val="0"/>
          <w:sz w:val="24"/>
          <w:szCs w:val="24"/>
        </w:rPr>
      </w:pPr>
    </w:p>
    <w:p w:rsidR="00CB4DD2" w:rsidRPr="00CB4DD2" w:rsidRDefault="00CB4DD2" w:rsidP="00CB4DD2">
      <w:pPr>
        <w:pStyle w:val="1"/>
        <w:spacing w:before="0" w:beforeAutospacing="0" w:after="0" w:afterAutospacing="0"/>
        <w:ind w:firstLine="567"/>
        <w:jc w:val="both"/>
        <w:rPr>
          <w:rFonts w:ascii="Arial Narrow" w:hAnsi="Arial Narrow"/>
          <w:b w:val="0"/>
          <w:sz w:val="24"/>
          <w:szCs w:val="24"/>
        </w:rPr>
      </w:pPr>
    </w:p>
    <w:p w:rsidR="00437C5F" w:rsidRPr="00437C5F" w:rsidRDefault="00437C5F" w:rsidP="00CC375A">
      <w:pPr>
        <w:spacing w:after="0" w:line="240" w:lineRule="auto"/>
        <w:ind w:firstLine="567"/>
        <w:jc w:val="center"/>
        <w:rPr>
          <w:rStyle w:val="a4"/>
          <w:rFonts w:ascii="Arial Narrow" w:hAnsi="Arial Narrow"/>
          <w:sz w:val="24"/>
          <w:szCs w:val="24"/>
        </w:rPr>
      </w:pPr>
      <w:r w:rsidRPr="00437C5F">
        <w:rPr>
          <w:rStyle w:val="a4"/>
          <w:rFonts w:ascii="Arial Narrow" w:hAnsi="Arial Narrow"/>
          <w:sz w:val="24"/>
          <w:szCs w:val="24"/>
        </w:rPr>
        <w:t>Typed Data Reference</w:t>
      </w:r>
    </w:p>
    <w:p w:rsidR="00437C5F" w:rsidRDefault="00437C5F" w:rsidP="0043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p>
    <w:p w:rsidR="00437C5F" w:rsidRPr="00437C5F" w:rsidRDefault="00437C5F" w:rsidP="0043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437C5F">
        <w:rPr>
          <w:rFonts w:ascii="Arial Narrow" w:eastAsia="Times New Roman" w:hAnsi="Arial Narrow" w:cs="Courier New"/>
          <w:sz w:val="24"/>
          <w:szCs w:val="24"/>
        </w:rPr>
        <w:t xml:space="preserve">DATA lr_num TYPE </w:t>
      </w:r>
      <w:r w:rsidRPr="00437C5F">
        <w:rPr>
          <w:rFonts w:ascii="Arial Narrow" w:eastAsia="Times New Roman" w:hAnsi="Arial Narrow" w:cs="Courier New"/>
          <w:color w:val="0070C0"/>
          <w:sz w:val="24"/>
          <w:szCs w:val="24"/>
        </w:rPr>
        <w:t xml:space="preserve">REF TO </w:t>
      </w:r>
      <w:r w:rsidRPr="00437C5F">
        <w:rPr>
          <w:rFonts w:ascii="Arial Narrow" w:eastAsia="Times New Roman" w:hAnsi="Arial Narrow" w:cs="Courier New"/>
          <w:sz w:val="24"/>
          <w:szCs w:val="24"/>
        </w:rPr>
        <w:t>i.</w:t>
      </w:r>
    </w:p>
    <w:p w:rsidR="00437C5F" w:rsidRDefault="00437C5F" w:rsidP="0043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437C5F">
        <w:rPr>
          <w:rFonts w:ascii="Arial Narrow" w:eastAsia="Times New Roman" w:hAnsi="Arial Narrow" w:cs="Courier New"/>
          <w:color w:val="0070C0"/>
          <w:sz w:val="24"/>
          <w:szCs w:val="24"/>
        </w:rPr>
        <w:t xml:space="preserve">CREATE DATA </w:t>
      </w:r>
      <w:r w:rsidRPr="00437C5F">
        <w:rPr>
          <w:rFonts w:ascii="Arial Narrow" w:eastAsia="Times New Roman" w:hAnsi="Arial Narrow" w:cs="Courier New"/>
          <w:sz w:val="24"/>
          <w:szCs w:val="24"/>
        </w:rPr>
        <w:t>lr_num.</w:t>
      </w:r>
    </w:p>
    <w:p w:rsidR="00437C5F" w:rsidRDefault="00437C5F" w:rsidP="0043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p>
    <w:p w:rsidR="00437C5F" w:rsidRPr="00437C5F" w:rsidRDefault="00437C5F" w:rsidP="00CC375A">
      <w:pPr>
        <w:spacing w:after="0" w:line="240" w:lineRule="auto"/>
        <w:ind w:firstLine="567"/>
        <w:jc w:val="center"/>
        <w:rPr>
          <w:rFonts w:ascii="Arial Narrow" w:hAnsi="Arial Narrow"/>
          <w:sz w:val="24"/>
          <w:szCs w:val="24"/>
        </w:rPr>
      </w:pPr>
      <w:r>
        <w:rPr>
          <w:rFonts w:ascii="Arial Narrow" w:hAnsi="Arial Narrow"/>
          <w:b/>
          <w:sz w:val="24"/>
          <w:szCs w:val="24"/>
        </w:rPr>
        <w:t>D</w:t>
      </w:r>
      <w:r w:rsidRPr="00437C5F">
        <w:rPr>
          <w:rFonts w:ascii="Arial Narrow" w:hAnsi="Arial Narrow"/>
          <w:b/>
          <w:sz w:val="24"/>
          <w:szCs w:val="24"/>
        </w:rPr>
        <w:t>ereferencing operator</w:t>
      </w:r>
      <w:r w:rsidRPr="00437C5F">
        <w:rPr>
          <w:rFonts w:ascii="Arial Narrow" w:hAnsi="Arial Narrow"/>
          <w:sz w:val="24"/>
          <w:szCs w:val="24"/>
        </w:rPr>
        <w:t xml:space="preserve"> </w:t>
      </w:r>
      <w:r w:rsidRPr="00437C5F">
        <w:rPr>
          <w:rStyle w:val="a4"/>
          <w:rFonts w:ascii="Arial Narrow" w:hAnsi="Arial Narrow"/>
          <w:sz w:val="24"/>
          <w:szCs w:val="24"/>
        </w:rPr>
        <w:t>-&gt;*</w:t>
      </w:r>
      <w:r w:rsidRPr="00437C5F">
        <w:rPr>
          <w:rFonts w:ascii="Arial Narrow" w:hAnsi="Arial Narrow"/>
          <w:sz w:val="24"/>
          <w:szCs w:val="24"/>
        </w:rPr>
        <w:t>.</w:t>
      </w:r>
    </w:p>
    <w:p w:rsidR="00437C5F" w:rsidRDefault="00437C5F" w:rsidP="0043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p>
    <w:p w:rsidR="00437C5F" w:rsidRPr="00437C5F" w:rsidRDefault="00437C5F" w:rsidP="0043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437C5F">
        <w:rPr>
          <w:rFonts w:ascii="Arial Narrow" w:eastAsia="Times New Roman" w:hAnsi="Arial Narrow" w:cs="Courier New"/>
          <w:sz w:val="24"/>
          <w:szCs w:val="24"/>
        </w:rPr>
        <w:t>lr_num</w:t>
      </w:r>
      <w:r w:rsidRPr="00437C5F">
        <w:rPr>
          <w:rFonts w:ascii="Arial Narrow" w:eastAsia="Times New Roman" w:hAnsi="Arial Narrow" w:cs="Courier New"/>
          <w:color w:val="0070C0"/>
          <w:sz w:val="24"/>
          <w:szCs w:val="24"/>
        </w:rPr>
        <w:t>-&gt;*</w:t>
      </w:r>
      <w:r w:rsidRPr="00437C5F">
        <w:rPr>
          <w:rFonts w:ascii="Arial Narrow" w:eastAsia="Times New Roman" w:hAnsi="Arial Narrow" w:cs="Courier New"/>
          <w:sz w:val="24"/>
          <w:szCs w:val="24"/>
        </w:rPr>
        <w:t xml:space="preserve"> = 2.</w:t>
      </w:r>
    </w:p>
    <w:p w:rsidR="00437C5F" w:rsidRPr="00437C5F" w:rsidRDefault="00437C5F" w:rsidP="0043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p>
    <w:p w:rsidR="00437C5F" w:rsidRPr="00437C5F" w:rsidRDefault="00437C5F" w:rsidP="001E7C47">
      <w:pPr>
        <w:spacing w:after="0" w:line="240" w:lineRule="auto"/>
        <w:ind w:firstLine="567"/>
        <w:jc w:val="both"/>
        <w:rPr>
          <w:rFonts w:ascii="Arial Narrow" w:hAnsi="Arial Narrow"/>
          <w:color w:val="000000" w:themeColor="text1"/>
          <w:sz w:val="24"/>
          <w:szCs w:val="24"/>
        </w:rPr>
      </w:pPr>
    </w:p>
    <w:p w:rsidR="001E7C47" w:rsidRPr="00437C5F" w:rsidRDefault="00437C5F" w:rsidP="001E7C47">
      <w:pPr>
        <w:spacing w:after="0" w:line="240" w:lineRule="auto"/>
        <w:ind w:firstLine="567"/>
        <w:jc w:val="both"/>
        <w:rPr>
          <w:rFonts w:ascii="Arial Narrow" w:hAnsi="Arial Narrow"/>
          <w:sz w:val="24"/>
          <w:szCs w:val="24"/>
        </w:rPr>
      </w:pPr>
      <w:r w:rsidRPr="00437C5F">
        <w:rPr>
          <w:rFonts w:ascii="Arial Narrow" w:hAnsi="Arial Narrow"/>
          <w:sz w:val="24"/>
          <w:szCs w:val="24"/>
        </w:rPr>
        <w:t xml:space="preserve">With ABAP 7.40 instead of </w:t>
      </w:r>
      <w:r w:rsidRPr="00437C5F">
        <w:rPr>
          <w:rStyle w:val="a4"/>
          <w:rFonts w:ascii="Arial Narrow" w:hAnsi="Arial Narrow"/>
          <w:sz w:val="24"/>
          <w:szCs w:val="24"/>
        </w:rPr>
        <w:t>CREATE DATA</w:t>
      </w:r>
      <w:r w:rsidRPr="00437C5F">
        <w:rPr>
          <w:rFonts w:ascii="Arial Narrow" w:hAnsi="Arial Narrow"/>
          <w:sz w:val="24"/>
          <w:szCs w:val="24"/>
        </w:rPr>
        <w:t xml:space="preserve"> </w:t>
      </w:r>
      <w:r w:rsidR="004664D5">
        <w:rPr>
          <w:rFonts w:ascii="Arial Narrow" w:hAnsi="Arial Narrow"/>
          <w:sz w:val="24"/>
          <w:szCs w:val="24"/>
        </w:rPr>
        <w:t xml:space="preserve">- </w:t>
      </w:r>
      <w:r w:rsidRPr="00437C5F">
        <w:rPr>
          <w:rFonts w:ascii="Arial Narrow" w:hAnsi="Arial Narrow"/>
          <w:sz w:val="24"/>
          <w:szCs w:val="24"/>
        </w:rPr>
        <w:t xml:space="preserve">the </w:t>
      </w:r>
      <w:r w:rsidRPr="00437C5F">
        <w:rPr>
          <w:rStyle w:val="a4"/>
          <w:rFonts w:ascii="Arial Narrow" w:hAnsi="Arial Narrow"/>
          <w:sz w:val="24"/>
          <w:szCs w:val="24"/>
        </w:rPr>
        <w:t>NEW</w:t>
      </w:r>
      <w:r w:rsidRPr="00437C5F">
        <w:rPr>
          <w:rFonts w:ascii="Arial Narrow" w:hAnsi="Arial Narrow"/>
          <w:sz w:val="24"/>
          <w:szCs w:val="24"/>
        </w:rPr>
        <w:t xml:space="preserve"> operator can be used to create an anonymous data object –</w:t>
      </w:r>
    </w:p>
    <w:p w:rsidR="00437C5F" w:rsidRDefault="00437C5F" w:rsidP="0043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p>
    <w:p w:rsidR="00437C5F" w:rsidRPr="00437C5F" w:rsidRDefault="00437C5F" w:rsidP="0043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437C5F">
        <w:rPr>
          <w:rFonts w:ascii="Arial Narrow" w:eastAsia="Times New Roman" w:hAnsi="Arial Narrow" w:cs="Courier New"/>
          <w:sz w:val="24"/>
          <w:szCs w:val="24"/>
        </w:rPr>
        <w:t xml:space="preserve">lr_num = </w:t>
      </w:r>
      <w:r w:rsidRPr="00437C5F">
        <w:rPr>
          <w:rFonts w:ascii="Arial Narrow" w:eastAsia="Times New Roman" w:hAnsi="Arial Narrow" w:cs="Courier New"/>
          <w:color w:val="0070C0"/>
          <w:sz w:val="24"/>
          <w:szCs w:val="24"/>
        </w:rPr>
        <w:t>NEW #( )</w:t>
      </w:r>
      <w:r w:rsidRPr="00437C5F">
        <w:rPr>
          <w:rFonts w:ascii="Arial Narrow" w:eastAsia="Times New Roman" w:hAnsi="Arial Narrow" w:cs="Courier New"/>
          <w:sz w:val="24"/>
          <w:szCs w:val="24"/>
        </w:rPr>
        <w:t>.</w:t>
      </w:r>
    </w:p>
    <w:p w:rsidR="00437C5F" w:rsidRPr="001E7C47" w:rsidRDefault="00437C5F" w:rsidP="001E7C47">
      <w:pPr>
        <w:spacing w:after="0" w:line="240" w:lineRule="auto"/>
        <w:ind w:firstLine="567"/>
        <w:jc w:val="both"/>
        <w:rPr>
          <w:rFonts w:ascii="Arial Narrow" w:hAnsi="Arial Narrow"/>
          <w:color w:val="000000" w:themeColor="text1"/>
          <w:sz w:val="24"/>
          <w:szCs w:val="24"/>
        </w:rPr>
      </w:pPr>
    </w:p>
    <w:p w:rsidR="000A5614" w:rsidRPr="00437C5F" w:rsidRDefault="00437C5F" w:rsidP="00CC375A">
      <w:pPr>
        <w:spacing w:after="0" w:line="240" w:lineRule="auto"/>
        <w:ind w:firstLine="567"/>
        <w:jc w:val="center"/>
        <w:rPr>
          <w:rStyle w:val="a4"/>
          <w:rFonts w:ascii="Arial Narrow" w:hAnsi="Arial Narrow"/>
          <w:sz w:val="24"/>
          <w:szCs w:val="24"/>
        </w:rPr>
      </w:pPr>
      <w:r w:rsidRPr="00437C5F">
        <w:rPr>
          <w:rStyle w:val="a4"/>
          <w:rFonts w:ascii="Arial Narrow" w:hAnsi="Arial Narrow"/>
          <w:sz w:val="24"/>
          <w:szCs w:val="24"/>
        </w:rPr>
        <w:t>Assigning data object to data reference</w:t>
      </w:r>
    </w:p>
    <w:p w:rsidR="00437C5F" w:rsidRDefault="00437C5F" w:rsidP="0043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p>
    <w:p w:rsidR="00437C5F" w:rsidRPr="00437C5F" w:rsidRDefault="00437C5F" w:rsidP="0043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437C5F">
        <w:rPr>
          <w:rFonts w:ascii="Arial Narrow" w:eastAsia="Times New Roman" w:hAnsi="Arial Narrow" w:cs="Courier New"/>
          <w:sz w:val="24"/>
          <w:szCs w:val="24"/>
        </w:rPr>
        <w:t>DATA: lv_num TYPE i VALUE 2.</w:t>
      </w:r>
    </w:p>
    <w:p w:rsidR="00437C5F" w:rsidRPr="00437C5F" w:rsidRDefault="00437C5F" w:rsidP="0043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437C5F">
        <w:rPr>
          <w:rFonts w:ascii="Arial Narrow" w:eastAsia="Times New Roman" w:hAnsi="Arial Narrow" w:cs="Courier New"/>
          <w:sz w:val="24"/>
          <w:szCs w:val="24"/>
        </w:rPr>
        <w:t>DATA: lr_num TYPE REF TO i.</w:t>
      </w:r>
    </w:p>
    <w:p w:rsidR="00437C5F" w:rsidRPr="00437C5F" w:rsidRDefault="00437C5F" w:rsidP="0043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p>
    <w:p w:rsidR="00437C5F" w:rsidRPr="00437C5F" w:rsidRDefault="00437C5F" w:rsidP="0043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4664D5">
        <w:rPr>
          <w:rFonts w:ascii="Arial Narrow" w:eastAsia="Times New Roman" w:hAnsi="Arial Narrow" w:cs="Courier New"/>
          <w:color w:val="0070C0"/>
          <w:sz w:val="24"/>
          <w:szCs w:val="24"/>
        </w:rPr>
        <w:t xml:space="preserve">GET REFERENCE OF </w:t>
      </w:r>
      <w:r w:rsidRPr="00437C5F">
        <w:rPr>
          <w:rFonts w:ascii="Arial Narrow" w:eastAsia="Times New Roman" w:hAnsi="Arial Narrow" w:cs="Courier New"/>
          <w:sz w:val="24"/>
          <w:szCs w:val="24"/>
        </w:rPr>
        <w:t xml:space="preserve">lv_num </w:t>
      </w:r>
      <w:r w:rsidRPr="004664D5">
        <w:rPr>
          <w:rFonts w:ascii="Arial Narrow" w:eastAsia="Times New Roman" w:hAnsi="Arial Narrow" w:cs="Courier New"/>
          <w:color w:val="0070C0"/>
          <w:sz w:val="24"/>
          <w:szCs w:val="24"/>
        </w:rPr>
        <w:t>INTO</w:t>
      </w:r>
      <w:r w:rsidRPr="00437C5F">
        <w:rPr>
          <w:rFonts w:ascii="Arial Narrow" w:eastAsia="Times New Roman" w:hAnsi="Arial Narrow" w:cs="Courier New"/>
          <w:sz w:val="24"/>
          <w:szCs w:val="24"/>
        </w:rPr>
        <w:t xml:space="preserve"> lr_num.</w:t>
      </w:r>
    </w:p>
    <w:p w:rsidR="00437C5F" w:rsidRPr="00437C5F" w:rsidRDefault="00437C5F" w:rsidP="0043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437C5F">
        <w:rPr>
          <w:rFonts w:ascii="Arial Narrow" w:eastAsia="Times New Roman" w:hAnsi="Arial Narrow" w:cs="Courier New"/>
          <w:sz w:val="24"/>
          <w:szCs w:val="24"/>
        </w:rPr>
        <w:t>lr_num-&gt;* = 4.</w:t>
      </w:r>
    </w:p>
    <w:p w:rsidR="00437C5F" w:rsidRPr="00437C5F" w:rsidRDefault="00437C5F" w:rsidP="0043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437C5F">
        <w:rPr>
          <w:rFonts w:ascii="Arial Narrow" w:eastAsia="Times New Roman" w:hAnsi="Arial Narrow" w:cs="Courier New"/>
          <w:sz w:val="24"/>
          <w:szCs w:val="24"/>
        </w:rPr>
        <w:t>WRITE: / lv_num.</w:t>
      </w:r>
    </w:p>
    <w:p w:rsidR="00437C5F" w:rsidRDefault="00437C5F" w:rsidP="00437C5F">
      <w:pPr>
        <w:spacing w:after="0" w:line="240" w:lineRule="auto"/>
        <w:ind w:firstLine="567"/>
        <w:rPr>
          <w:rFonts w:ascii="Arial Narrow" w:hAnsi="Arial Narrow"/>
          <w:color w:val="000000" w:themeColor="text1"/>
          <w:sz w:val="24"/>
          <w:szCs w:val="24"/>
        </w:rPr>
      </w:pPr>
    </w:p>
    <w:p w:rsidR="004664D5" w:rsidRPr="004664D5" w:rsidRDefault="004664D5" w:rsidP="00437C5F">
      <w:pPr>
        <w:spacing w:after="0" w:line="240" w:lineRule="auto"/>
        <w:ind w:firstLine="567"/>
        <w:rPr>
          <w:rFonts w:ascii="Arial Narrow" w:hAnsi="Arial Narrow"/>
          <w:color w:val="000000" w:themeColor="text1"/>
          <w:sz w:val="24"/>
          <w:szCs w:val="24"/>
        </w:rPr>
      </w:pPr>
      <w:r w:rsidRPr="004664D5">
        <w:rPr>
          <w:rFonts w:ascii="Arial Narrow" w:hAnsi="Arial Narrow"/>
          <w:sz w:val="24"/>
          <w:szCs w:val="24"/>
        </w:rPr>
        <w:t xml:space="preserve">With ABAP 7.40 instead of </w:t>
      </w:r>
      <w:r w:rsidRPr="004664D5">
        <w:rPr>
          <w:rStyle w:val="a4"/>
          <w:rFonts w:ascii="Arial Narrow" w:hAnsi="Arial Narrow"/>
          <w:sz w:val="24"/>
          <w:szCs w:val="24"/>
        </w:rPr>
        <w:t>GET REFERENCE</w:t>
      </w:r>
      <w:r w:rsidRPr="004664D5">
        <w:rPr>
          <w:rFonts w:ascii="Arial Narrow" w:hAnsi="Arial Narrow"/>
          <w:sz w:val="24"/>
          <w:szCs w:val="24"/>
        </w:rPr>
        <w:t xml:space="preserve"> </w:t>
      </w:r>
      <w:r>
        <w:rPr>
          <w:rFonts w:ascii="Arial Narrow" w:hAnsi="Arial Narrow"/>
          <w:sz w:val="24"/>
          <w:szCs w:val="24"/>
        </w:rPr>
        <w:t xml:space="preserve">- </w:t>
      </w:r>
      <w:r w:rsidRPr="004664D5">
        <w:rPr>
          <w:rFonts w:ascii="Arial Narrow" w:hAnsi="Arial Narrow"/>
          <w:sz w:val="24"/>
          <w:szCs w:val="24"/>
        </w:rPr>
        <w:t xml:space="preserve">the </w:t>
      </w:r>
      <w:r w:rsidRPr="004664D5">
        <w:rPr>
          <w:rStyle w:val="a4"/>
          <w:rFonts w:ascii="Arial Narrow" w:hAnsi="Arial Narrow"/>
          <w:sz w:val="24"/>
          <w:szCs w:val="24"/>
        </w:rPr>
        <w:t>REF</w:t>
      </w:r>
      <w:r w:rsidRPr="004664D5">
        <w:rPr>
          <w:rFonts w:ascii="Arial Narrow" w:hAnsi="Arial Narrow"/>
          <w:sz w:val="24"/>
          <w:szCs w:val="24"/>
        </w:rPr>
        <w:t xml:space="preserve"> operator also can be used to assign the reference of an existing data object to a data reference</w:t>
      </w:r>
    </w:p>
    <w:p w:rsidR="000A5614" w:rsidRPr="001E7C47" w:rsidRDefault="000A5614" w:rsidP="006E05A0">
      <w:pPr>
        <w:spacing w:after="0" w:line="240" w:lineRule="auto"/>
        <w:ind w:firstLine="567"/>
        <w:rPr>
          <w:rFonts w:ascii="Arial Narrow" w:hAnsi="Arial Narrow"/>
          <w:color w:val="000000" w:themeColor="text1"/>
          <w:sz w:val="24"/>
          <w:szCs w:val="24"/>
        </w:rPr>
      </w:pPr>
    </w:p>
    <w:p w:rsidR="000A5614" w:rsidRPr="001E7C47" w:rsidRDefault="000A5614" w:rsidP="006E05A0">
      <w:pPr>
        <w:spacing w:after="0" w:line="240" w:lineRule="auto"/>
        <w:ind w:firstLine="567"/>
        <w:rPr>
          <w:rFonts w:ascii="Arial Narrow" w:hAnsi="Arial Narrow"/>
          <w:color w:val="000000" w:themeColor="text1"/>
          <w:sz w:val="24"/>
          <w:szCs w:val="24"/>
        </w:rPr>
      </w:pPr>
    </w:p>
    <w:p w:rsidR="004664D5" w:rsidRPr="004664D5" w:rsidRDefault="004664D5" w:rsidP="00CC375A">
      <w:pPr>
        <w:spacing w:after="0" w:line="240" w:lineRule="auto"/>
        <w:ind w:firstLine="567"/>
        <w:jc w:val="center"/>
        <w:rPr>
          <w:rFonts w:ascii="Arial Narrow" w:hAnsi="Arial Narrow"/>
          <w:sz w:val="24"/>
          <w:szCs w:val="24"/>
        </w:rPr>
      </w:pPr>
      <w:r w:rsidRPr="004664D5">
        <w:rPr>
          <w:rStyle w:val="a4"/>
          <w:rFonts w:ascii="Arial Narrow" w:hAnsi="Arial Narrow"/>
          <w:sz w:val="24"/>
          <w:szCs w:val="24"/>
        </w:rPr>
        <w:t>REFERENCE INTO</w:t>
      </w:r>
    </w:p>
    <w:p w:rsidR="004664D5" w:rsidRDefault="004664D5" w:rsidP="006E05A0">
      <w:pPr>
        <w:spacing w:after="0" w:line="240" w:lineRule="auto"/>
        <w:ind w:firstLine="567"/>
        <w:rPr>
          <w:rFonts w:ascii="Arial Narrow" w:hAnsi="Arial Narrow"/>
          <w:sz w:val="24"/>
          <w:szCs w:val="24"/>
        </w:rPr>
      </w:pPr>
    </w:p>
    <w:p w:rsidR="000A5614" w:rsidRDefault="004664D5" w:rsidP="004664D5">
      <w:pPr>
        <w:spacing w:after="0" w:line="240" w:lineRule="auto"/>
        <w:ind w:firstLine="567"/>
        <w:jc w:val="both"/>
        <w:rPr>
          <w:rFonts w:ascii="Arial Narrow" w:hAnsi="Arial Narrow"/>
          <w:sz w:val="24"/>
          <w:szCs w:val="24"/>
        </w:rPr>
      </w:pPr>
      <w:r w:rsidRPr="004664D5">
        <w:rPr>
          <w:rFonts w:ascii="Arial Narrow" w:hAnsi="Arial Narrow"/>
          <w:sz w:val="24"/>
          <w:szCs w:val="24"/>
        </w:rPr>
        <w:lastRenderedPageBreak/>
        <w:t xml:space="preserve">While processing internal table row we can use </w:t>
      </w:r>
      <w:r w:rsidRPr="00CC375A">
        <w:rPr>
          <w:rStyle w:val="a4"/>
          <w:rFonts w:ascii="Arial Narrow" w:hAnsi="Arial Narrow"/>
          <w:b w:val="0"/>
          <w:sz w:val="24"/>
          <w:szCs w:val="24"/>
        </w:rPr>
        <w:t>REFERENCE INTO</w:t>
      </w:r>
      <w:r w:rsidRPr="004664D5">
        <w:rPr>
          <w:rFonts w:ascii="Arial Narrow" w:hAnsi="Arial Narrow"/>
          <w:sz w:val="24"/>
          <w:szCs w:val="24"/>
        </w:rPr>
        <w:t xml:space="preserve"> statement to set </w:t>
      </w:r>
      <w:r w:rsidRPr="004664D5">
        <w:rPr>
          <w:rFonts w:ascii="Arial Narrow" w:hAnsi="Arial Narrow"/>
          <w:sz w:val="24"/>
          <w:szCs w:val="24"/>
          <w:highlight w:val="yellow"/>
        </w:rPr>
        <w:t>references to table rows</w:t>
      </w:r>
      <w:r>
        <w:rPr>
          <w:rFonts w:ascii="Arial Narrow" w:hAnsi="Arial Narrow"/>
          <w:sz w:val="24"/>
          <w:szCs w:val="24"/>
        </w:rPr>
        <w:t xml:space="preserve"> </w:t>
      </w:r>
    </w:p>
    <w:p w:rsidR="004664D5" w:rsidRDefault="004664D5" w:rsidP="004664D5">
      <w:pPr>
        <w:spacing w:after="0" w:line="240" w:lineRule="auto"/>
        <w:ind w:firstLine="567"/>
        <w:jc w:val="both"/>
        <w:rPr>
          <w:rFonts w:ascii="Arial Narrow" w:hAnsi="Arial Narrow"/>
          <w:sz w:val="24"/>
          <w:szCs w:val="24"/>
        </w:rPr>
      </w:pPr>
    </w:p>
    <w:p w:rsidR="004664D5" w:rsidRPr="004664D5" w:rsidRDefault="004664D5" w:rsidP="00466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4664D5">
        <w:rPr>
          <w:rFonts w:ascii="Arial Narrow" w:eastAsia="Times New Roman" w:hAnsi="Arial Narrow" w:cs="Courier New"/>
          <w:sz w:val="24"/>
          <w:szCs w:val="24"/>
        </w:rPr>
        <w:t xml:space="preserve">DATA: lr_mara </w:t>
      </w:r>
      <w:r w:rsidRPr="00683B07">
        <w:rPr>
          <w:rFonts w:ascii="Arial Narrow" w:eastAsia="Times New Roman" w:hAnsi="Arial Narrow" w:cs="Courier New"/>
          <w:color w:val="0070C0"/>
          <w:sz w:val="24"/>
          <w:szCs w:val="24"/>
        </w:rPr>
        <w:t xml:space="preserve">TYPE REF TO </w:t>
      </w:r>
      <w:r w:rsidRPr="004664D5">
        <w:rPr>
          <w:rFonts w:ascii="Arial Narrow" w:eastAsia="Times New Roman" w:hAnsi="Arial Narrow" w:cs="Courier New"/>
          <w:sz w:val="24"/>
          <w:szCs w:val="24"/>
        </w:rPr>
        <w:t>mara.</w:t>
      </w:r>
    </w:p>
    <w:p w:rsidR="004664D5" w:rsidRPr="004664D5" w:rsidRDefault="004664D5" w:rsidP="00466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4664D5">
        <w:rPr>
          <w:rFonts w:ascii="Arial Narrow" w:eastAsia="Times New Roman" w:hAnsi="Arial Narrow" w:cs="Courier New"/>
          <w:sz w:val="24"/>
          <w:szCs w:val="24"/>
        </w:rPr>
        <w:t>DATA: lt_mara TYPE TABLE OF mara.</w:t>
      </w:r>
    </w:p>
    <w:p w:rsidR="004664D5" w:rsidRPr="004664D5" w:rsidRDefault="004664D5" w:rsidP="00466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p>
    <w:p w:rsidR="004664D5" w:rsidRPr="00CC375A" w:rsidRDefault="004664D5" w:rsidP="00466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color w:val="000000" w:themeColor="text1"/>
          <w:sz w:val="24"/>
          <w:szCs w:val="24"/>
        </w:rPr>
      </w:pPr>
      <w:r w:rsidRPr="004664D5">
        <w:rPr>
          <w:rFonts w:ascii="Arial Narrow" w:eastAsia="Times New Roman" w:hAnsi="Arial Narrow" w:cs="Courier New"/>
          <w:sz w:val="24"/>
          <w:szCs w:val="24"/>
        </w:rPr>
        <w:t xml:space="preserve">SELECT * FROM mara INTO TABLE lt_mara </w:t>
      </w:r>
      <w:r w:rsidRPr="00CC375A">
        <w:rPr>
          <w:rFonts w:ascii="Arial Narrow" w:eastAsia="Times New Roman" w:hAnsi="Arial Narrow" w:cs="Courier New"/>
          <w:color w:val="000000" w:themeColor="text1"/>
          <w:sz w:val="24"/>
          <w:szCs w:val="24"/>
        </w:rPr>
        <w:t>UP TO 10 ROWS.</w:t>
      </w:r>
    </w:p>
    <w:p w:rsidR="004664D5" w:rsidRPr="004664D5" w:rsidRDefault="004664D5" w:rsidP="00466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p>
    <w:p w:rsidR="004664D5" w:rsidRPr="004664D5" w:rsidRDefault="004664D5" w:rsidP="00466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4664D5">
        <w:rPr>
          <w:rFonts w:ascii="Arial Narrow" w:eastAsia="Times New Roman" w:hAnsi="Arial Narrow" w:cs="Courier New"/>
          <w:sz w:val="24"/>
          <w:szCs w:val="24"/>
        </w:rPr>
        <w:t xml:space="preserve">LOOP AT lt_mara </w:t>
      </w:r>
      <w:r w:rsidRPr="00CC375A">
        <w:rPr>
          <w:rFonts w:ascii="Arial Narrow" w:eastAsia="Times New Roman" w:hAnsi="Arial Narrow" w:cs="Courier New"/>
          <w:i/>
          <w:color w:val="C00000"/>
          <w:sz w:val="24"/>
          <w:szCs w:val="24"/>
        </w:rPr>
        <w:t>REFERENCE INTO</w:t>
      </w:r>
      <w:r w:rsidRPr="00CC375A">
        <w:rPr>
          <w:rFonts w:ascii="Arial Narrow" w:eastAsia="Times New Roman" w:hAnsi="Arial Narrow" w:cs="Courier New"/>
          <w:color w:val="C00000"/>
          <w:sz w:val="24"/>
          <w:szCs w:val="24"/>
        </w:rPr>
        <w:t xml:space="preserve"> </w:t>
      </w:r>
      <w:r w:rsidRPr="004664D5">
        <w:rPr>
          <w:rFonts w:ascii="Arial Narrow" w:eastAsia="Times New Roman" w:hAnsi="Arial Narrow" w:cs="Courier New"/>
          <w:sz w:val="24"/>
          <w:szCs w:val="24"/>
        </w:rPr>
        <w:t>lr_mara.</w:t>
      </w:r>
    </w:p>
    <w:p w:rsidR="004664D5" w:rsidRPr="004664D5" w:rsidRDefault="004664D5" w:rsidP="00466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4664D5">
        <w:rPr>
          <w:rFonts w:ascii="Arial Narrow" w:eastAsia="Times New Roman" w:hAnsi="Arial Narrow" w:cs="Courier New"/>
          <w:sz w:val="24"/>
          <w:szCs w:val="24"/>
        </w:rPr>
        <w:t xml:space="preserve">  WRITE: / lr_mara-&gt;matnr.</w:t>
      </w:r>
    </w:p>
    <w:p w:rsidR="004664D5" w:rsidRPr="004664D5" w:rsidRDefault="004664D5" w:rsidP="00466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4664D5">
        <w:rPr>
          <w:rFonts w:ascii="Arial Narrow" w:eastAsia="Times New Roman" w:hAnsi="Arial Narrow" w:cs="Courier New"/>
          <w:sz w:val="24"/>
          <w:szCs w:val="24"/>
        </w:rPr>
        <w:t>ENDLOOP.</w:t>
      </w:r>
    </w:p>
    <w:p w:rsidR="004664D5" w:rsidRDefault="004664D5" w:rsidP="004664D5">
      <w:pPr>
        <w:spacing w:after="0" w:line="240" w:lineRule="auto"/>
        <w:ind w:firstLine="567"/>
        <w:jc w:val="both"/>
        <w:rPr>
          <w:rFonts w:ascii="Arial Narrow" w:hAnsi="Arial Narrow"/>
          <w:sz w:val="24"/>
          <w:szCs w:val="24"/>
        </w:rPr>
      </w:pPr>
    </w:p>
    <w:p w:rsidR="004664D5" w:rsidRPr="004664D5" w:rsidRDefault="004664D5" w:rsidP="00CC375A">
      <w:pPr>
        <w:spacing w:after="0" w:line="240" w:lineRule="auto"/>
        <w:ind w:firstLine="567"/>
        <w:jc w:val="center"/>
        <w:rPr>
          <w:rStyle w:val="a4"/>
          <w:rFonts w:ascii="Arial Narrow" w:hAnsi="Arial Narrow"/>
          <w:sz w:val="24"/>
          <w:szCs w:val="24"/>
        </w:rPr>
      </w:pPr>
      <w:r w:rsidRPr="004664D5">
        <w:rPr>
          <w:rStyle w:val="a4"/>
          <w:rFonts w:ascii="Arial Narrow" w:hAnsi="Arial Narrow"/>
          <w:sz w:val="24"/>
          <w:szCs w:val="24"/>
        </w:rPr>
        <w:t>Generic Data Reference</w:t>
      </w:r>
    </w:p>
    <w:p w:rsidR="004664D5" w:rsidRPr="004664D5" w:rsidRDefault="004664D5" w:rsidP="004664D5">
      <w:pPr>
        <w:spacing w:after="0" w:line="240" w:lineRule="auto"/>
        <w:ind w:firstLine="567"/>
        <w:jc w:val="both"/>
        <w:rPr>
          <w:rStyle w:val="a4"/>
          <w:rFonts w:ascii="Arial Narrow" w:hAnsi="Arial Narrow"/>
          <w:sz w:val="24"/>
          <w:szCs w:val="24"/>
        </w:rPr>
      </w:pPr>
    </w:p>
    <w:p w:rsidR="004664D5" w:rsidRPr="004664D5" w:rsidRDefault="004664D5" w:rsidP="00466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4664D5">
        <w:rPr>
          <w:rFonts w:ascii="Arial Narrow" w:eastAsia="Times New Roman" w:hAnsi="Arial Narrow" w:cs="Courier New"/>
          <w:sz w:val="24"/>
          <w:szCs w:val="24"/>
        </w:rPr>
        <w:t xml:space="preserve">DATA: lr_num TYPE REF TO </w:t>
      </w:r>
      <w:r w:rsidRPr="004664D5">
        <w:rPr>
          <w:rFonts w:ascii="Arial Narrow" w:eastAsia="Times New Roman" w:hAnsi="Arial Narrow" w:cs="Courier New"/>
          <w:color w:val="0070C0"/>
          <w:sz w:val="24"/>
          <w:szCs w:val="24"/>
        </w:rPr>
        <w:t>data</w:t>
      </w:r>
      <w:r w:rsidRPr="004664D5">
        <w:rPr>
          <w:rFonts w:ascii="Arial Narrow" w:eastAsia="Times New Roman" w:hAnsi="Arial Narrow" w:cs="Courier New"/>
          <w:sz w:val="24"/>
          <w:szCs w:val="24"/>
        </w:rPr>
        <w:t>.</w:t>
      </w:r>
    </w:p>
    <w:p w:rsidR="004664D5" w:rsidRDefault="004664D5" w:rsidP="004664D5">
      <w:pPr>
        <w:spacing w:after="0" w:line="240" w:lineRule="auto"/>
        <w:ind w:firstLine="567"/>
        <w:jc w:val="both"/>
        <w:rPr>
          <w:rFonts w:ascii="Arial Narrow" w:hAnsi="Arial Narrow"/>
          <w:color w:val="000000" w:themeColor="text1"/>
          <w:sz w:val="24"/>
          <w:szCs w:val="24"/>
        </w:rPr>
      </w:pPr>
    </w:p>
    <w:p w:rsidR="00CC375A" w:rsidRDefault="00CC375A" w:rsidP="00CC375A">
      <w:pPr>
        <w:spacing w:after="0" w:line="240" w:lineRule="auto"/>
        <w:ind w:firstLine="567"/>
        <w:jc w:val="both"/>
        <w:rPr>
          <w:rFonts w:ascii="Arial Narrow" w:hAnsi="Arial Narrow"/>
          <w:sz w:val="24"/>
          <w:szCs w:val="24"/>
        </w:rPr>
      </w:pPr>
      <w:r>
        <w:rPr>
          <w:rFonts w:ascii="Arial Narrow" w:hAnsi="Arial Narrow"/>
          <w:sz w:val="24"/>
          <w:szCs w:val="24"/>
        </w:rPr>
        <w:t>S</w:t>
      </w:r>
      <w:r w:rsidR="00683B07" w:rsidRPr="00683B07">
        <w:rPr>
          <w:rFonts w:ascii="Arial Narrow" w:hAnsi="Arial Narrow"/>
          <w:sz w:val="24"/>
          <w:szCs w:val="24"/>
        </w:rPr>
        <w:t xml:space="preserve">ince </w:t>
      </w:r>
      <w:r w:rsidR="00683B07" w:rsidRPr="00683B07">
        <w:rPr>
          <w:rStyle w:val="a4"/>
          <w:rFonts w:ascii="Arial Narrow" w:hAnsi="Arial Narrow"/>
          <w:sz w:val="24"/>
          <w:szCs w:val="24"/>
        </w:rPr>
        <w:t>lr_num</w:t>
      </w:r>
      <w:r w:rsidR="00683B07" w:rsidRPr="00683B07">
        <w:rPr>
          <w:rFonts w:ascii="Arial Narrow" w:hAnsi="Arial Narrow"/>
          <w:sz w:val="24"/>
          <w:szCs w:val="24"/>
        </w:rPr>
        <w:t xml:space="preserve"> is generic</w:t>
      </w:r>
      <w:r w:rsidR="00683B07">
        <w:rPr>
          <w:rFonts w:ascii="Arial Narrow" w:hAnsi="Arial Narrow"/>
          <w:sz w:val="24"/>
          <w:szCs w:val="24"/>
        </w:rPr>
        <w:t xml:space="preserve"> - </w:t>
      </w:r>
      <w:r w:rsidR="00683B07" w:rsidRPr="00683B07">
        <w:rPr>
          <w:rStyle w:val="a4"/>
          <w:rFonts w:ascii="Arial Narrow" w:hAnsi="Arial Narrow"/>
          <w:sz w:val="24"/>
          <w:szCs w:val="24"/>
        </w:rPr>
        <w:t>lr_num-&gt;*</w:t>
      </w:r>
      <w:r w:rsidR="00683B07" w:rsidRPr="00683B07">
        <w:rPr>
          <w:rFonts w:ascii="Arial Narrow" w:hAnsi="Arial Narrow"/>
          <w:sz w:val="24"/>
          <w:szCs w:val="24"/>
        </w:rPr>
        <w:t xml:space="preserve"> cannot be directly used at operand position</w:t>
      </w:r>
      <w:r w:rsidR="00683B07">
        <w:rPr>
          <w:rFonts w:ascii="Arial Narrow" w:hAnsi="Arial Narrow"/>
          <w:sz w:val="24"/>
          <w:szCs w:val="24"/>
        </w:rPr>
        <w:t xml:space="preserve"> </w:t>
      </w:r>
    </w:p>
    <w:p w:rsidR="00CC375A" w:rsidRDefault="00CC375A" w:rsidP="00CC375A">
      <w:pPr>
        <w:spacing w:after="0" w:line="240" w:lineRule="auto"/>
        <w:ind w:firstLine="567"/>
        <w:jc w:val="both"/>
        <w:rPr>
          <w:rFonts w:ascii="Arial Narrow" w:hAnsi="Arial Narrow"/>
          <w:sz w:val="24"/>
          <w:szCs w:val="24"/>
        </w:rPr>
      </w:pPr>
    </w:p>
    <w:p w:rsidR="00683B07" w:rsidRPr="00683B07" w:rsidRDefault="00683B07" w:rsidP="00CC375A">
      <w:pPr>
        <w:spacing w:after="0" w:line="240" w:lineRule="auto"/>
        <w:ind w:firstLine="567"/>
        <w:jc w:val="both"/>
        <w:rPr>
          <w:rFonts w:ascii="Arial Narrow" w:eastAsia="Times New Roman" w:hAnsi="Arial Narrow" w:cs="Courier New"/>
          <w:sz w:val="24"/>
          <w:szCs w:val="24"/>
        </w:rPr>
      </w:pPr>
      <w:r w:rsidRPr="00CC375A">
        <w:rPr>
          <w:rFonts w:ascii="Arial Narrow" w:eastAsia="Times New Roman" w:hAnsi="Arial Narrow" w:cs="Courier New"/>
          <w:sz w:val="24"/>
          <w:szCs w:val="24"/>
        </w:rPr>
        <w:t>lr_num-&gt;* = 2.</w:t>
      </w:r>
      <w:r w:rsidR="00CC375A" w:rsidRPr="00CC375A">
        <w:rPr>
          <w:rFonts w:ascii="Arial Narrow" w:eastAsia="Times New Roman" w:hAnsi="Arial Narrow" w:cs="Courier New"/>
          <w:sz w:val="24"/>
          <w:szCs w:val="24"/>
        </w:rPr>
        <w:t xml:space="preserve"> </w:t>
      </w:r>
      <w:r w:rsidR="00CC375A" w:rsidRPr="00CC375A">
        <w:rPr>
          <w:rFonts w:ascii="Arial Narrow" w:eastAsia="Times New Roman" w:hAnsi="Arial Narrow" w:cs="Courier New"/>
          <w:i/>
          <w:sz w:val="24"/>
          <w:szCs w:val="24"/>
        </w:rPr>
        <w:t xml:space="preserve">“ </w:t>
      </w:r>
      <w:r w:rsidR="00CC375A" w:rsidRPr="00CC375A">
        <w:rPr>
          <w:rFonts w:ascii="Arial Narrow" w:eastAsia="Times New Roman" w:hAnsi="Arial Narrow" w:cs="Courier New"/>
          <w:i/>
          <w:sz w:val="24"/>
          <w:szCs w:val="24"/>
          <w:lang w:val="ru-RU"/>
        </w:rPr>
        <w:t>так</w:t>
      </w:r>
      <w:r w:rsidR="00CC375A" w:rsidRPr="00CC375A">
        <w:rPr>
          <w:rFonts w:ascii="Arial Narrow" w:eastAsia="Times New Roman" w:hAnsi="Arial Narrow" w:cs="Courier New"/>
          <w:i/>
          <w:sz w:val="24"/>
          <w:szCs w:val="24"/>
        </w:rPr>
        <w:t xml:space="preserve"> </w:t>
      </w:r>
      <w:r w:rsidR="00CC375A" w:rsidRPr="00CC375A">
        <w:rPr>
          <w:rFonts w:ascii="Arial Narrow" w:eastAsia="Times New Roman" w:hAnsi="Arial Narrow" w:cs="Courier New"/>
          <w:i/>
          <w:sz w:val="24"/>
          <w:szCs w:val="24"/>
          <w:lang w:val="ru-RU"/>
        </w:rPr>
        <w:t>нельзя</w:t>
      </w:r>
    </w:p>
    <w:p w:rsidR="00683B07" w:rsidRDefault="00683B07" w:rsidP="00683B07">
      <w:pPr>
        <w:spacing w:after="0" w:line="240" w:lineRule="auto"/>
        <w:ind w:firstLine="567"/>
        <w:jc w:val="both"/>
        <w:rPr>
          <w:rFonts w:ascii="Arial Narrow" w:hAnsi="Arial Narrow"/>
          <w:color w:val="000000" w:themeColor="text1"/>
          <w:sz w:val="24"/>
          <w:szCs w:val="24"/>
        </w:rPr>
      </w:pPr>
    </w:p>
    <w:p w:rsidR="00683B07" w:rsidRPr="00683B07" w:rsidRDefault="00CC375A" w:rsidP="00683B07">
      <w:pPr>
        <w:spacing w:after="0" w:line="240" w:lineRule="auto"/>
        <w:ind w:firstLine="567"/>
        <w:jc w:val="both"/>
        <w:rPr>
          <w:rFonts w:ascii="Arial Narrow" w:hAnsi="Arial Narrow"/>
          <w:color w:val="000000" w:themeColor="text1"/>
          <w:sz w:val="24"/>
          <w:szCs w:val="24"/>
        </w:rPr>
      </w:pPr>
      <w:r>
        <w:rPr>
          <w:rFonts w:ascii="Arial Narrow" w:hAnsi="Arial Narrow"/>
          <w:i/>
          <w:color w:val="002060"/>
          <w:sz w:val="24"/>
          <w:szCs w:val="24"/>
        </w:rPr>
        <w:t>I</w:t>
      </w:r>
      <w:r w:rsidR="00683B07" w:rsidRPr="00CC375A">
        <w:rPr>
          <w:rFonts w:ascii="Arial Narrow" w:hAnsi="Arial Narrow"/>
          <w:i/>
          <w:color w:val="002060"/>
          <w:sz w:val="24"/>
          <w:szCs w:val="24"/>
        </w:rPr>
        <w:t>n case of generic data reference - it can be dereferenced using a field symbol</w:t>
      </w:r>
      <w:r w:rsidR="00683B07" w:rsidRPr="00683B07">
        <w:rPr>
          <w:rFonts w:ascii="Arial Narrow" w:hAnsi="Arial Narrow"/>
          <w:sz w:val="24"/>
          <w:szCs w:val="24"/>
        </w:rPr>
        <w:t xml:space="preserve"> </w:t>
      </w:r>
      <w:r>
        <w:rPr>
          <w:rFonts w:ascii="Arial Narrow" w:hAnsi="Arial Narrow"/>
          <w:sz w:val="24"/>
          <w:szCs w:val="24"/>
        </w:rPr>
        <w:t>-</w:t>
      </w:r>
    </w:p>
    <w:p w:rsidR="000A5614" w:rsidRPr="00683B07" w:rsidRDefault="000A5614" w:rsidP="006E05A0">
      <w:pPr>
        <w:spacing w:after="0" w:line="240" w:lineRule="auto"/>
        <w:ind w:firstLine="567"/>
        <w:rPr>
          <w:rFonts w:ascii="Arial Narrow" w:hAnsi="Arial Narrow"/>
          <w:color w:val="000000" w:themeColor="text1"/>
          <w:sz w:val="24"/>
          <w:szCs w:val="24"/>
        </w:rPr>
      </w:pPr>
    </w:p>
    <w:p w:rsidR="00683B07" w:rsidRPr="00CC375A" w:rsidRDefault="00683B07" w:rsidP="00683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color w:val="000000" w:themeColor="text1"/>
          <w:sz w:val="24"/>
          <w:szCs w:val="24"/>
        </w:rPr>
      </w:pPr>
      <w:r w:rsidRPr="00683B07">
        <w:rPr>
          <w:rFonts w:ascii="Arial Narrow" w:eastAsia="Times New Roman" w:hAnsi="Arial Narrow" w:cs="Courier New"/>
          <w:sz w:val="24"/>
          <w:szCs w:val="24"/>
        </w:rPr>
        <w:t xml:space="preserve">FIELD-SYMBOLS: </w:t>
      </w:r>
      <w:r w:rsidRPr="00683B07">
        <w:rPr>
          <w:rFonts w:ascii="Arial Narrow" w:eastAsia="Times New Roman" w:hAnsi="Arial Narrow" w:cs="Courier New"/>
          <w:sz w:val="24"/>
          <w:szCs w:val="24"/>
          <w:highlight w:val="yellow"/>
        </w:rPr>
        <w:t>&lt;num&gt;</w:t>
      </w:r>
      <w:r w:rsidRPr="00683B07">
        <w:rPr>
          <w:rFonts w:ascii="Arial Narrow" w:eastAsia="Times New Roman" w:hAnsi="Arial Narrow" w:cs="Courier New"/>
          <w:sz w:val="24"/>
          <w:szCs w:val="24"/>
        </w:rPr>
        <w:t xml:space="preserve"> TYPE </w:t>
      </w:r>
      <w:r w:rsidRPr="00CC375A">
        <w:rPr>
          <w:rFonts w:ascii="Arial Narrow" w:eastAsia="Times New Roman" w:hAnsi="Arial Narrow" w:cs="Courier New"/>
          <w:color w:val="000000" w:themeColor="text1"/>
          <w:sz w:val="24"/>
          <w:szCs w:val="24"/>
        </w:rPr>
        <w:t>any.</w:t>
      </w:r>
    </w:p>
    <w:p w:rsidR="00683B07" w:rsidRPr="00683B07" w:rsidRDefault="00683B07" w:rsidP="00683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p>
    <w:p w:rsidR="00683B07" w:rsidRPr="00683B07" w:rsidRDefault="00683B07" w:rsidP="00683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683B07">
        <w:rPr>
          <w:rFonts w:ascii="Arial Narrow" w:eastAsia="Times New Roman" w:hAnsi="Arial Narrow" w:cs="Courier New"/>
          <w:sz w:val="24"/>
          <w:szCs w:val="24"/>
        </w:rPr>
        <w:t>CREATE DATA lr_num TYPE i.</w:t>
      </w:r>
    </w:p>
    <w:p w:rsidR="00683B07" w:rsidRPr="00127C13" w:rsidRDefault="00683B07" w:rsidP="00683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color w:val="000000" w:themeColor="text1"/>
          <w:sz w:val="24"/>
          <w:szCs w:val="24"/>
        </w:rPr>
      </w:pPr>
      <w:r w:rsidRPr="00127C13">
        <w:rPr>
          <w:rFonts w:ascii="Arial Narrow" w:eastAsia="Times New Roman" w:hAnsi="Arial Narrow" w:cs="Courier New"/>
          <w:color w:val="000000" w:themeColor="text1"/>
          <w:sz w:val="24"/>
          <w:szCs w:val="24"/>
          <w:highlight w:val="yellow"/>
        </w:rPr>
        <w:t>ASSIGN lr_num-&gt;* TO &lt;num&gt;.</w:t>
      </w:r>
    </w:p>
    <w:p w:rsidR="00683B07" w:rsidRPr="00683B07" w:rsidRDefault="00683B07" w:rsidP="00683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683B07">
        <w:rPr>
          <w:rFonts w:ascii="Arial Narrow" w:eastAsia="Times New Roman" w:hAnsi="Arial Narrow" w:cs="Courier New"/>
          <w:sz w:val="24"/>
          <w:szCs w:val="24"/>
        </w:rPr>
        <w:t>&lt;num&gt; = 3.</w:t>
      </w:r>
    </w:p>
    <w:p w:rsidR="000A5614" w:rsidRPr="00683B07" w:rsidRDefault="000A5614" w:rsidP="00683B07">
      <w:pPr>
        <w:spacing w:after="0" w:line="240" w:lineRule="auto"/>
        <w:ind w:firstLine="567"/>
        <w:rPr>
          <w:rFonts w:ascii="Arial Narrow" w:hAnsi="Arial Narrow"/>
          <w:color w:val="000000" w:themeColor="text1"/>
          <w:sz w:val="24"/>
          <w:szCs w:val="24"/>
        </w:rPr>
      </w:pPr>
    </w:p>
    <w:p w:rsidR="000A5614" w:rsidRPr="00CC375A" w:rsidRDefault="00CC375A" w:rsidP="006E05A0">
      <w:pPr>
        <w:spacing w:after="0" w:line="240" w:lineRule="auto"/>
        <w:ind w:firstLine="567"/>
        <w:rPr>
          <w:rStyle w:val="a4"/>
          <w:rFonts w:ascii="Arial Narrow" w:hAnsi="Arial Narrow"/>
          <w:i/>
          <w:sz w:val="24"/>
          <w:szCs w:val="24"/>
        </w:rPr>
      </w:pPr>
      <w:r w:rsidRPr="00CC375A">
        <w:rPr>
          <w:rStyle w:val="a4"/>
          <w:rFonts w:ascii="Arial Narrow" w:hAnsi="Arial Narrow"/>
          <w:i/>
          <w:sz w:val="24"/>
          <w:szCs w:val="24"/>
        </w:rPr>
        <w:t>Working with structures</w:t>
      </w:r>
    </w:p>
    <w:p w:rsidR="00CC375A" w:rsidRPr="00E66BA9" w:rsidRDefault="00CC375A" w:rsidP="006E05A0">
      <w:pPr>
        <w:spacing w:after="0" w:line="240" w:lineRule="auto"/>
        <w:ind w:firstLine="567"/>
        <w:rPr>
          <w:rFonts w:ascii="Arial Narrow" w:hAnsi="Arial Narrow"/>
          <w:color w:val="000000" w:themeColor="text1"/>
          <w:sz w:val="24"/>
          <w:szCs w:val="24"/>
        </w:rPr>
      </w:pPr>
    </w:p>
    <w:p w:rsidR="00CC375A" w:rsidRPr="00CC375A" w:rsidRDefault="00CC375A" w:rsidP="00CC3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CC375A">
        <w:rPr>
          <w:rFonts w:ascii="Arial Narrow" w:eastAsia="Times New Roman" w:hAnsi="Arial Narrow" w:cs="Courier New"/>
          <w:sz w:val="24"/>
          <w:szCs w:val="24"/>
        </w:rPr>
        <w:t>DATA: lr_str TYPE REF TO data.</w:t>
      </w:r>
    </w:p>
    <w:p w:rsidR="00CC375A" w:rsidRPr="00CC375A" w:rsidRDefault="00CC375A" w:rsidP="00CC3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CC375A">
        <w:rPr>
          <w:rFonts w:ascii="Arial Narrow" w:eastAsia="Times New Roman" w:hAnsi="Arial Narrow" w:cs="Courier New"/>
          <w:sz w:val="24"/>
          <w:szCs w:val="24"/>
        </w:rPr>
        <w:t xml:space="preserve">FIELD-SYMBOLS: </w:t>
      </w:r>
      <w:r w:rsidRPr="00CC375A">
        <w:rPr>
          <w:rFonts w:ascii="Arial Narrow" w:eastAsia="Times New Roman" w:hAnsi="Arial Narrow" w:cs="Courier New"/>
          <w:sz w:val="24"/>
          <w:szCs w:val="24"/>
          <w:highlight w:val="yellow"/>
        </w:rPr>
        <w:t>&lt;str&gt;</w:t>
      </w:r>
      <w:r w:rsidRPr="00CC375A">
        <w:rPr>
          <w:rFonts w:ascii="Arial Narrow" w:eastAsia="Times New Roman" w:hAnsi="Arial Narrow" w:cs="Courier New"/>
          <w:sz w:val="24"/>
          <w:szCs w:val="24"/>
        </w:rPr>
        <w:t xml:space="preserve"> TYPE any.</w:t>
      </w:r>
    </w:p>
    <w:p w:rsidR="00CC375A" w:rsidRPr="00CC375A" w:rsidRDefault="00CC375A" w:rsidP="00CC3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CC375A">
        <w:rPr>
          <w:rFonts w:ascii="Arial Narrow" w:eastAsia="Times New Roman" w:hAnsi="Arial Narrow" w:cs="Courier New"/>
          <w:sz w:val="24"/>
          <w:szCs w:val="24"/>
        </w:rPr>
        <w:t>FIELD-SYMBOLS: &lt;data&gt; TYPE any.</w:t>
      </w:r>
    </w:p>
    <w:p w:rsidR="00CC375A" w:rsidRPr="00CC375A" w:rsidRDefault="00CC375A" w:rsidP="00CC3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CC375A">
        <w:rPr>
          <w:rFonts w:ascii="Arial Narrow" w:eastAsia="Times New Roman" w:hAnsi="Arial Narrow" w:cs="Courier New"/>
          <w:sz w:val="24"/>
          <w:szCs w:val="24"/>
        </w:rPr>
        <w:t>CREATE DATA lr_str TYPE mara.</w:t>
      </w:r>
    </w:p>
    <w:p w:rsidR="00CC375A" w:rsidRPr="00CC375A" w:rsidRDefault="00CC375A" w:rsidP="00CC3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p>
    <w:p w:rsidR="00CC375A" w:rsidRPr="00127C13" w:rsidRDefault="00CC375A" w:rsidP="00CC3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color w:val="000000" w:themeColor="text1"/>
          <w:sz w:val="24"/>
          <w:szCs w:val="24"/>
        </w:rPr>
      </w:pPr>
      <w:r w:rsidRPr="00127C13">
        <w:rPr>
          <w:rFonts w:ascii="Arial Narrow" w:eastAsia="Times New Roman" w:hAnsi="Arial Narrow" w:cs="Courier New"/>
          <w:color w:val="000000" w:themeColor="text1"/>
          <w:sz w:val="24"/>
          <w:szCs w:val="24"/>
          <w:highlight w:val="yellow"/>
        </w:rPr>
        <w:t>ASSIGN lr_str-&gt;* TO &lt;str&gt;.</w:t>
      </w:r>
    </w:p>
    <w:p w:rsidR="00CC375A" w:rsidRPr="00CC375A" w:rsidRDefault="00CC375A" w:rsidP="00CC3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CC375A">
        <w:rPr>
          <w:rFonts w:ascii="Arial Narrow" w:eastAsia="Times New Roman" w:hAnsi="Arial Narrow" w:cs="Courier New"/>
          <w:sz w:val="24"/>
          <w:szCs w:val="24"/>
        </w:rPr>
        <w:t>ASSIGN COMPONENT 'MATNR' OF STRUCTURE &lt;str&gt; TO &lt;data&gt;.</w:t>
      </w:r>
    </w:p>
    <w:p w:rsidR="00CC375A" w:rsidRPr="00CC375A" w:rsidRDefault="00CC375A" w:rsidP="00CC3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CC375A">
        <w:rPr>
          <w:rFonts w:ascii="Arial Narrow" w:eastAsia="Times New Roman" w:hAnsi="Arial Narrow" w:cs="Courier New"/>
          <w:sz w:val="24"/>
          <w:szCs w:val="24"/>
        </w:rPr>
        <w:t>&lt;data&gt; = '112'.</w:t>
      </w:r>
    </w:p>
    <w:p w:rsidR="000A5614" w:rsidRPr="001E7C47" w:rsidRDefault="000A5614" w:rsidP="006E05A0">
      <w:pPr>
        <w:spacing w:after="0" w:line="240" w:lineRule="auto"/>
        <w:ind w:firstLine="567"/>
        <w:rPr>
          <w:rFonts w:ascii="Arial Narrow" w:hAnsi="Arial Narrow"/>
          <w:color w:val="000000" w:themeColor="text1"/>
          <w:sz w:val="24"/>
          <w:szCs w:val="24"/>
        </w:rPr>
      </w:pPr>
    </w:p>
    <w:p w:rsidR="00CC375A" w:rsidRDefault="00CC375A" w:rsidP="00CC375A">
      <w:pPr>
        <w:spacing w:after="0" w:line="240" w:lineRule="auto"/>
        <w:ind w:firstLine="567"/>
        <w:rPr>
          <w:rStyle w:val="a4"/>
          <w:rFonts w:ascii="Arial Narrow" w:hAnsi="Arial Narrow"/>
          <w:i/>
          <w:sz w:val="24"/>
          <w:szCs w:val="24"/>
        </w:rPr>
      </w:pPr>
    </w:p>
    <w:p w:rsidR="00CC375A" w:rsidRDefault="00CC375A" w:rsidP="00CC375A">
      <w:pPr>
        <w:spacing w:after="0" w:line="240" w:lineRule="auto"/>
        <w:ind w:firstLine="567"/>
        <w:rPr>
          <w:rStyle w:val="a4"/>
          <w:rFonts w:ascii="Arial Narrow" w:hAnsi="Arial Narrow"/>
          <w:i/>
          <w:sz w:val="24"/>
          <w:szCs w:val="24"/>
        </w:rPr>
      </w:pPr>
    </w:p>
    <w:p w:rsidR="00CC375A" w:rsidRDefault="00CC375A" w:rsidP="00CC375A">
      <w:pPr>
        <w:spacing w:after="0" w:line="240" w:lineRule="auto"/>
        <w:ind w:firstLine="567"/>
        <w:rPr>
          <w:rStyle w:val="a4"/>
          <w:rFonts w:ascii="Arial Narrow" w:hAnsi="Arial Narrow"/>
          <w:i/>
          <w:sz w:val="24"/>
          <w:szCs w:val="24"/>
        </w:rPr>
      </w:pPr>
    </w:p>
    <w:p w:rsidR="000A5614" w:rsidRPr="00CC375A" w:rsidRDefault="00CC375A" w:rsidP="00CC375A">
      <w:pPr>
        <w:spacing w:after="0" w:line="240" w:lineRule="auto"/>
        <w:ind w:firstLine="567"/>
        <w:rPr>
          <w:rStyle w:val="a4"/>
          <w:rFonts w:ascii="Arial Narrow" w:hAnsi="Arial Narrow"/>
          <w:i/>
          <w:sz w:val="24"/>
          <w:szCs w:val="24"/>
        </w:rPr>
      </w:pPr>
      <w:r w:rsidRPr="00CC375A">
        <w:rPr>
          <w:rStyle w:val="a4"/>
          <w:rFonts w:ascii="Arial Narrow" w:hAnsi="Arial Narrow"/>
          <w:i/>
          <w:sz w:val="24"/>
          <w:szCs w:val="24"/>
        </w:rPr>
        <w:t>Dynamically create data objects</w:t>
      </w:r>
    </w:p>
    <w:p w:rsidR="00CC375A" w:rsidRDefault="00CC375A" w:rsidP="00CC3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p>
    <w:p w:rsidR="00CC375A" w:rsidRPr="00CC375A" w:rsidRDefault="00CC375A" w:rsidP="00CC3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CC375A">
        <w:rPr>
          <w:rFonts w:ascii="Arial Narrow" w:eastAsia="Times New Roman" w:hAnsi="Arial Narrow" w:cs="Courier New"/>
          <w:color w:val="0070C0"/>
          <w:sz w:val="24"/>
          <w:szCs w:val="24"/>
        </w:rPr>
        <w:t>PARAMETERS</w:t>
      </w:r>
      <w:r w:rsidRPr="00CC375A">
        <w:rPr>
          <w:rFonts w:ascii="Arial Narrow" w:eastAsia="Times New Roman" w:hAnsi="Arial Narrow" w:cs="Courier New"/>
          <w:sz w:val="24"/>
          <w:szCs w:val="24"/>
        </w:rPr>
        <w:t>: p_tname TYPE tabname.</w:t>
      </w:r>
    </w:p>
    <w:p w:rsidR="00CC375A" w:rsidRPr="00CC375A" w:rsidRDefault="00CC375A" w:rsidP="00CC3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CC375A">
        <w:rPr>
          <w:rFonts w:ascii="Arial Narrow" w:eastAsia="Times New Roman" w:hAnsi="Arial Narrow" w:cs="Courier New"/>
          <w:sz w:val="24"/>
          <w:szCs w:val="24"/>
        </w:rPr>
        <w:t xml:space="preserve">DATA: lr_tab TYPE REF TO </w:t>
      </w:r>
      <w:r w:rsidRPr="00CC375A">
        <w:rPr>
          <w:rFonts w:ascii="Arial Narrow" w:eastAsia="Times New Roman" w:hAnsi="Arial Narrow" w:cs="Courier New"/>
          <w:sz w:val="24"/>
          <w:szCs w:val="24"/>
          <w:highlight w:val="yellow"/>
        </w:rPr>
        <w:t>data</w:t>
      </w:r>
      <w:r w:rsidRPr="00CC375A">
        <w:rPr>
          <w:rFonts w:ascii="Arial Narrow" w:eastAsia="Times New Roman" w:hAnsi="Arial Narrow" w:cs="Courier New"/>
          <w:sz w:val="24"/>
          <w:szCs w:val="24"/>
        </w:rPr>
        <w:t>.</w:t>
      </w:r>
    </w:p>
    <w:p w:rsidR="00CC375A" w:rsidRPr="00CC375A" w:rsidRDefault="00CC375A" w:rsidP="00CC3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CC375A">
        <w:rPr>
          <w:rFonts w:ascii="Arial Narrow" w:eastAsia="Times New Roman" w:hAnsi="Arial Narrow" w:cs="Courier New"/>
          <w:sz w:val="24"/>
          <w:szCs w:val="24"/>
        </w:rPr>
        <w:t>FIELD-SYMBOLS: &lt;tab&gt; TYPE ANY TABLE.</w:t>
      </w:r>
    </w:p>
    <w:p w:rsidR="00CC375A" w:rsidRPr="00CC375A" w:rsidRDefault="00CC375A" w:rsidP="00CC3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p>
    <w:p w:rsidR="00CC375A" w:rsidRPr="00CC375A" w:rsidRDefault="00CC375A" w:rsidP="00CC3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CC375A">
        <w:rPr>
          <w:rFonts w:ascii="Arial Narrow" w:eastAsia="Times New Roman" w:hAnsi="Arial Narrow" w:cs="Courier New"/>
          <w:sz w:val="24"/>
          <w:szCs w:val="24"/>
        </w:rPr>
        <w:t xml:space="preserve">CREATE DATA lr_tab TYPE TABLE OF </w:t>
      </w:r>
      <w:r w:rsidRPr="00CC375A">
        <w:rPr>
          <w:rFonts w:ascii="Arial Narrow" w:eastAsia="Times New Roman" w:hAnsi="Arial Narrow" w:cs="Courier New"/>
          <w:color w:val="0070C0"/>
          <w:sz w:val="24"/>
          <w:szCs w:val="24"/>
        </w:rPr>
        <w:t>(p_tname)</w:t>
      </w:r>
      <w:r w:rsidRPr="00CC375A">
        <w:rPr>
          <w:rFonts w:ascii="Arial Narrow" w:eastAsia="Times New Roman" w:hAnsi="Arial Narrow" w:cs="Courier New"/>
          <w:sz w:val="24"/>
          <w:szCs w:val="24"/>
        </w:rPr>
        <w:t>.</w:t>
      </w:r>
    </w:p>
    <w:p w:rsidR="00CC375A" w:rsidRPr="00CC375A" w:rsidRDefault="00CC375A" w:rsidP="00CC3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CC375A">
        <w:rPr>
          <w:rFonts w:ascii="Arial Narrow" w:eastAsia="Times New Roman" w:hAnsi="Arial Narrow" w:cs="Courier New"/>
          <w:sz w:val="24"/>
          <w:szCs w:val="24"/>
          <w:highlight w:val="yellow"/>
        </w:rPr>
        <w:t>ASSIGN lr_tab-&gt;* TO &lt;tab&gt;.</w:t>
      </w:r>
    </w:p>
    <w:p w:rsidR="00CC375A" w:rsidRPr="00CC375A" w:rsidRDefault="00CC375A" w:rsidP="00CC3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CC375A">
        <w:rPr>
          <w:rFonts w:ascii="Arial Narrow" w:eastAsia="Times New Roman" w:hAnsi="Arial Narrow" w:cs="Courier New"/>
          <w:sz w:val="24"/>
          <w:szCs w:val="24"/>
        </w:rPr>
        <w:lastRenderedPageBreak/>
        <w:t>IF sy-subrc EQ 0.</w:t>
      </w:r>
    </w:p>
    <w:p w:rsidR="00CC375A" w:rsidRPr="00CC375A" w:rsidRDefault="00CC375A" w:rsidP="00CC3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CC375A">
        <w:rPr>
          <w:rFonts w:ascii="Arial Narrow" w:eastAsia="Times New Roman" w:hAnsi="Arial Narrow" w:cs="Courier New"/>
          <w:sz w:val="24"/>
          <w:szCs w:val="24"/>
        </w:rPr>
        <w:t xml:space="preserve">  SELECT * FROM (p_tname) INTO TABLE &lt;tab&gt; UP TO 10 ROWS.</w:t>
      </w:r>
    </w:p>
    <w:p w:rsidR="00CC375A" w:rsidRPr="00CC375A" w:rsidRDefault="00CC375A" w:rsidP="00CC3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CC375A">
        <w:rPr>
          <w:rFonts w:ascii="Arial Narrow" w:eastAsia="Times New Roman" w:hAnsi="Arial Narrow" w:cs="Courier New"/>
          <w:sz w:val="24"/>
          <w:szCs w:val="24"/>
        </w:rPr>
        <w:t xml:space="preserve">  cl_demo_output=&gt;display( &lt;tab&gt; ).</w:t>
      </w:r>
    </w:p>
    <w:p w:rsidR="00CC375A" w:rsidRPr="00CC375A" w:rsidRDefault="00CC375A" w:rsidP="00CC3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CC375A">
        <w:rPr>
          <w:rFonts w:ascii="Arial Narrow" w:eastAsia="Times New Roman" w:hAnsi="Arial Narrow" w:cs="Courier New"/>
          <w:sz w:val="24"/>
          <w:szCs w:val="24"/>
        </w:rPr>
        <w:t>ENDIF.</w:t>
      </w:r>
    </w:p>
    <w:p w:rsidR="00CC375A" w:rsidRPr="001E7C47" w:rsidRDefault="00CC375A" w:rsidP="006E05A0">
      <w:pPr>
        <w:spacing w:after="0" w:line="240" w:lineRule="auto"/>
        <w:ind w:firstLine="567"/>
        <w:rPr>
          <w:rFonts w:ascii="Arial Narrow" w:hAnsi="Arial Narrow"/>
          <w:color w:val="000000" w:themeColor="text1"/>
          <w:sz w:val="24"/>
          <w:szCs w:val="24"/>
        </w:rPr>
      </w:pPr>
    </w:p>
    <w:p w:rsidR="00127C13" w:rsidRPr="00127C13" w:rsidRDefault="00127C13" w:rsidP="00127C13">
      <w:pPr>
        <w:spacing w:after="0" w:line="240" w:lineRule="auto"/>
        <w:ind w:firstLine="567"/>
        <w:jc w:val="center"/>
        <w:rPr>
          <w:rFonts w:ascii="Arial Narrow" w:eastAsia="Times New Roman" w:hAnsi="Arial Narrow" w:cs="Times New Roman"/>
          <w:sz w:val="24"/>
          <w:szCs w:val="24"/>
        </w:rPr>
      </w:pPr>
      <w:r w:rsidRPr="00127C13">
        <w:rPr>
          <w:rFonts w:ascii="Arial Narrow" w:eastAsia="Times New Roman" w:hAnsi="Arial Narrow" w:cs="Times New Roman"/>
          <w:b/>
          <w:bCs/>
          <w:sz w:val="24"/>
          <w:szCs w:val="24"/>
        </w:rPr>
        <w:t>Difference between data reference and object reference:</w:t>
      </w:r>
    </w:p>
    <w:p w:rsidR="00127C13" w:rsidRDefault="00127C13" w:rsidP="00127C13">
      <w:pPr>
        <w:spacing w:after="0" w:line="240" w:lineRule="auto"/>
        <w:ind w:firstLine="567"/>
        <w:rPr>
          <w:rFonts w:ascii="Arial Narrow" w:eastAsia="Times New Roman" w:hAnsi="Arial Narrow" w:cs="Times New Roman"/>
          <w:sz w:val="24"/>
          <w:szCs w:val="24"/>
        </w:rPr>
      </w:pPr>
    </w:p>
    <w:p w:rsidR="00127C13" w:rsidRPr="00127C13" w:rsidRDefault="00127C13" w:rsidP="00127C13">
      <w:pPr>
        <w:spacing w:after="0" w:line="240" w:lineRule="auto"/>
        <w:ind w:firstLine="567"/>
        <w:rPr>
          <w:rFonts w:ascii="Arial Narrow" w:eastAsia="Times New Roman" w:hAnsi="Arial Narrow" w:cs="Times New Roman"/>
          <w:sz w:val="24"/>
          <w:szCs w:val="24"/>
        </w:rPr>
      </w:pPr>
      <w:r w:rsidRPr="00127C13">
        <w:rPr>
          <w:rFonts w:ascii="Arial Narrow" w:eastAsia="Times New Roman" w:hAnsi="Arial Narrow" w:cs="Times New Roman"/>
          <w:sz w:val="24"/>
          <w:szCs w:val="24"/>
        </w:rPr>
        <w:t>There are two types of reference variable</w:t>
      </w:r>
    </w:p>
    <w:p w:rsidR="00127C13" w:rsidRPr="00127C13" w:rsidRDefault="00127C13" w:rsidP="00D613E2">
      <w:pPr>
        <w:numPr>
          <w:ilvl w:val="0"/>
          <w:numId w:val="11"/>
        </w:numPr>
        <w:tabs>
          <w:tab w:val="clear" w:pos="720"/>
          <w:tab w:val="num" w:pos="1134"/>
        </w:tabs>
        <w:spacing w:after="0" w:line="240" w:lineRule="auto"/>
        <w:ind w:left="1134"/>
        <w:rPr>
          <w:rFonts w:ascii="Arial Narrow" w:eastAsia="Times New Roman" w:hAnsi="Arial Narrow" w:cs="Times New Roman"/>
          <w:sz w:val="24"/>
          <w:szCs w:val="24"/>
        </w:rPr>
      </w:pPr>
      <w:r w:rsidRPr="00127C13">
        <w:rPr>
          <w:rFonts w:ascii="Arial Narrow" w:eastAsia="Times New Roman" w:hAnsi="Arial Narrow" w:cs="Times New Roman"/>
          <w:b/>
          <w:color w:val="000000" w:themeColor="text1"/>
          <w:sz w:val="24"/>
          <w:szCs w:val="24"/>
        </w:rPr>
        <w:t>Data reference</w:t>
      </w:r>
      <w:r w:rsidRPr="00127C13">
        <w:rPr>
          <w:rFonts w:ascii="Arial Narrow" w:eastAsia="Times New Roman" w:hAnsi="Arial Narrow" w:cs="Times New Roman"/>
          <w:color w:val="000000" w:themeColor="text1"/>
          <w:sz w:val="24"/>
          <w:szCs w:val="24"/>
        </w:rPr>
        <w:t xml:space="preserve"> </w:t>
      </w:r>
      <w:r w:rsidR="000814CF" w:rsidRPr="000814CF">
        <w:rPr>
          <w:rFonts w:ascii="Arial Narrow" w:eastAsia="Times New Roman" w:hAnsi="Arial Narrow" w:cs="Times New Roman"/>
          <w:sz w:val="24"/>
          <w:szCs w:val="24"/>
        </w:rPr>
        <w:t xml:space="preserve">- </w:t>
      </w:r>
      <w:r w:rsidR="000814CF" w:rsidRPr="00127C13">
        <w:rPr>
          <w:rFonts w:ascii="Arial Narrow" w:eastAsia="Times New Roman" w:hAnsi="Arial Narrow" w:cs="Times New Roman"/>
          <w:sz w:val="24"/>
          <w:szCs w:val="24"/>
        </w:rPr>
        <w:t xml:space="preserve">can store the reference to any data object </w:t>
      </w:r>
      <w:r w:rsidR="000814CF" w:rsidRPr="000814CF">
        <w:rPr>
          <w:rFonts w:ascii="Arial Narrow" w:eastAsia="Times New Roman" w:hAnsi="Arial Narrow" w:cs="Times New Roman"/>
          <w:sz w:val="24"/>
          <w:szCs w:val="24"/>
        </w:rPr>
        <w:t xml:space="preserve">– </w:t>
      </w:r>
      <w:r w:rsidR="000814CF" w:rsidRPr="00127C13">
        <w:rPr>
          <w:rFonts w:ascii="Arial Narrow" w:eastAsia="Times New Roman" w:hAnsi="Arial Narrow" w:cs="Times New Roman"/>
          <w:sz w:val="24"/>
          <w:szCs w:val="24"/>
        </w:rPr>
        <w:t>variable</w:t>
      </w:r>
      <w:r w:rsidR="000814CF" w:rsidRPr="000814CF">
        <w:rPr>
          <w:rFonts w:ascii="Arial Narrow" w:eastAsia="Times New Roman" w:hAnsi="Arial Narrow" w:cs="Times New Roman"/>
          <w:sz w:val="24"/>
          <w:szCs w:val="24"/>
        </w:rPr>
        <w:t xml:space="preserve"> |</w:t>
      </w:r>
      <w:r w:rsidR="000814CF" w:rsidRPr="00127C13">
        <w:rPr>
          <w:rFonts w:ascii="Arial Narrow" w:eastAsia="Times New Roman" w:hAnsi="Arial Narrow" w:cs="Times New Roman"/>
          <w:sz w:val="24"/>
          <w:szCs w:val="24"/>
        </w:rPr>
        <w:t xml:space="preserve"> structures</w:t>
      </w:r>
      <w:r w:rsidR="000814CF" w:rsidRPr="000814CF">
        <w:rPr>
          <w:rFonts w:ascii="Arial Narrow" w:eastAsia="Times New Roman" w:hAnsi="Arial Narrow" w:cs="Times New Roman"/>
          <w:sz w:val="24"/>
          <w:szCs w:val="24"/>
        </w:rPr>
        <w:t xml:space="preserve"> |</w:t>
      </w:r>
      <w:r w:rsidR="000814CF" w:rsidRPr="00127C13">
        <w:rPr>
          <w:rFonts w:ascii="Arial Narrow" w:eastAsia="Times New Roman" w:hAnsi="Arial Narrow" w:cs="Times New Roman"/>
          <w:sz w:val="24"/>
          <w:szCs w:val="24"/>
        </w:rPr>
        <w:t xml:space="preserve"> internal tables etc.</w:t>
      </w:r>
      <w:r w:rsidR="000814CF" w:rsidRPr="000814CF">
        <w:rPr>
          <w:rFonts w:ascii="Arial Narrow" w:eastAsia="Times New Roman" w:hAnsi="Arial Narrow" w:cs="Times New Roman"/>
          <w:sz w:val="24"/>
          <w:szCs w:val="24"/>
        </w:rPr>
        <w:t xml:space="preserve"> E</w:t>
      </w:r>
      <w:r w:rsidR="000814CF" w:rsidRPr="00127C13">
        <w:rPr>
          <w:rFonts w:ascii="Arial Narrow" w:eastAsia="Times New Roman" w:hAnsi="Arial Narrow" w:cs="Times New Roman"/>
          <w:sz w:val="24"/>
          <w:szCs w:val="24"/>
        </w:rPr>
        <w:t xml:space="preserve">ither </w:t>
      </w:r>
      <w:r w:rsidR="000814CF" w:rsidRPr="00127C13">
        <w:rPr>
          <w:rFonts w:ascii="Arial Narrow" w:eastAsia="Times New Roman" w:hAnsi="Arial Narrow" w:cs="Times New Roman"/>
          <w:i/>
          <w:color w:val="002060"/>
          <w:sz w:val="24"/>
          <w:szCs w:val="24"/>
        </w:rPr>
        <w:t>the generic data type</w:t>
      </w:r>
      <w:r w:rsidR="000814CF" w:rsidRPr="00127C13">
        <w:rPr>
          <w:rFonts w:ascii="Arial Narrow" w:eastAsia="Times New Roman" w:hAnsi="Arial Narrow" w:cs="Times New Roman"/>
          <w:color w:val="002060"/>
          <w:sz w:val="24"/>
          <w:szCs w:val="24"/>
        </w:rPr>
        <w:t xml:space="preserve"> </w:t>
      </w:r>
      <w:r w:rsidR="000814CF" w:rsidRPr="00127C13">
        <w:rPr>
          <w:rFonts w:ascii="Arial Narrow" w:eastAsia="Times New Roman" w:hAnsi="Arial Narrow" w:cs="Times New Roman"/>
          <w:sz w:val="24"/>
          <w:szCs w:val="24"/>
        </w:rPr>
        <w:t xml:space="preserve">or a </w:t>
      </w:r>
      <w:r w:rsidR="000814CF" w:rsidRPr="00127C13">
        <w:rPr>
          <w:rFonts w:ascii="Arial Narrow" w:eastAsia="Times New Roman" w:hAnsi="Arial Narrow" w:cs="Times New Roman"/>
          <w:i/>
          <w:color w:val="002060"/>
          <w:sz w:val="24"/>
          <w:szCs w:val="24"/>
        </w:rPr>
        <w:t>completely specified data type</w:t>
      </w:r>
      <w:r w:rsidR="000814CF" w:rsidRPr="00127C13">
        <w:rPr>
          <w:rFonts w:ascii="Arial Narrow" w:eastAsia="Times New Roman" w:hAnsi="Arial Narrow" w:cs="Times New Roman"/>
          <w:color w:val="002060"/>
          <w:sz w:val="24"/>
          <w:szCs w:val="24"/>
        </w:rPr>
        <w:t xml:space="preserve"> </w:t>
      </w:r>
      <w:r w:rsidR="000814CF" w:rsidRPr="00127C13">
        <w:rPr>
          <w:rFonts w:ascii="Arial Narrow" w:eastAsia="Times New Roman" w:hAnsi="Arial Narrow" w:cs="Times New Roman"/>
          <w:sz w:val="24"/>
          <w:szCs w:val="24"/>
        </w:rPr>
        <w:t>can be specified</w:t>
      </w:r>
      <w:r w:rsidR="000814CF" w:rsidRPr="000814CF">
        <w:rPr>
          <w:rFonts w:ascii="Arial Narrow" w:eastAsia="Times New Roman" w:hAnsi="Arial Narrow" w:cs="Times New Roman"/>
          <w:sz w:val="24"/>
          <w:szCs w:val="24"/>
        </w:rPr>
        <w:t>.</w:t>
      </w:r>
    </w:p>
    <w:p w:rsidR="00127C13" w:rsidRPr="00127C13" w:rsidRDefault="00127C13" w:rsidP="00D613E2">
      <w:pPr>
        <w:numPr>
          <w:ilvl w:val="0"/>
          <w:numId w:val="11"/>
        </w:numPr>
        <w:tabs>
          <w:tab w:val="clear" w:pos="720"/>
          <w:tab w:val="num" w:pos="1134"/>
        </w:tabs>
        <w:spacing w:after="0" w:line="240" w:lineRule="auto"/>
        <w:ind w:left="1134"/>
        <w:rPr>
          <w:rFonts w:ascii="Arial Narrow" w:eastAsia="Times New Roman" w:hAnsi="Arial Narrow" w:cs="Times New Roman"/>
          <w:sz w:val="24"/>
          <w:szCs w:val="24"/>
        </w:rPr>
      </w:pPr>
      <w:r w:rsidRPr="00127C13">
        <w:rPr>
          <w:rFonts w:ascii="Arial Narrow" w:eastAsia="Times New Roman" w:hAnsi="Arial Narrow" w:cs="Times New Roman"/>
          <w:b/>
          <w:color w:val="000000" w:themeColor="text1"/>
          <w:sz w:val="24"/>
          <w:szCs w:val="24"/>
        </w:rPr>
        <w:t>Object reference</w:t>
      </w:r>
      <w:r w:rsidR="000814CF" w:rsidRPr="000814CF">
        <w:rPr>
          <w:rFonts w:ascii="Arial Narrow" w:eastAsia="Times New Roman" w:hAnsi="Arial Narrow" w:cs="Times New Roman"/>
          <w:color w:val="000000" w:themeColor="text1"/>
          <w:sz w:val="24"/>
          <w:szCs w:val="24"/>
        </w:rPr>
        <w:t xml:space="preserve"> </w:t>
      </w:r>
      <w:r w:rsidR="000814CF" w:rsidRPr="000814CF">
        <w:rPr>
          <w:rFonts w:ascii="Arial Narrow" w:eastAsia="Times New Roman" w:hAnsi="Arial Narrow" w:cs="Times New Roman"/>
          <w:sz w:val="24"/>
          <w:szCs w:val="24"/>
        </w:rPr>
        <w:t xml:space="preserve">- </w:t>
      </w:r>
      <w:r w:rsidRPr="00127C13">
        <w:rPr>
          <w:rFonts w:ascii="Arial Narrow" w:eastAsia="Times New Roman" w:hAnsi="Arial Narrow" w:cs="Times New Roman"/>
          <w:sz w:val="24"/>
          <w:szCs w:val="24"/>
        </w:rPr>
        <w:t>can store the reference to any class object.</w:t>
      </w:r>
      <w:r w:rsidR="000814CF" w:rsidRPr="000814CF">
        <w:rPr>
          <w:rFonts w:ascii="Arial Narrow" w:eastAsia="Times New Roman" w:hAnsi="Arial Narrow" w:cs="Times New Roman"/>
          <w:sz w:val="24"/>
          <w:szCs w:val="24"/>
        </w:rPr>
        <w:t xml:space="preserve"> </w:t>
      </w:r>
      <w:r w:rsidR="000814CF" w:rsidRPr="000814CF">
        <w:rPr>
          <w:rFonts w:ascii="Arial Narrow" w:eastAsia="Times New Roman" w:hAnsi="Arial Narrow" w:cs="Times New Roman"/>
          <w:color w:val="000000" w:themeColor="text1"/>
          <w:sz w:val="24"/>
          <w:szCs w:val="24"/>
        </w:rPr>
        <w:t>E</w:t>
      </w:r>
      <w:r w:rsidR="000814CF" w:rsidRPr="00127C13">
        <w:rPr>
          <w:rFonts w:ascii="Arial Narrow" w:eastAsia="Times New Roman" w:hAnsi="Arial Narrow" w:cs="Times New Roman"/>
          <w:sz w:val="24"/>
          <w:szCs w:val="24"/>
        </w:rPr>
        <w:t xml:space="preserve">ither a </w:t>
      </w:r>
      <w:r w:rsidR="000814CF" w:rsidRPr="00127C13">
        <w:rPr>
          <w:rFonts w:ascii="Arial Narrow" w:eastAsia="Times New Roman" w:hAnsi="Arial Narrow" w:cs="Times New Roman"/>
          <w:i/>
          <w:color w:val="002060"/>
          <w:sz w:val="24"/>
          <w:szCs w:val="24"/>
        </w:rPr>
        <w:t>class</w:t>
      </w:r>
      <w:r w:rsidR="000814CF" w:rsidRPr="00127C13">
        <w:rPr>
          <w:rFonts w:ascii="Arial Narrow" w:eastAsia="Times New Roman" w:hAnsi="Arial Narrow" w:cs="Times New Roman"/>
          <w:sz w:val="24"/>
          <w:szCs w:val="24"/>
        </w:rPr>
        <w:t xml:space="preserve"> or an </w:t>
      </w:r>
      <w:r w:rsidR="000814CF" w:rsidRPr="00127C13">
        <w:rPr>
          <w:rFonts w:ascii="Arial Narrow" w:eastAsia="Times New Roman" w:hAnsi="Arial Narrow" w:cs="Times New Roman"/>
          <w:i/>
          <w:color w:val="002060"/>
          <w:sz w:val="24"/>
          <w:szCs w:val="24"/>
        </w:rPr>
        <w:t>interface</w:t>
      </w:r>
      <w:r w:rsidR="000814CF" w:rsidRPr="00127C13">
        <w:rPr>
          <w:rFonts w:ascii="Arial Narrow" w:eastAsia="Times New Roman" w:hAnsi="Arial Narrow" w:cs="Times New Roman"/>
          <w:sz w:val="24"/>
          <w:szCs w:val="24"/>
        </w:rPr>
        <w:t xml:space="preserve"> can be specified.</w:t>
      </w:r>
    </w:p>
    <w:p w:rsidR="000814CF" w:rsidRDefault="000814CF" w:rsidP="00127C13">
      <w:pPr>
        <w:spacing w:after="0" w:line="240" w:lineRule="auto"/>
        <w:ind w:firstLine="567"/>
        <w:rPr>
          <w:rFonts w:ascii="Arial Narrow" w:eastAsia="Times New Roman" w:hAnsi="Arial Narrow" w:cs="Times New Roman"/>
          <w:sz w:val="24"/>
          <w:szCs w:val="24"/>
        </w:rPr>
      </w:pPr>
    </w:p>
    <w:p w:rsidR="00127C13" w:rsidRPr="00127C13" w:rsidRDefault="00127C13" w:rsidP="00127C13">
      <w:pPr>
        <w:spacing w:after="0" w:line="240" w:lineRule="auto"/>
        <w:ind w:firstLine="567"/>
        <w:rPr>
          <w:rFonts w:ascii="Arial Narrow" w:eastAsia="Times New Roman" w:hAnsi="Arial Narrow" w:cs="Times New Roman"/>
          <w:sz w:val="24"/>
          <w:szCs w:val="24"/>
        </w:rPr>
      </w:pPr>
    </w:p>
    <w:p w:rsidR="000A5614" w:rsidRPr="001E7C47" w:rsidRDefault="000A5614" w:rsidP="006E05A0">
      <w:pPr>
        <w:spacing w:after="0" w:line="240" w:lineRule="auto"/>
        <w:ind w:firstLine="567"/>
        <w:rPr>
          <w:rFonts w:ascii="Arial Narrow" w:hAnsi="Arial Narrow"/>
          <w:color w:val="000000" w:themeColor="text1"/>
          <w:sz w:val="24"/>
          <w:szCs w:val="24"/>
        </w:rPr>
      </w:pPr>
    </w:p>
    <w:p w:rsidR="007D4C3A" w:rsidRPr="007D4C3A" w:rsidRDefault="007D4C3A" w:rsidP="007D4C3A">
      <w:pPr>
        <w:pStyle w:val="1"/>
        <w:spacing w:before="0" w:beforeAutospacing="0" w:after="0" w:afterAutospacing="0"/>
        <w:ind w:firstLine="567"/>
        <w:jc w:val="center"/>
        <w:rPr>
          <w:rFonts w:ascii="Arial Narrow" w:hAnsi="Arial Narrow"/>
          <w:sz w:val="24"/>
          <w:szCs w:val="24"/>
        </w:rPr>
      </w:pPr>
      <w:bookmarkStart w:id="56" w:name="Native_SQL_and_Open_SQL"/>
      <w:r w:rsidRPr="007D4C3A">
        <w:rPr>
          <w:rFonts w:ascii="Arial Narrow" w:hAnsi="Arial Narrow"/>
          <w:sz w:val="24"/>
          <w:szCs w:val="24"/>
        </w:rPr>
        <w:t>ABAP on SAP HANA. Part XI. Are Native SQL and Open SQL Competitors?</w:t>
      </w:r>
    </w:p>
    <w:bookmarkEnd w:id="56"/>
    <w:p w:rsidR="000A5614" w:rsidRPr="007D4C3A" w:rsidRDefault="007D4C3A" w:rsidP="007D4C3A">
      <w:pPr>
        <w:spacing w:after="0" w:line="240" w:lineRule="auto"/>
        <w:ind w:firstLine="567"/>
        <w:jc w:val="center"/>
        <w:rPr>
          <w:rFonts w:ascii="Arial Narrow" w:hAnsi="Arial Narrow"/>
          <w:color w:val="000000" w:themeColor="text1"/>
          <w:sz w:val="24"/>
          <w:szCs w:val="24"/>
        </w:rPr>
      </w:pPr>
      <w:r w:rsidRPr="007D4C3A">
        <w:rPr>
          <w:rFonts w:ascii="Arial Narrow" w:hAnsi="Arial Narrow"/>
          <w:color w:val="000000" w:themeColor="text1"/>
          <w:sz w:val="24"/>
          <w:szCs w:val="24"/>
        </w:rPr>
        <w:fldChar w:fldCharType="begin"/>
      </w:r>
      <w:r w:rsidRPr="007D4C3A">
        <w:rPr>
          <w:rFonts w:ascii="Arial Narrow" w:hAnsi="Arial Narrow"/>
          <w:color w:val="000000" w:themeColor="text1"/>
          <w:sz w:val="24"/>
          <w:szCs w:val="24"/>
        </w:rPr>
        <w:instrText xml:space="preserve"> HYPERLINK "https://sapyard.com/abap-on-sap-hana-part-xi-are-native-sql-and-open-sql-competitors/" </w:instrText>
      </w:r>
      <w:r w:rsidRPr="007D4C3A">
        <w:rPr>
          <w:rFonts w:ascii="Arial Narrow" w:hAnsi="Arial Narrow"/>
          <w:color w:val="000000" w:themeColor="text1"/>
          <w:sz w:val="24"/>
          <w:szCs w:val="24"/>
        </w:rPr>
        <w:fldChar w:fldCharType="separate"/>
      </w:r>
      <w:r w:rsidRPr="007D4C3A">
        <w:rPr>
          <w:rStyle w:val="a3"/>
          <w:rFonts w:ascii="Arial Narrow" w:hAnsi="Arial Narrow"/>
          <w:sz w:val="24"/>
          <w:szCs w:val="24"/>
          <w:u w:val="none"/>
        </w:rPr>
        <w:t>https://sapyard.com/abap-on-sap-hana-part-xi-are-native-sql-and-open-sql-competitors/</w:t>
      </w:r>
      <w:r w:rsidRPr="007D4C3A">
        <w:rPr>
          <w:rFonts w:ascii="Arial Narrow" w:hAnsi="Arial Narrow"/>
          <w:color w:val="000000" w:themeColor="text1"/>
          <w:sz w:val="24"/>
          <w:szCs w:val="24"/>
        </w:rPr>
        <w:fldChar w:fldCharType="end"/>
      </w:r>
    </w:p>
    <w:p w:rsidR="007D4C3A" w:rsidRDefault="007D4C3A" w:rsidP="007D4C3A">
      <w:pPr>
        <w:spacing w:after="0" w:line="240" w:lineRule="auto"/>
        <w:ind w:firstLine="567"/>
        <w:jc w:val="both"/>
        <w:rPr>
          <w:rFonts w:ascii="Arial Narrow" w:hAnsi="Arial Narrow"/>
          <w:color w:val="000000" w:themeColor="text1"/>
          <w:sz w:val="24"/>
          <w:szCs w:val="24"/>
        </w:rPr>
      </w:pPr>
    </w:p>
    <w:p w:rsidR="007D4C3A" w:rsidRPr="00DE6285" w:rsidRDefault="00912F9E" w:rsidP="007D4C3A">
      <w:pPr>
        <w:spacing w:after="0" w:line="240" w:lineRule="auto"/>
        <w:ind w:firstLine="567"/>
        <w:jc w:val="both"/>
        <w:outlineLvl w:val="0"/>
        <w:rPr>
          <w:rFonts w:ascii="Arial Narrow" w:eastAsia="Times New Roman" w:hAnsi="Arial Narrow" w:cs="Times New Roman"/>
          <w:bCs/>
          <w:kern w:val="36"/>
          <w:sz w:val="24"/>
          <w:szCs w:val="24"/>
        </w:rPr>
      </w:pPr>
      <w:hyperlink w:anchor="Содержание" w:history="1">
        <w:r w:rsidR="007D4C3A" w:rsidRPr="002E64CF">
          <w:rPr>
            <w:rStyle w:val="a3"/>
            <w:rFonts w:ascii="Arial Narrow" w:eastAsia="Times New Roman" w:hAnsi="Arial Narrow" w:cs="Times New Roman"/>
            <w:bCs/>
            <w:kern w:val="36"/>
            <w:sz w:val="24"/>
            <w:szCs w:val="24"/>
            <w:u w:val="none"/>
            <w:lang w:val="ru-RU"/>
          </w:rPr>
          <w:t>Содержание</w:t>
        </w:r>
      </w:hyperlink>
    </w:p>
    <w:p w:rsidR="007D4C3A" w:rsidRPr="007D4C3A" w:rsidRDefault="007D4C3A" w:rsidP="007D4C3A">
      <w:pPr>
        <w:spacing w:after="0" w:line="240" w:lineRule="auto"/>
        <w:ind w:firstLine="567"/>
        <w:jc w:val="both"/>
        <w:rPr>
          <w:rFonts w:ascii="Arial Narrow" w:hAnsi="Arial Narrow"/>
          <w:color w:val="000000" w:themeColor="text1"/>
          <w:sz w:val="24"/>
          <w:szCs w:val="24"/>
        </w:rPr>
      </w:pPr>
    </w:p>
    <w:p w:rsidR="005D22E8" w:rsidRDefault="005D22E8" w:rsidP="005D22E8">
      <w:pPr>
        <w:spacing w:after="0" w:line="240" w:lineRule="auto"/>
        <w:ind w:firstLine="567"/>
        <w:jc w:val="both"/>
        <w:rPr>
          <w:rFonts w:ascii="Arial Narrow" w:hAnsi="Arial Narrow"/>
          <w:sz w:val="24"/>
          <w:szCs w:val="24"/>
        </w:rPr>
      </w:pPr>
      <w:r w:rsidRPr="005D22E8">
        <w:rPr>
          <w:rFonts w:ascii="Arial Narrow" w:hAnsi="Arial Narrow"/>
          <w:b/>
          <w:sz w:val="24"/>
          <w:szCs w:val="24"/>
        </w:rPr>
        <w:t>Native SQL syntax</w:t>
      </w:r>
      <w:r w:rsidRPr="005D22E8">
        <w:rPr>
          <w:rFonts w:ascii="Arial Narrow" w:hAnsi="Arial Narrow"/>
          <w:sz w:val="24"/>
          <w:szCs w:val="24"/>
        </w:rPr>
        <w:t>.</w:t>
      </w:r>
    </w:p>
    <w:p w:rsidR="005D22E8" w:rsidRPr="00D86117" w:rsidRDefault="007D4C3A" w:rsidP="007D4C3A">
      <w:pPr>
        <w:spacing w:after="0" w:line="240" w:lineRule="auto"/>
        <w:ind w:firstLine="567"/>
        <w:jc w:val="both"/>
        <w:rPr>
          <w:rFonts w:ascii="Arial Narrow" w:hAnsi="Arial Narrow"/>
          <w:sz w:val="24"/>
          <w:szCs w:val="24"/>
        </w:rPr>
      </w:pPr>
      <w:r w:rsidRPr="005D22E8">
        <w:rPr>
          <w:rFonts w:ascii="Arial Narrow" w:hAnsi="Arial Narrow"/>
          <w:sz w:val="24"/>
          <w:szCs w:val="24"/>
        </w:rPr>
        <w:t>EXEC SQL</w:t>
      </w:r>
      <w:r w:rsidR="005D22E8" w:rsidRPr="00D86117">
        <w:rPr>
          <w:rFonts w:ascii="Arial Narrow" w:hAnsi="Arial Narrow"/>
          <w:sz w:val="24"/>
          <w:szCs w:val="24"/>
        </w:rPr>
        <w:t>.</w:t>
      </w:r>
    </w:p>
    <w:p w:rsidR="005D22E8" w:rsidRPr="00D86117" w:rsidRDefault="005D22E8" w:rsidP="005D22E8">
      <w:pPr>
        <w:spacing w:after="0" w:line="240" w:lineRule="auto"/>
        <w:ind w:firstLine="720"/>
        <w:jc w:val="both"/>
        <w:rPr>
          <w:rFonts w:ascii="Arial Narrow" w:hAnsi="Arial Narrow"/>
          <w:sz w:val="24"/>
          <w:szCs w:val="24"/>
        </w:rPr>
      </w:pPr>
      <w:r>
        <w:rPr>
          <w:rFonts w:ascii="Arial Narrow" w:hAnsi="Arial Narrow"/>
          <w:sz w:val="24"/>
          <w:szCs w:val="24"/>
        </w:rPr>
        <w:t>…</w:t>
      </w:r>
    </w:p>
    <w:p w:rsidR="000A5614" w:rsidRDefault="007D4C3A" w:rsidP="005D22E8">
      <w:pPr>
        <w:spacing w:after="0" w:line="240" w:lineRule="auto"/>
        <w:ind w:firstLine="567"/>
        <w:jc w:val="both"/>
        <w:rPr>
          <w:rFonts w:ascii="Arial Narrow" w:hAnsi="Arial Narrow"/>
          <w:sz w:val="24"/>
          <w:szCs w:val="24"/>
        </w:rPr>
      </w:pPr>
      <w:r w:rsidRPr="005D22E8">
        <w:rPr>
          <w:rFonts w:ascii="Arial Narrow" w:hAnsi="Arial Narrow"/>
          <w:sz w:val="24"/>
          <w:szCs w:val="24"/>
        </w:rPr>
        <w:t>ENDEXEC.</w:t>
      </w:r>
    </w:p>
    <w:p w:rsidR="007D4C3A" w:rsidRDefault="007D4C3A" w:rsidP="007D4C3A">
      <w:pPr>
        <w:spacing w:after="0" w:line="240" w:lineRule="auto"/>
        <w:ind w:firstLine="567"/>
        <w:jc w:val="both"/>
        <w:rPr>
          <w:rStyle w:val="a4"/>
          <w:rFonts w:ascii="Arial Narrow" w:hAnsi="Arial Narrow"/>
          <w:b w:val="0"/>
          <w:iCs/>
          <w:sz w:val="24"/>
          <w:szCs w:val="24"/>
        </w:rPr>
      </w:pPr>
    </w:p>
    <w:p w:rsidR="007D4C3A" w:rsidRPr="007D4C3A" w:rsidRDefault="007D4C3A" w:rsidP="007D4C3A">
      <w:pPr>
        <w:spacing w:after="0" w:line="240" w:lineRule="auto"/>
        <w:ind w:firstLine="567"/>
        <w:jc w:val="both"/>
        <w:rPr>
          <w:rStyle w:val="a4"/>
          <w:rFonts w:ascii="Arial Narrow" w:hAnsi="Arial Narrow"/>
          <w:i/>
          <w:iCs/>
          <w:sz w:val="24"/>
          <w:szCs w:val="24"/>
        </w:rPr>
      </w:pPr>
      <w:r w:rsidRPr="007D4C3A">
        <w:rPr>
          <w:rStyle w:val="a4"/>
          <w:rFonts w:ascii="Arial Narrow" w:hAnsi="Arial Narrow"/>
          <w:i/>
          <w:iCs/>
          <w:sz w:val="24"/>
          <w:szCs w:val="24"/>
        </w:rPr>
        <w:t>Reasons for adopting Native SQL Approach</w:t>
      </w:r>
    </w:p>
    <w:p w:rsidR="007D4C3A" w:rsidRPr="007D4C3A" w:rsidRDefault="007D4C3A" w:rsidP="00D613E2">
      <w:pPr>
        <w:pStyle w:val="a6"/>
        <w:numPr>
          <w:ilvl w:val="0"/>
          <w:numId w:val="15"/>
        </w:numPr>
        <w:spacing w:after="0" w:line="240" w:lineRule="auto"/>
        <w:ind w:left="1134"/>
        <w:jc w:val="both"/>
        <w:rPr>
          <w:rFonts w:ascii="Arial Narrow" w:hAnsi="Arial Narrow"/>
          <w:sz w:val="24"/>
          <w:szCs w:val="24"/>
        </w:rPr>
      </w:pPr>
      <w:r w:rsidRPr="007D4C3A">
        <w:rPr>
          <w:rFonts w:ascii="Arial Narrow" w:hAnsi="Arial Narrow"/>
          <w:sz w:val="24"/>
          <w:szCs w:val="24"/>
          <w:highlight w:val="cyan"/>
        </w:rPr>
        <w:t>Access tables</w:t>
      </w:r>
      <w:r w:rsidRPr="007D4C3A">
        <w:rPr>
          <w:rFonts w:ascii="Arial Narrow" w:hAnsi="Arial Narrow"/>
          <w:sz w:val="24"/>
          <w:szCs w:val="24"/>
        </w:rPr>
        <w:t xml:space="preserve"> that </w:t>
      </w:r>
      <w:r w:rsidRPr="007D4C3A">
        <w:rPr>
          <w:rFonts w:ascii="Arial Narrow" w:hAnsi="Arial Narrow"/>
          <w:sz w:val="24"/>
          <w:szCs w:val="24"/>
          <w:highlight w:val="cyan"/>
        </w:rPr>
        <w:t>are</w:t>
      </w:r>
      <w:r w:rsidRPr="007D4C3A">
        <w:rPr>
          <w:rStyle w:val="a5"/>
          <w:rFonts w:ascii="Arial Narrow" w:hAnsi="Arial Narrow"/>
          <w:sz w:val="24"/>
          <w:szCs w:val="24"/>
          <w:highlight w:val="cyan"/>
        </w:rPr>
        <w:t xml:space="preserve"> </w:t>
      </w:r>
      <w:r w:rsidRPr="007D4C3A">
        <w:rPr>
          <w:rStyle w:val="a5"/>
          <w:rFonts w:ascii="Arial Narrow" w:hAnsi="Arial Narrow"/>
          <w:i w:val="0"/>
          <w:sz w:val="24"/>
          <w:szCs w:val="24"/>
          <w:highlight w:val="cyan"/>
        </w:rPr>
        <w:t>not available on DDIC layer</w:t>
      </w:r>
      <w:r w:rsidRPr="007D4C3A">
        <w:rPr>
          <w:rFonts w:ascii="Arial Narrow" w:hAnsi="Arial Narrow"/>
          <w:sz w:val="24"/>
          <w:szCs w:val="24"/>
        </w:rPr>
        <w:t>.</w:t>
      </w:r>
    </w:p>
    <w:p w:rsidR="007D4C3A" w:rsidRPr="007D4C3A" w:rsidRDefault="007D4C3A" w:rsidP="00D613E2">
      <w:pPr>
        <w:pStyle w:val="a6"/>
        <w:numPr>
          <w:ilvl w:val="0"/>
          <w:numId w:val="15"/>
        </w:numPr>
        <w:spacing w:after="0" w:line="240" w:lineRule="auto"/>
        <w:ind w:left="1134"/>
        <w:jc w:val="both"/>
        <w:rPr>
          <w:rFonts w:ascii="Arial Narrow" w:hAnsi="Arial Narrow"/>
          <w:color w:val="000000" w:themeColor="text1"/>
          <w:sz w:val="24"/>
          <w:szCs w:val="24"/>
        </w:rPr>
      </w:pPr>
      <w:r w:rsidRPr="007D4C3A">
        <w:rPr>
          <w:rFonts w:ascii="Arial Narrow" w:hAnsi="Arial Narrow"/>
          <w:sz w:val="24"/>
          <w:szCs w:val="24"/>
        </w:rPr>
        <w:t xml:space="preserve">To use some of the </w:t>
      </w:r>
      <w:r w:rsidRPr="007D4C3A">
        <w:rPr>
          <w:rStyle w:val="a5"/>
          <w:rFonts w:ascii="Arial Narrow" w:hAnsi="Arial Narrow"/>
          <w:i w:val="0"/>
          <w:sz w:val="24"/>
          <w:szCs w:val="24"/>
          <w:highlight w:val="cyan"/>
        </w:rPr>
        <w:t>special features supported by DB-Specific SQL</w:t>
      </w:r>
      <w:r>
        <w:rPr>
          <w:rStyle w:val="a5"/>
          <w:rFonts w:ascii="Arial Narrow" w:hAnsi="Arial Narrow"/>
          <w:i w:val="0"/>
          <w:sz w:val="24"/>
          <w:szCs w:val="24"/>
        </w:rPr>
        <w:t xml:space="preserve"> -</w:t>
      </w:r>
      <w:r w:rsidRPr="007D4C3A">
        <w:rPr>
          <w:rFonts w:ascii="Arial Narrow" w:hAnsi="Arial Narrow"/>
          <w:sz w:val="24"/>
          <w:szCs w:val="24"/>
        </w:rPr>
        <w:t xml:space="preserve"> like passing hints to Oracle Optimizer / for the index which boosts performance/ etc.</w:t>
      </w:r>
    </w:p>
    <w:p w:rsidR="000A5614" w:rsidRDefault="000A5614" w:rsidP="007D4C3A">
      <w:pPr>
        <w:spacing w:after="0" w:line="240" w:lineRule="auto"/>
        <w:ind w:firstLine="567"/>
        <w:jc w:val="both"/>
        <w:rPr>
          <w:rFonts w:ascii="Arial Narrow" w:hAnsi="Arial Narrow"/>
          <w:color w:val="000000" w:themeColor="text1"/>
          <w:sz w:val="24"/>
          <w:szCs w:val="24"/>
        </w:rPr>
      </w:pPr>
    </w:p>
    <w:p w:rsidR="007D4C3A" w:rsidRPr="007D4C3A" w:rsidRDefault="007D4C3A" w:rsidP="007D4C3A">
      <w:pPr>
        <w:spacing w:after="0" w:line="240" w:lineRule="auto"/>
        <w:ind w:firstLine="567"/>
        <w:jc w:val="both"/>
        <w:rPr>
          <w:rStyle w:val="a4"/>
          <w:rFonts w:ascii="Arial Narrow" w:hAnsi="Arial Narrow"/>
          <w:i/>
          <w:iCs/>
          <w:sz w:val="24"/>
          <w:szCs w:val="24"/>
        </w:rPr>
      </w:pPr>
      <w:r w:rsidRPr="007D4C3A">
        <w:rPr>
          <w:rStyle w:val="a4"/>
          <w:rFonts w:ascii="Arial Narrow" w:hAnsi="Arial Narrow"/>
          <w:i/>
          <w:iCs/>
          <w:sz w:val="24"/>
          <w:szCs w:val="24"/>
        </w:rPr>
        <w:t>Pitfalls of Native SQL</w:t>
      </w:r>
    </w:p>
    <w:p w:rsidR="007D4C3A" w:rsidRPr="007D4C3A" w:rsidRDefault="007D4C3A" w:rsidP="00D613E2">
      <w:pPr>
        <w:pStyle w:val="a6"/>
        <w:numPr>
          <w:ilvl w:val="0"/>
          <w:numId w:val="16"/>
        </w:numPr>
        <w:spacing w:after="0" w:line="240" w:lineRule="auto"/>
        <w:ind w:left="1134"/>
        <w:jc w:val="both"/>
        <w:rPr>
          <w:rFonts w:ascii="Arial Narrow" w:hAnsi="Arial Narrow"/>
          <w:sz w:val="24"/>
          <w:szCs w:val="24"/>
        </w:rPr>
      </w:pPr>
      <w:r w:rsidRPr="007D4C3A">
        <w:rPr>
          <w:rFonts w:ascii="Arial Narrow" w:hAnsi="Arial Narrow"/>
          <w:sz w:val="24"/>
          <w:szCs w:val="24"/>
        </w:rPr>
        <w:t xml:space="preserve">No syntax check at compile time for Native SQL - statements are directly sent to the database system </w:t>
      </w:r>
      <w:r>
        <w:sym w:font="Symbol" w:char="F0DE"/>
      </w:r>
      <w:r w:rsidRPr="007D4C3A">
        <w:rPr>
          <w:rFonts w:ascii="Arial Narrow" w:hAnsi="Arial Narrow"/>
          <w:sz w:val="24"/>
          <w:szCs w:val="24"/>
        </w:rPr>
        <w:t xml:space="preserve"> handle exception CX_SQL_EXCEPTION.</w:t>
      </w:r>
    </w:p>
    <w:p w:rsidR="007D4C3A" w:rsidRPr="007D4C3A" w:rsidRDefault="007D4C3A" w:rsidP="00D613E2">
      <w:pPr>
        <w:pStyle w:val="a6"/>
        <w:numPr>
          <w:ilvl w:val="0"/>
          <w:numId w:val="16"/>
        </w:numPr>
        <w:spacing w:after="0" w:line="240" w:lineRule="auto"/>
        <w:ind w:left="1134"/>
        <w:jc w:val="both"/>
        <w:rPr>
          <w:rFonts w:ascii="Arial Narrow" w:hAnsi="Arial Narrow"/>
          <w:sz w:val="24"/>
          <w:szCs w:val="24"/>
        </w:rPr>
      </w:pPr>
      <w:r w:rsidRPr="007D4C3A">
        <w:rPr>
          <w:rFonts w:ascii="Arial Narrow" w:hAnsi="Arial Narrow"/>
          <w:sz w:val="24"/>
          <w:szCs w:val="24"/>
        </w:rPr>
        <w:t>No automatic client handling | no table buffering.</w:t>
      </w:r>
    </w:p>
    <w:p w:rsidR="007D4C3A" w:rsidRPr="007D4C3A" w:rsidRDefault="007D4C3A" w:rsidP="00D613E2">
      <w:pPr>
        <w:pStyle w:val="a6"/>
        <w:numPr>
          <w:ilvl w:val="0"/>
          <w:numId w:val="16"/>
        </w:numPr>
        <w:spacing w:after="0" w:line="240" w:lineRule="auto"/>
        <w:ind w:left="1134"/>
        <w:jc w:val="both"/>
        <w:rPr>
          <w:rFonts w:ascii="Arial Narrow" w:hAnsi="Arial Narrow"/>
          <w:color w:val="000000" w:themeColor="text1"/>
          <w:sz w:val="24"/>
          <w:szCs w:val="24"/>
        </w:rPr>
      </w:pPr>
      <w:r w:rsidRPr="007D4C3A">
        <w:rPr>
          <w:rFonts w:ascii="Arial Narrow" w:hAnsi="Arial Narrow"/>
          <w:sz w:val="24"/>
          <w:szCs w:val="24"/>
        </w:rPr>
        <w:t>All tables in all schemas can be accessed.</w:t>
      </w:r>
    </w:p>
    <w:p w:rsidR="000A5614" w:rsidRPr="007D4C3A" w:rsidRDefault="000A5614" w:rsidP="006E05A0">
      <w:pPr>
        <w:spacing w:after="0" w:line="240" w:lineRule="auto"/>
        <w:ind w:firstLine="567"/>
        <w:rPr>
          <w:rFonts w:ascii="Arial Narrow" w:hAnsi="Arial Narrow"/>
          <w:color w:val="000000" w:themeColor="text1"/>
          <w:sz w:val="24"/>
          <w:szCs w:val="24"/>
        </w:rPr>
      </w:pPr>
    </w:p>
    <w:p w:rsidR="00987FA4" w:rsidRPr="00987FA4" w:rsidRDefault="007D4C3A" w:rsidP="006E05A0">
      <w:pPr>
        <w:spacing w:after="0" w:line="240" w:lineRule="auto"/>
        <w:ind w:firstLine="567"/>
        <w:rPr>
          <w:rFonts w:ascii="Arial Narrow" w:hAnsi="Arial Narrow"/>
          <w:color w:val="002060"/>
          <w:spacing w:val="20"/>
          <w:sz w:val="24"/>
          <w:szCs w:val="24"/>
        </w:rPr>
      </w:pPr>
      <w:r w:rsidRPr="00987FA4">
        <w:rPr>
          <w:rStyle w:val="a4"/>
          <w:rFonts w:ascii="Arial Narrow" w:hAnsi="Arial Narrow"/>
          <w:b w:val="0"/>
          <w:iCs/>
          <w:color w:val="002060"/>
          <w:spacing w:val="20"/>
          <w:sz w:val="24"/>
          <w:szCs w:val="24"/>
        </w:rPr>
        <w:t>Developers are responsible</w:t>
      </w:r>
      <w:r w:rsidRPr="00987FA4">
        <w:rPr>
          <w:rFonts w:ascii="Arial Narrow" w:hAnsi="Arial Narrow"/>
          <w:color w:val="002060"/>
          <w:spacing w:val="20"/>
          <w:sz w:val="24"/>
          <w:szCs w:val="24"/>
        </w:rPr>
        <w:t xml:space="preserve"> for </w:t>
      </w:r>
    </w:p>
    <w:p w:rsidR="00987FA4" w:rsidRPr="00987FA4" w:rsidRDefault="007D4C3A" w:rsidP="00D613E2">
      <w:pPr>
        <w:pStyle w:val="a6"/>
        <w:numPr>
          <w:ilvl w:val="0"/>
          <w:numId w:val="17"/>
        </w:numPr>
        <w:spacing w:after="0" w:line="240" w:lineRule="auto"/>
        <w:ind w:left="1134"/>
        <w:rPr>
          <w:rFonts w:ascii="Arial Narrow" w:hAnsi="Arial Narrow"/>
          <w:sz w:val="24"/>
          <w:szCs w:val="24"/>
        </w:rPr>
      </w:pPr>
      <w:r w:rsidRPr="00987FA4">
        <w:rPr>
          <w:rFonts w:ascii="Arial Narrow" w:hAnsi="Arial Narrow"/>
          <w:sz w:val="24"/>
          <w:szCs w:val="24"/>
        </w:rPr>
        <w:t>client handling</w:t>
      </w:r>
      <w:r w:rsidR="00987FA4" w:rsidRPr="00987FA4">
        <w:rPr>
          <w:rFonts w:ascii="Arial Narrow" w:hAnsi="Arial Narrow"/>
          <w:sz w:val="24"/>
          <w:szCs w:val="24"/>
        </w:rPr>
        <w:t>;</w:t>
      </w:r>
    </w:p>
    <w:p w:rsidR="00987FA4" w:rsidRPr="00987FA4" w:rsidRDefault="007D4C3A" w:rsidP="00D613E2">
      <w:pPr>
        <w:pStyle w:val="a6"/>
        <w:numPr>
          <w:ilvl w:val="0"/>
          <w:numId w:val="17"/>
        </w:numPr>
        <w:spacing w:after="0" w:line="240" w:lineRule="auto"/>
        <w:ind w:left="1134"/>
        <w:rPr>
          <w:rFonts w:ascii="Arial Narrow" w:hAnsi="Arial Narrow"/>
          <w:sz w:val="24"/>
          <w:szCs w:val="24"/>
        </w:rPr>
      </w:pPr>
      <w:r w:rsidRPr="00987FA4">
        <w:rPr>
          <w:rFonts w:ascii="Arial Narrow" w:hAnsi="Arial Narrow"/>
          <w:sz w:val="24"/>
          <w:szCs w:val="24"/>
        </w:rPr>
        <w:t>accessing correct schema</w:t>
      </w:r>
      <w:r w:rsidR="00987FA4" w:rsidRPr="00987FA4">
        <w:rPr>
          <w:rFonts w:ascii="Arial Narrow" w:hAnsi="Arial Narrow"/>
          <w:sz w:val="24"/>
          <w:szCs w:val="24"/>
        </w:rPr>
        <w:t>;</w:t>
      </w:r>
    </w:p>
    <w:p w:rsidR="00987FA4" w:rsidRPr="00987FA4" w:rsidRDefault="007D4C3A" w:rsidP="00D613E2">
      <w:pPr>
        <w:pStyle w:val="a6"/>
        <w:numPr>
          <w:ilvl w:val="0"/>
          <w:numId w:val="17"/>
        </w:numPr>
        <w:spacing w:after="0" w:line="240" w:lineRule="auto"/>
        <w:ind w:left="1134"/>
        <w:rPr>
          <w:rStyle w:val="a5"/>
          <w:rFonts w:ascii="Arial Narrow" w:hAnsi="Arial Narrow"/>
          <w:i w:val="0"/>
          <w:sz w:val="24"/>
          <w:szCs w:val="24"/>
        </w:rPr>
      </w:pPr>
      <w:r w:rsidRPr="00987FA4">
        <w:rPr>
          <w:rStyle w:val="a5"/>
          <w:rFonts w:ascii="Arial Narrow" w:hAnsi="Arial Narrow"/>
          <w:i w:val="0"/>
          <w:sz w:val="24"/>
          <w:szCs w:val="24"/>
        </w:rPr>
        <w:t>releasing DB resources</w:t>
      </w:r>
      <w:r w:rsidR="00987FA4" w:rsidRPr="00987FA4">
        <w:rPr>
          <w:rStyle w:val="a5"/>
          <w:rFonts w:ascii="Arial Narrow" w:hAnsi="Arial Narrow"/>
          <w:i w:val="0"/>
          <w:sz w:val="24"/>
          <w:szCs w:val="24"/>
        </w:rPr>
        <w:t>;</w:t>
      </w:r>
    </w:p>
    <w:p w:rsidR="000A5614" w:rsidRPr="00987FA4" w:rsidRDefault="007D4C3A" w:rsidP="00D613E2">
      <w:pPr>
        <w:pStyle w:val="a6"/>
        <w:numPr>
          <w:ilvl w:val="0"/>
          <w:numId w:val="17"/>
        </w:numPr>
        <w:spacing w:after="0" w:line="240" w:lineRule="auto"/>
        <w:ind w:left="1134"/>
        <w:rPr>
          <w:rStyle w:val="a5"/>
          <w:rFonts w:ascii="Arial Narrow" w:hAnsi="Arial Narrow"/>
          <w:i w:val="0"/>
          <w:sz w:val="24"/>
          <w:szCs w:val="24"/>
        </w:rPr>
      </w:pPr>
      <w:r w:rsidRPr="00987FA4">
        <w:rPr>
          <w:rStyle w:val="a5"/>
          <w:rFonts w:ascii="Arial Narrow" w:hAnsi="Arial Narrow"/>
          <w:i w:val="0"/>
          <w:sz w:val="24"/>
          <w:szCs w:val="24"/>
        </w:rPr>
        <w:t>proper locking and handle the COMMIT.</w:t>
      </w:r>
    </w:p>
    <w:p w:rsidR="00987FA4" w:rsidRDefault="00987FA4" w:rsidP="006E05A0">
      <w:pPr>
        <w:spacing w:after="0" w:line="240" w:lineRule="auto"/>
        <w:ind w:firstLine="567"/>
        <w:rPr>
          <w:rStyle w:val="a5"/>
          <w:rFonts w:ascii="Arial Narrow" w:hAnsi="Arial Narrow"/>
          <w:i w:val="0"/>
          <w:sz w:val="24"/>
          <w:szCs w:val="24"/>
        </w:rPr>
      </w:pPr>
    </w:p>
    <w:p w:rsidR="00987FA4" w:rsidRPr="00987FA4" w:rsidRDefault="00987FA4" w:rsidP="006E05A0">
      <w:pPr>
        <w:spacing w:after="0" w:line="240" w:lineRule="auto"/>
        <w:ind w:firstLine="567"/>
        <w:rPr>
          <w:rFonts w:ascii="Arial Narrow" w:hAnsi="Arial Narrow"/>
          <w:color w:val="000000" w:themeColor="text1"/>
          <w:sz w:val="24"/>
          <w:szCs w:val="24"/>
        </w:rPr>
      </w:pPr>
      <w:r w:rsidRPr="00987FA4">
        <w:rPr>
          <w:rStyle w:val="a4"/>
          <w:rFonts w:ascii="Arial Narrow" w:hAnsi="Arial Narrow"/>
          <w:b w:val="0"/>
          <w:iCs/>
          <w:sz w:val="24"/>
          <w:szCs w:val="24"/>
        </w:rPr>
        <w:t>Open</w:t>
      </w:r>
      <w:r>
        <w:rPr>
          <w:rStyle w:val="a4"/>
          <w:rFonts w:ascii="Arial Narrow" w:hAnsi="Arial Narrow"/>
          <w:b w:val="0"/>
          <w:iCs/>
          <w:sz w:val="24"/>
          <w:szCs w:val="24"/>
        </w:rPr>
        <w:t xml:space="preserve"> SQL - p</w:t>
      </w:r>
      <w:r w:rsidRPr="00987FA4">
        <w:rPr>
          <w:rStyle w:val="a4"/>
          <w:rFonts w:ascii="Arial Narrow" w:hAnsi="Arial Narrow"/>
          <w:b w:val="0"/>
          <w:iCs/>
          <w:sz w:val="24"/>
          <w:szCs w:val="24"/>
        </w:rPr>
        <w:t>latform independent</w:t>
      </w:r>
      <w:r>
        <w:rPr>
          <w:rStyle w:val="a4"/>
          <w:rFonts w:ascii="Arial Narrow" w:hAnsi="Arial Narrow"/>
          <w:b w:val="0"/>
          <w:iCs/>
          <w:sz w:val="24"/>
          <w:szCs w:val="24"/>
        </w:rPr>
        <w:t xml:space="preserve"> - it</w:t>
      </w:r>
      <w:r w:rsidRPr="00987FA4">
        <w:rPr>
          <w:rFonts w:ascii="Arial Narrow" w:hAnsi="Arial Narrow"/>
          <w:sz w:val="24"/>
          <w:szCs w:val="24"/>
        </w:rPr>
        <w:t xml:space="preserve"> is the only DB abstraction layer</w:t>
      </w:r>
      <w:r>
        <w:rPr>
          <w:rFonts w:ascii="Arial Narrow" w:hAnsi="Arial Narrow"/>
          <w:sz w:val="24"/>
          <w:szCs w:val="24"/>
        </w:rPr>
        <w:t>.</w:t>
      </w:r>
    </w:p>
    <w:p w:rsidR="000A5614" w:rsidRPr="00987FA4" w:rsidRDefault="000A5614" w:rsidP="006E05A0">
      <w:pPr>
        <w:spacing w:after="0" w:line="240" w:lineRule="auto"/>
        <w:ind w:firstLine="567"/>
        <w:rPr>
          <w:rFonts w:ascii="Arial Narrow" w:hAnsi="Arial Narrow"/>
          <w:color w:val="000000" w:themeColor="text1"/>
          <w:sz w:val="24"/>
          <w:szCs w:val="24"/>
        </w:rPr>
      </w:pPr>
    </w:p>
    <w:p w:rsidR="00B25065" w:rsidRDefault="00987FA4" w:rsidP="00987FA4">
      <w:pPr>
        <w:spacing w:after="0" w:line="240" w:lineRule="auto"/>
        <w:ind w:firstLine="567"/>
        <w:jc w:val="both"/>
        <w:rPr>
          <w:rFonts w:ascii="Arial Narrow" w:hAnsi="Arial Narrow"/>
          <w:sz w:val="24"/>
          <w:szCs w:val="24"/>
        </w:rPr>
      </w:pPr>
      <w:r w:rsidRPr="00987FA4">
        <w:rPr>
          <w:rStyle w:val="a5"/>
          <w:rFonts w:ascii="Arial Narrow" w:hAnsi="Arial Narrow"/>
          <w:i w:val="0"/>
          <w:sz w:val="24"/>
          <w:szCs w:val="24"/>
          <w:highlight w:val="yellow"/>
        </w:rPr>
        <w:t xml:space="preserve">Open SQL supports </w:t>
      </w:r>
      <w:r w:rsidRPr="00987FA4">
        <w:rPr>
          <w:rStyle w:val="a5"/>
          <w:rFonts w:ascii="Arial Narrow" w:hAnsi="Arial Narrow"/>
          <w:b/>
          <w:i w:val="0"/>
          <w:sz w:val="24"/>
          <w:szCs w:val="24"/>
          <w:highlight w:val="yellow"/>
        </w:rPr>
        <w:t>Code Push down</w:t>
      </w:r>
      <w:r>
        <w:rPr>
          <w:rStyle w:val="a5"/>
          <w:rFonts w:ascii="Arial Narrow" w:hAnsi="Arial Narrow"/>
          <w:b/>
          <w:i w:val="0"/>
          <w:sz w:val="24"/>
          <w:szCs w:val="24"/>
        </w:rPr>
        <w:t xml:space="preserve"> </w:t>
      </w:r>
      <w:r>
        <w:rPr>
          <w:rFonts w:ascii="Arial Narrow" w:hAnsi="Arial Narrow"/>
          <w:sz w:val="24"/>
          <w:szCs w:val="24"/>
        </w:rPr>
        <w:t>-</w:t>
      </w:r>
      <w:r w:rsidRPr="00987FA4">
        <w:rPr>
          <w:rFonts w:ascii="Arial Narrow" w:hAnsi="Arial Narrow"/>
          <w:sz w:val="24"/>
          <w:szCs w:val="24"/>
        </w:rPr>
        <w:t xml:space="preserve"> data intense computations and calculations to the HANA DB layer</w:t>
      </w:r>
      <w:r>
        <w:rPr>
          <w:rFonts w:ascii="Arial Narrow" w:hAnsi="Arial Narrow"/>
          <w:sz w:val="24"/>
          <w:szCs w:val="24"/>
        </w:rPr>
        <w:t>.</w:t>
      </w:r>
    </w:p>
    <w:p w:rsidR="00987FA4" w:rsidRDefault="00987FA4" w:rsidP="00987FA4">
      <w:pPr>
        <w:spacing w:after="0" w:line="240" w:lineRule="auto"/>
        <w:ind w:firstLine="567"/>
        <w:jc w:val="both"/>
        <w:rPr>
          <w:rFonts w:ascii="Arial Narrow" w:hAnsi="Arial Narrow"/>
          <w:sz w:val="24"/>
          <w:szCs w:val="24"/>
        </w:rPr>
      </w:pPr>
    </w:p>
    <w:p w:rsidR="003E4645" w:rsidRDefault="003E4645" w:rsidP="003E4645">
      <w:pPr>
        <w:pStyle w:val="1"/>
        <w:spacing w:before="0" w:beforeAutospacing="0" w:after="0" w:afterAutospacing="0"/>
        <w:ind w:firstLine="567"/>
        <w:jc w:val="both"/>
        <w:rPr>
          <w:rFonts w:ascii="Arial Narrow" w:hAnsi="Arial Narrow"/>
          <w:sz w:val="24"/>
          <w:szCs w:val="24"/>
        </w:rPr>
      </w:pPr>
    </w:p>
    <w:p w:rsidR="003E4645" w:rsidRPr="003E4645" w:rsidRDefault="003E4645" w:rsidP="003E4645">
      <w:pPr>
        <w:pStyle w:val="1"/>
        <w:spacing w:before="0" w:beforeAutospacing="0" w:after="0" w:afterAutospacing="0"/>
        <w:ind w:firstLine="567"/>
        <w:jc w:val="both"/>
        <w:rPr>
          <w:rFonts w:ascii="Arial Narrow" w:hAnsi="Arial Narrow"/>
          <w:sz w:val="24"/>
          <w:szCs w:val="24"/>
        </w:rPr>
      </w:pPr>
      <w:r w:rsidRPr="003E4645">
        <w:rPr>
          <w:rFonts w:ascii="Arial Narrow" w:hAnsi="Arial Narrow"/>
          <w:sz w:val="24"/>
          <w:szCs w:val="24"/>
        </w:rPr>
        <w:t>ABAP on SAP HANA. Part XII. Open SQL, CDS or AMDP, which Code to Data Technique to use?</w:t>
      </w:r>
    </w:p>
    <w:p w:rsidR="003E4645" w:rsidRPr="003E4645" w:rsidRDefault="00912F9E" w:rsidP="003E4645">
      <w:pPr>
        <w:spacing w:after="0" w:line="240" w:lineRule="auto"/>
        <w:ind w:firstLine="567"/>
        <w:jc w:val="both"/>
        <w:rPr>
          <w:rStyle w:val="a5"/>
          <w:rFonts w:ascii="Arial Narrow" w:hAnsi="Arial Narrow"/>
          <w:i w:val="0"/>
          <w:sz w:val="24"/>
          <w:szCs w:val="24"/>
        </w:rPr>
      </w:pPr>
      <w:hyperlink r:id="rId110" w:history="1">
        <w:r w:rsidR="003E4645" w:rsidRPr="003E4645">
          <w:rPr>
            <w:rStyle w:val="a3"/>
            <w:rFonts w:ascii="Arial Narrow" w:hAnsi="Arial Narrow"/>
            <w:sz w:val="24"/>
            <w:szCs w:val="24"/>
            <w:u w:val="none"/>
          </w:rPr>
          <w:t>https://sapyard.com/abap-on-sap-hana-part-xii-open-sql-cds-or-amdp-which-code-to-data-technique-to-use/</w:t>
        </w:r>
      </w:hyperlink>
    </w:p>
    <w:p w:rsidR="003E4645" w:rsidRPr="003E4645" w:rsidRDefault="003E4645" w:rsidP="003E4645">
      <w:pPr>
        <w:spacing w:after="0" w:line="240" w:lineRule="auto"/>
        <w:ind w:firstLine="567"/>
        <w:jc w:val="both"/>
        <w:rPr>
          <w:rStyle w:val="a5"/>
          <w:rFonts w:ascii="Arial Narrow" w:hAnsi="Arial Narrow"/>
          <w:i w:val="0"/>
          <w:sz w:val="24"/>
          <w:szCs w:val="24"/>
        </w:rPr>
      </w:pPr>
    </w:p>
    <w:p w:rsidR="000A5614" w:rsidRDefault="003E4645" w:rsidP="003E4645">
      <w:pPr>
        <w:spacing w:after="0" w:line="240" w:lineRule="auto"/>
        <w:ind w:firstLine="567"/>
        <w:jc w:val="both"/>
        <w:rPr>
          <w:rStyle w:val="a5"/>
          <w:rFonts w:ascii="Arial Narrow" w:hAnsi="Arial Narrow"/>
          <w:i w:val="0"/>
          <w:sz w:val="24"/>
          <w:szCs w:val="24"/>
        </w:rPr>
      </w:pPr>
      <w:r>
        <w:rPr>
          <w:rStyle w:val="a5"/>
          <w:rFonts w:ascii="Arial Narrow" w:hAnsi="Arial Narrow"/>
          <w:i w:val="0"/>
          <w:sz w:val="24"/>
          <w:szCs w:val="24"/>
        </w:rPr>
        <w:t>In</w:t>
      </w:r>
      <w:r w:rsidRPr="003E4645">
        <w:rPr>
          <w:rStyle w:val="a5"/>
          <w:rFonts w:ascii="Arial Narrow" w:hAnsi="Arial Narrow"/>
          <w:i w:val="0"/>
          <w:sz w:val="24"/>
          <w:szCs w:val="24"/>
        </w:rPr>
        <w:t xml:space="preserve">terdependent SQL queries which will be used across applications (programs/object) - are the best example for choosing </w:t>
      </w:r>
      <w:r w:rsidRPr="003E4645">
        <w:rPr>
          <w:rStyle w:val="a5"/>
          <w:rFonts w:ascii="Arial Narrow" w:hAnsi="Arial Narrow"/>
          <w:b/>
          <w:i w:val="0"/>
          <w:sz w:val="24"/>
          <w:szCs w:val="24"/>
        </w:rPr>
        <w:t>CDS Views</w:t>
      </w:r>
      <w:r w:rsidRPr="003E4645">
        <w:rPr>
          <w:rStyle w:val="a5"/>
          <w:rFonts w:ascii="Arial Narrow" w:hAnsi="Arial Narrow"/>
          <w:i w:val="0"/>
          <w:sz w:val="24"/>
          <w:szCs w:val="24"/>
        </w:rPr>
        <w:t>.</w:t>
      </w:r>
    </w:p>
    <w:p w:rsidR="003E4645" w:rsidRDefault="003E4645" w:rsidP="003E4645">
      <w:pPr>
        <w:spacing w:after="0" w:line="240" w:lineRule="auto"/>
        <w:ind w:firstLine="567"/>
        <w:jc w:val="both"/>
        <w:rPr>
          <w:rFonts w:ascii="Arial Narrow" w:hAnsi="Arial Narrow"/>
          <w:sz w:val="24"/>
          <w:szCs w:val="24"/>
        </w:rPr>
      </w:pPr>
      <w:r w:rsidRPr="003E4645">
        <w:rPr>
          <w:rStyle w:val="a4"/>
          <w:rFonts w:ascii="Arial Narrow" w:hAnsi="Arial Narrow"/>
          <w:sz w:val="24"/>
          <w:szCs w:val="24"/>
        </w:rPr>
        <w:t>AMDP</w:t>
      </w:r>
      <w:r>
        <w:rPr>
          <w:rStyle w:val="a4"/>
          <w:rFonts w:ascii="Arial Narrow" w:hAnsi="Arial Narrow"/>
          <w:b w:val="0"/>
          <w:sz w:val="24"/>
          <w:szCs w:val="24"/>
        </w:rPr>
        <w:t xml:space="preserve"> - p</w:t>
      </w:r>
      <w:r w:rsidRPr="003E4645">
        <w:rPr>
          <w:rFonts w:ascii="Arial Narrow" w:hAnsi="Arial Narrow"/>
          <w:sz w:val="24"/>
          <w:szCs w:val="24"/>
        </w:rPr>
        <w:t>owerful features of native SQL such as currency conversion and CE functions can be leveraged.</w:t>
      </w:r>
    </w:p>
    <w:p w:rsidR="009C41CC" w:rsidRDefault="009C41CC" w:rsidP="003E4645">
      <w:pPr>
        <w:spacing w:after="0" w:line="240" w:lineRule="auto"/>
        <w:ind w:firstLine="567"/>
        <w:jc w:val="both"/>
        <w:rPr>
          <w:rFonts w:ascii="Arial Narrow" w:hAnsi="Arial Narrow"/>
          <w:sz w:val="24"/>
          <w:szCs w:val="24"/>
        </w:rPr>
      </w:pPr>
    </w:p>
    <w:p w:rsidR="009C41CC" w:rsidRDefault="009C41CC" w:rsidP="003E4645">
      <w:pPr>
        <w:spacing w:after="0" w:line="240" w:lineRule="auto"/>
        <w:ind w:firstLine="567"/>
        <w:jc w:val="both"/>
        <w:rPr>
          <w:rFonts w:ascii="Arial Narrow" w:hAnsi="Arial Narrow"/>
          <w:sz w:val="24"/>
          <w:szCs w:val="24"/>
        </w:rPr>
      </w:pPr>
      <w:r>
        <w:rPr>
          <w:noProof/>
        </w:rPr>
        <w:drawing>
          <wp:inline distT="0" distB="0" distL="0" distR="0" wp14:anchorId="3E96B4E0" wp14:editId="43B16EAE">
            <wp:extent cx="5614869" cy="2529281"/>
            <wp:effectExtent l="0" t="0" r="508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37624" cy="2539531"/>
                    </a:xfrm>
                    <a:prstGeom prst="rect">
                      <a:avLst/>
                    </a:prstGeom>
                  </pic:spPr>
                </pic:pic>
              </a:graphicData>
            </a:graphic>
          </wp:inline>
        </w:drawing>
      </w:r>
    </w:p>
    <w:p w:rsidR="009C41CC" w:rsidRDefault="009C41CC" w:rsidP="003E4645">
      <w:pPr>
        <w:spacing w:after="0" w:line="240" w:lineRule="auto"/>
        <w:ind w:firstLine="567"/>
        <w:jc w:val="both"/>
        <w:rPr>
          <w:rFonts w:ascii="Arial Narrow" w:hAnsi="Arial Narrow"/>
          <w:sz w:val="24"/>
          <w:szCs w:val="24"/>
        </w:rPr>
      </w:pPr>
    </w:p>
    <w:p w:rsidR="00ED6161" w:rsidRPr="00ED6161" w:rsidRDefault="00ED6161" w:rsidP="00ED6161">
      <w:pPr>
        <w:pStyle w:val="1"/>
        <w:spacing w:before="0" w:beforeAutospacing="0" w:after="0" w:afterAutospacing="0"/>
        <w:ind w:firstLine="567"/>
        <w:jc w:val="center"/>
        <w:rPr>
          <w:rFonts w:ascii="Arial Narrow" w:hAnsi="Arial Narrow"/>
          <w:color w:val="000000" w:themeColor="text1"/>
          <w:sz w:val="24"/>
          <w:szCs w:val="24"/>
        </w:rPr>
      </w:pPr>
      <w:bookmarkStart w:id="57" w:name="ODATA"/>
      <w:r w:rsidRPr="00ED6161">
        <w:rPr>
          <w:rStyle w:val="a3"/>
          <w:rFonts w:ascii="Arial Narrow" w:hAnsi="Arial Narrow"/>
          <w:color w:val="000000" w:themeColor="text1"/>
          <w:sz w:val="24"/>
          <w:szCs w:val="24"/>
          <w:u w:val="none"/>
        </w:rPr>
        <w:t>ODATA</w:t>
      </w:r>
    </w:p>
    <w:bookmarkEnd w:id="57"/>
    <w:p w:rsidR="00ED6161" w:rsidRPr="00DE6285" w:rsidRDefault="00ED6161" w:rsidP="00ED6161">
      <w:pPr>
        <w:spacing w:after="0" w:line="240" w:lineRule="auto"/>
        <w:ind w:firstLine="567"/>
        <w:jc w:val="both"/>
        <w:outlineLvl w:val="0"/>
        <w:rPr>
          <w:rFonts w:ascii="Arial Narrow" w:eastAsia="Times New Roman" w:hAnsi="Arial Narrow" w:cs="Times New Roman"/>
          <w:bCs/>
          <w:kern w:val="36"/>
          <w:sz w:val="24"/>
          <w:szCs w:val="24"/>
        </w:rPr>
      </w:pPr>
      <w:r w:rsidRPr="002E64CF">
        <w:rPr>
          <w:rFonts w:ascii="Arial Narrow" w:eastAsia="Times New Roman" w:hAnsi="Arial Narrow" w:cs="Times New Roman"/>
          <w:bCs/>
          <w:kern w:val="36"/>
          <w:sz w:val="24"/>
          <w:szCs w:val="24"/>
          <w:lang w:val="ru-RU"/>
        </w:rPr>
        <w:fldChar w:fldCharType="begin"/>
      </w:r>
      <w:r w:rsidRPr="00DE6285">
        <w:rPr>
          <w:rFonts w:ascii="Arial Narrow" w:eastAsia="Times New Roman" w:hAnsi="Arial Narrow" w:cs="Times New Roman"/>
          <w:bCs/>
          <w:kern w:val="36"/>
          <w:sz w:val="24"/>
          <w:szCs w:val="24"/>
        </w:rPr>
        <w:instrText xml:space="preserve"> HYPERLINK  \l "</w:instrText>
      </w:r>
      <w:r w:rsidRPr="002E64CF">
        <w:rPr>
          <w:rFonts w:ascii="Arial Narrow" w:eastAsia="Times New Roman" w:hAnsi="Arial Narrow" w:cs="Times New Roman"/>
          <w:bCs/>
          <w:kern w:val="36"/>
          <w:sz w:val="24"/>
          <w:szCs w:val="24"/>
          <w:lang w:val="ru-RU"/>
        </w:rPr>
        <w:instrText>Содержание</w:instrText>
      </w:r>
      <w:r w:rsidRPr="00DE6285">
        <w:rPr>
          <w:rFonts w:ascii="Arial Narrow" w:eastAsia="Times New Roman" w:hAnsi="Arial Narrow" w:cs="Times New Roman"/>
          <w:bCs/>
          <w:kern w:val="36"/>
          <w:sz w:val="24"/>
          <w:szCs w:val="24"/>
        </w:rPr>
        <w:instrText xml:space="preserve">" </w:instrText>
      </w:r>
      <w:r w:rsidRPr="002E64CF">
        <w:rPr>
          <w:rFonts w:ascii="Arial Narrow" w:eastAsia="Times New Roman" w:hAnsi="Arial Narrow" w:cs="Times New Roman"/>
          <w:bCs/>
          <w:kern w:val="36"/>
          <w:sz w:val="24"/>
          <w:szCs w:val="24"/>
          <w:lang w:val="ru-RU"/>
        </w:rPr>
        <w:fldChar w:fldCharType="separate"/>
      </w:r>
      <w:r w:rsidRPr="002E64CF">
        <w:rPr>
          <w:rStyle w:val="a3"/>
          <w:rFonts w:ascii="Arial Narrow" w:eastAsia="Times New Roman" w:hAnsi="Arial Narrow" w:cs="Times New Roman"/>
          <w:bCs/>
          <w:kern w:val="36"/>
          <w:sz w:val="24"/>
          <w:szCs w:val="24"/>
          <w:u w:val="none"/>
          <w:lang w:val="ru-RU"/>
        </w:rPr>
        <w:t>Содержание</w:t>
      </w:r>
      <w:r w:rsidRPr="002E64CF">
        <w:rPr>
          <w:rFonts w:ascii="Arial Narrow" w:eastAsia="Times New Roman" w:hAnsi="Arial Narrow" w:cs="Times New Roman"/>
          <w:bCs/>
          <w:kern w:val="36"/>
          <w:sz w:val="24"/>
          <w:szCs w:val="24"/>
          <w:lang w:val="ru-RU"/>
        </w:rPr>
        <w:fldChar w:fldCharType="end"/>
      </w:r>
    </w:p>
    <w:p w:rsidR="003E4645" w:rsidRDefault="003E4645" w:rsidP="003E4645">
      <w:pPr>
        <w:spacing w:after="0" w:line="240" w:lineRule="auto"/>
        <w:ind w:firstLine="567"/>
        <w:jc w:val="both"/>
        <w:rPr>
          <w:rFonts w:ascii="Arial Narrow" w:hAnsi="Arial Narrow"/>
          <w:sz w:val="24"/>
          <w:szCs w:val="24"/>
        </w:rPr>
      </w:pPr>
    </w:p>
    <w:p w:rsidR="00ED6161" w:rsidRPr="00ED6161" w:rsidRDefault="00912F9E" w:rsidP="003E4645">
      <w:pPr>
        <w:spacing w:after="0" w:line="240" w:lineRule="auto"/>
        <w:ind w:firstLine="567"/>
        <w:jc w:val="both"/>
        <w:rPr>
          <w:rFonts w:ascii="Arial Narrow" w:hAnsi="Arial Narrow"/>
          <w:sz w:val="24"/>
          <w:szCs w:val="24"/>
        </w:rPr>
      </w:pPr>
      <w:hyperlink r:id="rId112" w:history="1">
        <w:r w:rsidR="00ED6161" w:rsidRPr="00ED6161">
          <w:rPr>
            <w:rStyle w:val="a3"/>
            <w:rFonts w:ascii="Arial Narrow" w:hAnsi="Arial Narrow"/>
            <w:sz w:val="24"/>
            <w:szCs w:val="24"/>
            <w:u w:val="none"/>
          </w:rPr>
          <w:t>https://sapyard.com/tutorials-on-odata-sap-netweaver-gateway/</w:t>
        </w:r>
      </w:hyperlink>
    </w:p>
    <w:p w:rsidR="00ED6161" w:rsidRPr="00ED6161" w:rsidRDefault="00ED6161" w:rsidP="003E4645">
      <w:pPr>
        <w:spacing w:after="0" w:line="240" w:lineRule="auto"/>
        <w:ind w:firstLine="567"/>
        <w:jc w:val="both"/>
        <w:rPr>
          <w:rStyle w:val="a4"/>
          <w:rFonts w:ascii="Arial Narrow" w:hAnsi="Arial Narrow"/>
          <w:b w:val="0"/>
          <w:iCs/>
          <w:sz w:val="24"/>
          <w:szCs w:val="24"/>
        </w:rPr>
      </w:pPr>
      <w:r w:rsidRPr="00ED6161">
        <w:rPr>
          <w:rStyle w:val="a4"/>
          <w:rFonts w:ascii="Arial Narrow" w:hAnsi="Arial Narrow"/>
          <w:b w:val="0"/>
          <w:iCs/>
          <w:sz w:val="24"/>
          <w:szCs w:val="24"/>
        </w:rPr>
        <w:t>Odata</w:t>
      </w:r>
    </w:p>
    <w:p w:rsidR="00ED6161" w:rsidRPr="00ED6161" w:rsidRDefault="00ED6161" w:rsidP="003E4645">
      <w:pPr>
        <w:spacing w:after="0" w:line="240" w:lineRule="auto"/>
        <w:ind w:firstLine="567"/>
        <w:jc w:val="both"/>
        <w:rPr>
          <w:rStyle w:val="a4"/>
          <w:rFonts w:ascii="Arial Narrow" w:hAnsi="Arial Narrow"/>
          <w:b w:val="0"/>
          <w:iCs/>
          <w:sz w:val="24"/>
          <w:szCs w:val="24"/>
        </w:rPr>
      </w:pPr>
      <w:r w:rsidRPr="00ED6161">
        <w:rPr>
          <w:rStyle w:val="a4"/>
          <w:rFonts w:ascii="Arial Narrow" w:hAnsi="Arial Narrow"/>
          <w:b w:val="0"/>
          <w:iCs/>
          <w:sz w:val="24"/>
          <w:szCs w:val="24"/>
        </w:rPr>
        <w:t>SAP NetWeaver Gateway</w:t>
      </w:r>
    </w:p>
    <w:p w:rsidR="00ED6161" w:rsidRPr="00ED6161" w:rsidRDefault="00ED6161" w:rsidP="003E4645">
      <w:pPr>
        <w:spacing w:after="0" w:line="240" w:lineRule="auto"/>
        <w:ind w:firstLine="567"/>
        <w:jc w:val="both"/>
        <w:rPr>
          <w:rStyle w:val="a4"/>
          <w:rFonts w:ascii="Arial Narrow" w:hAnsi="Arial Narrow"/>
          <w:b w:val="0"/>
          <w:iCs/>
          <w:sz w:val="24"/>
          <w:szCs w:val="24"/>
        </w:rPr>
      </w:pPr>
      <w:r w:rsidRPr="00ED6161">
        <w:rPr>
          <w:rStyle w:val="a4"/>
          <w:rFonts w:ascii="Arial Narrow" w:hAnsi="Arial Narrow"/>
          <w:b w:val="0"/>
          <w:iCs/>
          <w:sz w:val="24"/>
          <w:szCs w:val="24"/>
        </w:rPr>
        <w:t>SAPUI5</w:t>
      </w:r>
    </w:p>
    <w:p w:rsidR="00ED6161" w:rsidRDefault="00ED6161" w:rsidP="003E4645">
      <w:pPr>
        <w:spacing w:after="0" w:line="240" w:lineRule="auto"/>
        <w:ind w:firstLine="567"/>
        <w:jc w:val="both"/>
        <w:rPr>
          <w:rStyle w:val="a4"/>
          <w:rFonts w:ascii="Arial Narrow" w:hAnsi="Arial Narrow"/>
          <w:b w:val="0"/>
          <w:iCs/>
          <w:sz w:val="24"/>
          <w:szCs w:val="24"/>
        </w:rPr>
      </w:pPr>
      <w:r w:rsidRPr="00ED6161">
        <w:rPr>
          <w:rStyle w:val="a4"/>
          <w:rFonts w:ascii="Arial Narrow" w:hAnsi="Arial Narrow"/>
          <w:b w:val="0"/>
          <w:iCs/>
          <w:sz w:val="24"/>
          <w:szCs w:val="24"/>
        </w:rPr>
        <w:t>SAP Fiori</w:t>
      </w:r>
    </w:p>
    <w:p w:rsidR="00ED6161" w:rsidRDefault="00ED6161" w:rsidP="003E4645">
      <w:pPr>
        <w:spacing w:after="0" w:line="240" w:lineRule="auto"/>
        <w:ind w:firstLine="567"/>
        <w:jc w:val="both"/>
        <w:rPr>
          <w:rFonts w:ascii="Arial Narrow" w:hAnsi="Arial Narrow"/>
          <w:i/>
          <w:sz w:val="24"/>
          <w:szCs w:val="24"/>
        </w:rPr>
      </w:pPr>
      <w:r w:rsidRPr="00ED6161">
        <w:rPr>
          <w:rStyle w:val="a5"/>
          <w:rFonts w:ascii="Arial Narrow" w:hAnsi="Arial Narrow"/>
          <w:b/>
          <w:i w:val="0"/>
          <w:sz w:val="24"/>
          <w:szCs w:val="24"/>
        </w:rPr>
        <w:t>OData</w:t>
      </w:r>
      <w:r w:rsidRPr="00ED6161">
        <w:rPr>
          <w:rStyle w:val="a5"/>
          <w:rFonts w:ascii="Arial Narrow" w:hAnsi="Arial Narrow"/>
          <w:i w:val="0"/>
          <w:sz w:val="24"/>
          <w:szCs w:val="24"/>
        </w:rPr>
        <w:t xml:space="preserve"> </w:t>
      </w:r>
      <w:r w:rsidR="00F44DDE" w:rsidRPr="00F44DDE">
        <w:rPr>
          <w:rStyle w:val="a5"/>
          <w:rFonts w:ascii="Arial Narrow" w:hAnsi="Arial Narrow"/>
          <w:i w:val="0"/>
          <w:sz w:val="24"/>
          <w:szCs w:val="24"/>
        </w:rPr>
        <w:t xml:space="preserve">- </w:t>
      </w:r>
      <w:r w:rsidR="00F44DDE" w:rsidRPr="00F44DDE">
        <w:rPr>
          <w:rStyle w:val="a4"/>
          <w:rFonts w:ascii="Arial Narrow" w:hAnsi="Arial Narrow"/>
          <w:sz w:val="24"/>
          <w:szCs w:val="24"/>
        </w:rPr>
        <w:t>Open Data Protocol</w:t>
      </w:r>
      <w:r w:rsidR="00F44DDE" w:rsidRPr="00ED6161">
        <w:rPr>
          <w:rStyle w:val="a5"/>
          <w:rFonts w:ascii="Arial Narrow" w:hAnsi="Arial Narrow"/>
          <w:i w:val="0"/>
          <w:sz w:val="24"/>
          <w:szCs w:val="24"/>
        </w:rPr>
        <w:t xml:space="preserve"> </w:t>
      </w:r>
      <w:r w:rsidRPr="00ED6161">
        <w:rPr>
          <w:rStyle w:val="a5"/>
          <w:rFonts w:ascii="Arial Narrow" w:hAnsi="Arial Narrow"/>
          <w:i w:val="0"/>
          <w:sz w:val="24"/>
          <w:szCs w:val="24"/>
        </w:rPr>
        <w:t>interface is an open standard that can be consumed by any application</w:t>
      </w:r>
      <w:r w:rsidR="006352F5">
        <w:rPr>
          <w:rStyle w:val="a5"/>
          <w:rFonts w:ascii="Arial Narrow" w:hAnsi="Arial Narrow"/>
          <w:i w:val="0"/>
          <w:sz w:val="24"/>
          <w:szCs w:val="24"/>
        </w:rPr>
        <w:t xml:space="preserve"> |</w:t>
      </w:r>
      <w:r w:rsidRPr="00ED6161">
        <w:rPr>
          <w:rStyle w:val="a5"/>
          <w:rFonts w:ascii="Arial Narrow" w:hAnsi="Arial Narrow"/>
          <w:i w:val="0"/>
          <w:sz w:val="24"/>
          <w:szCs w:val="24"/>
        </w:rPr>
        <w:t xml:space="preserve"> program</w:t>
      </w:r>
      <w:r w:rsidR="006352F5">
        <w:rPr>
          <w:rStyle w:val="a5"/>
          <w:rFonts w:ascii="Arial Narrow" w:hAnsi="Arial Narrow"/>
          <w:i w:val="0"/>
          <w:sz w:val="24"/>
          <w:szCs w:val="24"/>
        </w:rPr>
        <w:t xml:space="preserve"> |</w:t>
      </w:r>
      <w:r w:rsidRPr="00ED6161">
        <w:rPr>
          <w:rStyle w:val="a5"/>
          <w:rFonts w:ascii="Arial Narrow" w:hAnsi="Arial Narrow"/>
          <w:i w:val="0"/>
          <w:sz w:val="24"/>
          <w:szCs w:val="24"/>
        </w:rPr>
        <w:t xml:space="preserve"> software </w:t>
      </w:r>
      <w:r w:rsidR="006352F5">
        <w:rPr>
          <w:rStyle w:val="a5"/>
          <w:rFonts w:ascii="Arial Narrow" w:hAnsi="Arial Narrow"/>
          <w:i w:val="0"/>
          <w:sz w:val="24"/>
          <w:szCs w:val="24"/>
        </w:rPr>
        <w:t>|</w:t>
      </w:r>
      <w:r w:rsidRPr="00ED6161">
        <w:rPr>
          <w:rStyle w:val="a5"/>
          <w:rFonts w:ascii="Arial Narrow" w:hAnsi="Arial Narrow"/>
          <w:i w:val="0"/>
          <w:sz w:val="24"/>
          <w:szCs w:val="24"/>
        </w:rPr>
        <w:t xml:space="preserve"> device of the Non-SAP World that can connect with SAP using the </w:t>
      </w:r>
      <w:r w:rsidRPr="00ED6161">
        <w:rPr>
          <w:rStyle w:val="a4"/>
          <w:rFonts w:ascii="Arial Narrow" w:hAnsi="Arial Narrow"/>
          <w:i/>
          <w:iCs/>
          <w:sz w:val="24"/>
          <w:szCs w:val="24"/>
        </w:rPr>
        <w:t>HTTP(s) protocol</w:t>
      </w:r>
      <w:r w:rsidRPr="00ED6161">
        <w:rPr>
          <w:rStyle w:val="a5"/>
          <w:rFonts w:ascii="Arial Narrow" w:hAnsi="Arial Narrow"/>
          <w:i w:val="0"/>
          <w:sz w:val="24"/>
          <w:szCs w:val="24"/>
        </w:rPr>
        <w:t xml:space="preserve"> and can manipulate an XML document</w:t>
      </w:r>
      <w:r w:rsidRPr="00ED6161">
        <w:rPr>
          <w:rFonts w:ascii="Arial Narrow" w:hAnsi="Arial Narrow"/>
          <w:i/>
          <w:sz w:val="24"/>
          <w:szCs w:val="24"/>
        </w:rPr>
        <w:t>.</w:t>
      </w:r>
    </w:p>
    <w:p w:rsidR="00ED6161" w:rsidRDefault="006352F5" w:rsidP="003E4645">
      <w:pPr>
        <w:spacing w:after="0" w:line="240" w:lineRule="auto"/>
        <w:ind w:firstLine="567"/>
        <w:jc w:val="both"/>
        <w:rPr>
          <w:rFonts w:ascii="Arial Narrow" w:hAnsi="Arial Narrow"/>
          <w:sz w:val="24"/>
          <w:szCs w:val="24"/>
        </w:rPr>
      </w:pPr>
      <w:r w:rsidRPr="006352F5">
        <w:rPr>
          <w:rFonts w:ascii="Arial Narrow" w:hAnsi="Arial Narrow"/>
          <w:sz w:val="24"/>
          <w:szCs w:val="24"/>
        </w:rPr>
        <w:t xml:space="preserve">The OData protocol supports serialization in multiple popular formats including JSON </w:t>
      </w:r>
      <w:r>
        <w:rPr>
          <w:rFonts w:ascii="Arial Narrow" w:hAnsi="Arial Narrow"/>
          <w:sz w:val="24"/>
          <w:szCs w:val="24"/>
        </w:rPr>
        <w:t>|</w:t>
      </w:r>
      <w:r w:rsidRPr="006352F5">
        <w:rPr>
          <w:rFonts w:ascii="Arial Narrow" w:hAnsi="Arial Narrow"/>
          <w:sz w:val="24"/>
          <w:szCs w:val="24"/>
        </w:rPr>
        <w:t xml:space="preserve"> Atom/XML. With OData developers are able to build cross-platform Web and mobile Applications.</w:t>
      </w:r>
    </w:p>
    <w:p w:rsidR="006352F5" w:rsidRPr="00F44DDE" w:rsidRDefault="006352F5" w:rsidP="003E4645">
      <w:pPr>
        <w:spacing w:after="0" w:line="240" w:lineRule="auto"/>
        <w:ind w:firstLine="567"/>
        <w:jc w:val="both"/>
        <w:rPr>
          <w:rFonts w:ascii="Arial Narrow" w:hAnsi="Arial Narrow"/>
          <w:sz w:val="24"/>
          <w:szCs w:val="24"/>
        </w:rPr>
      </w:pPr>
    </w:p>
    <w:p w:rsidR="006352F5" w:rsidRPr="006352F5" w:rsidRDefault="006352F5" w:rsidP="003E4645">
      <w:pPr>
        <w:spacing w:after="0" w:line="240" w:lineRule="auto"/>
        <w:ind w:firstLine="567"/>
        <w:jc w:val="both"/>
        <w:rPr>
          <w:rFonts w:ascii="Arial Narrow" w:hAnsi="Arial Narrow"/>
          <w:sz w:val="24"/>
          <w:szCs w:val="24"/>
        </w:rPr>
      </w:pPr>
      <w:r w:rsidRPr="006352F5">
        <w:rPr>
          <w:rStyle w:val="a4"/>
          <w:rFonts w:ascii="Arial Narrow" w:hAnsi="Arial Narrow"/>
          <w:iCs/>
          <w:sz w:val="24"/>
          <w:szCs w:val="24"/>
        </w:rPr>
        <w:t>SAP NetWeaver Gateway</w:t>
      </w:r>
      <w:r w:rsidRPr="006352F5">
        <w:rPr>
          <w:rFonts w:ascii="Arial Narrow" w:hAnsi="Arial Narrow"/>
          <w:sz w:val="24"/>
          <w:szCs w:val="24"/>
        </w:rPr>
        <w:t xml:space="preserve"> sits in SAP Application Layer - it is the Window for outside world to peep </w:t>
      </w:r>
      <w:r>
        <w:rPr>
          <w:rFonts w:ascii="Arial Narrow" w:hAnsi="Arial Narrow"/>
          <w:sz w:val="24"/>
          <w:szCs w:val="24"/>
        </w:rPr>
        <w:t>(</w:t>
      </w:r>
      <w:r>
        <w:rPr>
          <w:rStyle w:val="transcription"/>
        </w:rPr>
        <w:t>pi:p</w:t>
      </w:r>
      <w:r w:rsidRPr="006352F5">
        <w:rPr>
          <w:rFonts w:ascii="Arial Narrow" w:hAnsi="Arial Narrow"/>
          <w:sz w:val="24"/>
          <w:szCs w:val="24"/>
        </w:rPr>
        <w:t xml:space="preserve"> </w:t>
      </w:r>
      <w:r>
        <w:rPr>
          <w:rFonts w:ascii="Arial Narrow" w:hAnsi="Arial Narrow"/>
          <w:sz w:val="24"/>
          <w:szCs w:val="24"/>
          <w:lang w:val="ru-RU"/>
        </w:rPr>
        <w:t>заглядывать</w:t>
      </w:r>
      <w:r>
        <w:rPr>
          <w:rFonts w:ascii="Arial Narrow" w:hAnsi="Arial Narrow"/>
          <w:sz w:val="24"/>
          <w:szCs w:val="24"/>
        </w:rPr>
        <w:t xml:space="preserve">) </w:t>
      </w:r>
      <w:r w:rsidRPr="006352F5">
        <w:rPr>
          <w:rFonts w:ascii="Arial Narrow" w:hAnsi="Arial Narrow"/>
          <w:sz w:val="24"/>
          <w:szCs w:val="24"/>
        </w:rPr>
        <w:t xml:space="preserve">into SAP and transfer data to/from SAP. </w:t>
      </w:r>
      <w:r w:rsidRPr="006352F5">
        <w:rPr>
          <w:rStyle w:val="a4"/>
          <w:rFonts w:ascii="Arial Narrow" w:hAnsi="Arial Narrow"/>
          <w:b w:val="0"/>
          <w:iCs/>
          <w:sz w:val="24"/>
          <w:szCs w:val="24"/>
          <w:highlight w:val="yellow"/>
        </w:rPr>
        <w:t>Outer world</w:t>
      </w:r>
      <w:r w:rsidRPr="006352F5">
        <w:rPr>
          <w:rStyle w:val="a5"/>
          <w:rFonts w:ascii="Arial Narrow" w:hAnsi="Arial Narrow"/>
          <w:sz w:val="24"/>
          <w:szCs w:val="24"/>
          <w:highlight w:val="yellow"/>
        </w:rPr>
        <w:t xml:space="preserve"> </w:t>
      </w:r>
      <w:r w:rsidRPr="006352F5">
        <w:rPr>
          <w:rStyle w:val="a5"/>
          <w:rFonts w:ascii="Arial Narrow" w:hAnsi="Arial Narrow"/>
          <w:i w:val="0"/>
          <w:sz w:val="24"/>
          <w:szCs w:val="24"/>
          <w:highlight w:val="yellow"/>
        </w:rPr>
        <w:t>can send</w:t>
      </w:r>
      <w:r w:rsidRPr="006352F5">
        <w:rPr>
          <w:rStyle w:val="a4"/>
          <w:rFonts w:ascii="Arial Narrow" w:hAnsi="Arial Narrow"/>
          <w:iCs/>
          <w:sz w:val="24"/>
          <w:szCs w:val="24"/>
          <w:highlight w:val="yellow"/>
        </w:rPr>
        <w:t xml:space="preserve"> </w:t>
      </w:r>
      <w:r w:rsidRPr="006352F5">
        <w:rPr>
          <w:rStyle w:val="a4"/>
          <w:rFonts w:ascii="Arial Narrow" w:hAnsi="Arial Narrow"/>
          <w:b w:val="0"/>
          <w:iCs/>
          <w:sz w:val="24"/>
          <w:szCs w:val="24"/>
          <w:highlight w:val="yellow"/>
        </w:rPr>
        <w:t>HTTP(s)</w:t>
      </w:r>
      <w:r w:rsidRPr="006352F5">
        <w:rPr>
          <w:rStyle w:val="a5"/>
          <w:rFonts w:ascii="Arial Narrow" w:hAnsi="Arial Narrow"/>
          <w:sz w:val="24"/>
          <w:szCs w:val="24"/>
          <w:highlight w:val="yellow"/>
        </w:rPr>
        <w:t xml:space="preserve"> </w:t>
      </w:r>
      <w:r w:rsidRPr="006352F5">
        <w:rPr>
          <w:rStyle w:val="a5"/>
          <w:rFonts w:ascii="Arial Narrow" w:hAnsi="Arial Narrow"/>
          <w:i w:val="0"/>
          <w:sz w:val="24"/>
          <w:szCs w:val="24"/>
          <w:highlight w:val="yellow"/>
        </w:rPr>
        <w:t>message and</w:t>
      </w:r>
      <w:r w:rsidRPr="006352F5">
        <w:rPr>
          <w:rStyle w:val="a4"/>
          <w:rFonts w:ascii="Arial Narrow" w:hAnsi="Arial Narrow"/>
          <w:iCs/>
          <w:sz w:val="24"/>
          <w:szCs w:val="24"/>
          <w:highlight w:val="yellow"/>
        </w:rPr>
        <w:t xml:space="preserve"> </w:t>
      </w:r>
      <w:r w:rsidRPr="006352F5">
        <w:rPr>
          <w:rStyle w:val="a4"/>
          <w:rFonts w:ascii="Arial Narrow" w:hAnsi="Arial Narrow"/>
          <w:b w:val="0"/>
          <w:iCs/>
          <w:sz w:val="24"/>
          <w:szCs w:val="24"/>
          <w:highlight w:val="yellow"/>
        </w:rPr>
        <w:t>SAP</w:t>
      </w:r>
      <w:r w:rsidRPr="006352F5">
        <w:rPr>
          <w:rStyle w:val="a5"/>
          <w:rFonts w:ascii="Arial Narrow" w:hAnsi="Arial Narrow"/>
          <w:sz w:val="24"/>
          <w:szCs w:val="24"/>
          <w:highlight w:val="yellow"/>
        </w:rPr>
        <w:t xml:space="preserve"> </w:t>
      </w:r>
      <w:r w:rsidRPr="006352F5">
        <w:rPr>
          <w:rStyle w:val="a5"/>
          <w:rFonts w:ascii="Arial Narrow" w:hAnsi="Arial Narrow"/>
          <w:i w:val="0"/>
          <w:sz w:val="24"/>
          <w:szCs w:val="24"/>
          <w:highlight w:val="yellow"/>
        </w:rPr>
        <w:t xml:space="preserve">would provide them with </w:t>
      </w:r>
      <w:r w:rsidRPr="006352F5">
        <w:rPr>
          <w:rStyle w:val="a4"/>
          <w:rFonts w:ascii="Arial Narrow" w:hAnsi="Arial Narrow"/>
          <w:b w:val="0"/>
          <w:iCs/>
          <w:sz w:val="24"/>
          <w:szCs w:val="24"/>
          <w:highlight w:val="yellow"/>
        </w:rPr>
        <w:t>OData</w:t>
      </w:r>
      <w:r w:rsidRPr="006352F5">
        <w:rPr>
          <w:rStyle w:val="a5"/>
          <w:rFonts w:ascii="Arial Narrow" w:hAnsi="Arial Narrow"/>
          <w:sz w:val="24"/>
          <w:szCs w:val="24"/>
          <w:highlight w:val="yellow"/>
        </w:rPr>
        <w:t>.</w:t>
      </w:r>
    </w:p>
    <w:p w:rsidR="00ED6161" w:rsidRPr="006352F5" w:rsidRDefault="00ED6161" w:rsidP="003E4645">
      <w:pPr>
        <w:spacing w:after="0" w:line="240" w:lineRule="auto"/>
        <w:ind w:firstLine="567"/>
        <w:jc w:val="both"/>
        <w:rPr>
          <w:rFonts w:ascii="Arial Narrow" w:hAnsi="Arial Narrow"/>
          <w:sz w:val="24"/>
          <w:szCs w:val="24"/>
        </w:rPr>
      </w:pPr>
    </w:p>
    <w:p w:rsidR="006352F5" w:rsidRPr="006352F5" w:rsidRDefault="006352F5" w:rsidP="003E4645">
      <w:pPr>
        <w:spacing w:after="0" w:line="240" w:lineRule="auto"/>
        <w:ind w:firstLine="567"/>
        <w:jc w:val="both"/>
        <w:rPr>
          <w:rFonts w:ascii="Arial Narrow" w:hAnsi="Arial Narrow"/>
          <w:sz w:val="24"/>
          <w:szCs w:val="24"/>
        </w:rPr>
      </w:pPr>
      <w:r w:rsidRPr="006352F5">
        <w:rPr>
          <w:rFonts w:ascii="Arial Narrow" w:hAnsi="Arial Narrow"/>
          <w:sz w:val="24"/>
          <w:szCs w:val="24"/>
          <w:highlight w:val="yellow"/>
        </w:rPr>
        <w:t>Prior to OData external non-SAP developers have connected to SAP using RFC/BAPI or web services.</w:t>
      </w:r>
      <w:r w:rsidRPr="006352F5">
        <w:rPr>
          <w:rFonts w:ascii="Arial Narrow" w:hAnsi="Arial Narrow"/>
          <w:sz w:val="24"/>
          <w:szCs w:val="24"/>
        </w:rPr>
        <w:t xml:space="preserve"> In those cases the non-SAP developers /Web developers/ needed to know before hand the structures of the data passed from SAP.</w:t>
      </w:r>
    </w:p>
    <w:p w:rsidR="006352F5" w:rsidRDefault="006352F5" w:rsidP="003E4645">
      <w:pPr>
        <w:spacing w:after="0" w:line="240" w:lineRule="auto"/>
        <w:ind w:firstLine="567"/>
        <w:jc w:val="both"/>
        <w:rPr>
          <w:rFonts w:ascii="Arial Narrow" w:hAnsi="Arial Narrow"/>
          <w:sz w:val="24"/>
          <w:szCs w:val="24"/>
        </w:rPr>
      </w:pPr>
    </w:p>
    <w:p w:rsidR="00F44DDE" w:rsidRDefault="00F44DDE" w:rsidP="00F44DDE">
      <w:pPr>
        <w:spacing w:after="0" w:line="240" w:lineRule="auto"/>
        <w:ind w:firstLine="567"/>
        <w:jc w:val="both"/>
        <w:rPr>
          <w:rFonts w:ascii="Arial Narrow" w:hAnsi="Arial Narrow"/>
          <w:sz w:val="24"/>
          <w:szCs w:val="24"/>
        </w:rPr>
      </w:pPr>
      <w:r w:rsidRPr="00F44DDE">
        <w:rPr>
          <w:rFonts w:ascii="Arial Narrow" w:hAnsi="Arial Narrow"/>
          <w:sz w:val="24"/>
          <w:szCs w:val="24"/>
        </w:rPr>
        <w:t xml:space="preserve">OData offers database-like access to server-side resources </w:t>
      </w:r>
      <w:r>
        <w:rPr>
          <w:rFonts w:ascii="Arial Narrow" w:hAnsi="Arial Narrow"/>
          <w:sz w:val="24"/>
          <w:szCs w:val="24"/>
          <w:lang w:val="ru-RU"/>
        </w:rPr>
        <w:sym w:font="Symbol" w:char="F0DE"/>
      </w:r>
      <w:r w:rsidRPr="00F44DDE">
        <w:rPr>
          <w:rFonts w:ascii="Arial Narrow" w:hAnsi="Arial Narrow"/>
          <w:sz w:val="24"/>
          <w:szCs w:val="24"/>
        </w:rPr>
        <w:t xml:space="preserve"> OData is also described as ODBC for the Web.</w:t>
      </w:r>
    </w:p>
    <w:p w:rsidR="00F44DDE" w:rsidRPr="00F44DDE" w:rsidRDefault="00F44DDE" w:rsidP="00F44DDE">
      <w:pPr>
        <w:spacing w:after="0" w:line="240" w:lineRule="auto"/>
        <w:ind w:firstLine="567"/>
        <w:jc w:val="both"/>
        <w:rPr>
          <w:rFonts w:ascii="Arial Narrow" w:hAnsi="Arial Narrow"/>
          <w:sz w:val="24"/>
          <w:szCs w:val="24"/>
        </w:rPr>
      </w:pPr>
      <w:r w:rsidRPr="00F44DDE">
        <w:rPr>
          <w:rStyle w:val="a5"/>
          <w:rFonts w:ascii="Arial Narrow" w:hAnsi="Arial Narrow"/>
          <w:b/>
          <w:i w:val="0"/>
          <w:sz w:val="24"/>
          <w:szCs w:val="24"/>
        </w:rPr>
        <w:t>ODBC</w:t>
      </w:r>
      <w:r w:rsidRPr="00F44DDE">
        <w:rPr>
          <w:rStyle w:val="a5"/>
          <w:rFonts w:ascii="Arial Narrow" w:hAnsi="Arial Narrow"/>
          <w:i w:val="0"/>
          <w:sz w:val="24"/>
          <w:szCs w:val="24"/>
        </w:rPr>
        <w:t xml:space="preserve"> is a standard </w:t>
      </w:r>
      <w:r w:rsidRPr="00F44DDE">
        <w:rPr>
          <w:rStyle w:val="a5"/>
          <w:rFonts w:ascii="Arial Narrow" w:hAnsi="Arial Narrow"/>
          <w:i w:val="0"/>
          <w:sz w:val="24"/>
          <w:szCs w:val="24"/>
          <w:highlight w:val="yellow"/>
        </w:rPr>
        <w:t>API to access the DBMS, independent of the database management systems or operating systems</w:t>
      </w:r>
      <w:r w:rsidRPr="00F44DDE">
        <w:rPr>
          <w:rFonts w:ascii="Arial Narrow" w:hAnsi="Arial Narrow"/>
          <w:sz w:val="24"/>
          <w:szCs w:val="24"/>
        </w:rPr>
        <w:t xml:space="preserve">. ODBC achieves this by </w:t>
      </w:r>
      <w:r w:rsidRPr="00F44DDE">
        <w:rPr>
          <w:rStyle w:val="a5"/>
          <w:rFonts w:ascii="Arial Narrow" w:hAnsi="Arial Narrow"/>
          <w:i w:val="0"/>
          <w:sz w:val="24"/>
          <w:szCs w:val="24"/>
        </w:rPr>
        <w:t>adding drivers</w:t>
      </w:r>
      <w:r w:rsidRPr="00F44DDE">
        <w:rPr>
          <w:rFonts w:ascii="Arial Narrow" w:hAnsi="Arial Narrow"/>
          <w:sz w:val="24"/>
          <w:szCs w:val="24"/>
        </w:rPr>
        <w:t xml:space="preserve"> between the Application layer and the DBMS to translate </w:t>
      </w:r>
      <w:r w:rsidRPr="00F44DDE">
        <w:rPr>
          <w:rFonts w:ascii="Arial Narrow" w:hAnsi="Arial Narrow"/>
          <w:sz w:val="24"/>
          <w:szCs w:val="24"/>
        </w:rPr>
        <w:lastRenderedPageBreak/>
        <w:t xml:space="preserve">the queries requested by the applications into instructions which DBMS can understand. Similarly OData acts like </w:t>
      </w:r>
      <w:r w:rsidRPr="00F44DDE">
        <w:rPr>
          <w:rStyle w:val="a5"/>
          <w:rFonts w:ascii="Arial Narrow" w:hAnsi="Arial Narrow"/>
          <w:i w:val="0"/>
          <w:sz w:val="24"/>
          <w:szCs w:val="24"/>
        </w:rPr>
        <w:t>middleware</w:t>
      </w:r>
      <w:r w:rsidRPr="00F44DDE">
        <w:rPr>
          <w:rFonts w:ascii="Arial Narrow" w:hAnsi="Arial Narrow"/>
          <w:sz w:val="24"/>
          <w:szCs w:val="24"/>
        </w:rPr>
        <w:t xml:space="preserve"> between producers and consumers to communicate data.</w:t>
      </w:r>
    </w:p>
    <w:p w:rsidR="006352F5" w:rsidRDefault="006352F5" w:rsidP="003E4645">
      <w:pPr>
        <w:spacing w:after="0" w:line="240" w:lineRule="auto"/>
        <w:ind w:firstLine="567"/>
        <w:jc w:val="both"/>
        <w:rPr>
          <w:rFonts w:ascii="Arial Narrow" w:hAnsi="Arial Narrow"/>
          <w:sz w:val="24"/>
          <w:szCs w:val="24"/>
        </w:rPr>
      </w:pPr>
    </w:p>
    <w:p w:rsidR="006352F5" w:rsidRDefault="00613440" w:rsidP="003E4645">
      <w:pPr>
        <w:spacing w:after="0" w:line="240" w:lineRule="auto"/>
        <w:ind w:firstLine="567"/>
        <w:jc w:val="both"/>
        <w:rPr>
          <w:rFonts w:ascii="Arial Narrow" w:hAnsi="Arial Narrow"/>
          <w:sz w:val="24"/>
          <w:szCs w:val="24"/>
        </w:rPr>
      </w:pPr>
      <w:r w:rsidRPr="00613440">
        <w:rPr>
          <w:rStyle w:val="a4"/>
          <w:rFonts w:ascii="Arial Narrow" w:hAnsi="Arial Narrow"/>
          <w:iCs/>
          <w:sz w:val="24"/>
          <w:szCs w:val="24"/>
        </w:rPr>
        <w:t>GData</w:t>
      </w:r>
      <w:r w:rsidRPr="00613440">
        <w:rPr>
          <w:rFonts w:ascii="Arial Narrow" w:hAnsi="Arial Narrow"/>
          <w:sz w:val="24"/>
          <w:szCs w:val="24"/>
        </w:rPr>
        <w:t xml:space="preserve"> from Google</w:t>
      </w:r>
      <w:r w:rsidRPr="00613440">
        <w:rPr>
          <w:rStyle w:val="a4"/>
          <w:rFonts w:ascii="Arial Narrow" w:hAnsi="Arial Narrow"/>
          <w:b w:val="0"/>
          <w:iCs/>
          <w:sz w:val="24"/>
          <w:szCs w:val="24"/>
        </w:rPr>
        <w:t xml:space="preserve">  - the nearest competitor of OData</w:t>
      </w:r>
      <w:r w:rsidRPr="00613440">
        <w:rPr>
          <w:rFonts w:ascii="Arial Narrow" w:hAnsi="Arial Narrow"/>
          <w:sz w:val="24"/>
          <w:szCs w:val="24"/>
        </w:rPr>
        <w:t>.</w:t>
      </w:r>
    </w:p>
    <w:p w:rsidR="00613440" w:rsidRDefault="00613440" w:rsidP="003E4645">
      <w:pPr>
        <w:spacing w:after="0" w:line="240" w:lineRule="auto"/>
        <w:ind w:firstLine="567"/>
        <w:jc w:val="both"/>
        <w:rPr>
          <w:rFonts w:ascii="Arial Narrow" w:hAnsi="Arial Narrow"/>
          <w:sz w:val="24"/>
          <w:szCs w:val="24"/>
        </w:rPr>
      </w:pPr>
    </w:p>
    <w:p w:rsidR="00613440" w:rsidRDefault="00613440" w:rsidP="00613440">
      <w:pPr>
        <w:spacing w:after="0" w:line="240" w:lineRule="auto"/>
        <w:ind w:firstLine="567"/>
        <w:jc w:val="both"/>
        <w:rPr>
          <w:rFonts w:ascii="Arial Narrow" w:eastAsia="Times New Roman" w:hAnsi="Arial Narrow" w:cs="Times New Roman"/>
          <w:sz w:val="24"/>
          <w:szCs w:val="24"/>
        </w:rPr>
      </w:pPr>
      <w:r w:rsidRPr="00093304">
        <w:rPr>
          <w:rFonts w:ascii="Arial Narrow" w:eastAsia="Times New Roman" w:hAnsi="Arial Narrow" w:cs="Times New Roman"/>
          <w:bCs/>
          <w:sz w:val="24"/>
          <w:szCs w:val="24"/>
          <w:highlight w:val="yellow"/>
        </w:rPr>
        <w:t>HTTP</w:t>
      </w:r>
      <w:r w:rsidRPr="00613440">
        <w:rPr>
          <w:rFonts w:ascii="Arial Narrow" w:eastAsia="Times New Roman" w:hAnsi="Arial Narrow" w:cs="Times New Roman"/>
          <w:sz w:val="24"/>
          <w:szCs w:val="24"/>
          <w:highlight w:val="yellow"/>
        </w:rPr>
        <w:t xml:space="preserve"> </w:t>
      </w:r>
      <w:r w:rsidRPr="00093304">
        <w:rPr>
          <w:rFonts w:ascii="Arial Narrow" w:eastAsia="Times New Roman" w:hAnsi="Arial Narrow" w:cs="Times New Roman"/>
          <w:bCs/>
          <w:iCs/>
          <w:sz w:val="24"/>
          <w:szCs w:val="24"/>
          <w:highlight w:val="yellow"/>
        </w:rPr>
        <w:t xml:space="preserve">is </w:t>
      </w:r>
      <w:r w:rsidRPr="00093304">
        <w:rPr>
          <w:rFonts w:ascii="Arial Narrow" w:eastAsia="Times New Roman" w:hAnsi="Arial Narrow" w:cs="Times New Roman"/>
          <w:b/>
          <w:bCs/>
          <w:iCs/>
          <w:sz w:val="24"/>
          <w:szCs w:val="24"/>
          <w:highlight w:val="yellow"/>
        </w:rPr>
        <w:t>stateless</w:t>
      </w:r>
      <w:r w:rsidR="00093304" w:rsidRPr="00093304">
        <w:rPr>
          <w:rFonts w:ascii="Arial Narrow" w:eastAsia="Times New Roman" w:hAnsi="Arial Narrow" w:cs="Times New Roman"/>
          <w:b/>
          <w:bCs/>
          <w:iCs/>
          <w:sz w:val="24"/>
          <w:szCs w:val="24"/>
        </w:rPr>
        <w:t xml:space="preserve"> </w:t>
      </w:r>
      <w:r w:rsidR="00093304" w:rsidRPr="00093304">
        <w:rPr>
          <w:rFonts w:ascii="Arial Narrow" w:eastAsia="Times New Roman" w:hAnsi="Arial Narrow" w:cs="Times New Roman"/>
          <w:bCs/>
          <w:i/>
          <w:iCs/>
          <w:sz w:val="24"/>
          <w:szCs w:val="24"/>
        </w:rPr>
        <w:t xml:space="preserve">- </w:t>
      </w:r>
      <w:r w:rsidR="00093304">
        <w:rPr>
          <w:rFonts w:ascii="Arial Narrow" w:eastAsia="Times New Roman" w:hAnsi="Arial Narrow" w:cs="Times New Roman"/>
          <w:sz w:val="24"/>
          <w:szCs w:val="24"/>
        </w:rPr>
        <w:t>e</w:t>
      </w:r>
      <w:r w:rsidRPr="00613440">
        <w:rPr>
          <w:rFonts w:ascii="Arial Narrow" w:eastAsia="Times New Roman" w:hAnsi="Arial Narrow" w:cs="Times New Roman"/>
          <w:sz w:val="24"/>
          <w:szCs w:val="24"/>
        </w:rPr>
        <w:t xml:space="preserve">very single HTTP request that is received by the Web Server is forgotten after a response has been sent across. </w:t>
      </w:r>
    </w:p>
    <w:p w:rsidR="00093304" w:rsidRDefault="00093304" w:rsidP="00613440">
      <w:pPr>
        <w:spacing w:after="0" w:line="240" w:lineRule="auto"/>
        <w:ind w:firstLine="567"/>
        <w:jc w:val="both"/>
        <w:rPr>
          <w:rFonts w:ascii="Arial Narrow" w:eastAsia="Times New Roman" w:hAnsi="Arial Narrow" w:cs="Times New Roman"/>
          <w:sz w:val="24"/>
          <w:szCs w:val="24"/>
        </w:rPr>
      </w:pPr>
    </w:p>
    <w:p w:rsidR="00613440" w:rsidRDefault="00093304" w:rsidP="003E4645">
      <w:pPr>
        <w:spacing w:after="0" w:line="240" w:lineRule="auto"/>
        <w:ind w:firstLine="567"/>
        <w:jc w:val="both"/>
        <w:rPr>
          <w:rFonts w:ascii="Arial Narrow" w:hAnsi="Arial Narrow"/>
          <w:sz w:val="24"/>
          <w:szCs w:val="24"/>
        </w:rPr>
      </w:pPr>
      <w:r w:rsidRPr="00093304">
        <w:rPr>
          <w:rStyle w:val="a4"/>
          <w:rFonts w:ascii="Arial Narrow" w:hAnsi="Arial Narrow"/>
          <w:sz w:val="24"/>
          <w:szCs w:val="24"/>
        </w:rPr>
        <w:t>REST</w:t>
      </w:r>
      <w:r w:rsidRPr="00093304">
        <w:rPr>
          <w:rFonts w:ascii="Arial Narrow" w:hAnsi="Arial Narrow"/>
          <w:sz w:val="24"/>
          <w:szCs w:val="24"/>
        </w:rPr>
        <w:t xml:space="preserve"> </w:t>
      </w:r>
      <w:r>
        <w:rPr>
          <w:rFonts w:ascii="Arial Narrow" w:hAnsi="Arial Narrow"/>
          <w:sz w:val="24"/>
          <w:szCs w:val="24"/>
        </w:rPr>
        <w:t xml:space="preserve">- </w:t>
      </w:r>
      <w:r w:rsidRPr="00093304">
        <w:rPr>
          <w:rStyle w:val="a4"/>
          <w:rFonts w:ascii="Arial Narrow" w:hAnsi="Arial Narrow"/>
          <w:sz w:val="24"/>
          <w:szCs w:val="24"/>
        </w:rPr>
        <w:t>RE</w:t>
      </w:r>
      <w:r w:rsidRPr="00093304">
        <w:rPr>
          <w:rFonts w:ascii="Arial Narrow" w:hAnsi="Arial Narrow"/>
          <w:sz w:val="24"/>
          <w:szCs w:val="24"/>
        </w:rPr>
        <w:t xml:space="preserve">presenational </w:t>
      </w:r>
      <w:r w:rsidRPr="00093304">
        <w:rPr>
          <w:rStyle w:val="a4"/>
          <w:rFonts w:ascii="Arial Narrow" w:hAnsi="Arial Narrow"/>
          <w:sz w:val="24"/>
          <w:szCs w:val="24"/>
        </w:rPr>
        <w:t>S</w:t>
      </w:r>
      <w:r w:rsidRPr="00093304">
        <w:rPr>
          <w:rFonts w:ascii="Arial Narrow" w:hAnsi="Arial Narrow"/>
          <w:sz w:val="24"/>
          <w:szCs w:val="24"/>
        </w:rPr>
        <w:t xml:space="preserve">tate </w:t>
      </w:r>
      <w:r w:rsidRPr="00093304">
        <w:rPr>
          <w:rStyle w:val="a4"/>
          <w:rFonts w:ascii="Arial Narrow" w:hAnsi="Arial Narrow"/>
          <w:sz w:val="24"/>
          <w:szCs w:val="24"/>
        </w:rPr>
        <w:t>T</w:t>
      </w:r>
      <w:r w:rsidRPr="00093304">
        <w:rPr>
          <w:rFonts w:ascii="Arial Narrow" w:hAnsi="Arial Narrow"/>
          <w:sz w:val="24"/>
          <w:szCs w:val="24"/>
        </w:rPr>
        <w:t>ransfer</w:t>
      </w:r>
      <w:r>
        <w:rPr>
          <w:rFonts w:ascii="Arial Narrow" w:hAnsi="Arial Narrow"/>
          <w:sz w:val="24"/>
          <w:szCs w:val="24"/>
        </w:rPr>
        <w:t xml:space="preserve"> – it’</w:t>
      </w:r>
      <w:r w:rsidRPr="00093304">
        <w:rPr>
          <w:rStyle w:val="a5"/>
          <w:rFonts w:ascii="Arial Narrow" w:hAnsi="Arial Narrow"/>
          <w:sz w:val="24"/>
          <w:szCs w:val="24"/>
        </w:rPr>
        <w:t xml:space="preserve">s </w:t>
      </w:r>
      <w:r w:rsidRPr="00093304">
        <w:rPr>
          <w:rFonts w:ascii="Arial Narrow" w:hAnsi="Arial Narrow"/>
          <w:sz w:val="24"/>
          <w:szCs w:val="24"/>
        </w:rPr>
        <w:t xml:space="preserve">an alternative to the RPC and Web Services. REST is </w:t>
      </w:r>
      <w:r w:rsidRPr="00093304">
        <w:rPr>
          <w:rStyle w:val="a4"/>
          <w:rFonts w:ascii="Arial Narrow" w:hAnsi="Arial Narrow"/>
          <w:b w:val="0"/>
          <w:i/>
          <w:iCs/>
          <w:sz w:val="24"/>
          <w:szCs w:val="24"/>
        </w:rPr>
        <w:t>resource-based</w:t>
      </w:r>
      <w:r w:rsidRPr="00093304">
        <w:rPr>
          <w:rFonts w:ascii="Arial Narrow" w:hAnsi="Arial Narrow"/>
          <w:sz w:val="24"/>
          <w:szCs w:val="24"/>
        </w:rPr>
        <w:t xml:space="preserve"> unlike RPC or SOAP which are </w:t>
      </w:r>
      <w:r w:rsidRPr="00093304">
        <w:rPr>
          <w:rStyle w:val="a4"/>
          <w:rFonts w:ascii="Arial Narrow" w:hAnsi="Arial Narrow"/>
          <w:b w:val="0"/>
          <w:i/>
          <w:iCs/>
          <w:sz w:val="24"/>
          <w:szCs w:val="24"/>
        </w:rPr>
        <w:t>action-based</w:t>
      </w:r>
      <w:r>
        <w:rPr>
          <w:rFonts w:ascii="Arial Narrow" w:hAnsi="Arial Narrow"/>
          <w:sz w:val="24"/>
          <w:szCs w:val="24"/>
        </w:rPr>
        <w:t xml:space="preserve"> - </w:t>
      </w:r>
      <w:r w:rsidRPr="00093304">
        <w:rPr>
          <w:rFonts w:ascii="Arial Narrow" w:hAnsi="Arial Narrow"/>
          <w:sz w:val="24"/>
          <w:szCs w:val="24"/>
        </w:rPr>
        <w:t xml:space="preserve">REST services are really </w:t>
      </w:r>
      <w:r w:rsidRPr="00093304">
        <w:rPr>
          <w:rFonts w:ascii="Arial Narrow" w:hAnsi="Arial Narrow"/>
          <w:sz w:val="24"/>
          <w:szCs w:val="24"/>
          <w:highlight w:val="yellow"/>
        </w:rPr>
        <w:t xml:space="preserve">working with </w:t>
      </w:r>
      <w:r w:rsidRPr="00093304">
        <w:rPr>
          <w:rFonts w:ascii="Arial Narrow" w:hAnsi="Arial Narrow"/>
          <w:i/>
          <w:sz w:val="24"/>
          <w:szCs w:val="24"/>
          <w:highlight w:val="yellow"/>
        </w:rPr>
        <w:t>r</w:t>
      </w:r>
      <w:r w:rsidRPr="00093304">
        <w:rPr>
          <w:rStyle w:val="a4"/>
          <w:rFonts w:ascii="Arial Narrow" w:hAnsi="Arial Narrow"/>
          <w:b w:val="0"/>
          <w:i/>
          <w:iCs/>
          <w:sz w:val="24"/>
          <w:szCs w:val="24"/>
          <w:highlight w:val="yellow"/>
        </w:rPr>
        <w:t>esources</w:t>
      </w:r>
      <w:r w:rsidRPr="00093304">
        <w:rPr>
          <w:rFonts w:ascii="Arial Narrow" w:hAnsi="Arial Narrow"/>
          <w:sz w:val="24"/>
          <w:szCs w:val="24"/>
          <w:highlight w:val="yellow"/>
        </w:rPr>
        <w:t xml:space="preserve"> instead of </w:t>
      </w:r>
      <w:r w:rsidRPr="00093304">
        <w:rPr>
          <w:rStyle w:val="a4"/>
          <w:rFonts w:ascii="Arial Narrow" w:hAnsi="Arial Narrow"/>
          <w:b w:val="0"/>
          <w:i/>
          <w:iCs/>
          <w:sz w:val="24"/>
          <w:szCs w:val="24"/>
          <w:highlight w:val="yellow"/>
        </w:rPr>
        <w:t>operations</w:t>
      </w:r>
      <w:r w:rsidRPr="00093304">
        <w:rPr>
          <w:rFonts w:ascii="Arial Narrow" w:hAnsi="Arial Narrow"/>
          <w:sz w:val="24"/>
          <w:szCs w:val="24"/>
          <w:highlight w:val="yellow"/>
        </w:rPr>
        <w:t>.</w:t>
      </w:r>
    </w:p>
    <w:p w:rsidR="00093304" w:rsidRDefault="00093304" w:rsidP="003E4645">
      <w:pPr>
        <w:spacing w:after="0" w:line="240" w:lineRule="auto"/>
        <w:ind w:firstLine="567"/>
        <w:jc w:val="both"/>
        <w:rPr>
          <w:rFonts w:ascii="Arial Narrow" w:hAnsi="Arial Narrow"/>
          <w:sz w:val="24"/>
          <w:szCs w:val="24"/>
        </w:rPr>
      </w:pPr>
      <w:r>
        <w:rPr>
          <w:rFonts w:ascii="Arial Narrow" w:hAnsi="Arial Narrow"/>
          <w:sz w:val="24"/>
          <w:szCs w:val="24"/>
        </w:rPr>
        <w:t>I</w:t>
      </w:r>
      <w:r w:rsidRPr="00093304">
        <w:rPr>
          <w:rFonts w:ascii="Arial Narrow" w:hAnsi="Arial Narrow"/>
          <w:sz w:val="24"/>
          <w:szCs w:val="24"/>
        </w:rPr>
        <w:t xml:space="preserve">n RESTful service,once you identified the </w:t>
      </w:r>
      <w:r>
        <w:rPr>
          <w:rFonts w:ascii="Arial Narrow" w:hAnsi="Arial Narrow"/>
          <w:sz w:val="24"/>
          <w:szCs w:val="24"/>
        </w:rPr>
        <w:t>r</w:t>
      </w:r>
      <w:r w:rsidRPr="00093304">
        <w:rPr>
          <w:rFonts w:ascii="Arial Narrow" w:hAnsi="Arial Narrow"/>
          <w:sz w:val="24"/>
          <w:szCs w:val="24"/>
        </w:rPr>
        <w:t>esource</w:t>
      </w:r>
      <w:r>
        <w:rPr>
          <w:rFonts w:ascii="Arial Narrow" w:hAnsi="Arial Narrow"/>
          <w:sz w:val="24"/>
          <w:szCs w:val="24"/>
        </w:rPr>
        <w:t xml:space="preserve"> - </w:t>
      </w:r>
      <w:r w:rsidRPr="00093304">
        <w:rPr>
          <w:rFonts w:ascii="Arial Narrow" w:hAnsi="Arial Narrow"/>
          <w:sz w:val="24"/>
          <w:szCs w:val="24"/>
        </w:rPr>
        <w:t>you will be working with a uniform interface because it uses HTTP methods GET</w:t>
      </w:r>
      <w:r>
        <w:rPr>
          <w:rFonts w:ascii="Arial Narrow" w:hAnsi="Arial Narrow"/>
          <w:sz w:val="24"/>
          <w:szCs w:val="24"/>
        </w:rPr>
        <w:t xml:space="preserve"> |</w:t>
      </w:r>
      <w:r w:rsidRPr="00093304">
        <w:rPr>
          <w:rFonts w:ascii="Arial Narrow" w:hAnsi="Arial Narrow"/>
          <w:sz w:val="24"/>
          <w:szCs w:val="24"/>
        </w:rPr>
        <w:t xml:space="preserve"> PUT</w:t>
      </w:r>
      <w:r>
        <w:rPr>
          <w:rFonts w:ascii="Arial Narrow" w:hAnsi="Arial Narrow"/>
          <w:sz w:val="24"/>
          <w:szCs w:val="24"/>
        </w:rPr>
        <w:t xml:space="preserve"> |</w:t>
      </w:r>
      <w:r w:rsidRPr="00093304">
        <w:rPr>
          <w:rFonts w:ascii="Arial Narrow" w:hAnsi="Arial Narrow"/>
          <w:sz w:val="24"/>
          <w:szCs w:val="24"/>
        </w:rPr>
        <w:t xml:space="preserve"> POST </w:t>
      </w:r>
      <w:r>
        <w:rPr>
          <w:rFonts w:ascii="Arial Narrow" w:hAnsi="Arial Narrow"/>
          <w:sz w:val="24"/>
          <w:szCs w:val="24"/>
        </w:rPr>
        <w:t>|</w:t>
      </w:r>
      <w:r w:rsidRPr="00093304">
        <w:rPr>
          <w:rFonts w:ascii="Arial Narrow" w:hAnsi="Arial Narrow"/>
          <w:sz w:val="24"/>
          <w:szCs w:val="24"/>
        </w:rPr>
        <w:t xml:space="preserve"> DELETE</w:t>
      </w:r>
      <w:r>
        <w:rPr>
          <w:rFonts w:ascii="Arial Narrow" w:hAnsi="Arial Narrow"/>
          <w:sz w:val="24"/>
          <w:szCs w:val="24"/>
        </w:rPr>
        <w:t>.</w:t>
      </w:r>
    </w:p>
    <w:p w:rsidR="00093304" w:rsidRDefault="00093304" w:rsidP="003E4645">
      <w:pPr>
        <w:spacing w:after="0" w:line="240" w:lineRule="auto"/>
        <w:ind w:firstLine="567"/>
        <w:jc w:val="both"/>
        <w:rPr>
          <w:rFonts w:ascii="Arial Narrow" w:hAnsi="Arial Narrow"/>
          <w:sz w:val="24"/>
          <w:szCs w:val="24"/>
        </w:rPr>
      </w:pPr>
      <w:r w:rsidRPr="00093304">
        <w:rPr>
          <w:rFonts w:ascii="Arial Narrow" w:hAnsi="Arial Narrow"/>
          <w:b/>
          <w:sz w:val="24"/>
          <w:szCs w:val="24"/>
        </w:rPr>
        <w:t>POST</w:t>
      </w:r>
      <w:r w:rsidRPr="00093304">
        <w:rPr>
          <w:rFonts w:ascii="Arial Narrow" w:hAnsi="Arial Narrow"/>
          <w:sz w:val="24"/>
          <w:szCs w:val="24"/>
        </w:rPr>
        <w:t xml:space="preserve"> is used to </w:t>
      </w:r>
      <w:r w:rsidRPr="00093304">
        <w:rPr>
          <w:rFonts w:ascii="Arial Narrow" w:hAnsi="Arial Narrow"/>
          <w:sz w:val="24"/>
          <w:szCs w:val="24"/>
          <w:highlight w:val="yellow"/>
        </w:rPr>
        <w:t>add new resource</w:t>
      </w:r>
      <w:r w:rsidRPr="00093304">
        <w:rPr>
          <w:rFonts w:ascii="Arial Narrow" w:hAnsi="Arial Narrow"/>
          <w:sz w:val="24"/>
          <w:szCs w:val="24"/>
        </w:rPr>
        <w:t xml:space="preserve"> into the system. </w:t>
      </w:r>
    </w:p>
    <w:p w:rsidR="00093304" w:rsidRPr="00734D0A" w:rsidRDefault="00093304" w:rsidP="003E4645">
      <w:pPr>
        <w:spacing w:after="0" w:line="240" w:lineRule="auto"/>
        <w:ind w:firstLine="567"/>
        <w:jc w:val="both"/>
        <w:rPr>
          <w:rFonts w:ascii="Arial Narrow" w:hAnsi="Arial Narrow"/>
          <w:sz w:val="24"/>
          <w:szCs w:val="24"/>
        </w:rPr>
      </w:pPr>
      <w:r w:rsidRPr="00093304">
        <w:rPr>
          <w:rFonts w:ascii="Arial Narrow" w:hAnsi="Arial Narrow"/>
          <w:b/>
          <w:sz w:val="24"/>
          <w:szCs w:val="24"/>
        </w:rPr>
        <w:t xml:space="preserve">PUT </w:t>
      </w:r>
      <w:r w:rsidRPr="00093304">
        <w:rPr>
          <w:rFonts w:ascii="Arial Narrow" w:hAnsi="Arial Narrow"/>
          <w:sz w:val="24"/>
          <w:szCs w:val="24"/>
        </w:rPr>
        <w:t xml:space="preserve">is to </w:t>
      </w:r>
      <w:r w:rsidRPr="00093304">
        <w:rPr>
          <w:rFonts w:ascii="Arial Narrow" w:hAnsi="Arial Narrow"/>
          <w:sz w:val="24"/>
          <w:szCs w:val="24"/>
          <w:highlight w:val="yellow"/>
        </w:rPr>
        <w:t>modify the existing resource</w:t>
      </w:r>
      <w:r>
        <w:rPr>
          <w:rFonts w:ascii="Arial Narrow" w:hAnsi="Arial Narrow"/>
          <w:sz w:val="24"/>
          <w:szCs w:val="24"/>
        </w:rPr>
        <w:t>.</w:t>
      </w:r>
    </w:p>
    <w:p w:rsidR="00613440" w:rsidRDefault="00613440" w:rsidP="003E4645">
      <w:pPr>
        <w:spacing w:after="0" w:line="240" w:lineRule="auto"/>
        <w:ind w:firstLine="567"/>
        <w:jc w:val="both"/>
        <w:rPr>
          <w:rFonts w:ascii="Arial Narrow" w:hAnsi="Arial Narrow"/>
          <w:sz w:val="24"/>
          <w:szCs w:val="24"/>
        </w:rPr>
      </w:pPr>
    </w:p>
    <w:p w:rsidR="00613440" w:rsidRDefault="00B1083F" w:rsidP="003E4645">
      <w:pPr>
        <w:spacing w:after="0" w:line="240" w:lineRule="auto"/>
        <w:ind w:firstLine="567"/>
        <w:jc w:val="both"/>
        <w:rPr>
          <w:rFonts w:ascii="Arial Narrow" w:hAnsi="Arial Narrow"/>
          <w:sz w:val="24"/>
          <w:szCs w:val="24"/>
          <w:lang w:val="ru-RU"/>
        </w:rPr>
      </w:pPr>
      <w:r>
        <w:rPr>
          <w:noProof/>
        </w:rPr>
        <w:drawing>
          <wp:inline distT="0" distB="0" distL="0" distR="0" wp14:anchorId="4EF3C139" wp14:editId="7CCCFA92">
            <wp:extent cx="1836898" cy="1732620"/>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836898" cy="1732620"/>
                    </a:xfrm>
                    <a:prstGeom prst="rect">
                      <a:avLst/>
                    </a:prstGeom>
                  </pic:spPr>
                </pic:pic>
              </a:graphicData>
            </a:graphic>
          </wp:inline>
        </w:drawing>
      </w:r>
    </w:p>
    <w:p w:rsidR="00B1083F" w:rsidRDefault="00B1083F" w:rsidP="003E4645">
      <w:pPr>
        <w:spacing w:after="0" w:line="240" w:lineRule="auto"/>
        <w:ind w:firstLine="567"/>
        <w:jc w:val="both"/>
        <w:rPr>
          <w:rFonts w:ascii="Arial Narrow" w:hAnsi="Arial Narrow"/>
          <w:sz w:val="24"/>
          <w:szCs w:val="24"/>
          <w:lang w:val="ru-RU"/>
        </w:rPr>
      </w:pPr>
    </w:p>
    <w:p w:rsidR="00B1083F" w:rsidRPr="00B1083F" w:rsidRDefault="00B1083F" w:rsidP="003E4645">
      <w:pPr>
        <w:spacing w:after="0" w:line="240" w:lineRule="auto"/>
        <w:ind w:firstLine="567"/>
        <w:jc w:val="both"/>
        <w:rPr>
          <w:rFonts w:ascii="Arial Narrow" w:hAnsi="Arial Narrow"/>
          <w:sz w:val="24"/>
          <w:szCs w:val="24"/>
        </w:rPr>
      </w:pPr>
      <w:r w:rsidRPr="00B1083F">
        <w:rPr>
          <w:rStyle w:val="a4"/>
          <w:rFonts w:ascii="Arial Narrow" w:hAnsi="Arial Narrow"/>
          <w:sz w:val="24"/>
          <w:szCs w:val="24"/>
        </w:rPr>
        <w:t>Entity Type</w:t>
      </w:r>
      <w:r w:rsidRPr="00B1083F">
        <w:rPr>
          <w:rFonts w:ascii="Arial Narrow" w:hAnsi="Arial Narrow"/>
          <w:sz w:val="24"/>
          <w:szCs w:val="24"/>
        </w:rPr>
        <w:t xml:space="preserve"> - is </w:t>
      </w:r>
      <w:r w:rsidRPr="00B1083F">
        <w:rPr>
          <w:rFonts w:ascii="Arial Narrow" w:hAnsi="Arial Narrow"/>
          <w:i/>
          <w:sz w:val="24"/>
          <w:szCs w:val="24"/>
        </w:rPr>
        <w:t>our very own</w:t>
      </w:r>
      <w:r w:rsidRPr="00B1083F">
        <w:rPr>
          <w:rFonts w:ascii="Arial Narrow" w:hAnsi="Arial Narrow"/>
          <w:sz w:val="24"/>
          <w:szCs w:val="24"/>
        </w:rPr>
        <w:t xml:space="preserve"> </w:t>
      </w:r>
      <w:r w:rsidRPr="00B1083F">
        <w:rPr>
          <w:rStyle w:val="a4"/>
          <w:rFonts w:ascii="Arial Narrow" w:hAnsi="Arial Narrow"/>
          <w:b w:val="0"/>
          <w:sz w:val="24"/>
          <w:szCs w:val="24"/>
        </w:rPr>
        <w:t>(наша собственная) structure</w:t>
      </w:r>
      <w:r w:rsidRPr="00B1083F">
        <w:rPr>
          <w:rFonts w:ascii="Arial Narrow" w:hAnsi="Arial Narrow"/>
          <w:b/>
          <w:sz w:val="24"/>
          <w:szCs w:val="24"/>
        </w:rPr>
        <w:t xml:space="preserve"> </w:t>
      </w:r>
      <w:r w:rsidRPr="00B1083F">
        <w:rPr>
          <w:rFonts w:ascii="Arial Narrow" w:hAnsi="Arial Narrow"/>
          <w:sz w:val="24"/>
          <w:szCs w:val="24"/>
        </w:rPr>
        <w:t>/ work area - holds just one row.</w:t>
      </w:r>
    </w:p>
    <w:p w:rsidR="00B1083F" w:rsidRPr="00B1083F" w:rsidRDefault="00B1083F" w:rsidP="003E4645">
      <w:pPr>
        <w:spacing w:after="0" w:line="240" w:lineRule="auto"/>
        <w:ind w:firstLine="567"/>
        <w:jc w:val="both"/>
        <w:rPr>
          <w:rFonts w:ascii="Arial Narrow" w:hAnsi="Arial Narrow"/>
          <w:b/>
          <w:sz w:val="24"/>
          <w:szCs w:val="24"/>
        </w:rPr>
      </w:pPr>
      <w:r w:rsidRPr="00B1083F">
        <w:rPr>
          <w:rStyle w:val="a4"/>
          <w:rFonts w:ascii="Arial Narrow" w:hAnsi="Arial Narrow"/>
          <w:sz w:val="24"/>
          <w:szCs w:val="24"/>
        </w:rPr>
        <w:t>Entity Set</w:t>
      </w:r>
      <w:r w:rsidRPr="00B1083F">
        <w:rPr>
          <w:rFonts w:ascii="Arial Narrow" w:hAnsi="Arial Narrow"/>
          <w:sz w:val="24"/>
          <w:szCs w:val="24"/>
        </w:rPr>
        <w:t xml:space="preserve"> - is an </w:t>
      </w:r>
      <w:r w:rsidRPr="00B1083F">
        <w:rPr>
          <w:rStyle w:val="a4"/>
          <w:rFonts w:ascii="Arial Narrow" w:hAnsi="Arial Narrow"/>
          <w:b w:val="0"/>
          <w:sz w:val="24"/>
          <w:szCs w:val="24"/>
        </w:rPr>
        <w:t>internal table.</w:t>
      </w:r>
    </w:p>
    <w:p w:rsidR="00613440" w:rsidRDefault="00613440" w:rsidP="003E4645">
      <w:pPr>
        <w:spacing w:after="0" w:line="240" w:lineRule="auto"/>
        <w:ind w:firstLine="567"/>
        <w:jc w:val="both"/>
        <w:rPr>
          <w:rFonts w:ascii="Arial Narrow" w:hAnsi="Arial Narrow"/>
          <w:sz w:val="24"/>
          <w:szCs w:val="24"/>
        </w:rPr>
      </w:pPr>
    </w:p>
    <w:p w:rsidR="00613440" w:rsidRDefault="00613440" w:rsidP="003E4645">
      <w:pPr>
        <w:spacing w:after="0" w:line="240" w:lineRule="auto"/>
        <w:ind w:firstLine="567"/>
        <w:jc w:val="both"/>
        <w:rPr>
          <w:rFonts w:ascii="Arial Narrow" w:hAnsi="Arial Narrow"/>
          <w:sz w:val="24"/>
          <w:szCs w:val="24"/>
        </w:rPr>
      </w:pPr>
    </w:p>
    <w:p w:rsidR="00076711" w:rsidRDefault="00076711" w:rsidP="00076711">
      <w:pPr>
        <w:pStyle w:val="1"/>
        <w:spacing w:before="0" w:beforeAutospacing="0" w:after="0" w:afterAutospacing="0"/>
        <w:ind w:firstLine="567"/>
        <w:jc w:val="center"/>
        <w:rPr>
          <w:rFonts w:ascii="Arial Narrow" w:hAnsi="Arial Narrow"/>
          <w:sz w:val="24"/>
          <w:szCs w:val="24"/>
        </w:rPr>
      </w:pPr>
      <w:bookmarkStart w:id="58" w:name="BAdI"/>
      <w:r w:rsidRPr="00076711">
        <w:rPr>
          <w:rFonts w:ascii="Arial Narrow" w:hAnsi="Arial Narrow"/>
          <w:sz w:val="24"/>
          <w:szCs w:val="24"/>
        </w:rPr>
        <w:t>BAdI</w:t>
      </w:r>
    </w:p>
    <w:bookmarkEnd w:id="58"/>
    <w:p w:rsidR="00076711" w:rsidRPr="00783D40" w:rsidRDefault="00076711" w:rsidP="00076711">
      <w:pPr>
        <w:spacing w:after="0" w:line="240" w:lineRule="auto"/>
        <w:ind w:firstLine="567"/>
        <w:jc w:val="both"/>
        <w:outlineLvl w:val="0"/>
        <w:rPr>
          <w:rFonts w:ascii="Arial Narrow" w:eastAsia="Times New Roman" w:hAnsi="Arial Narrow" w:cs="Times New Roman"/>
          <w:bCs/>
          <w:kern w:val="36"/>
          <w:sz w:val="24"/>
          <w:szCs w:val="24"/>
        </w:rPr>
      </w:pPr>
      <w:r w:rsidRPr="002E64CF">
        <w:rPr>
          <w:rFonts w:ascii="Arial Narrow" w:eastAsia="Times New Roman" w:hAnsi="Arial Narrow" w:cs="Times New Roman"/>
          <w:bCs/>
          <w:kern w:val="36"/>
          <w:sz w:val="24"/>
          <w:szCs w:val="24"/>
          <w:lang w:val="ru-RU"/>
        </w:rPr>
        <w:fldChar w:fldCharType="begin"/>
      </w:r>
      <w:r w:rsidRPr="00783D40">
        <w:rPr>
          <w:rFonts w:ascii="Arial Narrow" w:eastAsia="Times New Roman" w:hAnsi="Arial Narrow" w:cs="Times New Roman"/>
          <w:bCs/>
          <w:kern w:val="36"/>
          <w:sz w:val="24"/>
          <w:szCs w:val="24"/>
        </w:rPr>
        <w:instrText xml:space="preserve"> </w:instrText>
      </w:r>
      <w:r w:rsidRPr="00DE6285">
        <w:rPr>
          <w:rFonts w:ascii="Arial Narrow" w:eastAsia="Times New Roman" w:hAnsi="Arial Narrow" w:cs="Times New Roman"/>
          <w:bCs/>
          <w:kern w:val="36"/>
          <w:sz w:val="24"/>
          <w:szCs w:val="24"/>
        </w:rPr>
        <w:instrText>HYPERLINK</w:instrText>
      </w:r>
      <w:r w:rsidRPr="00783D40">
        <w:rPr>
          <w:rFonts w:ascii="Arial Narrow" w:eastAsia="Times New Roman" w:hAnsi="Arial Narrow" w:cs="Times New Roman"/>
          <w:bCs/>
          <w:kern w:val="36"/>
          <w:sz w:val="24"/>
          <w:szCs w:val="24"/>
        </w:rPr>
        <w:instrText xml:space="preserve">  \</w:instrText>
      </w:r>
      <w:r w:rsidRPr="00DE6285">
        <w:rPr>
          <w:rFonts w:ascii="Arial Narrow" w:eastAsia="Times New Roman" w:hAnsi="Arial Narrow" w:cs="Times New Roman"/>
          <w:bCs/>
          <w:kern w:val="36"/>
          <w:sz w:val="24"/>
          <w:szCs w:val="24"/>
        </w:rPr>
        <w:instrText>l</w:instrText>
      </w:r>
      <w:r w:rsidRPr="00783D40">
        <w:rPr>
          <w:rFonts w:ascii="Arial Narrow" w:eastAsia="Times New Roman" w:hAnsi="Arial Narrow" w:cs="Times New Roman"/>
          <w:bCs/>
          <w:kern w:val="36"/>
          <w:sz w:val="24"/>
          <w:szCs w:val="24"/>
        </w:rPr>
        <w:instrText xml:space="preserve"> "</w:instrText>
      </w:r>
      <w:r w:rsidRPr="002E64CF">
        <w:rPr>
          <w:rFonts w:ascii="Arial Narrow" w:eastAsia="Times New Roman" w:hAnsi="Arial Narrow" w:cs="Times New Roman"/>
          <w:bCs/>
          <w:kern w:val="36"/>
          <w:sz w:val="24"/>
          <w:szCs w:val="24"/>
          <w:lang w:val="ru-RU"/>
        </w:rPr>
        <w:instrText>Содержание</w:instrText>
      </w:r>
      <w:r w:rsidRPr="00783D40">
        <w:rPr>
          <w:rFonts w:ascii="Arial Narrow" w:eastAsia="Times New Roman" w:hAnsi="Arial Narrow" w:cs="Times New Roman"/>
          <w:bCs/>
          <w:kern w:val="36"/>
          <w:sz w:val="24"/>
          <w:szCs w:val="24"/>
        </w:rPr>
        <w:instrText xml:space="preserve">" </w:instrText>
      </w:r>
      <w:r w:rsidRPr="002E64CF">
        <w:rPr>
          <w:rFonts w:ascii="Arial Narrow" w:eastAsia="Times New Roman" w:hAnsi="Arial Narrow" w:cs="Times New Roman"/>
          <w:bCs/>
          <w:kern w:val="36"/>
          <w:sz w:val="24"/>
          <w:szCs w:val="24"/>
          <w:lang w:val="ru-RU"/>
        </w:rPr>
        <w:fldChar w:fldCharType="separate"/>
      </w:r>
      <w:r w:rsidRPr="002E64CF">
        <w:rPr>
          <w:rStyle w:val="a3"/>
          <w:rFonts w:ascii="Arial Narrow" w:eastAsia="Times New Roman" w:hAnsi="Arial Narrow" w:cs="Times New Roman"/>
          <w:bCs/>
          <w:kern w:val="36"/>
          <w:sz w:val="24"/>
          <w:szCs w:val="24"/>
          <w:u w:val="none"/>
          <w:lang w:val="ru-RU"/>
        </w:rPr>
        <w:t>Содержание</w:t>
      </w:r>
      <w:r w:rsidRPr="002E64CF">
        <w:rPr>
          <w:rFonts w:ascii="Arial Narrow" w:eastAsia="Times New Roman" w:hAnsi="Arial Narrow" w:cs="Times New Roman"/>
          <w:bCs/>
          <w:kern w:val="36"/>
          <w:sz w:val="24"/>
          <w:szCs w:val="24"/>
          <w:lang w:val="ru-RU"/>
        </w:rPr>
        <w:fldChar w:fldCharType="end"/>
      </w:r>
    </w:p>
    <w:p w:rsidR="00076711" w:rsidRDefault="00076711" w:rsidP="00076711">
      <w:pPr>
        <w:pStyle w:val="1"/>
        <w:spacing w:before="0" w:beforeAutospacing="0" w:after="0" w:afterAutospacing="0"/>
        <w:ind w:firstLine="567"/>
        <w:rPr>
          <w:rFonts w:ascii="Arial Narrow" w:hAnsi="Arial Narrow"/>
          <w:sz w:val="24"/>
          <w:szCs w:val="24"/>
        </w:rPr>
      </w:pPr>
    </w:p>
    <w:p w:rsidR="00076711" w:rsidRPr="00076711" w:rsidRDefault="00076711" w:rsidP="00076711">
      <w:pPr>
        <w:pStyle w:val="1"/>
        <w:spacing w:before="0" w:beforeAutospacing="0" w:after="0" w:afterAutospacing="0"/>
        <w:ind w:firstLine="567"/>
        <w:rPr>
          <w:rFonts w:ascii="Arial Narrow" w:hAnsi="Arial Narrow"/>
          <w:sz w:val="24"/>
          <w:szCs w:val="24"/>
        </w:rPr>
      </w:pPr>
      <w:bookmarkStart w:id="59" w:name="BAdI_for_BW_Extractor"/>
      <w:r w:rsidRPr="00076711">
        <w:rPr>
          <w:rFonts w:ascii="Arial Narrow" w:hAnsi="Arial Narrow"/>
          <w:sz w:val="24"/>
          <w:szCs w:val="24"/>
        </w:rPr>
        <w:t>BAdI Implementation in ABAP on HANA for BW Extractors</w:t>
      </w:r>
    </w:p>
    <w:bookmarkEnd w:id="59"/>
    <w:p w:rsidR="00076711" w:rsidRPr="00076711" w:rsidRDefault="00F41D26" w:rsidP="00076711">
      <w:pPr>
        <w:pStyle w:val="1"/>
        <w:spacing w:before="0" w:beforeAutospacing="0" w:after="0" w:afterAutospacing="0"/>
        <w:ind w:firstLine="567"/>
        <w:rPr>
          <w:rFonts w:ascii="Arial Narrow" w:hAnsi="Arial Narrow"/>
          <w:b w:val="0"/>
          <w:sz w:val="24"/>
          <w:szCs w:val="24"/>
        </w:rPr>
      </w:pPr>
      <w:r>
        <w:fldChar w:fldCharType="begin"/>
      </w:r>
      <w:r>
        <w:instrText xml:space="preserve"> HYPERLINK "https://blogs.sap.com/2021/04/01/badi-implementation-in-abap-on-hana-for-bw-extractors/" </w:instrText>
      </w:r>
      <w:r>
        <w:fldChar w:fldCharType="separate"/>
      </w:r>
      <w:r w:rsidR="00076711" w:rsidRPr="00076711">
        <w:rPr>
          <w:rStyle w:val="a3"/>
          <w:rFonts w:ascii="Arial Narrow" w:hAnsi="Arial Narrow"/>
          <w:b w:val="0"/>
          <w:sz w:val="24"/>
          <w:szCs w:val="24"/>
          <w:u w:val="none"/>
        </w:rPr>
        <w:t>https://blogs.sap.com/2021/04/01/badi-implementation-in-abap-on-hana-for-bw-extractors/</w:t>
      </w:r>
      <w:r>
        <w:rPr>
          <w:rStyle w:val="a3"/>
          <w:rFonts w:ascii="Arial Narrow" w:hAnsi="Arial Narrow"/>
          <w:b w:val="0"/>
          <w:sz w:val="24"/>
          <w:szCs w:val="24"/>
          <w:u w:val="none"/>
        </w:rPr>
        <w:fldChar w:fldCharType="end"/>
      </w:r>
    </w:p>
    <w:p w:rsidR="00613440" w:rsidRDefault="00613440" w:rsidP="003E4645">
      <w:pPr>
        <w:spacing w:after="0" w:line="240" w:lineRule="auto"/>
        <w:ind w:firstLine="567"/>
        <w:jc w:val="both"/>
        <w:rPr>
          <w:rFonts w:ascii="Arial Narrow" w:hAnsi="Arial Narrow"/>
          <w:sz w:val="24"/>
          <w:szCs w:val="24"/>
        </w:rPr>
      </w:pPr>
    </w:p>
    <w:p w:rsidR="009B56F5" w:rsidRPr="009B56F5" w:rsidRDefault="009B56F5" w:rsidP="009B56F5">
      <w:pPr>
        <w:pStyle w:val="2"/>
        <w:spacing w:before="0" w:line="240" w:lineRule="auto"/>
        <w:ind w:firstLine="567"/>
        <w:rPr>
          <w:rFonts w:ascii="Arial Narrow" w:hAnsi="Arial Narrow"/>
          <w:b/>
          <w:color w:val="000000" w:themeColor="text1"/>
          <w:sz w:val="24"/>
          <w:szCs w:val="24"/>
        </w:rPr>
      </w:pPr>
      <w:r w:rsidRPr="009B56F5">
        <w:rPr>
          <w:rFonts w:ascii="Arial Narrow" w:hAnsi="Arial Narrow"/>
          <w:b/>
          <w:color w:val="000000" w:themeColor="text1"/>
          <w:sz w:val="24"/>
          <w:szCs w:val="24"/>
        </w:rPr>
        <w:t>Conversion routine Alpha</w:t>
      </w:r>
    </w:p>
    <w:p w:rsidR="009B56F5" w:rsidRPr="009B56F5" w:rsidRDefault="00912F9E" w:rsidP="009B56F5">
      <w:pPr>
        <w:spacing w:after="0" w:line="240" w:lineRule="auto"/>
        <w:ind w:firstLine="567"/>
        <w:jc w:val="both"/>
        <w:rPr>
          <w:rFonts w:ascii="Arial Narrow" w:hAnsi="Arial Narrow"/>
          <w:sz w:val="24"/>
          <w:szCs w:val="24"/>
        </w:rPr>
      </w:pPr>
      <w:hyperlink r:id="rId114" w:history="1">
        <w:r w:rsidR="009B56F5" w:rsidRPr="009B56F5">
          <w:rPr>
            <w:rStyle w:val="a3"/>
            <w:rFonts w:ascii="Arial Narrow" w:hAnsi="Arial Narrow"/>
            <w:sz w:val="24"/>
            <w:szCs w:val="24"/>
            <w:u w:val="none"/>
          </w:rPr>
          <w:t>https://runyoncanyon-losangeles.com/blog/what-is-conversion-routine-alpha/</w:t>
        </w:r>
      </w:hyperlink>
    </w:p>
    <w:p w:rsidR="009B56F5" w:rsidRDefault="009B56F5" w:rsidP="003E4645">
      <w:pPr>
        <w:spacing w:after="0" w:line="240" w:lineRule="auto"/>
        <w:ind w:firstLine="567"/>
        <w:jc w:val="both"/>
        <w:rPr>
          <w:rFonts w:ascii="Arial Narrow" w:hAnsi="Arial Narrow"/>
          <w:sz w:val="24"/>
          <w:szCs w:val="24"/>
        </w:rPr>
      </w:pPr>
    </w:p>
    <w:p w:rsidR="00FD6D94" w:rsidRPr="00FD6D94" w:rsidRDefault="00FD6D94" w:rsidP="00FD6D94">
      <w:pPr>
        <w:pStyle w:val="1"/>
        <w:spacing w:before="0" w:beforeAutospacing="0" w:after="0" w:afterAutospacing="0"/>
        <w:ind w:firstLine="567"/>
        <w:rPr>
          <w:rFonts w:ascii="Arial Narrow" w:hAnsi="Arial Narrow"/>
          <w:sz w:val="24"/>
          <w:szCs w:val="24"/>
        </w:rPr>
      </w:pPr>
      <w:r w:rsidRPr="00FD6D94">
        <w:rPr>
          <w:rFonts w:ascii="Arial Narrow" w:hAnsi="Arial Narrow"/>
          <w:sz w:val="24"/>
          <w:szCs w:val="24"/>
        </w:rPr>
        <w:t>How To Build Dynamic Selections And Filters In SAP BW BEx Queries</w:t>
      </w:r>
    </w:p>
    <w:p w:rsidR="00FD6D94" w:rsidRPr="00FD6D94" w:rsidRDefault="00912F9E" w:rsidP="00FD6D94">
      <w:pPr>
        <w:spacing w:after="0" w:line="240" w:lineRule="auto"/>
        <w:ind w:firstLine="567"/>
        <w:jc w:val="both"/>
        <w:rPr>
          <w:rFonts w:ascii="Arial Narrow" w:hAnsi="Arial Narrow"/>
          <w:sz w:val="24"/>
          <w:szCs w:val="24"/>
        </w:rPr>
      </w:pPr>
      <w:hyperlink r:id="rId115" w:history="1">
        <w:r w:rsidR="00FD6D94" w:rsidRPr="00FD6D94">
          <w:rPr>
            <w:rStyle w:val="a3"/>
            <w:rFonts w:ascii="Arial Narrow" w:hAnsi="Arial Narrow"/>
            <w:sz w:val="24"/>
            <w:szCs w:val="24"/>
            <w:u w:val="none"/>
          </w:rPr>
          <w:t>https://www.saptraininghq.com/how-to-building-dynamic-selections-and-filters-in-sap-bw-bex-queries/</w:t>
        </w:r>
      </w:hyperlink>
    </w:p>
    <w:p w:rsidR="00FD6D94" w:rsidRDefault="00FD6D94" w:rsidP="003E4645">
      <w:pPr>
        <w:spacing w:after="0" w:line="240" w:lineRule="auto"/>
        <w:ind w:firstLine="567"/>
        <w:jc w:val="both"/>
        <w:rPr>
          <w:rFonts w:ascii="Arial Narrow" w:hAnsi="Arial Narrow"/>
          <w:sz w:val="24"/>
          <w:szCs w:val="24"/>
        </w:rPr>
      </w:pPr>
    </w:p>
    <w:p w:rsidR="00044DF8" w:rsidRPr="00044DF8" w:rsidRDefault="00044DF8" w:rsidP="00044DF8">
      <w:pPr>
        <w:pStyle w:val="1"/>
        <w:spacing w:before="0" w:beforeAutospacing="0" w:after="0" w:afterAutospacing="0"/>
        <w:ind w:firstLine="567"/>
        <w:rPr>
          <w:rFonts w:ascii="Arial Narrow" w:hAnsi="Arial Narrow"/>
          <w:sz w:val="24"/>
          <w:szCs w:val="24"/>
        </w:rPr>
      </w:pPr>
      <w:r w:rsidRPr="00044DF8">
        <w:rPr>
          <w:rFonts w:ascii="Arial Narrow" w:hAnsi="Arial Narrow"/>
          <w:sz w:val="24"/>
          <w:szCs w:val="24"/>
        </w:rPr>
        <w:t>Value help of Bex Variables used in SAP ANALYTICS CLOUD via SAP BW Live Connection in with BADI „Refining Input Help in Variable Screen“</w:t>
      </w:r>
    </w:p>
    <w:p w:rsidR="00044DF8" w:rsidRPr="00044DF8" w:rsidRDefault="00912F9E" w:rsidP="00044DF8">
      <w:pPr>
        <w:spacing w:after="0" w:line="240" w:lineRule="auto"/>
        <w:ind w:firstLine="567"/>
        <w:jc w:val="both"/>
        <w:rPr>
          <w:rFonts w:ascii="Arial Narrow" w:hAnsi="Arial Narrow"/>
          <w:sz w:val="24"/>
          <w:szCs w:val="24"/>
        </w:rPr>
      </w:pPr>
      <w:hyperlink r:id="rId116" w:history="1">
        <w:r w:rsidR="00044DF8" w:rsidRPr="00044DF8">
          <w:rPr>
            <w:rStyle w:val="a3"/>
            <w:rFonts w:ascii="Arial Narrow" w:hAnsi="Arial Narrow"/>
            <w:sz w:val="24"/>
            <w:szCs w:val="24"/>
            <w:u w:val="none"/>
          </w:rPr>
          <w:t>https://www.zpartner.eu/using-f4-help-badi-with-sap-analytics-cloud-and-sap-bw-live-connection/</w:t>
        </w:r>
      </w:hyperlink>
    </w:p>
    <w:p w:rsidR="00044DF8" w:rsidRDefault="00044DF8" w:rsidP="003E4645">
      <w:pPr>
        <w:spacing w:after="0" w:line="240" w:lineRule="auto"/>
        <w:ind w:firstLine="567"/>
        <w:jc w:val="both"/>
        <w:rPr>
          <w:rFonts w:ascii="Arial Narrow" w:hAnsi="Arial Narrow"/>
          <w:sz w:val="24"/>
          <w:szCs w:val="24"/>
        </w:rPr>
      </w:pPr>
    </w:p>
    <w:p w:rsidR="00076711" w:rsidRPr="00076711" w:rsidRDefault="00076711" w:rsidP="00076711">
      <w:pPr>
        <w:spacing w:after="0" w:line="240" w:lineRule="auto"/>
        <w:ind w:firstLine="567"/>
        <w:jc w:val="both"/>
        <w:rPr>
          <w:rStyle w:val="a4"/>
          <w:rFonts w:ascii="Arial Narrow" w:hAnsi="Arial Narrow"/>
          <w:sz w:val="24"/>
          <w:szCs w:val="24"/>
        </w:rPr>
      </w:pPr>
      <w:r w:rsidRPr="00076711">
        <w:rPr>
          <w:rStyle w:val="a4"/>
          <w:rFonts w:ascii="Arial Narrow" w:hAnsi="Arial Narrow"/>
          <w:sz w:val="24"/>
          <w:szCs w:val="24"/>
        </w:rPr>
        <w:t>Requirement</w:t>
      </w:r>
    </w:p>
    <w:p w:rsidR="00076711" w:rsidRPr="00076711" w:rsidRDefault="00076711" w:rsidP="00076711">
      <w:pPr>
        <w:pStyle w:val="a7"/>
        <w:spacing w:before="0" w:beforeAutospacing="0" w:after="0" w:afterAutospacing="0"/>
        <w:ind w:firstLine="567"/>
        <w:jc w:val="both"/>
        <w:rPr>
          <w:rFonts w:ascii="Arial Narrow" w:hAnsi="Arial Narrow"/>
        </w:rPr>
      </w:pPr>
      <w:r w:rsidRPr="00076711">
        <w:rPr>
          <w:rFonts w:ascii="Arial Narrow" w:hAnsi="Arial Narrow"/>
        </w:rPr>
        <w:lastRenderedPageBreak/>
        <w:t xml:space="preserve">In our example we have taken </w:t>
      </w:r>
      <w:r w:rsidRPr="00076711">
        <w:rPr>
          <w:rFonts w:ascii="Arial Narrow" w:hAnsi="Arial Narrow"/>
          <w:i/>
          <w:color w:val="002060"/>
        </w:rPr>
        <w:t xml:space="preserve">NETDT </w:t>
      </w:r>
      <w:r>
        <w:rPr>
          <w:rFonts w:ascii="Arial Narrow" w:hAnsi="Arial Narrow"/>
        </w:rPr>
        <w:t>/</w:t>
      </w:r>
      <w:r w:rsidRPr="00076711">
        <w:rPr>
          <w:rFonts w:ascii="Arial Narrow" w:hAnsi="Arial Narrow"/>
        </w:rPr>
        <w:t>Net Due Date</w:t>
      </w:r>
      <w:r>
        <w:rPr>
          <w:rFonts w:ascii="Arial Narrow" w:hAnsi="Arial Narrow"/>
        </w:rPr>
        <w:t>/</w:t>
      </w:r>
      <w:r w:rsidRPr="00076711">
        <w:rPr>
          <w:rFonts w:ascii="Arial Narrow" w:hAnsi="Arial Narrow"/>
        </w:rPr>
        <w:t xml:space="preserve"> field from ACDOCA table itself</w:t>
      </w:r>
      <w:r>
        <w:rPr>
          <w:rFonts w:ascii="Arial Narrow" w:hAnsi="Arial Narrow"/>
        </w:rPr>
        <w:t xml:space="preserve"> </w:t>
      </w:r>
      <w:r w:rsidR="00C425C8" w:rsidRPr="00C425C8">
        <w:rPr>
          <w:rFonts w:ascii="Arial Narrow" w:hAnsi="Arial Narrow"/>
        </w:rPr>
        <w:t xml:space="preserve">- </w:t>
      </w:r>
      <w:r w:rsidR="00C425C8">
        <w:rPr>
          <w:rFonts w:ascii="Arial Narrow" w:hAnsi="Arial Narrow"/>
        </w:rPr>
        <w:t>t</w:t>
      </w:r>
      <w:r w:rsidRPr="00076711">
        <w:rPr>
          <w:rFonts w:ascii="Arial Narrow" w:hAnsi="Arial Narrow"/>
        </w:rPr>
        <w:t xml:space="preserve">his field is not present in extractor itself and hence </w:t>
      </w:r>
      <w:r w:rsidRPr="00C425C8">
        <w:rPr>
          <w:rFonts w:ascii="Arial Narrow" w:hAnsi="Arial Narrow"/>
          <w:color w:val="000000" w:themeColor="text1"/>
        </w:rPr>
        <w:t>we are doing</w:t>
      </w:r>
      <w:r w:rsidRPr="00C425C8">
        <w:rPr>
          <w:rFonts w:ascii="Arial Narrow" w:hAnsi="Arial Narrow"/>
          <w:i/>
          <w:color w:val="000000" w:themeColor="text1"/>
        </w:rPr>
        <w:t xml:space="preserve"> </w:t>
      </w:r>
      <w:r w:rsidR="00C425C8">
        <w:rPr>
          <w:rFonts w:ascii="Arial Narrow" w:hAnsi="Arial Narrow"/>
          <w:i/>
          <w:color w:val="002060"/>
        </w:rPr>
        <w:t>a</w:t>
      </w:r>
      <w:r w:rsidRPr="00076711">
        <w:rPr>
          <w:rFonts w:ascii="Arial Narrow" w:hAnsi="Arial Narrow"/>
          <w:i/>
          <w:color w:val="002060"/>
        </w:rPr>
        <w:t xml:space="preserve">ppend in </w:t>
      </w:r>
      <w:r w:rsidR="00C425C8">
        <w:rPr>
          <w:rFonts w:ascii="Arial Narrow" w:hAnsi="Arial Narrow"/>
          <w:i/>
          <w:color w:val="002060"/>
        </w:rPr>
        <w:t>s</w:t>
      </w:r>
      <w:r w:rsidRPr="00076711">
        <w:rPr>
          <w:rFonts w:ascii="Arial Narrow" w:hAnsi="Arial Narrow"/>
          <w:i/>
          <w:color w:val="002060"/>
        </w:rPr>
        <w:t>tructure</w:t>
      </w:r>
      <w:r>
        <w:rPr>
          <w:rFonts w:ascii="Arial Narrow" w:hAnsi="Arial Narrow"/>
        </w:rPr>
        <w:t>.</w:t>
      </w:r>
    </w:p>
    <w:p w:rsidR="00F174A2" w:rsidRDefault="00F174A2" w:rsidP="00076711">
      <w:pPr>
        <w:pStyle w:val="a7"/>
        <w:spacing w:before="0" w:beforeAutospacing="0" w:after="0" w:afterAutospacing="0"/>
        <w:ind w:firstLine="567"/>
        <w:jc w:val="both"/>
        <w:rPr>
          <w:rStyle w:val="a4"/>
          <w:rFonts w:ascii="Arial Narrow" w:hAnsi="Arial Narrow"/>
        </w:rPr>
      </w:pPr>
    </w:p>
    <w:p w:rsidR="00076711" w:rsidRPr="00076711" w:rsidRDefault="00076711" w:rsidP="00076711">
      <w:pPr>
        <w:pStyle w:val="a7"/>
        <w:spacing w:before="0" w:beforeAutospacing="0" w:after="0" w:afterAutospacing="0"/>
        <w:ind w:firstLine="567"/>
        <w:jc w:val="both"/>
        <w:rPr>
          <w:rFonts w:ascii="Arial Narrow" w:hAnsi="Arial Narrow"/>
        </w:rPr>
      </w:pPr>
      <w:r w:rsidRPr="00076711">
        <w:rPr>
          <w:rStyle w:val="a4"/>
          <w:rFonts w:ascii="Arial Narrow" w:hAnsi="Arial Narrow"/>
        </w:rPr>
        <w:t>Step1</w:t>
      </w:r>
      <w:r w:rsidRPr="00076711">
        <w:rPr>
          <w:rFonts w:ascii="Arial Narrow" w:hAnsi="Arial Narrow"/>
        </w:rPr>
        <w:t xml:space="preserve"> </w:t>
      </w:r>
      <w:r w:rsidR="00F174A2">
        <w:rPr>
          <w:rFonts w:ascii="Arial Narrow" w:hAnsi="Arial Narrow"/>
        </w:rPr>
        <w:t xml:space="preserve">- </w:t>
      </w:r>
      <w:r w:rsidRPr="00F174A2">
        <w:rPr>
          <w:rFonts w:ascii="Arial Narrow" w:hAnsi="Arial Narrow"/>
          <w:b/>
          <w:i/>
          <w:color w:val="002060"/>
        </w:rPr>
        <w:t>Append the Structure of Datasource</w:t>
      </w:r>
      <w:r w:rsidRPr="00F174A2">
        <w:rPr>
          <w:rFonts w:ascii="Arial Narrow" w:hAnsi="Arial Narrow"/>
          <w:color w:val="002060"/>
        </w:rPr>
        <w:t xml:space="preserve"> </w:t>
      </w:r>
      <w:r w:rsidRPr="00076711">
        <w:rPr>
          <w:rFonts w:ascii="Arial Narrow" w:hAnsi="Arial Narrow"/>
        </w:rPr>
        <w:t>0FI_ACDOCA_10</w:t>
      </w:r>
    </w:p>
    <w:p w:rsidR="00076711" w:rsidRPr="00076711" w:rsidRDefault="00076711" w:rsidP="00076711">
      <w:pPr>
        <w:pStyle w:val="a7"/>
        <w:spacing w:before="0" w:beforeAutospacing="0" w:after="0" w:afterAutospacing="0"/>
        <w:ind w:firstLine="567"/>
        <w:jc w:val="both"/>
        <w:rPr>
          <w:rFonts w:ascii="Arial Narrow" w:hAnsi="Arial Narrow"/>
        </w:rPr>
      </w:pPr>
      <w:r w:rsidRPr="00076711">
        <w:rPr>
          <w:rFonts w:ascii="Arial Narrow" w:hAnsi="Arial Narrow"/>
        </w:rPr>
        <w:t xml:space="preserve">Go to the Eclipse ABAP Perspective and find </w:t>
      </w:r>
      <w:r w:rsidRPr="00F174A2">
        <w:rPr>
          <w:rFonts w:ascii="Arial Narrow" w:hAnsi="Arial Narrow"/>
          <w:i/>
          <w:color w:val="002060"/>
        </w:rPr>
        <w:t>extract structure</w:t>
      </w:r>
      <w:r w:rsidRPr="00F174A2">
        <w:rPr>
          <w:rFonts w:ascii="Arial Narrow" w:hAnsi="Arial Narrow"/>
          <w:color w:val="002060"/>
        </w:rPr>
        <w:t xml:space="preserve"> </w:t>
      </w:r>
      <w:r w:rsidRPr="00076711">
        <w:rPr>
          <w:rFonts w:ascii="Arial Narrow" w:hAnsi="Arial Narrow"/>
        </w:rPr>
        <w:t>for the datasource 0FI_ACDOCA_10.</w:t>
      </w:r>
    </w:p>
    <w:p w:rsidR="00076711" w:rsidRDefault="00076711" w:rsidP="00076711">
      <w:pPr>
        <w:pStyle w:val="a7"/>
        <w:spacing w:before="0" w:beforeAutospacing="0" w:after="0" w:afterAutospacing="0"/>
        <w:ind w:firstLine="567"/>
        <w:jc w:val="both"/>
        <w:rPr>
          <w:rFonts w:ascii="Arial Narrow" w:hAnsi="Arial Narrow"/>
        </w:rPr>
      </w:pPr>
      <w:r w:rsidRPr="00076711">
        <w:rPr>
          <w:rFonts w:ascii="Arial Narrow" w:hAnsi="Arial Narrow"/>
        </w:rPr>
        <w:t xml:space="preserve">Then create an </w:t>
      </w:r>
      <w:r w:rsidRPr="00C425C8">
        <w:rPr>
          <w:rFonts w:ascii="Arial Narrow" w:hAnsi="Arial Narrow"/>
          <w:i/>
          <w:color w:val="002060"/>
        </w:rPr>
        <w:t>Append structure</w:t>
      </w:r>
      <w:r w:rsidRPr="00C425C8">
        <w:rPr>
          <w:rFonts w:ascii="Arial Narrow" w:hAnsi="Arial Narrow"/>
          <w:color w:val="002060"/>
        </w:rPr>
        <w:t xml:space="preserve"> </w:t>
      </w:r>
      <w:r w:rsidRPr="00076711">
        <w:rPr>
          <w:rFonts w:ascii="Arial Narrow" w:hAnsi="Arial Narrow"/>
        </w:rPr>
        <w:t>and provide the field details</w:t>
      </w:r>
    </w:p>
    <w:p w:rsidR="00F174A2" w:rsidRDefault="00F174A2" w:rsidP="00076711">
      <w:pPr>
        <w:pStyle w:val="a7"/>
        <w:spacing w:before="0" w:beforeAutospacing="0" w:after="0" w:afterAutospacing="0"/>
        <w:ind w:firstLine="567"/>
        <w:jc w:val="both"/>
        <w:rPr>
          <w:rFonts w:ascii="Arial Narrow" w:hAnsi="Arial Narrow"/>
        </w:rPr>
      </w:pPr>
    </w:p>
    <w:p w:rsidR="00F174A2" w:rsidRDefault="00F174A2" w:rsidP="00F174A2">
      <w:pPr>
        <w:pStyle w:val="a7"/>
        <w:spacing w:before="0" w:beforeAutospacing="0" w:after="0" w:afterAutospacing="0"/>
        <w:jc w:val="both"/>
        <w:rPr>
          <w:rFonts w:ascii="Arial Narrow" w:hAnsi="Arial Narrow"/>
        </w:rPr>
      </w:pPr>
      <w:r>
        <w:rPr>
          <w:noProof/>
        </w:rPr>
        <w:drawing>
          <wp:inline distT="0" distB="0" distL="0" distR="0">
            <wp:extent cx="6332220" cy="4715870"/>
            <wp:effectExtent l="0" t="0" r="0" b="8890"/>
            <wp:docPr id="7" name="Рисунок 7" descr="https://blogs.sap.com/wp-content/uploads/2021/04/Creating-Append-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s.sap.com/wp-content/uploads/2021/04/Creating-Append-Structure.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332220" cy="4715870"/>
                    </a:xfrm>
                    <a:prstGeom prst="rect">
                      <a:avLst/>
                    </a:prstGeom>
                    <a:noFill/>
                    <a:ln>
                      <a:noFill/>
                    </a:ln>
                  </pic:spPr>
                </pic:pic>
              </a:graphicData>
            </a:graphic>
          </wp:inline>
        </w:drawing>
      </w:r>
    </w:p>
    <w:p w:rsidR="002448D0" w:rsidRDefault="002448D0" w:rsidP="00F174A2">
      <w:pPr>
        <w:pStyle w:val="a7"/>
        <w:spacing w:before="0" w:beforeAutospacing="0" w:after="0" w:afterAutospacing="0"/>
        <w:jc w:val="both"/>
        <w:rPr>
          <w:rFonts w:ascii="Arial Narrow" w:hAnsi="Arial Narrow"/>
        </w:rPr>
      </w:pPr>
    </w:p>
    <w:p w:rsidR="002448D0" w:rsidRPr="002448D0" w:rsidRDefault="002448D0" w:rsidP="002448D0">
      <w:pPr>
        <w:pStyle w:val="a7"/>
        <w:spacing w:before="0" w:beforeAutospacing="0" w:after="0" w:afterAutospacing="0"/>
        <w:ind w:firstLine="567"/>
        <w:jc w:val="both"/>
        <w:rPr>
          <w:rFonts w:ascii="Arial Narrow" w:hAnsi="Arial Narrow"/>
          <w:i/>
          <w:color w:val="002060"/>
          <w:lang w:val="ru-RU"/>
        </w:rPr>
      </w:pPr>
      <w:r w:rsidRPr="002448D0">
        <w:rPr>
          <w:rFonts w:ascii="Arial Narrow" w:hAnsi="Arial Narrow"/>
          <w:i/>
          <w:color w:val="002060"/>
        </w:rPr>
        <w:t>Rem</w:t>
      </w:r>
    </w:p>
    <w:p w:rsidR="002448D0" w:rsidRDefault="002448D0" w:rsidP="002448D0">
      <w:pPr>
        <w:pStyle w:val="a7"/>
        <w:spacing w:before="0" w:beforeAutospacing="0" w:after="0" w:afterAutospacing="0"/>
        <w:ind w:firstLine="567"/>
        <w:jc w:val="both"/>
        <w:rPr>
          <w:rFonts w:ascii="Arial Narrow" w:hAnsi="Arial Narrow"/>
          <w:lang w:val="ru-RU"/>
        </w:rPr>
      </w:pPr>
      <w:r>
        <w:rPr>
          <w:rFonts w:ascii="Arial Narrow" w:hAnsi="Arial Narrow"/>
          <w:lang w:val="ru-RU"/>
        </w:rPr>
        <w:t xml:space="preserve">В текущей реализации пункта </w:t>
      </w:r>
      <w:r w:rsidRPr="002448D0">
        <w:rPr>
          <w:rFonts w:ascii="Arial Narrow" w:hAnsi="Arial Narrow"/>
          <w:i/>
          <w:color w:val="002060"/>
        </w:rPr>
        <w:t>New</w:t>
      </w:r>
      <w:r w:rsidRPr="002448D0">
        <w:rPr>
          <w:rFonts w:ascii="Arial Narrow" w:hAnsi="Arial Narrow"/>
          <w:i/>
          <w:color w:val="002060"/>
          <w:lang w:val="ru-RU"/>
        </w:rPr>
        <w:t xml:space="preserve"> </w:t>
      </w:r>
      <w:r w:rsidRPr="002448D0">
        <w:rPr>
          <w:rFonts w:ascii="Arial Narrow" w:hAnsi="Arial Narrow"/>
          <w:i/>
          <w:color w:val="002060"/>
        </w:rPr>
        <w:t>Append</w:t>
      </w:r>
      <w:r w:rsidRPr="002448D0">
        <w:rPr>
          <w:rFonts w:ascii="Arial Narrow" w:hAnsi="Arial Narrow"/>
          <w:i/>
          <w:color w:val="002060"/>
          <w:lang w:val="ru-RU"/>
        </w:rPr>
        <w:t xml:space="preserve"> </w:t>
      </w:r>
      <w:r w:rsidRPr="002448D0">
        <w:rPr>
          <w:rFonts w:ascii="Arial Narrow" w:hAnsi="Arial Narrow"/>
          <w:i/>
          <w:color w:val="002060"/>
        </w:rPr>
        <w:t>Structure</w:t>
      </w:r>
      <w:r w:rsidRPr="002448D0">
        <w:rPr>
          <w:rFonts w:ascii="Arial Narrow" w:hAnsi="Arial Narrow"/>
          <w:color w:val="002060"/>
          <w:lang w:val="ru-RU"/>
        </w:rPr>
        <w:t xml:space="preserve"> </w:t>
      </w:r>
      <w:r>
        <w:rPr>
          <w:rFonts w:ascii="Arial Narrow" w:hAnsi="Arial Narrow"/>
          <w:lang w:val="ru-RU"/>
        </w:rPr>
        <w:t>нет</w:t>
      </w:r>
    </w:p>
    <w:p w:rsidR="002448D0" w:rsidRPr="002448D0" w:rsidRDefault="002448D0" w:rsidP="002448D0">
      <w:pPr>
        <w:pStyle w:val="a7"/>
        <w:spacing w:before="0" w:beforeAutospacing="0" w:after="0" w:afterAutospacing="0"/>
        <w:ind w:firstLine="567"/>
        <w:jc w:val="both"/>
        <w:rPr>
          <w:rFonts w:ascii="Arial Narrow" w:hAnsi="Arial Narrow"/>
          <w:lang w:val="ru-RU"/>
        </w:rPr>
      </w:pPr>
      <w:r>
        <w:rPr>
          <w:noProof/>
        </w:rPr>
        <w:lastRenderedPageBreak/>
        <w:drawing>
          <wp:inline distT="0" distB="0" distL="0" distR="0" wp14:anchorId="053218C9" wp14:editId="4B4BEE4D">
            <wp:extent cx="2807487" cy="247861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807487" cy="2478610"/>
                    </a:xfrm>
                    <a:prstGeom prst="rect">
                      <a:avLst/>
                    </a:prstGeom>
                  </pic:spPr>
                </pic:pic>
              </a:graphicData>
            </a:graphic>
          </wp:inline>
        </w:drawing>
      </w:r>
    </w:p>
    <w:p w:rsidR="00076711" w:rsidRPr="002448D0" w:rsidRDefault="00076711" w:rsidP="00076711">
      <w:pPr>
        <w:spacing w:after="0" w:line="240" w:lineRule="auto"/>
        <w:ind w:firstLine="567"/>
        <w:jc w:val="both"/>
        <w:rPr>
          <w:rFonts w:ascii="Arial Narrow" w:hAnsi="Arial Narrow"/>
          <w:sz w:val="24"/>
          <w:szCs w:val="24"/>
          <w:lang w:val="ru-RU"/>
        </w:rPr>
      </w:pPr>
    </w:p>
    <w:p w:rsidR="00613440" w:rsidRPr="00F174A2" w:rsidRDefault="00F174A2" w:rsidP="003E4645">
      <w:pPr>
        <w:spacing w:after="0" w:line="240" w:lineRule="auto"/>
        <w:ind w:firstLine="567"/>
        <w:jc w:val="both"/>
        <w:rPr>
          <w:rFonts w:ascii="Arial Narrow" w:hAnsi="Arial Narrow"/>
          <w:sz w:val="24"/>
          <w:szCs w:val="24"/>
        </w:rPr>
      </w:pPr>
      <w:r w:rsidRPr="00F174A2">
        <w:rPr>
          <w:rFonts w:ascii="Arial Narrow" w:hAnsi="Arial Narrow"/>
          <w:sz w:val="24"/>
          <w:szCs w:val="24"/>
        </w:rPr>
        <w:t xml:space="preserve">The Structure </w:t>
      </w:r>
      <w:r w:rsidRPr="00F174A2">
        <w:rPr>
          <w:rFonts w:ascii="Arial Narrow" w:hAnsi="Arial Narrow"/>
          <w:i/>
          <w:color w:val="002060"/>
          <w:sz w:val="24"/>
          <w:szCs w:val="24"/>
        </w:rPr>
        <w:t>ZAFINS_ACDOCA_BW</w:t>
      </w:r>
      <w:r w:rsidRPr="00F174A2">
        <w:rPr>
          <w:rFonts w:ascii="Arial Narrow" w:hAnsi="Arial Narrow"/>
          <w:color w:val="002060"/>
          <w:sz w:val="24"/>
          <w:szCs w:val="24"/>
        </w:rPr>
        <w:t xml:space="preserve"> </w:t>
      </w:r>
      <w:r w:rsidRPr="00F174A2">
        <w:rPr>
          <w:rFonts w:ascii="Arial Narrow" w:hAnsi="Arial Narrow"/>
          <w:sz w:val="24"/>
          <w:szCs w:val="24"/>
        </w:rPr>
        <w:t>is created for single field ZZNETDT</w:t>
      </w:r>
    </w:p>
    <w:p w:rsidR="00613440" w:rsidRDefault="00613440" w:rsidP="003E4645">
      <w:pPr>
        <w:spacing w:after="0" w:line="240" w:lineRule="auto"/>
        <w:ind w:firstLine="567"/>
        <w:jc w:val="both"/>
        <w:rPr>
          <w:rFonts w:ascii="Arial Narrow" w:hAnsi="Arial Narrow"/>
          <w:sz w:val="24"/>
          <w:szCs w:val="24"/>
        </w:rPr>
      </w:pPr>
    </w:p>
    <w:p w:rsidR="00F174A2" w:rsidRDefault="00F174A2" w:rsidP="003E4645">
      <w:pPr>
        <w:spacing w:after="0" w:line="240" w:lineRule="auto"/>
        <w:ind w:firstLine="567"/>
        <w:jc w:val="both"/>
        <w:rPr>
          <w:rFonts w:ascii="Arial Narrow" w:hAnsi="Arial Narrow"/>
          <w:sz w:val="24"/>
          <w:szCs w:val="24"/>
        </w:rPr>
      </w:pPr>
      <w:r>
        <w:rPr>
          <w:noProof/>
        </w:rPr>
        <w:drawing>
          <wp:inline distT="0" distB="0" distL="0" distR="0">
            <wp:extent cx="4841875" cy="1199515"/>
            <wp:effectExtent l="0" t="0" r="0" b="635"/>
            <wp:docPr id="8" name="Рисунок 8" descr="https://blogs.sap.com/wp-content/uploads/2021/04/extensible-num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s.sap.com/wp-content/uploads/2021/04/extensible-numeric.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841875" cy="1199515"/>
                    </a:xfrm>
                    <a:prstGeom prst="rect">
                      <a:avLst/>
                    </a:prstGeom>
                    <a:noFill/>
                    <a:ln>
                      <a:noFill/>
                    </a:ln>
                  </pic:spPr>
                </pic:pic>
              </a:graphicData>
            </a:graphic>
          </wp:inline>
        </w:drawing>
      </w:r>
    </w:p>
    <w:p w:rsidR="00F174A2" w:rsidRDefault="00F174A2" w:rsidP="003E4645">
      <w:pPr>
        <w:spacing w:after="0" w:line="240" w:lineRule="auto"/>
        <w:ind w:firstLine="567"/>
        <w:jc w:val="both"/>
        <w:rPr>
          <w:rFonts w:ascii="Arial Narrow" w:hAnsi="Arial Narrow"/>
          <w:sz w:val="24"/>
          <w:szCs w:val="24"/>
        </w:rPr>
      </w:pPr>
    </w:p>
    <w:p w:rsidR="009D5409" w:rsidRPr="009D5409" w:rsidRDefault="009D5409" w:rsidP="009D5409">
      <w:pPr>
        <w:pStyle w:val="a7"/>
        <w:spacing w:before="0" w:beforeAutospacing="0" w:after="0" w:afterAutospacing="0"/>
        <w:ind w:firstLine="567"/>
        <w:jc w:val="both"/>
        <w:rPr>
          <w:rFonts w:ascii="Arial Narrow" w:hAnsi="Arial Narrow"/>
        </w:rPr>
      </w:pPr>
      <w:r w:rsidRPr="009D5409">
        <w:rPr>
          <w:rFonts w:ascii="Arial Narrow" w:hAnsi="Arial Narrow"/>
        </w:rPr>
        <w:t>When the structure is created first, the Line number 2 will say</w:t>
      </w:r>
      <w:r w:rsidRPr="009D5409">
        <w:rPr>
          <w:rStyle w:val="a4"/>
          <w:rFonts w:ascii="Arial Narrow" w:hAnsi="Arial Narrow"/>
        </w:rPr>
        <w:t xml:space="preserve"> </w:t>
      </w:r>
      <w:r w:rsidRPr="009D5409">
        <w:rPr>
          <w:rStyle w:val="a4"/>
          <w:rFonts w:ascii="Arial Narrow" w:hAnsi="Arial Narrow"/>
          <w:b w:val="0"/>
          <w:i/>
          <w:color w:val="002060"/>
        </w:rPr>
        <w:t>#NOT_EXTENSIBLE</w:t>
      </w:r>
      <w:r w:rsidRPr="009D5409">
        <w:rPr>
          <w:rFonts w:ascii="Arial Narrow" w:hAnsi="Arial Narrow"/>
          <w:color w:val="002060"/>
        </w:rPr>
        <w:t xml:space="preserve"> </w:t>
      </w:r>
      <w:r>
        <w:rPr>
          <w:noProof/>
        </w:rPr>
        <w:drawing>
          <wp:inline distT="0" distB="0" distL="0" distR="0" wp14:anchorId="64CAFEAF" wp14:editId="5A9960C1">
            <wp:extent cx="3080385" cy="209550"/>
            <wp:effectExtent l="0" t="0" r="5715" b="0"/>
            <wp:docPr id="14" name="Рисунок 14" descr="https://blogs.sap.com/wp-content/uploads/2021/04/Line-2-Non-Extend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s.sap.com/wp-content/uploads/2021/04/Line-2-Non-Extendable.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080385" cy="209550"/>
                    </a:xfrm>
                    <a:prstGeom prst="rect">
                      <a:avLst/>
                    </a:prstGeom>
                    <a:noFill/>
                    <a:ln>
                      <a:noFill/>
                    </a:ln>
                  </pic:spPr>
                </pic:pic>
              </a:graphicData>
            </a:graphic>
          </wp:inline>
        </w:drawing>
      </w:r>
      <w:r w:rsidRPr="009D5409">
        <w:rPr>
          <w:rFonts w:ascii="Arial Narrow" w:hAnsi="Arial Narrow"/>
          <w:color w:val="002060"/>
        </w:rPr>
        <w:t xml:space="preserve"> </w:t>
      </w:r>
      <w:r w:rsidRPr="009D5409">
        <w:rPr>
          <w:rFonts w:ascii="Arial Narrow" w:hAnsi="Arial Narrow"/>
        </w:rPr>
        <w:t xml:space="preserve">- change this to </w:t>
      </w:r>
      <w:r w:rsidRPr="009D5409">
        <w:rPr>
          <w:rStyle w:val="a4"/>
          <w:rFonts w:ascii="Arial Narrow" w:hAnsi="Arial Narrow"/>
          <w:b w:val="0"/>
          <w:i/>
          <w:color w:val="002060"/>
        </w:rPr>
        <w:t>#EXTENSIBLE_CHARACTER_NUMERIC</w:t>
      </w:r>
      <w:r w:rsidRPr="009D5409">
        <w:rPr>
          <w:rStyle w:val="a4"/>
          <w:rFonts w:ascii="Arial Narrow" w:hAnsi="Arial Narrow"/>
          <w:color w:val="002060"/>
        </w:rPr>
        <w:t xml:space="preserve"> </w:t>
      </w:r>
      <w:r w:rsidRPr="009D5409">
        <w:rPr>
          <w:rFonts w:ascii="Arial Narrow" w:hAnsi="Arial Narrow"/>
        </w:rPr>
        <w:t>- then only it will allow to extend the structure.</w:t>
      </w:r>
    </w:p>
    <w:p w:rsidR="009D5409" w:rsidRDefault="009D5409" w:rsidP="009D5409">
      <w:pPr>
        <w:pStyle w:val="a7"/>
        <w:spacing w:before="0" w:beforeAutospacing="0" w:after="0" w:afterAutospacing="0"/>
        <w:ind w:firstLine="567"/>
        <w:jc w:val="both"/>
        <w:rPr>
          <w:rFonts w:ascii="Arial Narrow" w:hAnsi="Arial Narrow"/>
        </w:rPr>
      </w:pPr>
      <w:r w:rsidRPr="009D5409">
        <w:rPr>
          <w:rFonts w:ascii="Arial Narrow" w:hAnsi="Arial Narrow"/>
        </w:rPr>
        <w:t xml:space="preserve">Once the Structure is enhanced, a </w:t>
      </w:r>
      <w:r w:rsidRPr="009D5409">
        <w:rPr>
          <w:rFonts w:ascii="Arial Narrow" w:hAnsi="Arial Narrow"/>
          <w:i/>
          <w:color w:val="002060"/>
        </w:rPr>
        <w:t>small icon</w:t>
      </w:r>
      <w:r w:rsidRPr="009D5409">
        <w:rPr>
          <w:rFonts w:ascii="Arial Narrow" w:hAnsi="Arial Narrow"/>
          <w:color w:val="002060"/>
        </w:rPr>
        <w:t xml:space="preserve"> </w:t>
      </w:r>
      <w:r w:rsidRPr="009D5409">
        <w:rPr>
          <w:rFonts w:ascii="Arial Narrow" w:hAnsi="Arial Narrow"/>
        </w:rPr>
        <w:t>will appear in the left of define structure - that Icon is enhancement indicator/append indicator to see if we have any extension to this structure</w:t>
      </w:r>
    </w:p>
    <w:p w:rsidR="009D5409" w:rsidRDefault="009D5409" w:rsidP="009D5409">
      <w:pPr>
        <w:pStyle w:val="a7"/>
        <w:spacing w:before="0" w:beforeAutospacing="0" w:after="0" w:afterAutospacing="0"/>
        <w:ind w:firstLine="567"/>
        <w:jc w:val="both"/>
        <w:rPr>
          <w:rFonts w:ascii="Arial Narrow" w:hAnsi="Arial Narrow"/>
        </w:rPr>
      </w:pPr>
    </w:p>
    <w:p w:rsidR="009D5409" w:rsidRPr="009D5409" w:rsidRDefault="009D5409" w:rsidP="009D5409">
      <w:pPr>
        <w:pStyle w:val="a7"/>
        <w:spacing w:before="0" w:beforeAutospacing="0" w:after="0" w:afterAutospacing="0"/>
        <w:ind w:firstLine="567"/>
        <w:jc w:val="both"/>
        <w:rPr>
          <w:rFonts w:ascii="Arial Narrow" w:hAnsi="Arial Narrow"/>
        </w:rPr>
      </w:pPr>
      <w:r>
        <w:rPr>
          <w:noProof/>
        </w:rPr>
        <w:drawing>
          <wp:inline distT="0" distB="0" distL="0" distR="0">
            <wp:extent cx="5486400" cy="2188845"/>
            <wp:effectExtent l="0" t="0" r="0" b="1905"/>
            <wp:docPr id="23" name="Рисунок 23" descr="https://blogs.sap.com/wp-content/uploads/2021/04/Append-Structure-included-in-Main-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logs.sap.com/wp-content/uploads/2021/04/Append-Structure-included-in-Main-structure.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86400" cy="2188845"/>
                    </a:xfrm>
                    <a:prstGeom prst="rect">
                      <a:avLst/>
                    </a:prstGeom>
                    <a:noFill/>
                    <a:ln>
                      <a:noFill/>
                    </a:ln>
                  </pic:spPr>
                </pic:pic>
              </a:graphicData>
            </a:graphic>
          </wp:inline>
        </w:drawing>
      </w:r>
    </w:p>
    <w:p w:rsidR="00F174A2" w:rsidRPr="009D5409" w:rsidRDefault="00F174A2" w:rsidP="009D5409">
      <w:pPr>
        <w:spacing w:after="0" w:line="240" w:lineRule="auto"/>
        <w:ind w:firstLine="567"/>
        <w:jc w:val="both"/>
        <w:rPr>
          <w:rFonts w:ascii="Arial Narrow" w:hAnsi="Arial Narrow"/>
          <w:sz w:val="24"/>
          <w:szCs w:val="24"/>
        </w:rPr>
      </w:pPr>
    </w:p>
    <w:p w:rsidR="00613440" w:rsidRPr="009D5409" w:rsidRDefault="009D5409" w:rsidP="003E4645">
      <w:pPr>
        <w:spacing w:after="0" w:line="240" w:lineRule="auto"/>
        <w:ind w:firstLine="567"/>
        <w:jc w:val="both"/>
        <w:rPr>
          <w:rFonts w:ascii="Arial Narrow" w:hAnsi="Arial Narrow"/>
          <w:sz w:val="24"/>
          <w:szCs w:val="24"/>
        </w:rPr>
      </w:pPr>
      <w:r w:rsidRPr="009D5409">
        <w:rPr>
          <w:rFonts w:ascii="Arial Narrow" w:hAnsi="Arial Narrow"/>
          <w:sz w:val="24"/>
          <w:szCs w:val="24"/>
        </w:rPr>
        <w:t>The Structure can be seen by scrolling on the icon.</w:t>
      </w:r>
    </w:p>
    <w:p w:rsidR="009D5409" w:rsidRPr="009D5409" w:rsidRDefault="009D5409" w:rsidP="003E4645">
      <w:pPr>
        <w:spacing w:after="0" w:line="240" w:lineRule="auto"/>
        <w:ind w:firstLine="567"/>
        <w:jc w:val="both"/>
        <w:rPr>
          <w:rFonts w:ascii="Arial Narrow" w:hAnsi="Arial Narrow"/>
          <w:sz w:val="24"/>
          <w:szCs w:val="24"/>
        </w:rPr>
      </w:pPr>
    </w:p>
    <w:p w:rsidR="009D5409" w:rsidRPr="009D5409" w:rsidRDefault="009D5409" w:rsidP="003E4645">
      <w:pPr>
        <w:spacing w:after="0" w:line="240" w:lineRule="auto"/>
        <w:ind w:firstLine="567"/>
        <w:jc w:val="both"/>
        <w:rPr>
          <w:rFonts w:ascii="Arial Narrow" w:hAnsi="Arial Narrow"/>
          <w:sz w:val="24"/>
          <w:szCs w:val="24"/>
        </w:rPr>
      </w:pPr>
      <w:r w:rsidRPr="009D5409">
        <w:rPr>
          <w:rFonts w:ascii="Arial Narrow" w:hAnsi="Arial Narrow"/>
          <w:noProof/>
          <w:sz w:val="24"/>
          <w:szCs w:val="24"/>
        </w:rPr>
        <w:lastRenderedPageBreak/>
        <w:drawing>
          <wp:inline distT="0" distB="0" distL="0" distR="0">
            <wp:extent cx="3732530" cy="1783715"/>
            <wp:effectExtent l="0" t="0" r="1270" b="6985"/>
            <wp:docPr id="24" name="Рисунок 24" descr="https://blogs.sap.com/wp-content/uploads/2021/04/arrow-to-pointer-of-append-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logs.sap.com/wp-content/uploads/2021/04/arrow-to-pointer-of-append-structure.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732530" cy="1783715"/>
                    </a:xfrm>
                    <a:prstGeom prst="rect">
                      <a:avLst/>
                    </a:prstGeom>
                    <a:noFill/>
                    <a:ln>
                      <a:noFill/>
                    </a:ln>
                  </pic:spPr>
                </pic:pic>
              </a:graphicData>
            </a:graphic>
          </wp:inline>
        </w:drawing>
      </w:r>
    </w:p>
    <w:p w:rsidR="009D5409" w:rsidRPr="009D5409" w:rsidRDefault="009D5409" w:rsidP="003E4645">
      <w:pPr>
        <w:spacing w:after="0" w:line="240" w:lineRule="auto"/>
        <w:ind w:firstLine="567"/>
        <w:jc w:val="both"/>
        <w:rPr>
          <w:rFonts w:ascii="Arial Narrow" w:hAnsi="Arial Narrow"/>
          <w:sz w:val="24"/>
          <w:szCs w:val="24"/>
        </w:rPr>
      </w:pPr>
    </w:p>
    <w:p w:rsidR="009D5409" w:rsidRDefault="009D5409" w:rsidP="003E4645">
      <w:pPr>
        <w:spacing w:after="0" w:line="240" w:lineRule="auto"/>
        <w:ind w:firstLine="567"/>
        <w:jc w:val="both"/>
        <w:rPr>
          <w:rFonts w:ascii="Arial Narrow" w:hAnsi="Arial Narrow"/>
          <w:sz w:val="24"/>
          <w:szCs w:val="24"/>
        </w:rPr>
      </w:pPr>
      <w:r w:rsidRPr="009D5409">
        <w:rPr>
          <w:rFonts w:ascii="Arial Narrow" w:hAnsi="Arial Narrow"/>
          <w:sz w:val="24"/>
          <w:szCs w:val="24"/>
        </w:rPr>
        <w:t>If required, we can also switch back to SAP GUI familiar screen by right clicking in the blan</w:t>
      </w:r>
      <w:r>
        <w:rPr>
          <w:rFonts w:ascii="Arial Narrow" w:hAnsi="Arial Narrow"/>
          <w:sz w:val="24"/>
          <w:szCs w:val="24"/>
        </w:rPr>
        <w:t>k space and navigate to SAP GUI</w:t>
      </w:r>
    </w:p>
    <w:p w:rsidR="009D5409" w:rsidRDefault="009D5409" w:rsidP="003E4645">
      <w:pPr>
        <w:spacing w:after="0" w:line="240" w:lineRule="auto"/>
        <w:ind w:firstLine="567"/>
        <w:jc w:val="both"/>
        <w:rPr>
          <w:rFonts w:ascii="Arial Narrow" w:hAnsi="Arial Narrow"/>
          <w:sz w:val="24"/>
          <w:szCs w:val="24"/>
        </w:rPr>
      </w:pPr>
    </w:p>
    <w:p w:rsidR="009D5409" w:rsidRDefault="009D5409" w:rsidP="009D5409">
      <w:pPr>
        <w:spacing w:after="0" w:line="240" w:lineRule="auto"/>
        <w:jc w:val="both"/>
        <w:rPr>
          <w:rFonts w:ascii="Arial Narrow" w:hAnsi="Arial Narrow"/>
          <w:sz w:val="24"/>
          <w:szCs w:val="24"/>
        </w:rPr>
      </w:pPr>
      <w:r>
        <w:rPr>
          <w:noProof/>
        </w:rPr>
        <w:drawing>
          <wp:inline distT="0" distB="0" distL="0" distR="0">
            <wp:extent cx="6784817" cy="3612630"/>
            <wp:effectExtent l="0" t="0" r="0" b="6985"/>
            <wp:docPr id="25" name="Рисунок 25" descr="https://blogs.sap.com/wp-content/uploads/2021/04/Switch-to-SAP-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blogs.sap.com/wp-content/uploads/2021/04/Switch-to-SAP-GUI.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00962" cy="3621227"/>
                    </a:xfrm>
                    <a:prstGeom prst="rect">
                      <a:avLst/>
                    </a:prstGeom>
                    <a:noFill/>
                    <a:ln>
                      <a:noFill/>
                    </a:ln>
                  </pic:spPr>
                </pic:pic>
              </a:graphicData>
            </a:graphic>
          </wp:inline>
        </w:drawing>
      </w:r>
    </w:p>
    <w:p w:rsidR="009D5409" w:rsidRDefault="009D5409" w:rsidP="009D5409">
      <w:pPr>
        <w:spacing w:after="0" w:line="240" w:lineRule="auto"/>
        <w:jc w:val="both"/>
        <w:rPr>
          <w:rFonts w:ascii="Arial Narrow" w:hAnsi="Arial Narrow"/>
          <w:sz w:val="24"/>
          <w:szCs w:val="24"/>
        </w:rPr>
      </w:pPr>
    </w:p>
    <w:p w:rsidR="009D5409" w:rsidRPr="009D5409" w:rsidRDefault="009D5409" w:rsidP="009D5409">
      <w:pPr>
        <w:pStyle w:val="a7"/>
        <w:spacing w:before="0" w:beforeAutospacing="0" w:after="0" w:afterAutospacing="0"/>
        <w:ind w:firstLine="567"/>
        <w:jc w:val="both"/>
        <w:rPr>
          <w:rFonts w:ascii="Arial Narrow" w:hAnsi="Arial Narrow"/>
        </w:rPr>
      </w:pPr>
      <w:r w:rsidRPr="009D5409">
        <w:rPr>
          <w:rFonts w:ascii="Arial Narrow" w:hAnsi="Arial Narrow"/>
        </w:rPr>
        <w:t>Now the Extract structure of the datasource is enhanced, next Step is create a Class Implementation.</w:t>
      </w:r>
    </w:p>
    <w:p w:rsidR="00CC4D18" w:rsidRDefault="00CC4D18" w:rsidP="009D5409">
      <w:pPr>
        <w:pStyle w:val="a7"/>
        <w:spacing w:before="0" w:beforeAutospacing="0" w:after="0" w:afterAutospacing="0"/>
        <w:ind w:firstLine="567"/>
        <w:jc w:val="both"/>
        <w:rPr>
          <w:rStyle w:val="a4"/>
          <w:rFonts w:ascii="Arial Narrow" w:hAnsi="Arial Narrow"/>
        </w:rPr>
      </w:pPr>
    </w:p>
    <w:p w:rsidR="009D5409" w:rsidRPr="009D5409" w:rsidRDefault="009D5409" w:rsidP="009D5409">
      <w:pPr>
        <w:pStyle w:val="a7"/>
        <w:spacing w:before="0" w:beforeAutospacing="0" w:after="0" w:afterAutospacing="0"/>
        <w:ind w:firstLine="567"/>
        <w:jc w:val="both"/>
        <w:rPr>
          <w:rFonts w:ascii="Arial Narrow" w:hAnsi="Arial Narrow"/>
        </w:rPr>
      </w:pPr>
      <w:r w:rsidRPr="009D5409">
        <w:rPr>
          <w:rStyle w:val="a4"/>
          <w:rFonts w:ascii="Arial Narrow" w:hAnsi="Arial Narrow"/>
        </w:rPr>
        <w:t xml:space="preserve">Step 2 </w:t>
      </w:r>
      <w:r w:rsidR="00CC4D18" w:rsidRPr="00CC4D18">
        <w:rPr>
          <w:rStyle w:val="a4"/>
          <w:rFonts w:ascii="Arial Narrow" w:hAnsi="Arial Narrow"/>
          <w:b w:val="0"/>
        </w:rPr>
        <w:t>-</w:t>
      </w:r>
      <w:r w:rsidR="00CC4D18" w:rsidRPr="00CC4D18">
        <w:rPr>
          <w:rStyle w:val="a4"/>
          <w:rFonts w:ascii="Arial Narrow" w:hAnsi="Arial Narrow"/>
        </w:rPr>
        <w:t xml:space="preserve"> </w:t>
      </w:r>
      <w:r w:rsidRPr="00CC4D18">
        <w:rPr>
          <w:rFonts w:ascii="Arial Narrow" w:hAnsi="Arial Narrow"/>
          <w:b/>
          <w:i/>
          <w:color w:val="002060"/>
        </w:rPr>
        <w:t xml:space="preserve">Create a Class and Method </w:t>
      </w:r>
      <w:r w:rsidRPr="009D5409">
        <w:rPr>
          <w:rFonts w:ascii="Arial Narrow" w:hAnsi="Arial Narrow"/>
        </w:rPr>
        <w:t>in SE18/19 – GUI</w:t>
      </w:r>
    </w:p>
    <w:p w:rsidR="009D5409" w:rsidRPr="009D5409" w:rsidRDefault="009D5409" w:rsidP="009D5409">
      <w:pPr>
        <w:spacing w:after="0" w:line="240" w:lineRule="auto"/>
        <w:ind w:firstLine="567"/>
        <w:jc w:val="both"/>
        <w:rPr>
          <w:rFonts w:ascii="Arial Narrow" w:hAnsi="Arial Narrow"/>
          <w:sz w:val="24"/>
          <w:szCs w:val="24"/>
        </w:rPr>
      </w:pPr>
    </w:p>
    <w:p w:rsidR="009D5409" w:rsidRDefault="00CC4D18" w:rsidP="00CC4D18">
      <w:pPr>
        <w:spacing w:after="0" w:line="240" w:lineRule="auto"/>
        <w:jc w:val="both"/>
        <w:rPr>
          <w:rFonts w:ascii="Arial Narrow" w:hAnsi="Arial Narrow"/>
          <w:sz w:val="24"/>
          <w:szCs w:val="24"/>
        </w:rPr>
      </w:pPr>
      <w:r>
        <w:rPr>
          <w:noProof/>
        </w:rPr>
        <w:lastRenderedPageBreak/>
        <w:drawing>
          <wp:inline distT="0" distB="0" distL="0" distR="0">
            <wp:extent cx="6795512" cy="2630773"/>
            <wp:effectExtent l="0" t="0" r="5715" b="0"/>
            <wp:docPr id="28" name="Рисунок 28" descr="https://blogs.sap.com/wp-content/uploads/2021/04/SE19-BA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logs.sap.com/wp-content/uploads/2021/04/SE19-BAdI.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817763" cy="2639387"/>
                    </a:xfrm>
                    <a:prstGeom prst="rect">
                      <a:avLst/>
                    </a:prstGeom>
                    <a:noFill/>
                    <a:ln>
                      <a:noFill/>
                    </a:ln>
                  </pic:spPr>
                </pic:pic>
              </a:graphicData>
            </a:graphic>
          </wp:inline>
        </w:drawing>
      </w:r>
    </w:p>
    <w:p w:rsidR="00CC4D18" w:rsidRDefault="00CC4D18" w:rsidP="00CC4D18">
      <w:pPr>
        <w:spacing w:after="0" w:line="240" w:lineRule="auto"/>
        <w:jc w:val="both"/>
        <w:rPr>
          <w:rFonts w:ascii="Arial Narrow" w:hAnsi="Arial Narrow"/>
          <w:sz w:val="24"/>
          <w:szCs w:val="24"/>
        </w:rPr>
      </w:pPr>
    </w:p>
    <w:p w:rsidR="00CC4D18" w:rsidRDefault="00CC4D18" w:rsidP="00CC4D18">
      <w:pPr>
        <w:spacing w:after="0" w:line="240" w:lineRule="auto"/>
        <w:ind w:firstLine="567"/>
        <w:jc w:val="both"/>
        <w:rPr>
          <w:rFonts w:ascii="Arial Narrow" w:hAnsi="Arial Narrow"/>
          <w:sz w:val="24"/>
          <w:szCs w:val="24"/>
        </w:rPr>
      </w:pPr>
      <w:r w:rsidRPr="00CC4D18">
        <w:rPr>
          <w:rStyle w:val="a4"/>
          <w:rFonts w:ascii="Arial Narrow" w:hAnsi="Arial Narrow"/>
          <w:sz w:val="24"/>
          <w:szCs w:val="24"/>
        </w:rPr>
        <w:t xml:space="preserve">Step 3 </w:t>
      </w:r>
      <w:r w:rsidRPr="00CC4D18">
        <w:rPr>
          <w:rStyle w:val="a4"/>
          <w:rFonts w:ascii="Arial Narrow" w:hAnsi="Arial Narrow"/>
          <w:b w:val="0"/>
          <w:sz w:val="24"/>
          <w:szCs w:val="24"/>
        </w:rPr>
        <w:t>-</w:t>
      </w:r>
      <w:r w:rsidRPr="00CC4D18">
        <w:rPr>
          <w:rStyle w:val="a4"/>
          <w:rFonts w:ascii="Arial Narrow" w:hAnsi="Arial Narrow"/>
          <w:sz w:val="24"/>
          <w:szCs w:val="24"/>
        </w:rPr>
        <w:t xml:space="preserve"> </w:t>
      </w:r>
      <w:r w:rsidRPr="00CC4D18">
        <w:rPr>
          <w:rFonts w:ascii="Arial Narrow" w:hAnsi="Arial Narrow"/>
          <w:sz w:val="24"/>
          <w:szCs w:val="24"/>
        </w:rPr>
        <w:t>Write the logic to populate the data in the Appended field in ABAP Perspective</w:t>
      </w:r>
    </w:p>
    <w:p w:rsidR="00CC4D18" w:rsidRDefault="00CC4D18" w:rsidP="00CC4D18">
      <w:pPr>
        <w:spacing w:after="0" w:line="240" w:lineRule="auto"/>
        <w:ind w:firstLine="567"/>
        <w:jc w:val="both"/>
        <w:rPr>
          <w:rFonts w:ascii="Arial Narrow" w:hAnsi="Arial Narrow"/>
          <w:sz w:val="24"/>
          <w:szCs w:val="24"/>
        </w:rPr>
      </w:pPr>
    </w:p>
    <w:p w:rsidR="00CC4D18" w:rsidRDefault="00CC4D18" w:rsidP="00CC4D18">
      <w:pPr>
        <w:spacing w:after="0" w:line="240" w:lineRule="auto"/>
        <w:jc w:val="both"/>
        <w:rPr>
          <w:rFonts w:ascii="Arial Narrow" w:hAnsi="Arial Narrow"/>
          <w:sz w:val="24"/>
          <w:szCs w:val="24"/>
        </w:rPr>
      </w:pPr>
      <w:r>
        <w:rPr>
          <w:noProof/>
        </w:rPr>
        <w:drawing>
          <wp:inline distT="0" distB="0" distL="0" distR="0">
            <wp:extent cx="6659266" cy="3822492"/>
            <wp:effectExtent l="0" t="0" r="8255" b="6985"/>
            <wp:docPr id="29" name="Рисунок 29" descr="https://blogs.sap.com/wp-content/uploads/2021/04/Basic-Code-in-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s.sap.com/wp-content/uploads/2021/04/Basic-Code-in-Eclipse.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667335" cy="3827124"/>
                    </a:xfrm>
                    <a:prstGeom prst="rect">
                      <a:avLst/>
                    </a:prstGeom>
                    <a:noFill/>
                    <a:ln>
                      <a:noFill/>
                    </a:ln>
                  </pic:spPr>
                </pic:pic>
              </a:graphicData>
            </a:graphic>
          </wp:inline>
        </w:drawing>
      </w:r>
    </w:p>
    <w:p w:rsidR="00CC4D18" w:rsidRDefault="00CC4D18" w:rsidP="00CC4D18">
      <w:pPr>
        <w:spacing w:after="0" w:line="240" w:lineRule="auto"/>
        <w:jc w:val="both"/>
        <w:rPr>
          <w:rFonts w:ascii="Arial Narrow" w:hAnsi="Arial Narrow"/>
          <w:sz w:val="24"/>
          <w:szCs w:val="24"/>
        </w:rPr>
      </w:pPr>
    </w:p>
    <w:p w:rsidR="00CC4D18" w:rsidRPr="00CC4D18" w:rsidRDefault="00CC4D18" w:rsidP="00CC4D18">
      <w:pPr>
        <w:pStyle w:val="a7"/>
        <w:spacing w:before="0" w:beforeAutospacing="0" w:after="0" w:afterAutospacing="0"/>
        <w:ind w:firstLine="567"/>
        <w:jc w:val="both"/>
        <w:rPr>
          <w:rFonts w:ascii="Arial Narrow" w:hAnsi="Arial Narrow"/>
        </w:rPr>
      </w:pPr>
      <w:r w:rsidRPr="00CC4D18">
        <w:rPr>
          <w:rFonts w:ascii="Arial Narrow" w:hAnsi="Arial Narrow"/>
        </w:rPr>
        <w:t>The logic is written in new HANA Optimized ABAP code - this code will do the calculation in the database layer result in performance improvement.</w:t>
      </w:r>
    </w:p>
    <w:p w:rsidR="00CC4D18" w:rsidRPr="00CC4D18" w:rsidRDefault="00CC4D18" w:rsidP="00CC4D18">
      <w:pPr>
        <w:pStyle w:val="a7"/>
        <w:spacing w:before="0" w:beforeAutospacing="0" w:after="0" w:afterAutospacing="0"/>
        <w:ind w:firstLine="567"/>
        <w:jc w:val="both"/>
        <w:rPr>
          <w:rFonts w:ascii="Arial Narrow" w:hAnsi="Arial Narrow"/>
        </w:rPr>
      </w:pPr>
      <w:r w:rsidRPr="00CC4D18">
        <w:rPr>
          <w:rFonts w:ascii="Arial Narrow" w:hAnsi="Arial Narrow"/>
        </w:rPr>
        <w:t> </w:t>
      </w:r>
    </w:p>
    <w:p w:rsidR="00CC4D18" w:rsidRPr="00CC4D18" w:rsidRDefault="00CC4D18" w:rsidP="00CC4D18">
      <w:pPr>
        <w:pStyle w:val="a7"/>
        <w:spacing w:before="0" w:beforeAutospacing="0" w:after="0" w:afterAutospacing="0"/>
        <w:ind w:firstLine="567"/>
        <w:jc w:val="both"/>
        <w:rPr>
          <w:rFonts w:ascii="Arial Narrow" w:hAnsi="Arial Narrow"/>
        </w:rPr>
      </w:pPr>
      <w:r w:rsidRPr="00CC4D18">
        <w:rPr>
          <w:rStyle w:val="a4"/>
          <w:rFonts w:ascii="Arial Narrow" w:hAnsi="Arial Narrow"/>
        </w:rPr>
        <w:t>BAdI Implementation Code</w:t>
      </w:r>
    </w:p>
    <w:p w:rsidR="00CC4D18" w:rsidRDefault="00CC4D18" w:rsidP="00CC4D18">
      <w:pPr>
        <w:pStyle w:val="a7"/>
        <w:spacing w:before="0" w:beforeAutospacing="0" w:after="0" w:afterAutospacing="0"/>
        <w:ind w:firstLine="567"/>
        <w:jc w:val="both"/>
        <w:rPr>
          <w:rFonts w:ascii="Arial Narrow" w:hAnsi="Arial Narrow"/>
        </w:rPr>
      </w:pPr>
    </w:p>
    <w:p w:rsidR="00CC4D18" w:rsidRDefault="00CC4D18" w:rsidP="00CC4D18">
      <w:pPr>
        <w:pStyle w:val="a7"/>
        <w:spacing w:before="0" w:beforeAutospacing="0" w:after="0" w:afterAutospacing="0"/>
        <w:ind w:firstLine="567"/>
        <w:jc w:val="both"/>
        <w:rPr>
          <w:rFonts w:ascii="Arial Narrow" w:hAnsi="Arial Narrow"/>
        </w:rPr>
      </w:pPr>
      <w:r w:rsidRPr="00CC4D18">
        <w:rPr>
          <w:rFonts w:ascii="Arial Narrow" w:hAnsi="Arial Narrow"/>
        </w:rPr>
        <w:t>Below is the Code for BAdI written in Eclips</w:t>
      </w:r>
      <w:r>
        <w:rPr>
          <w:rFonts w:ascii="Arial Narrow" w:hAnsi="Arial Narrow"/>
        </w:rPr>
        <w:t>e</w:t>
      </w:r>
    </w:p>
    <w:p w:rsidR="00CC4D18" w:rsidRDefault="00CC4D18" w:rsidP="00CC4D18">
      <w:pPr>
        <w:pStyle w:val="a7"/>
        <w:spacing w:before="0" w:beforeAutospacing="0" w:after="0" w:afterAutospacing="0"/>
        <w:ind w:firstLine="567"/>
        <w:jc w:val="both"/>
        <w:rPr>
          <w:rFonts w:ascii="Arial Narrow" w:hAnsi="Arial Narrow"/>
        </w:rPr>
      </w:pPr>
    </w:p>
    <w:p w:rsidR="00CC4D18" w:rsidRPr="00CC4D18" w:rsidRDefault="00CC4D18" w:rsidP="00CC4D18">
      <w:pPr>
        <w:pStyle w:val="HTML"/>
        <w:ind w:firstLine="567"/>
        <w:rPr>
          <w:rStyle w:val="HTML1"/>
          <w:rFonts w:ascii="Arial Narrow" w:hAnsi="Arial Narrow"/>
          <w:sz w:val="24"/>
          <w:szCs w:val="24"/>
        </w:rPr>
      </w:pPr>
      <w:r w:rsidRPr="00CC4D18">
        <w:rPr>
          <w:rStyle w:val="token"/>
          <w:rFonts w:ascii="Arial Narrow" w:hAnsi="Arial Narrow"/>
          <w:sz w:val="24"/>
          <w:szCs w:val="24"/>
        </w:rPr>
        <w:t>FIELD-SYMBOLS:</w:t>
      </w:r>
      <w:r w:rsidRPr="00CC4D18">
        <w:rPr>
          <w:rStyle w:val="HTML1"/>
          <w:rFonts w:ascii="Arial Narrow" w:hAnsi="Arial Narrow"/>
          <w:sz w:val="24"/>
          <w:szCs w:val="24"/>
        </w:rPr>
        <w:t xml:space="preserve">  &lt;l_s_data&gt; </w:t>
      </w:r>
      <w:r w:rsidRPr="00CC4D18">
        <w:rPr>
          <w:rStyle w:val="token"/>
          <w:rFonts w:ascii="Arial Narrow" w:hAnsi="Arial Narrow"/>
          <w:sz w:val="24"/>
          <w:szCs w:val="24"/>
        </w:rPr>
        <w:t>TYPE</w:t>
      </w:r>
      <w:r w:rsidRPr="00CC4D18">
        <w:rPr>
          <w:rStyle w:val="HTML1"/>
          <w:rFonts w:ascii="Arial Narrow" w:hAnsi="Arial Narrow"/>
          <w:sz w:val="24"/>
          <w:szCs w:val="24"/>
        </w:rPr>
        <w:t xml:space="preserve"> FINS_ACDOCA_BW</w:t>
      </w:r>
      <w:r w:rsidRPr="00CC4D18">
        <w:rPr>
          <w:rStyle w:val="token"/>
          <w:rFonts w:ascii="Arial Narrow" w:hAnsi="Arial Narrow"/>
          <w:sz w:val="24"/>
          <w:szCs w:val="24"/>
        </w:rPr>
        <w:t>.</w:t>
      </w:r>
    </w:p>
    <w:p w:rsidR="00CC4D18" w:rsidRPr="00CC4D18" w:rsidRDefault="00CC4D18" w:rsidP="00CC4D18">
      <w:pPr>
        <w:pStyle w:val="HTML"/>
        <w:ind w:firstLine="567"/>
        <w:rPr>
          <w:rStyle w:val="HTML1"/>
          <w:rFonts w:ascii="Arial Narrow" w:hAnsi="Arial Narrow"/>
          <w:sz w:val="24"/>
          <w:szCs w:val="24"/>
        </w:rPr>
      </w:pPr>
    </w:p>
    <w:p w:rsidR="00CC4D18" w:rsidRPr="00CC4D18" w:rsidRDefault="00CC4D18" w:rsidP="00CC4D18">
      <w:pPr>
        <w:pStyle w:val="HTML"/>
        <w:ind w:firstLine="567"/>
        <w:rPr>
          <w:rStyle w:val="HTML1"/>
          <w:rFonts w:ascii="Arial Narrow" w:hAnsi="Arial Narrow"/>
          <w:sz w:val="24"/>
          <w:szCs w:val="24"/>
        </w:rPr>
      </w:pPr>
      <w:r>
        <w:rPr>
          <w:rStyle w:val="token"/>
          <w:rFonts w:ascii="Arial Narrow" w:hAnsi="Arial Narrow"/>
          <w:sz w:val="24"/>
          <w:szCs w:val="24"/>
        </w:rPr>
        <w:t>c</w:t>
      </w:r>
      <w:r w:rsidRPr="00CC4D18">
        <w:rPr>
          <w:rStyle w:val="token"/>
          <w:rFonts w:ascii="Arial Narrow" w:hAnsi="Arial Narrow"/>
          <w:sz w:val="24"/>
          <w:szCs w:val="24"/>
        </w:rPr>
        <w:t>ase</w:t>
      </w:r>
      <w:r w:rsidRPr="00CC4D18">
        <w:rPr>
          <w:rStyle w:val="HTML1"/>
          <w:rFonts w:ascii="Arial Narrow" w:hAnsi="Arial Narrow"/>
          <w:sz w:val="24"/>
          <w:szCs w:val="24"/>
        </w:rPr>
        <w:t xml:space="preserve"> i_datasource</w:t>
      </w:r>
      <w:r w:rsidRPr="00CC4D18">
        <w:rPr>
          <w:rStyle w:val="token"/>
          <w:rFonts w:ascii="Arial Narrow" w:hAnsi="Arial Narrow"/>
          <w:sz w:val="24"/>
          <w:szCs w:val="24"/>
        </w:rPr>
        <w:t>.</w:t>
      </w:r>
    </w:p>
    <w:p w:rsidR="00CC4D18" w:rsidRPr="00CC4D18" w:rsidRDefault="00CC4D18" w:rsidP="00CC4D18">
      <w:pPr>
        <w:pStyle w:val="HTML"/>
        <w:ind w:firstLine="567"/>
        <w:rPr>
          <w:rStyle w:val="HTML1"/>
          <w:rFonts w:ascii="Arial Narrow" w:hAnsi="Arial Narrow"/>
          <w:sz w:val="24"/>
          <w:szCs w:val="24"/>
        </w:rPr>
      </w:pPr>
      <w:r w:rsidRPr="00CC4D18">
        <w:rPr>
          <w:rStyle w:val="HTML1"/>
          <w:rFonts w:ascii="Arial Narrow" w:hAnsi="Arial Narrow"/>
          <w:sz w:val="24"/>
          <w:szCs w:val="24"/>
        </w:rPr>
        <w:t xml:space="preserve">        </w:t>
      </w:r>
      <w:r w:rsidRPr="00CC4D18">
        <w:rPr>
          <w:rStyle w:val="token"/>
          <w:rFonts w:ascii="Arial Narrow" w:hAnsi="Arial Narrow"/>
          <w:sz w:val="24"/>
          <w:szCs w:val="24"/>
        </w:rPr>
        <w:t>WHEN</w:t>
      </w:r>
      <w:r w:rsidRPr="00CC4D18">
        <w:rPr>
          <w:rStyle w:val="HTML1"/>
          <w:rFonts w:ascii="Arial Narrow" w:hAnsi="Arial Narrow"/>
          <w:sz w:val="24"/>
          <w:szCs w:val="24"/>
        </w:rPr>
        <w:t xml:space="preserve"> </w:t>
      </w:r>
      <w:r w:rsidRPr="00CC4D18">
        <w:rPr>
          <w:rStyle w:val="token"/>
          <w:rFonts w:ascii="Arial Narrow" w:hAnsi="Arial Narrow"/>
          <w:sz w:val="24"/>
          <w:szCs w:val="24"/>
        </w:rPr>
        <w:t>'0FI_ACDOCA_10'.</w:t>
      </w:r>
    </w:p>
    <w:p w:rsidR="00CC4D18" w:rsidRPr="00CC4D18" w:rsidRDefault="00CC4D18" w:rsidP="00CC4D18">
      <w:pPr>
        <w:pStyle w:val="HTML"/>
        <w:ind w:firstLine="567"/>
        <w:rPr>
          <w:rStyle w:val="HTML1"/>
          <w:rFonts w:ascii="Arial Narrow" w:hAnsi="Arial Narrow"/>
          <w:sz w:val="24"/>
          <w:szCs w:val="24"/>
        </w:rPr>
      </w:pPr>
      <w:r>
        <w:rPr>
          <w:rStyle w:val="HTML1"/>
          <w:rFonts w:ascii="Arial Narrow" w:hAnsi="Arial Narrow"/>
          <w:sz w:val="24"/>
          <w:szCs w:val="24"/>
        </w:rPr>
        <w:t xml:space="preserve">      </w:t>
      </w:r>
      <w:r w:rsidRPr="00CC4D18">
        <w:rPr>
          <w:rStyle w:val="HTML1"/>
          <w:rFonts w:ascii="Arial Narrow" w:hAnsi="Arial Narrow"/>
          <w:sz w:val="24"/>
          <w:szCs w:val="24"/>
        </w:rPr>
        <w:t xml:space="preserve">  </w:t>
      </w:r>
      <w:r w:rsidRPr="00CC4D18">
        <w:rPr>
          <w:rStyle w:val="token"/>
          <w:rFonts w:ascii="Arial Narrow" w:hAnsi="Arial Narrow"/>
          <w:sz w:val="24"/>
          <w:szCs w:val="24"/>
        </w:rPr>
        <w:t>LOOP</w:t>
      </w:r>
      <w:r w:rsidRPr="00CC4D18">
        <w:rPr>
          <w:rStyle w:val="HTML1"/>
          <w:rFonts w:ascii="Arial Narrow" w:hAnsi="Arial Narrow"/>
          <w:sz w:val="24"/>
          <w:szCs w:val="24"/>
        </w:rPr>
        <w:t xml:space="preserve"> </w:t>
      </w:r>
      <w:r w:rsidRPr="00CC4D18">
        <w:rPr>
          <w:rStyle w:val="token"/>
          <w:rFonts w:ascii="Arial Narrow" w:hAnsi="Arial Narrow"/>
          <w:sz w:val="24"/>
          <w:szCs w:val="24"/>
        </w:rPr>
        <w:t>AT</w:t>
      </w:r>
      <w:r w:rsidRPr="00CC4D18">
        <w:rPr>
          <w:rStyle w:val="HTML1"/>
          <w:rFonts w:ascii="Arial Narrow" w:hAnsi="Arial Narrow"/>
          <w:sz w:val="24"/>
          <w:szCs w:val="24"/>
        </w:rPr>
        <w:t xml:space="preserve"> </w:t>
      </w:r>
      <w:r w:rsidRPr="00CC4D18">
        <w:rPr>
          <w:rStyle w:val="HTML1"/>
          <w:rFonts w:ascii="Arial Narrow" w:hAnsi="Arial Narrow"/>
          <w:i/>
          <w:color w:val="002060"/>
          <w:sz w:val="24"/>
          <w:szCs w:val="24"/>
        </w:rPr>
        <w:t>C_T_DATA</w:t>
      </w:r>
      <w:r w:rsidRPr="00CC4D18">
        <w:rPr>
          <w:rStyle w:val="HTML1"/>
          <w:rFonts w:ascii="Arial Narrow" w:hAnsi="Arial Narrow"/>
          <w:color w:val="002060"/>
          <w:sz w:val="24"/>
          <w:szCs w:val="24"/>
        </w:rPr>
        <w:t xml:space="preserve"> </w:t>
      </w:r>
      <w:r w:rsidRPr="00CC4D18">
        <w:rPr>
          <w:rStyle w:val="token"/>
          <w:rFonts w:ascii="Arial Narrow" w:hAnsi="Arial Narrow"/>
          <w:sz w:val="24"/>
          <w:szCs w:val="24"/>
        </w:rPr>
        <w:t>ASSIGNING</w:t>
      </w:r>
      <w:r w:rsidRPr="00CC4D18">
        <w:rPr>
          <w:rStyle w:val="HTML1"/>
          <w:rFonts w:ascii="Arial Narrow" w:hAnsi="Arial Narrow"/>
          <w:sz w:val="24"/>
          <w:szCs w:val="24"/>
        </w:rPr>
        <w:t xml:space="preserve"> &lt;l_s_data&gt;</w:t>
      </w:r>
      <w:r w:rsidRPr="00CC4D18">
        <w:rPr>
          <w:rStyle w:val="token"/>
          <w:rFonts w:ascii="Arial Narrow" w:hAnsi="Arial Narrow"/>
          <w:sz w:val="24"/>
          <w:szCs w:val="24"/>
        </w:rPr>
        <w:t>.</w:t>
      </w:r>
    </w:p>
    <w:p w:rsidR="00CC4D18" w:rsidRPr="00CC4D18" w:rsidRDefault="00CC4D18" w:rsidP="00CC4D18">
      <w:pPr>
        <w:pStyle w:val="HTML"/>
        <w:ind w:firstLine="567"/>
        <w:rPr>
          <w:rStyle w:val="HTML1"/>
          <w:rFonts w:ascii="Arial Narrow" w:hAnsi="Arial Narrow"/>
          <w:sz w:val="24"/>
          <w:szCs w:val="24"/>
        </w:rPr>
      </w:pPr>
      <w:r w:rsidRPr="00CC4D18">
        <w:rPr>
          <w:rStyle w:val="HTML1"/>
          <w:rFonts w:ascii="Arial Narrow" w:hAnsi="Arial Narrow"/>
          <w:sz w:val="24"/>
          <w:szCs w:val="24"/>
        </w:rPr>
        <w:t xml:space="preserve">       </w:t>
      </w:r>
      <w:r>
        <w:rPr>
          <w:rStyle w:val="HTML1"/>
          <w:rFonts w:ascii="Arial Narrow" w:hAnsi="Arial Narrow"/>
          <w:sz w:val="24"/>
          <w:szCs w:val="24"/>
        </w:rPr>
        <w:t xml:space="preserve">      </w:t>
      </w:r>
      <w:r w:rsidRPr="00CC4D18">
        <w:rPr>
          <w:rStyle w:val="token"/>
          <w:rFonts w:ascii="Arial Narrow" w:hAnsi="Arial Narrow"/>
          <w:sz w:val="24"/>
          <w:szCs w:val="24"/>
        </w:rPr>
        <w:t>select</w:t>
      </w:r>
      <w:r w:rsidRPr="00CC4D18">
        <w:rPr>
          <w:rStyle w:val="HTML1"/>
          <w:rFonts w:ascii="Arial Narrow" w:hAnsi="Arial Narrow"/>
          <w:sz w:val="24"/>
          <w:szCs w:val="24"/>
        </w:rPr>
        <w:t xml:space="preserve"> </w:t>
      </w:r>
      <w:r w:rsidRPr="00CC4D18">
        <w:rPr>
          <w:rStyle w:val="token"/>
          <w:rFonts w:ascii="Arial Narrow" w:hAnsi="Arial Narrow"/>
          <w:sz w:val="24"/>
          <w:szCs w:val="24"/>
        </w:rPr>
        <w:t>from</w:t>
      </w:r>
      <w:r w:rsidRPr="00CC4D18">
        <w:rPr>
          <w:rStyle w:val="HTML1"/>
          <w:rFonts w:ascii="Arial Narrow" w:hAnsi="Arial Narrow"/>
          <w:sz w:val="24"/>
          <w:szCs w:val="24"/>
        </w:rPr>
        <w:t xml:space="preserve"> ACDOCA </w:t>
      </w:r>
      <w:r w:rsidRPr="00CC4D18">
        <w:rPr>
          <w:rStyle w:val="token"/>
          <w:rFonts w:ascii="Arial Narrow" w:hAnsi="Arial Narrow"/>
          <w:sz w:val="24"/>
          <w:szCs w:val="24"/>
        </w:rPr>
        <w:t>AS</w:t>
      </w:r>
      <w:r w:rsidRPr="00CC4D18">
        <w:rPr>
          <w:rStyle w:val="HTML1"/>
          <w:rFonts w:ascii="Arial Narrow" w:hAnsi="Arial Narrow"/>
          <w:sz w:val="24"/>
          <w:szCs w:val="24"/>
        </w:rPr>
        <w:t xml:space="preserve"> a</w:t>
      </w:r>
      <w:r>
        <w:rPr>
          <w:rStyle w:val="HTML1"/>
          <w:rFonts w:ascii="Arial Narrow" w:hAnsi="Arial Narrow"/>
          <w:sz w:val="24"/>
          <w:szCs w:val="24"/>
        </w:rPr>
        <w:t xml:space="preserve"> </w:t>
      </w:r>
      <w:r w:rsidRPr="002448D0">
        <w:rPr>
          <w:rStyle w:val="HTML1"/>
          <w:rFonts w:ascii="Arial Narrow" w:hAnsi="Arial Narrow"/>
          <w:sz w:val="24"/>
          <w:szCs w:val="24"/>
        </w:rPr>
        <w:t xml:space="preserve">fields </w:t>
      </w:r>
      <w:r w:rsidRPr="00E459BA">
        <w:rPr>
          <w:rStyle w:val="HTML1"/>
          <w:rFonts w:ascii="Arial Narrow" w:hAnsi="Arial Narrow"/>
          <w:sz w:val="24"/>
          <w:szCs w:val="24"/>
          <w:shd w:val="clear" w:color="auto" w:fill="E7E6E6" w:themeFill="background2"/>
        </w:rPr>
        <w:t>a</w:t>
      </w:r>
      <w:r w:rsidRPr="00E459BA">
        <w:rPr>
          <w:rStyle w:val="token"/>
          <w:rFonts w:ascii="Arial Narrow" w:hAnsi="Arial Narrow"/>
          <w:sz w:val="24"/>
          <w:szCs w:val="24"/>
          <w:shd w:val="clear" w:color="auto" w:fill="E7E6E6" w:themeFill="background2"/>
        </w:rPr>
        <w:t>~</w:t>
      </w:r>
      <w:r w:rsidRPr="00E459BA">
        <w:rPr>
          <w:rStyle w:val="HTML1"/>
          <w:rFonts w:ascii="Arial Narrow" w:hAnsi="Arial Narrow"/>
          <w:i/>
          <w:color w:val="385623" w:themeColor="accent6" w:themeShade="80"/>
          <w:sz w:val="24"/>
          <w:szCs w:val="24"/>
          <w:shd w:val="clear" w:color="auto" w:fill="E7E6E6" w:themeFill="background2"/>
        </w:rPr>
        <w:t>netdt</w:t>
      </w:r>
    </w:p>
    <w:p w:rsidR="00CC4D18" w:rsidRDefault="00CC4D18" w:rsidP="00CC4D18">
      <w:pPr>
        <w:pStyle w:val="HTML"/>
        <w:ind w:firstLine="567"/>
        <w:rPr>
          <w:rStyle w:val="HTML1"/>
          <w:rFonts w:ascii="Arial Narrow" w:hAnsi="Arial Narrow"/>
          <w:sz w:val="24"/>
          <w:szCs w:val="24"/>
        </w:rPr>
      </w:pPr>
      <w:r w:rsidRPr="00CC4D18">
        <w:rPr>
          <w:rStyle w:val="HTML1"/>
          <w:rFonts w:ascii="Arial Narrow" w:hAnsi="Arial Narrow"/>
          <w:sz w:val="24"/>
          <w:szCs w:val="24"/>
        </w:rPr>
        <w:t xml:space="preserve">        </w:t>
      </w:r>
      <w:r>
        <w:rPr>
          <w:rStyle w:val="HTML1"/>
          <w:rFonts w:ascii="Arial Narrow" w:hAnsi="Arial Narrow"/>
          <w:sz w:val="24"/>
          <w:szCs w:val="24"/>
        </w:rPr>
        <w:t xml:space="preserve">     where</w:t>
      </w:r>
      <w:r w:rsidRPr="00CC4D18">
        <w:rPr>
          <w:rStyle w:val="HTML1"/>
          <w:rFonts w:ascii="Arial Narrow" w:hAnsi="Arial Narrow"/>
          <w:sz w:val="24"/>
          <w:szCs w:val="24"/>
        </w:rPr>
        <w:t xml:space="preserve"> a</w:t>
      </w:r>
      <w:r w:rsidRPr="00CC4D18">
        <w:rPr>
          <w:rStyle w:val="token"/>
          <w:rFonts w:ascii="Arial Narrow" w:hAnsi="Arial Narrow"/>
          <w:sz w:val="24"/>
          <w:szCs w:val="24"/>
        </w:rPr>
        <w:t>~</w:t>
      </w:r>
      <w:r w:rsidRPr="00CC4D18">
        <w:rPr>
          <w:rStyle w:val="HTML1"/>
          <w:rFonts w:ascii="Arial Narrow" w:hAnsi="Arial Narrow"/>
          <w:sz w:val="24"/>
          <w:szCs w:val="24"/>
        </w:rPr>
        <w:t xml:space="preserve">rldnr  </w:t>
      </w:r>
      <w:r w:rsidRPr="00CC4D18">
        <w:rPr>
          <w:rStyle w:val="token"/>
          <w:rFonts w:ascii="Arial Narrow" w:hAnsi="Arial Narrow"/>
          <w:sz w:val="24"/>
          <w:szCs w:val="24"/>
        </w:rPr>
        <w:t>=</w:t>
      </w:r>
      <w:r w:rsidRPr="00CC4D18">
        <w:rPr>
          <w:rStyle w:val="HTML1"/>
          <w:rFonts w:ascii="Arial Narrow" w:hAnsi="Arial Narrow"/>
          <w:sz w:val="24"/>
          <w:szCs w:val="24"/>
        </w:rPr>
        <w:t xml:space="preserve"> @&lt;l_s_data&gt;-rldnr </w:t>
      </w:r>
      <w:r w:rsidRPr="00CC4D18">
        <w:rPr>
          <w:rStyle w:val="token"/>
          <w:rFonts w:ascii="Arial Narrow" w:hAnsi="Arial Narrow"/>
          <w:sz w:val="24"/>
          <w:szCs w:val="24"/>
        </w:rPr>
        <w:t>and</w:t>
      </w:r>
      <w:r w:rsidRPr="00CC4D18">
        <w:rPr>
          <w:rStyle w:val="HTML1"/>
          <w:rFonts w:ascii="Arial Narrow" w:hAnsi="Arial Narrow"/>
          <w:sz w:val="24"/>
          <w:szCs w:val="24"/>
        </w:rPr>
        <w:t xml:space="preserve"> </w:t>
      </w:r>
    </w:p>
    <w:p w:rsidR="00CC4D18" w:rsidRDefault="00CC4D18" w:rsidP="00CC4D18">
      <w:pPr>
        <w:pStyle w:val="HTML"/>
        <w:ind w:firstLine="567"/>
        <w:rPr>
          <w:rStyle w:val="HTML1"/>
          <w:rFonts w:ascii="Arial Narrow" w:hAnsi="Arial Narrow"/>
          <w:sz w:val="24"/>
          <w:szCs w:val="24"/>
        </w:rPr>
      </w:pPr>
      <w:r>
        <w:rPr>
          <w:rStyle w:val="HTML1"/>
          <w:rFonts w:ascii="Arial Narrow" w:hAnsi="Arial Narrow"/>
          <w:sz w:val="24"/>
          <w:szCs w:val="24"/>
        </w:rPr>
        <w:t xml:space="preserve">                        </w:t>
      </w:r>
      <w:r w:rsidRPr="00CC4D18">
        <w:rPr>
          <w:rStyle w:val="HTML1"/>
          <w:rFonts w:ascii="Arial Narrow" w:hAnsi="Arial Narrow"/>
          <w:sz w:val="24"/>
          <w:szCs w:val="24"/>
        </w:rPr>
        <w:t>a</w:t>
      </w:r>
      <w:r w:rsidRPr="00CC4D18">
        <w:rPr>
          <w:rStyle w:val="token"/>
          <w:rFonts w:ascii="Arial Narrow" w:hAnsi="Arial Narrow"/>
          <w:sz w:val="24"/>
          <w:szCs w:val="24"/>
        </w:rPr>
        <w:t>~</w:t>
      </w:r>
      <w:r w:rsidRPr="00CC4D18">
        <w:rPr>
          <w:rStyle w:val="HTML1"/>
          <w:rFonts w:ascii="Arial Narrow" w:hAnsi="Arial Narrow"/>
          <w:sz w:val="24"/>
          <w:szCs w:val="24"/>
        </w:rPr>
        <w:t xml:space="preserve">rbukrs </w:t>
      </w:r>
      <w:r w:rsidRPr="00CC4D18">
        <w:rPr>
          <w:rStyle w:val="token"/>
          <w:rFonts w:ascii="Arial Narrow" w:hAnsi="Arial Narrow"/>
          <w:sz w:val="24"/>
          <w:szCs w:val="24"/>
        </w:rPr>
        <w:t>=</w:t>
      </w:r>
      <w:r w:rsidRPr="00CC4D18">
        <w:rPr>
          <w:rStyle w:val="HTML1"/>
          <w:rFonts w:ascii="Arial Narrow" w:hAnsi="Arial Narrow"/>
          <w:sz w:val="24"/>
          <w:szCs w:val="24"/>
        </w:rPr>
        <w:t xml:space="preserve"> @&lt;l_s_data&gt;-rbukrs </w:t>
      </w:r>
      <w:r w:rsidRPr="00CC4D18">
        <w:rPr>
          <w:rStyle w:val="token"/>
          <w:rFonts w:ascii="Arial Narrow" w:hAnsi="Arial Narrow"/>
          <w:sz w:val="24"/>
          <w:szCs w:val="24"/>
        </w:rPr>
        <w:t>and</w:t>
      </w:r>
      <w:r w:rsidRPr="00CC4D18">
        <w:rPr>
          <w:rStyle w:val="HTML1"/>
          <w:rFonts w:ascii="Arial Narrow" w:hAnsi="Arial Narrow"/>
          <w:sz w:val="24"/>
          <w:szCs w:val="24"/>
        </w:rPr>
        <w:t xml:space="preserve"> </w:t>
      </w:r>
    </w:p>
    <w:p w:rsidR="00CC4D18" w:rsidRDefault="00CC4D18" w:rsidP="00CC4D18">
      <w:pPr>
        <w:pStyle w:val="HTML"/>
        <w:ind w:firstLine="567"/>
        <w:rPr>
          <w:rStyle w:val="HTML1"/>
          <w:rFonts w:ascii="Arial Narrow" w:hAnsi="Arial Narrow"/>
          <w:sz w:val="24"/>
          <w:szCs w:val="24"/>
        </w:rPr>
      </w:pPr>
      <w:r>
        <w:rPr>
          <w:rStyle w:val="HTML1"/>
          <w:rFonts w:ascii="Arial Narrow" w:hAnsi="Arial Narrow"/>
          <w:sz w:val="24"/>
          <w:szCs w:val="24"/>
        </w:rPr>
        <w:t xml:space="preserve">                        </w:t>
      </w:r>
      <w:r w:rsidRPr="00CC4D18">
        <w:rPr>
          <w:rStyle w:val="HTML1"/>
          <w:rFonts w:ascii="Arial Narrow" w:hAnsi="Arial Narrow"/>
          <w:sz w:val="24"/>
          <w:szCs w:val="24"/>
        </w:rPr>
        <w:t>a</w:t>
      </w:r>
      <w:r w:rsidRPr="00CC4D18">
        <w:rPr>
          <w:rStyle w:val="token"/>
          <w:rFonts w:ascii="Arial Narrow" w:hAnsi="Arial Narrow"/>
          <w:sz w:val="24"/>
          <w:szCs w:val="24"/>
        </w:rPr>
        <w:t>~</w:t>
      </w:r>
      <w:r w:rsidRPr="00CC4D18">
        <w:rPr>
          <w:rStyle w:val="HTML1"/>
          <w:rFonts w:ascii="Arial Narrow" w:hAnsi="Arial Narrow"/>
          <w:sz w:val="24"/>
          <w:szCs w:val="24"/>
        </w:rPr>
        <w:t xml:space="preserve">gjahr  </w:t>
      </w:r>
      <w:r w:rsidRPr="00CC4D18">
        <w:rPr>
          <w:rStyle w:val="token"/>
          <w:rFonts w:ascii="Arial Narrow" w:hAnsi="Arial Narrow"/>
          <w:sz w:val="24"/>
          <w:szCs w:val="24"/>
        </w:rPr>
        <w:t>=</w:t>
      </w:r>
      <w:r w:rsidRPr="00CC4D18">
        <w:rPr>
          <w:rStyle w:val="HTML1"/>
          <w:rFonts w:ascii="Arial Narrow" w:hAnsi="Arial Narrow"/>
          <w:sz w:val="24"/>
          <w:szCs w:val="24"/>
        </w:rPr>
        <w:t xml:space="preserve"> @&lt;l_s_data&gt;-gjahr </w:t>
      </w:r>
      <w:r w:rsidRPr="00CC4D18">
        <w:rPr>
          <w:rStyle w:val="token"/>
          <w:rFonts w:ascii="Arial Narrow" w:hAnsi="Arial Narrow"/>
          <w:sz w:val="24"/>
          <w:szCs w:val="24"/>
        </w:rPr>
        <w:t>and</w:t>
      </w:r>
      <w:r w:rsidRPr="00CC4D18">
        <w:rPr>
          <w:rStyle w:val="HTML1"/>
          <w:rFonts w:ascii="Arial Narrow" w:hAnsi="Arial Narrow"/>
          <w:sz w:val="24"/>
          <w:szCs w:val="24"/>
        </w:rPr>
        <w:t xml:space="preserve"> </w:t>
      </w:r>
    </w:p>
    <w:p w:rsidR="00CC4D18" w:rsidRDefault="00CC4D18" w:rsidP="00CC4D18">
      <w:pPr>
        <w:pStyle w:val="HTML"/>
        <w:ind w:firstLine="567"/>
        <w:rPr>
          <w:rStyle w:val="HTML1"/>
          <w:rFonts w:ascii="Arial Narrow" w:hAnsi="Arial Narrow"/>
          <w:sz w:val="24"/>
          <w:szCs w:val="24"/>
        </w:rPr>
      </w:pPr>
      <w:r>
        <w:rPr>
          <w:rStyle w:val="HTML1"/>
          <w:rFonts w:ascii="Arial Narrow" w:hAnsi="Arial Narrow"/>
          <w:sz w:val="24"/>
          <w:szCs w:val="24"/>
        </w:rPr>
        <w:t xml:space="preserve">                        </w:t>
      </w:r>
      <w:r w:rsidRPr="00CC4D18">
        <w:rPr>
          <w:rStyle w:val="HTML1"/>
          <w:rFonts w:ascii="Arial Narrow" w:hAnsi="Arial Narrow"/>
          <w:sz w:val="24"/>
          <w:szCs w:val="24"/>
        </w:rPr>
        <w:t>a</w:t>
      </w:r>
      <w:r w:rsidRPr="00CC4D18">
        <w:rPr>
          <w:rStyle w:val="token"/>
          <w:rFonts w:ascii="Arial Narrow" w:hAnsi="Arial Narrow"/>
          <w:sz w:val="24"/>
          <w:szCs w:val="24"/>
        </w:rPr>
        <w:t>~</w:t>
      </w:r>
      <w:r w:rsidRPr="00CC4D18">
        <w:rPr>
          <w:rStyle w:val="HTML1"/>
          <w:rFonts w:ascii="Arial Narrow" w:hAnsi="Arial Narrow"/>
          <w:sz w:val="24"/>
          <w:szCs w:val="24"/>
        </w:rPr>
        <w:t xml:space="preserve">belnr  </w:t>
      </w:r>
      <w:r w:rsidRPr="00CC4D18">
        <w:rPr>
          <w:rStyle w:val="token"/>
          <w:rFonts w:ascii="Arial Narrow" w:hAnsi="Arial Narrow"/>
          <w:sz w:val="24"/>
          <w:szCs w:val="24"/>
        </w:rPr>
        <w:t>=</w:t>
      </w:r>
      <w:r w:rsidRPr="00CC4D18">
        <w:rPr>
          <w:rStyle w:val="HTML1"/>
          <w:rFonts w:ascii="Arial Narrow" w:hAnsi="Arial Narrow"/>
          <w:sz w:val="24"/>
          <w:szCs w:val="24"/>
        </w:rPr>
        <w:t xml:space="preserve"> @&lt;l_s_data&gt;-belnr </w:t>
      </w:r>
      <w:r w:rsidRPr="00CC4D18">
        <w:rPr>
          <w:rStyle w:val="token"/>
          <w:rFonts w:ascii="Arial Narrow" w:hAnsi="Arial Narrow"/>
          <w:sz w:val="24"/>
          <w:szCs w:val="24"/>
        </w:rPr>
        <w:t>and</w:t>
      </w:r>
      <w:r w:rsidRPr="00CC4D18">
        <w:rPr>
          <w:rStyle w:val="HTML1"/>
          <w:rFonts w:ascii="Arial Narrow" w:hAnsi="Arial Narrow"/>
          <w:sz w:val="24"/>
          <w:szCs w:val="24"/>
        </w:rPr>
        <w:t xml:space="preserve"> </w:t>
      </w:r>
    </w:p>
    <w:p w:rsidR="00CC4D18" w:rsidRPr="00CC4D18" w:rsidRDefault="00CC4D18" w:rsidP="00CC4D18">
      <w:pPr>
        <w:pStyle w:val="HTML"/>
        <w:ind w:firstLine="567"/>
        <w:rPr>
          <w:rStyle w:val="HTML1"/>
          <w:rFonts w:ascii="Arial Narrow" w:hAnsi="Arial Narrow"/>
          <w:sz w:val="24"/>
          <w:szCs w:val="24"/>
        </w:rPr>
      </w:pPr>
      <w:r>
        <w:rPr>
          <w:rStyle w:val="HTML1"/>
          <w:rFonts w:ascii="Arial Narrow" w:hAnsi="Arial Narrow"/>
          <w:sz w:val="24"/>
          <w:szCs w:val="24"/>
        </w:rPr>
        <w:t xml:space="preserve">                        </w:t>
      </w:r>
      <w:r w:rsidRPr="00CC4D18">
        <w:rPr>
          <w:rStyle w:val="HTML1"/>
          <w:rFonts w:ascii="Arial Narrow" w:hAnsi="Arial Narrow"/>
          <w:sz w:val="24"/>
          <w:szCs w:val="24"/>
        </w:rPr>
        <w:t>a</w:t>
      </w:r>
      <w:r w:rsidRPr="00CC4D18">
        <w:rPr>
          <w:rStyle w:val="token"/>
          <w:rFonts w:ascii="Arial Narrow" w:hAnsi="Arial Narrow"/>
          <w:sz w:val="24"/>
          <w:szCs w:val="24"/>
        </w:rPr>
        <w:t>~</w:t>
      </w:r>
      <w:r w:rsidRPr="00CC4D18">
        <w:rPr>
          <w:rStyle w:val="HTML1"/>
          <w:rFonts w:ascii="Arial Narrow" w:hAnsi="Arial Narrow"/>
          <w:sz w:val="24"/>
          <w:szCs w:val="24"/>
        </w:rPr>
        <w:t xml:space="preserve">docln  </w:t>
      </w:r>
      <w:r w:rsidRPr="00CC4D18">
        <w:rPr>
          <w:rStyle w:val="token"/>
          <w:rFonts w:ascii="Arial Narrow" w:hAnsi="Arial Narrow"/>
          <w:sz w:val="24"/>
          <w:szCs w:val="24"/>
        </w:rPr>
        <w:t>=</w:t>
      </w:r>
      <w:r w:rsidRPr="00CC4D18">
        <w:rPr>
          <w:rStyle w:val="HTML1"/>
          <w:rFonts w:ascii="Arial Narrow" w:hAnsi="Arial Narrow"/>
          <w:sz w:val="24"/>
          <w:szCs w:val="24"/>
        </w:rPr>
        <w:t xml:space="preserve"> @&lt;l_s_data&gt;-docln</w:t>
      </w:r>
    </w:p>
    <w:p w:rsidR="00CC4D18" w:rsidRPr="00CC4D18" w:rsidRDefault="00CC4D18" w:rsidP="00CC4D18">
      <w:pPr>
        <w:pStyle w:val="HTML"/>
        <w:ind w:firstLine="567"/>
        <w:rPr>
          <w:rStyle w:val="HTML1"/>
          <w:rFonts w:ascii="Arial Narrow" w:hAnsi="Arial Narrow"/>
          <w:sz w:val="24"/>
          <w:szCs w:val="24"/>
        </w:rPr>
      </w:pPr>
      <w:r w:rsidRPr="00CC4D18">
        <w:rPr>
          <w:rStyle w:val="HTML1"/>
          <w:rFonts w:ascii="Arial Narrow" w:hAnsi="Arial Narrow"/>
          <w:sz w:val="24"/>
          <w:szCs w:val="24"/>
        </w:rPr>
        <w:t xml:space="preserve">        </w:t>
      </w:r>
      <w:r>
        <w:rPr>
          <w:rStyle w:val="HTML1"/>
          <w:rFonts w:ascii="Arial Narrow" w:hAnsi="Arial Narrow"/>
          <w:sz w:val="24"/>
          <w:szCs w:val="24"/>
        </w:rPr>
        <w:t xml:space="preserve">      into </w:t>
      </w:r>
      <w:r w:rsidRPr="00CC4D18">
        <w:rPr>
          <w:rStyle w:val="token"/>
          <w:rFonts w:ascii="Arial Narrow" w:hAnsi="Arial Narrow"/>
          <w:sz w:val="24"/>
          <w:szCs w:val="24"/>
        </w:rPr>
        <w:t>(</w:t>
      </w:r>
      <w:r w:rsidRPr="00CC4D18">
        <w:rPr>
          <w:rStyle w:val="HTML1"/>
          <w:rFonts w:ascii="Arial Narrow" w:hAnsi="Arial Narrow"/>
          <w:sz w:val="24"/>
          <w:szCs w:val="24"/>
        </w:rPr>
        <w:t xml:space="preserve"> </w:t>
      </w:r>
      <w:r w:rsidRPr="00E459BA">
        <w:rPr>
          <w:rStyle w:val="HTML1"/>
          <w:rFonts w:ascii="Arial Narrow" w:hAnsi="Arial Narrow"/>
          <w:sz w:val="24"/>
          <w:szCs w:val="24"/>
          <w:shd w:val="clear" w:color="auto" w:fill="E7E6E6" w:themeFill="background2"/>
        </w:rPr>
        <w:t>@&lt;l_s_data&gt;-</w:t>
      </w:r>
      <w:r w:rsidRPr="00E459BA">
        <w:rPr>
          <w:rStyle w:val="HTML1"/>
          <w:rFonts w:ascii="Arial Narrow" w:hAnsi="Arial Narrow"/>
          <w:i/>
          <w:color w:val="385623" w:themeColor="accent6" w:themeShade="80"/>
          <w:sz w:val="24"/>
          <w:szCs w:val="24"/>
          <w:shd w:val="clear" w:color="auto" w:fill="E7E6E6" w:themeFill="background2"/>
        </w:rPr>
        <w:t>zznetdt</w:t>
      </w:r>
      <w:r w:rsidRPr="00CC4D18">
        <w:rPr>
          <w:rStyle w:val="HTML1"/>
          <w:rFonts w:ascii="Arial Narrow" w:hAnsi="Arial Narrow"/>
          <w:sz w:val="24"/>
          <w:szCs w:val="24"/>
        </w:rPr>
        <w:t xml:space="preserve"> </w:t>
      </w:r>
      <w:r w:rsidRPr="00CC4D18">
        <w:rPr>
          <w:rStyle w:val="token"/>
          <w:rFonts w:ascii="Arial Narrow" w:hAnsi="Arial Narrow"/>
          <w:sz w:val="24"/>
          <w:szCs w:val="24"/>
        </w:rPr>
        <w:t>).</w:t>
      </w:r>
    </w:p>
    <w:p w:rsidR="00CC4D18" w:rsidRPr="00CC4D18" w:rsidRDefault="00CC4D18" w:rsidP="00CC4D18">
      <w:pPr>
        <w:pStyle w:val="HTML"/>
        <w:ind w:firstLine="567"/>
        <w:rPr>
          <w:rStyle w:val="HTML1"/>
          <w:rFonts w:ascii="Arial Narrow" w:hAnsi="Arial Narrow"/>
          <w:sz w:val="24"/>
          <w:szCs w:val="24"/>
        </w:rPr>
      </w:pPr>
      <w:r w:rsidRPr="00CC4D18">
        <w:rPr>
          <w:rStyle w:val="HTML1"/>
          <w:rFonts w:ascii="Arial Narrow" w:hAnsi="Arial Narrow"/>
          <w:sz w:val="24"/>
          <w:szCs w:val="24"/>
        </w:rPr>
        <w:t xml:space="preserve">       </w:t>
      </w:r>
      <w:r>
        <w:rPr>
          <w:rStyle w:val="HTML1"/>
          <w:rFonts w:ascii="Arial Narrow" w:hAnsi="Arial Narrow"/>
          <w:sz w:val="24"/>
          <w:szCs w:val="24"/>
        </w:rPr>
        <w:t xml:space="preserve">       endselect</w:t>
      </w:r>
      <w:r w:rsidRPr="00CC4D18">
        <w:rPr>
          <w:rStyle w:val="token"/>
          <w:rFonts w:ascii="Arial Narrow" w:hAnsi="Arial Narrow"/>
          <w:sz w:val="24"/>
          <w:szCs w:val="24"/>
        </w:rPr>
        <w:t>.</w:t>
      </w:r>
    </w:p>
    <w:p w:rsidR="00CC4D18" w:rsidRPr="00CC4D18" w:rsidRDefault="00CC4D18" w:rsidP="00CC4D18">
      <w:pPr>
        <w:pStyle w:val="HTML"/>
        <w:ind w:firstLine="567"/>
        <w:rPr>
          <w:rStyle w:val="HTML1"/>
          <w:rFonts w:ascii="Arial Narrow" w:hAnsi="Arial Narrow"/>
          <w:sz w:val="24"/>
          <w:szCs w:val="24"/>
        </w:rPr>
      </w:pPr>
      <w:r w:rsidRPr="00CC4D18">
        <w:rPr>
          <w:rStyle w:val="HTML1"/>
          <w:rFonts w:ascii="Arial Narrow" w:hAnsi="Arial Narrow"/>
          <w:sz w:val="24"/>
          <w:szCs w:val="24"/>
        </w:rPr>
        <w:t xml:space="preserve">     </w:t>
      </w:r>
      <w:r>
        <w:rPr>
          <w:rStyle w:val="HTML1"/>
          <w:rFonts w:ascii="Arial Narrow" w:hAnsi="Arial Narrow"/>
          <w:sz w:val="24"/>
          <w:szCs w:val="24"/>
        </w:rPr>
        <w:t xml:space="preserve">   </w:t>
      </w:r>
      <w:r w:rsidRPr="00CC4D18">
        <w:rPr>
          <w:rStyle w:val="token"/>
          <w:rFonts w:ascii="Arial Narrow" w:hAnsi="Arial Narrow"/>
          <w:sz w:val="24"/>
          <w:szCs w:val="24"/>
        </w:rPr>
        <w:t>ENDLOOP.</w:t>
      </w:r>
    </w:p>
    <w:p w:rsidR="00CC4D18" w:rsidRDefault="00CC4D18" w:rsidP="00CC4D18">
      <w:pPr>
        <w:pStyle w:val="HTML"/>
        <w:ind w:firstLine="567"/>
        <w:rPr>
          <w:rStyle w:val="token"/>
          <w:rFonts w:ascii="Arial Narrow" w:hAnsi="Arial Narrow"/>
          <w:sz w:val="24"/>
          <w:szCs w:val="24"/>
        </w:rPr>
      </w:pPr>
      <w:r>
        <w:rPr>
          <w:rStyle w:val="token"/>
          <w:rFonts w:ascii="Arial Narrow" w:hAnsi="Arial Narrow"/>
          <w:sz w:val="24"/>
          <w:szCs w:val="24"/>
        </w:rPr>
        <w:t>endcase</w:t>
      </w:r>
      <w:r w:rsidRPr="00CC4D18">
        <w:rPr>
          <w:rStyle w:val="token"/>
          <w:rFonts w:ascii="Arial Narrow" w:hAnsi="Arial Narrow"/>
          <w:sz w:val="24"/>
          <w:szCs w:val="24"/>
        </w:rPr>
        <w:t>.</w:t>
      </w:r>
    </w:p>
    <w:p w:rsidR="00B67FE7" w:rsidRDefault="00B67FE7" w:rsidP="00CC4D18">
      <w:pPr>
        <w:pStyle w:val="HTML"/>
        <w:ind w:firstLine="567"/>
        <w:rPr>
          <w:rStyle w:val="token"/>
          <w:rFonts w:ascii="Arial Narrow" w:hAnsi="Arial Narrow"/>
          <w:sz w:val="24"/>
          <w:szCs w:val="24"/>
        </w:rPr>
      </w:pPr>
    </w:p>
    <w:p w:rsidR="00B67FE7" w:rsidRPr="00B67FE7" w:rsidRDefault="00B67FE7" w:rsidP="00B67FE7">
      <w:pPr>
        <w:pStyle w:val="a7"/>
        <w:spacing w:before="0" w:beforeAutospacing="0" w:after="0" w:afterAutospacing="0"/>
        <w:ind w:firstLine="567"/>
        <w:jc w:val="both"/>
        <w:rPr>
          <w:rFonts w:ascii="Arial Narrow" w:hAnsi="Arial Narrow"/>
        </w:rPr>
      </w:pPr>
      <w:r w:rsidRPr="00B67FE7">
        <w:rPr>
          <w:rStyle w:val="a4"/>
          <w:rFonts w:ascii="Arial Narrow" w:hAnsi="Arial Narrow"/>
        </w:rPr>
        <w:t>Explanation of Code</w:t>
      </w:r>
    </w:p>
    <w:p w:rsidR="00B67FE7" w:rsidRPr="00B67FE7" w:rsidRDefault="00B67FE7" w:rsidP="00B67FE7">
      <w:pPr>
        <w:pStyle w:val="a7"/>
        <w:spacing w:before="0" w:beforeAutospacing="0" w:after="0" w:afterAutospacing="0"/>
        <w:ind w:firstLine="567"/>
        <w:jc w:val="both"/>
        <w:rPr>
          <w:rFonts w:ascii="Arial Narrow" w:hAnsi="Arial Narrow"/>
        </w:rPr>
      </w:pPr>
      <w:r w:rsidRPr="00B67FE7">
        <w:rPr>
          <w:rFonts w:ascii="Arial Narrow" w:hAnsi="Arial Narrow"/>
        </w:rPr>
        <w:t xml:space="preserve">In this new approach of coding, the variables have a prefix </w:t>
      </w:r>
      <w:r w:rsidRPr="00B67FE7">
        <w:rPr>
          <w:rStyle w:val="a4"/>
          <w:rFonts w:ascii="Arial Narrow" w:hAnsi="Arial Narrow"/>
        </w:rPr>
        <w:t>@</w:t>
      </w:r>
      <w:r w:rsidRPr="00B67FE7">
        <w:rPr>
          <w:rFonts w:ascii="Arial Narrow" w:hAnsi="Arial Narrow"/>
        </w:rPr>
        <w:t xml:space="preserve"> </w:t>
      </w:r>
      <w:r>
        <w:rPr>
          <w:rFonts w:ascii="Arial Narrow" w:hAnsi="Arial Narrow"/>
        </w:rPr>
        <w:t xml:space="preserve">- </w:t>
      </w:r>
      <w:r w:rsidRPr="00B67FE7">
        <w:rPr>
          <w:rFonts w:ascii="Arial Narrow" w:hAnsi="Arial Narrow"/>
        </w:rPr>
        <w:t>this a new annotation based coding which can also be seen in ABAP CDS view.</w:t>
      </w:r>
    </w:p>
    <w:p w:rsidR="00B67FE7" w:rsidRPr="00B67FE7" w:rsidRDefault="00B67FE7" w:rsidP="00B67FE7">
      <w:pPr>
        <w:pStyle w:val="a7"/>
        <w:spacing w:before="0" w:beforeAutospacing="0" w:after="0" w:afterAutospacing="0"/>
        <w:ind w:firstLine="567"/>
        <w:jc w:val="both"/>
        <w:rPr>
          <w:rFonts w:ascii="Arial Narrow" w:hAnsi="Arial Narrow"/>
        </w:rPr>
      </w:pPr>
      <w:r w:rsidRPr="00B67FE7">
        <w:rPr>
          <w:rFonts w:ascii="Arial Narrow" w:hAnsi="Arial Narrow"/>
        </w:rPr>
        <w:t>This is a simple level of code where select statement in written under loop. In normal ABAP it will be an expensive statement, but with ABAP on HANA this will work pretty fast.</w:t>
      </w:r>
    </w:p>
    <w:p w:rsidR="00B67FE7" w:rsidRPr="00B67FE7" w:rsidRDefault="00B67FE7" w:rsidP="00B67FE7">
      <w:pPr>
        <w:pStyle w:val="a7"/>
        <w:spacing w:before="0" w:beforeAutospacing="0" w:after="0" w:afterAutospacing="0"/>
        <w:ind w:firstLine="567"/>
        <w:jc w:val="both"/>
        <w:rPr>
          <w:rFonts w:ascii="Arial Narrow" w:hAnsi="Arial Narrow"/>
        </w:rPr>
      </w:pPr>
      <w:r w:rsidRPr="00B67FE7">
        <w:rPr>
          <w:rFonts w:ascii="Arial Narrow" w:hAnsi="Arial Narrow"/>
        </w:rPr>
        <w:t xml:space="preserve">But if you are dealing with a more than 100 millions or billions of records, then </w:t>
      </w:r>
      <w:r w:rsidRPr="00B67FE7">
        <w:rPr>
          <w:rFonts w:ascii="Arial Narrow" w:hAnsi="Arial Narrow"/>
          <w:color w:val="002060"/>
        </w:rPr>
        <w:t xml:space="preserve">this logic can </w:t>
      </w:r>
      <w:r w:rsidRPr="00B67FE7">
        <w:rPr>
          <w:rFonts w:ascii="Arial Narrow" w:hAnsi="Arial Narrow"/>
        </w:rPr>
        <w:t xml:space="preserve">also </w:t>
      </w:r>
      <w:r w:rsidRPr="00B67FE7">
        <w:rPr>
          <w:rFonts w:ascii="Arial Narrow" w:hAnsi="Arial Narrow"/>
          <w:i/>
          <w:color w:val="002060"/>
        </w:rPr>
        <w:t>start giving performance impact</w:t>
      </w:r>
      <w:r w:rsidRPr="00B67FE7">
        <w:rPr>
          <w:rFonts w:ascii="Arial Narrow" w:hAnsi="Arial Narrow"/>
        </w:rPr>
        <w:t>.</w:t>
      </w:r>
    </w:p>
    <w:p w:rsidR="00B67FE7" w:rsidRDefault="00B67FE7" w:rsidP="00B67FE7">
      <w:pPr>
        <w:pStyle w:val="a7"/>
        <w:spacing w:before="0" w:beforeAutospacing="0" w:after="0" w:afterAutospacing="0"/>
        <w:ind w:firstLine="567"/>
        <w:jc w:val="both"/>
        <w:rPr>
          <w:rStyle w:val="a4"/>
          <w:rFonts w:ascii="Arial Narrow" w:hAnsi="Arial Narrow"/>
        </w:rPr>
      </w:pPr>
    </w:p>
    <w:p w:rsidR="00B67FE7" w:rsidRPr="00B67FE7" w:rsidRDefault="00B67FE7" w:rsidP="00B67FE7">
      <w:pPr>
        <w:pStyle w:val="a7"/>
        <w:spacing w:before="0" w:beforeAutospacing="0" w:after="0" w:afterAutospacing="0"/>
        <w:ind w:firstLine="567"/>
        <w:jc w:val="both"/>
        <w:rPr>
          <w:rFonts w:ascii="Arial Narrow" w:hAnsi="Arial Narrow"/>
        </w:rPr>
      </w:pPr>
      <w:r w:rsidRPr="00B67FE7">
        <w:rPr>
          <w:rStyle w:val="a4"/>
          <w:rFonts w:ascii="Arial Narrow" w:hAnsi="Arial Narrow"/>
        </w:rPr>
        <w:t>How can we optimize this</w:t>
      </w:r>
    </w:p>
    <w:p w:rsidR="00B67FE7" w:rsidRPr="00B67FE7" w:rsidRDefault="00B67FE7" w:rsidP="00B67FE7">
      <w:pPr>
        <w:pStyle w:val="a7"/>
        <w:spacing w:before="0" w:beforeAutospacing="0" w:after="0" w:afterAutospacing="0"/>
        <w:ind w:firstLine="567"/>
        <w:jc w:val="both"/>
        <w:rPr>
          <w:rFonts w:ascii="Arial Narrow" w:hAnsi="Arial Narrow"/>
        </w:rPr>
      </w:pPr>
      <w:r w:rsidRPr="00B67FE7">
        <w:rPr>
          <w:rFonts w:ascii="Arial Narrow" w:hAnsi="Arial Narrow"/>
        </w:rPr>
        <w:t>In normal ABAP we use to select the relevant records from required table with respect of all the entries present in our C_T_DATA, and then we loop the C_T_DATA and read the internal table to populate the newly enhance field.</w:t>
      </w:r>
    </w:p>
    <w:p w:rsidR="00B67FE7" w:rsidRPr="00B67FE7" w:rsidRDefault="00B67FE7" w:rsidP="00B67FE7">
      <w:pPr>
        <w:pStyle w:val="a7"/>
        <w:spacing w:before="0" w:beforeAutospacing="0" w:after="0" w:afterAutospacing="0"/>
        <w:ind w:firstLine="567"/>
        <w:jc w:val="both"/>
        <w:rPr>
          <w:rFonts w:ascii="Arial Narrow" w:hAnsi="Arial Narrow"/>
        </w:rPr>
      </w:pPr>
      <w:r w:rsidRPr="00B67FE7">
        <w:rPr>
          <w:rStyle w:val="a5"/>
          <w:rFonts w:ascii="Arial Narrow" w:hAnsi="Arial Narrow"/>
          <w:color w:val="385623" w:themeColor="accent6" w:themeShade="80"/>
          <w:shd w:val="clear" w:color="auto" w:fill="E7E6E6" w:themeFill="background2"/>
        </w:rPr>
        <w:t>For All Entries</w:t>
      </w:r>
      <w:r w:rsidRPr="00B67FE7">
        <w:rPr>
          <w:rStyle w:val="a5"/>
          <w:rFonts w:ascii="Arial Narrow" w:hAnsi="Arial Narrow"/>
        </w:rPr>
        <w:t xml:space="preserve"> statement</w:t>
      </w:r>
      <w:r w:rsidRPr="00B67FE7">
        <w:rPr>
          <w:rFonts w:ascii="Arial Narrow" w:hAnsi="Arial Narrow"/>
        </w:rPr>
        <w:t xml:space="preserve"> is nothing but an inner-join between the two tables.</w:t>
      </w:r>
    </w:p>
    <w:p w:rsidR="00B67FE7" w:rsidRPr="00B67FE7" w:rsidRDefault="00B67FE7" w:rsidP="00B67FE7">
      <w:pPr>
        <w:pStyle w:val="a7"/>
        <w:spacing w:before="0" w:beforeAutospacing="0" w:after="0" w:afterAutospacing="0"/>
        <w:ind w:firstLine="567"/>
        <w:jc w:val="both"/>
        <w:rPr>
          <w:rFonts w:ascii="Arial Narrow" w:hAnsi="Arial Narrow"/>
        </w:rPr>
      </w:pPr>
      <w:r w:rsidRPr="00B67FE7">
        <w:rPr>
          <w:rFonts w:ascii="Arial Narrow" w:hAnsi="Arial Narrow"/>
        </w:rPr>
        <w:t xml:space="preserve">Hence, please find the </w:t>
      </w:r>
      <w:r w:rsidRPr="00B67FE7">
        <w:rPr>
          <w:rFonts w:ascii="Arial Narrow" w:hAnsi="Arial Narrow"/>
          <w:i/>
          <w:color w:val="002060"/>
        </w:rPr>
        <w:t>optimized code</w:t>
      </w:r>
      <w:r w:rsidRPr="00B67FE7">
        <w:rPr>
          <w:rFonts w:ascii="Arial Narrow" w:hAnsi="Arial Narrow"/>
          <w:color w:val="002060"/>
        </w:rPr>
        <w:t xml:space="preserve"> </w:t>
      </w:r>
      <w:r w:rsidRPr="00B67FE7">
        <w:rPr>
          <w:rFonts w:ascii="Arial Narrow" w:hAnsi="Arial Narrow"/>
        </w:rPr>
        <w:t>below</w:t>
      </w:r>
    </w:p>
    <w:p w:rsidR="00B67FE7" w:rsidRPr="00CC4D18" w:rsidRDefault="00B67FE7" w:rsidP="00CC4D18">
      <w:pPr>
        <w:pStyle w:val="HTML"/>
        <w:ind w:firstLine="567"/>
        <w:rPr>
          <w:rStyle w:val="HTML1"/>
          <w:rFonts w:ascii="Arial Narrow" w:hAnsi="Arial Narrow"/>
          <w:sz w:val="24"/>
          <w:szCs w:val="24"/>
        </w:rPr>
      </w:pPr>
    </w:p>
    <w:p w:rsidR="00B67FE7" w:rsidRPr="00B67FE7" w:rsidRDefault="00B67FE7" w:rsidP="00B67FE7">
      <w:pPr>
        <w:pStyle w:val="HTML"/>
        <w:ind w:firstLine="567"/>
        <w:rPr>
          <w:rStyle w:val="HTML1"/>
          <w:rFonts w:ascii="Arial Narrow" w:hAnsi="Arial Narrow"/>
          <w:i/>
          <w:sz w:val="24"/>
          <w:szCs w:val="24"/>
        </w:rPr>
      </w:pPr>
      <w:r w:rsidRPr="00B67FE7">
        <w:rPr>
          <w:rStyle w:val="token"/>
          <w:rFonts w:ascii="Arial Narrow" w:hAnsi="Arial Narrow"/>
          <w:sz w:val="24"/>
          <w:szCs w:val="24"/>
        </w:rPr>
        <w:t>types:</w:t>
      </w:r>
      <w:r w:rsidRPr="00B67FE7">
        <w:rPr>
          <w:rStyle w:val="HTML1"/>
          <w:rFonts w:ascii="Arial Narrow" w:hAnsi="Arial Narrow"/>
          <w:sz w:val="24"/>
          <w:szCs w:val="24"/>
        </w:rPr>
        <w:t xml:space="preserve"> </w:t>
      </w:r>
      <w:r w:rsidRPr="00B67FE7">
        <w:rPr>
          <w:rStyle w:val="token"/>
          <w:rFonts w:ascii="Arial Narrow" w:hAnsi="Arial Narrow"/>
          <w:sz w:val="24"/>
          <w:szCs w:val="24"/>
        </w:rPr>
        <w:t>begin</w:t>
      </w:r>
      <w:r w:rsidRPr="00B67FE7">
        <w:rPr>
          <w:rStyle w:val="HTML1"/>
          <w:rFonts w:ascii="Arial Narrow" w:hAnsi="Arial Narrow"/>
          <w:sz w:val="24"/>
          <w:szCs w:val="24"/>
        </w:rPr>
        <w:t xml:space="preserve"> </w:t>
      </w:r>
      <w:r w:rsidRPr="00B67FE7">
        <w:rPr>
          <w:rStyle w:val="token"/>
          <w:rFonts w:ascii="Arial Narrow" w:hAnsi="Arial Narrow"/>
          <w:sz w:val="24"/>
          <w:szCs w:val="24"/>
        </w:rPr>
        <w:t>of</w:t>
      </w:r>
      <w:r w:rsidRPr="00B67FE7">
        <w:rPr>
          <w:rStyle w:val="HTML1"/>
          <w:rFonts w:ascii="Arial Narrow" w:hAnsi="Arial Narrow"/>
          <w:sz w:val="24"/>
          <w:szCs w:val="24"/>
        </w:rPr>
        <w:t xml:space="preserve"> </w:t>
      </w:r>
      <w:r w:rsidRPr="00B67FE7">
        <w:rPr>
          <w:rStyle w:val="HTML1"/>
          <w:rFonts w:ascii="Arial Narrow" w:hAnsi="Arial Narrow"/>
          <w:i/>
          <w:color w:val="002060"/>
          <w:sz w:val="24"/>
          <w:szCs w:val="24"/>
        </w:rPr>
        <w:t>ls_acdoca</w:t>
      </w:r>
      <w:r w:rsidRPr="00B67FE7">
        <w:rPr>
          <w:rStyle w:val="token"/>
          <w:rFonts w:ascii="Arial Narrow" w:hAnsi="Arial Narrow"/>
          <w:sz w:val="24"/>
          <w:szCs w:val="24"/>
        </w:rPr>
        <w:t>,</w:t>
      </w:r>
      <w:r>
        <w:rPr>
          <w:rStyle w:val="token"/>
          <w:rFonts w:ascii="Arial Narrow" w:hAnsi="Arial Narrow"/>
          <w:sz w:val="24"/>
          <w:szCs w:val="24"/>
        </w:rPr>
        <w:t xml:space="preserve"> </w:t>
      </w:r>
      <w:r w:rsidRPr="00B67FE7">
        <w:rPr>
          <w:rStyle w:val="token"/>
          <w:rFonts w:ascii="Arial Narrow" w:hAnsi="Arial Narrow"/>
          <w:i/>
          <w:sz w:val="24"/>
          <w:szCs w:val="24"/>
        </w:rPr>
        <w:t>“ local structure</w:t>
      </w:r>
    </w:p>
    <w:p w:rsidR="00B67FE7" w:rsidRPr="00B67FE7" w:rsidRDefault="00B67FE7" w:rsidP="00B67FE7">
      <w:pPr>
        <w:pStyle w:val="HTML"/>
        <w:ind w:firstLine="567"/>
        <w:rPr>
          <w:rStyle w:val="HTML1"/>
          <w:rFonts w:ascii="Arial Narrow" w:hAnsi="Arial Narrow"/>
          <w:sz w:val="24"/>
          <w:szCs w:val="24"/>
        </w:rPr>
      </w:pPr>
      <w:r>
        <w:rPr>
          <w:rStyle w:val="HTML1"/>
          <w:rFonts w:ascii="Arial Narrow" w:hAnsi="Arial Narrow"/>
          <w:sz w:val="24"/>
          <w:szCs w:val="24"/>
        </w:rPr>
        <w:tab/>
      </w:r>
      <w:r w:rsidRPr="00B67FE7">
        <w:rPr>
          <w:rStyle w:val="HTML1"/>
          <w:rFonts w:ascii="Arial Narrow" w:hAnsi="Arial Narrow"/>
          <w:sz w:val="24"/>
          <w:szCs w:val="24"/>
        </w:rPr>
        <w:t xml:space="preserve">         rldnr </w:t>
      </w:r>
      <w:r w:rsidRPr="00B67FE7">
        <w:rPr>
          <w:rStyle w:val="token"/>
          <w:rFonts w:ascii="Arial Narrow" w:hAnsi="Arial Narrow"/>
          <w:sz w:val="24"/>
          <w:szCs w:val="24"/>
        </w:rPr>
        <w:t>type</w:t>
      </w:r>
      <w:r w:rsidRPr="00B67FE7">
        <w:rPr>
          <w:rStyle w:val="HTML1"/>
          <w:rFonts w:ascii="Arial Narrow" w:hAnsi="Arial Narrow"/>
          <w:sz w:val="24"/>
          <w:szCs w:val="24"/>
        </w:rPr>
        <w:t xml:space="preserve"> fins_ledger</w:t>
      </w:r>
      <w:r w:rsidRPr="00B67FE7">
        <w:rPr>
          <w:rStyle w:val="token"/>
          <w:rFonts w:ascii="Arial Narrow" w:hAnsi="Arial Narrow"/>
          <w:sz w:val="24"/>
          <w:szCs w:val="24"/>
        </w:rPr>
        <w:t>,</w:t>
      </w:r>
    </w:p>
    <w:p w:rsidR="00B67FE7" w:rsidRPr="00B67FE7" w:rsidRDefault="00B67FE7" w:rsidP="00B67FE7">
      <w:pPr>
        <w:pStyle w:val="HTML"/>
        <w:ind w:firstLine="567"/>
        <w:rPr>
          <w:rStyle w:val="HTML1"/>
          <w:rFonts w:ascii="Arial Narrow" w:hAnsi="Arial Narrow"/>
          <w:sz w:val="24"/>
          <w:szCs w:val="24"/>
        </w:rPr>
      </w:pPr>
      <w:r>
        <w:rPr>
          <w:rStyle w:val="HTML1"/>
          <w:rFonts w:ascii="Arial Narrow" w:hAnsi="Arial Narrow"/>
          <w:sz w:val="24"/>
          <w:szCs w:val="24"/>
        </w:rPr>
        <w:tab/>
      </w:r>
      <w:r w:rsidRPr="00B67FE7">
        <w:rPr>
          <w:rStyle w:val="HTML1"/>
          <w:rFonts w:ascii="Arial Narrow" w:hAnsi="Arial Narrow"/>
          <w:sz w:val="24"/>
          <w:szCs w:val="24"/>
        </w:rPr>
        <w:t xml:space="preserve">         rbukrs </w:t>
      </w:r>
      <w:r w:rsidRPr="00B67FE7">
        <w:rPr>
          <w:rStyle w:val="token"/>
          <w:rFonts w:ascii="Arial Narrow" w:hAnsi="Arial Narrow"/>
          <w:sz w:val="24"/>
          <w:szCs w:val="24"/>
        </w:rPr>
        <w:t>type</w:t>
      </w:r>
      <w:r w:rsidRPr="00B67FE7">
        <w:rPr>
          <w:rStyle w:val="HTML1"/>
          <w:rFonts w:ascii="Arial Narrow" w:hAnsi="Arial Narrow"/>
          <w:sz w:val="24"/>
          <w:szCs w:val="24"/>
        </w:rPr>
        <w:t xml:space="preserve"> bukrs</w:t>
      </w:r>
      <w:r w:rsidRPr="00B67FE7">
        <w:rPr>
          <w:rStyle w:val="token"/>
          <w:rFonts w:ascii="Arial Narrow" w:hAnsi="Arial Narrow"/>
          <w:sz w:val="24"/>
          <w:szCs w:val="24"/>
        </w:rPr>
        <w:t>,</w:t>
      </w:r>
    </w:p>
    <w:p w:rsidR="00B67FE7" w:rsidRPr="00B67FE7" w:rsidRDefault="00B67FE7" w:rsidP="00B67FE7">
      <w:pPr>
        <w:pStyle w:val="HTML"/>
        <w:ind w:firstLine="567"/>
        <w:rPr>
          <w:rStyle w:val="HTML1"/>
          <w:rFonts w:ascii="Arial Narrow" w:hAnsi="Arial Narrow"/>
          <w:sz w:val="24"/>
          <w:szCs w:val="24"/>
        </w:rPr>
      </w:pPr>
      <w:r>
        <w:rPr>
          <w:rStyle w:val="HTML1"/>
          <w:rFonts w:ascii="Arial Narrow" w:hAnsi="Arial Narrow"/>
          <w:sz w:val="24"/>
          <w:szCs w:val="24"/>
        </w:rPr>
        <w:tab/>
      </w:r>
      <w:r w:rsidRPr="00B67FE7">
        <w:rPr>
          <w:rStyle w:val="HTML1"/>
          <w:rFonts w:ascii="Arial Narrow" w:hAnsi="Arial Narrow"/>
          <w:sz w:val="24"/>
          <w:szCs w:val="24"/>
        </w:rPr>
        <w:t xml:space="preserve">         gjahr </w:t>
      </w:r>
      <w:r w:rsidRPr="00B67FE7">
        <w:rPr>
          <w:rStyle w:val="token"/>
          <w:rFonts w:ascii="Arial Narrow" w:hAnsi="Arial Narrow"/>
          <w:sz w:val="24"/>
          <w:szCs w:val="24"/>
        </w:rPr>
        <w:t>type</w:t>
      </w:r>
      <w:r w:rsidRPr="00B67FE7">
        <w:rPr>
          <w:rStyle w:val="HTML1"/>
          <w:rFonts w:ascii="Arial Narrow" w:hAnsi="Arial Narrow"/>
          <w:sz w:val="24"/>
          <w:szCs w:val="24"/>
        </w:rPr>
        <w:t xml:space="preserve"> gjahr</w:t>
      </w:r>
      <w:r w:rsidRPr="00B67FE7">
        <w:rPr>
          <w:rStyle w:val="token"/>
          <w:rFonts w:ascii="Arial Narrow" w:hAnsi="Arial Narrow"/>
          <w:sz w:val="24"/>
          <w:szCs w:val="24"/>
        </w:rPr>
        <w:t>,</w:t>
      </w:r>
    </w:p>
    <w:p w:rsidR="00B67FE7" w:rsidRPr="00B67FE7" w:rsidRDefault="00B67FE7" w:rsidP="00B67FE7">
      <w:pPr>
        <w:pStyle w:val="HTML"/>
        <w:ind w:firstLine="567"/>
        <w:rPr>
          <w:rStyle w:val="HTML1"/>
          <w:rFonts w:ascii="Arial Narrow" w:hAnsi="Arial Narrow"/>
          <w:sz w:val="24"/>
          <w:szCs w:val="24"/>
        </w:rPr>
      </w:pPr>
      <w:r>
        <w:rPr>
          <w:rStyle w:val="HTML1"/>
          <w:rFonts w:ascii="Arial Narrow" w:hAnsi="Arial Narrow"/>
          <w:sz w:val="24"/>
          <w:szCs w:val="24"/>
        </w:rPr>
        <w:tab/>
      </w:r>
      <w:r w:rsidRPr="00B67FE7">
        <w:rPr>
          <w:rStyle w:val="HTML1"/>
          <w:rFonts w:ascii="Arial Narrow" w:hAnsi="Arial Narrow"/>
          <w:sz w:val="24"/>
          <w:szCs w:val="24"/>
        </w:rPr>
        <w:t xml:space="preserve">         belnr </w:t>
      </w:r>
      <w:r w:rsidRPr="00B67FE7">
        <w:rPr>
          <w:rStyle w:val="token"/>
          <w:rFonts w:ascii="Arial Narrow" w:hAnsi="Arial Narrow"/>
          <w:sz w:val="24"/>
          <w:szCs w:val="24"/>
        </w:rPr>
        <w:t>type</w:t>
      </w:r>
      <w:r w:rsidRPr="00B67FE7">
        <w:rPr>
          <w:rStyle w:val="HTML1"/>
          <w:rFonts w:ascii="Arial Narrow" w:hAnsi="Arial Narrow"/>
          <w:sz w:val="24"/>
          <w:szCs w:val="24"/>
        </w:rPr>
        <w:t xml:space="preserve"> belnr_d</w:t>
      </w:r>
      <w:r w:rsidRPr="00B67FE7">
        <w:rPr>
          <w:rStyle w:val="token"/>
          <w:rFonts w:ascii="Arial Narrow" w:hAnsi="Arial Narrow"/>
          <w:sz w:val="24"/>
          <w:szCs w:val="24"/>
        </w:rPr>
        <w:t>,</w:t>
      </w:r>
    </w:p>
    <w:p w:rsidR="00B67FE7" w:rsidRPr="00B67FE7" w:rsidRDefault="00B67FE7" w:rsidP="00B67FE7">
      <w:pPr>
        <w:pStyle w:val="HTML"/>
        <w:ind w:firstLine="567"/>
        <w:rPr>
          <w:rStyle w:val="HTML1"/>
          <w:rFonts w:ascii="Arial Narrow" w:hAnsi="Arial Narrow"/>
          <w:sz w:val="24"/>
          <w:szCs w:val="24"/>
        </w:rPr>
      </w:pPr>
      <w:r>
        <w:rPr>
          <w:rStyle w:val="HTML1"/>
          <w:rFonts w:ascii="Arial Narrow" w:hAnsi="Arial Narrow"/>
          <w:sz w:val="24"/>
          <w:szCs w:val="24"/>
        </w:rPr>
        <w:tab/>
      </w:r>
      <w:r w:rsidRPr="00B67FE7">
        <w:rPr>
          <w:rStyle w:val="HTML1"/>
          <w:rFonts w:ascii="Arial Narrow" w:hAnsi="Arial Narrow"/>
          <w:sz w:val="24"/>
          <w:szCs w:val="24"/>
        </w:rPr>
        <w:t xml:space="preserve">         docln </w:t>
      </w:r>
      <w:r w:rsidRPr="00B67FE7">
        <w:rPr>
          <w:rStyle w:val="token"/>
          <w:rFonts w:ascii="Arial Narrow" w:hAnsi="Arial Narrow"/>
          <w:sz w:val="24"/>
          <w:szCs w:val="24"/>
        </w:rPr>
        <w:t>type</w:t>
      </w:r>
      <w:r w:rsidRPr="00B67FE7">
        <w:rPr>
          <w:rStyle w:val="HTML1"/>
          <w:rFonts w:ascii="Arial Narrow" w:hAnsi="Arial Narrow"/>
          <w:sz w:val="24"/>
          <w:szCs w:val="24"/>
        </w:rPr>
        <w:t xml:space="preserve"> docln6</w:t>
      </w:r>
      <w:r w:rsidRPr="00B67FE7">
        <w:rPr>
          <w:rStyle w:val="token"/>
          <w:rFonts w:ascii="Arial Narrow" w:hAnsi="Arial Narrow"/>
          <w:sz w:val="24"/>
          <w:szCs w:val="24"/>
        </w:rPr>
        <w:t>,</w:t>
      </w:r>
    </w:p>
    <w:p w:rsidR="00B67FE7" w:rsidRPr="00B67FE7" w:rsidRDefault="00B67FE7" w:rsidP="00E459BA">
      <w:pPr>
        <w:pStyle w:val="HTML"/>
        <w:shd w:val="clear" w:color="auto" w:fill="E7E6E6" w:themeFill="background2"/>
        <w:ind w:firstLine="567"/>
        <w:rPr>
          <w:rStyle w:val="HTML1"/>
          <w:rFonts w:ascii="Arial Narrow" w:hAnsi="Arial Narrow"/>
          <w:sz w:val="24"/>
          <w:szCs w:val="24"/>
        </w:rPr>
      </w:pPr>
      <w:r>
        <w:rPr>
          <w:rStyle w:val="HTML1"/>
          <w:rFonts w:ascii="Arial Narrow" w:hAnsi="Arial Narrow"/>
          <w:sz w:val="24"/>
          <w:szCs w:val="24"/>
        </w:rPr>
        <w:tab/>
      </w:r>
      <w:r w:rsidRPr="00B67FE7">
        <w:rPr>
          <w:rStyle w:val="HTML1"/>
          <w:rFonts w:ascii="Arial Narrow" w:hAnsi="Arial Narrow"/>
          <w:sz w:val="24"/>
          <w:szCs w:val="24"/>
        </w:rPr>
        <w:t xml:space="preserve">         </w:t>
      </w:r>
      <w:r w:rsidRPr="00E459BA">
        <w:rPr>
          <w:rStyle w:val="HTML1"/>
          <w:rFonts w:ascii="Arial Narrow" w:hAnsi="Arial Narrow"/>
          <w:i/>
          <w:color w:val="385623" w:themeColor="accent6" w:themeShade="80"/>
          <w:sz w:val="24"/>
          <w:szCs w:val="24"/>
          <w:shd w:val="clear" w:color="auto" w:fill="E7E6E6" w:themeFill="background2"/>
        </w:rPr>
        <w:t>netdt</w:t>
      </w:r>
      <w:r w:rsidRPr="00E459BA">
        <w:rPr>
          <w:rStyle w:val="HTML1"/>
          <w:rFonts w:ascii="Arial Narrow" w:hAnsi="Arial Narrow"/>
          <w:sz w:val="24"/>
          <w:szCs w:val="24"/>
          <w:shd w:val="clear" w:color="auto" w:fill="E7E6E6" w:themeFill="background2"/>
        </w:rPr>
        <w:t xml:space="preserve"> </w:t>
      </w:r>
      <w:r w:rsidRPr="00E459BA">
        <w:rPr>
          <w:rStyle w:val="token"/>
          <w:rFonts w:ascii="Arial Narrow" w:hAnsi="Arial Narrow"/>
          <w:sz w:val="24"/>
          <w:szCs w:val="24"/>
          <w:shd w:val="clear" w:color="auto" w:fill="E7E6E6" w:themeFill="background2"/>
        </w:rPr>
        <w:t>type</w:t>
      </w:r>
      <w:r w:rsidRPr="00E459BA">
        <w:rPr>
          <w:rStyle w:val="HTML1"/>
          <w:rFonts w:ascii="Arial Narrow" w:hAnsi="Arial Narrow"/>
          <w:sz w:val="24"/>
          <w:szCs w:val="24"/>
          <w:shd w:val="clear" w:color="auto" w:fill="E7E6E6" w:themeFill="background2"/>
        </w:rPr>
        <w:t xml:space="preserve"> netdt</w:t>
      </w:r>
      <w:r w:rsidRPr="00B67FE7">
        <w:rPr>
          <w:rStyle w:val="token"/>
          <w:rFonts w:ascii="Arial Narrow" w:hAnsi="Arial Narrow"/>
          <w:sz w:val="24"/>
          <w:szCs w:val="24"/>
        </w:rPr>
        <w:t>,</w:t>
      </w:r>
    </w:p>
    <w:p w:rsidR="00B67FE7" w:rsidRPr="00B67FE7" w:rsidRDefault="00B67FE7" w:rsidP="00B67FE7">
      <w:pPr>
        <w:pStyle w:val="HTML"/>
        <w:ind w:firstLine="567"/>
        <w:rPr>
          <w:rStyle w:val="HTML1"/>
          <w:rFonts w:ascii="Arial Narrow" w:hAnsi="Arial Narrow"/>
          <w:sz w:val="24"/>
          <w:szCs w:val="24"/>
        </w:rPr>
      </w:pPr>
      <w:r w:rsidRPr="00B67FE7">
        <w:rPr>
          <w:rStyle w:val="HTML1"/>
          <w:rFonts w:ascii="Arial Narrow" w:hAnsi="Arial Narrow"/>
          <w:sz w:val="24"/>
          <w:szCs w:val="24"/>
        </w:rPr>
        <w:t xml:space="preserve">       </w:t>
      </w:r>
      <w:r>
        <w:rPr>
          <w:rStyle w:val="HTML1"/>
          <w:rFonts w:ascii="Arial Narrow" w:hAnsi="Arial Narrow"/>
          <w:sz w:val="24"/>
          <w:szCs w:val="24"/>
        </w:rPr>
        <w:t xml:space="preserve">    </w:t>
      </w:r>
      <w:r w:rsidRPr="00B67FE7">
        <w:rPr>
          <w:rStyle w:val="token"/>
          <w:rFonts w:ascii="Arial Narrow" w:hAnsi="Arial Narrow"/>
          <w:sz w:val="24"/>
          <w:szCs w:val="24"/>
        </w:rPr>
        <w:t>end</w:t>
      </w:r>
      <w:r w:rsidRPr="00B67FE7">
        <w:rPr>
          <w:rStyle w:val="HTML1"/>
          <w:rFonts w:ascii="Arial Narrow" w:hAnsi="Arial Narrow"/>
          <w:sz w:val="24"/>
          <w:szCs w:val="24"/>
        </w:rPr>
        <w:t xml:space="preserve"> </w:t>
      </w:r>
      <w:r w:rsidRPr="00B67FE7">
        <w:rPr>
          <w:rStyle w:val="token"/>
          <w:rFonts w:ascii="Arial Narrow" w:hAnsi="Arial Narrow"/>
          <w:sz w:val="24"/>
          <w:szCs w:val="24"/>
        </w:rPr>
        <w:t>of</w:t>
      </w:r>
      <w:r w:rsidRPr="00B67FE7">
        <w:rPr>
          <w:rStyle w:val="HTML1"/>
          <w:rFonts w:ascii="Arial Narrow" w:hAnsi="Arial Narrow"/>
          <w:sz w:val="24"/>
          <w:szCs w:val="24"/>
        </w:rPr>
        <w:t xml:space="preserve"> ls_acdoca</w:t>
      </w:r>
      <w:r w:rsidRPr="00B67FE7">
        <w:rPr>
          <w:rStyle w:val="token"/>
          <w:rFonts w:ascii="Arial Narrow" w:hAnsi="Arial Narrow"/>
          <w:sz w:val="24"/>
          <w:szCs w:val="24"/>
        </w:rPr>
        <w:t>.</w:t>
      </w:r>
    </w:p>
    <w:p w:rsidR="00B67FE7" w:rsidRPr="00B67FE7" w:rsidRDefault="00B67FE7" w:rsidP="00B67FE7">
      <w:pPr>
        <w:pStyle w:val="HTML"/>
        <w:ind w:firstLine="567"/>
        <w:rPr>
          <w:rStyle w:val="HTML1"/>
          <w:rFonts w:ascii="Arial Narrow" w:hAnsi="Arial Narrow"/>
          <w:sz w:val="24"/>
          <w:szCs w:val="24"/>
        </w:rPr>
      </w:pPr>
    </w:p>
    <w:p w:rsidR="00B67FE7" w:rsidRPr="00B67FE7" w:rsidRDefault="00B67FE7" w:rsidP="00B67FE7">
      <w:pPr>
        <w:pStyle w:val="HTML"/>
        <w:ind w:firstLine="567"/>
        <w:rPr>
          <w:rStyle w:val="HTML1"/>
          <w:rFonts w:ascii="Arial Narrow" w:hAnsi="Arial Narrow"/>
          <w:sz w:val="24"/>
          <w:szCs w:val="24"/>
        </w:rPr>
      </w:pPr>
      <w:r w:rsidRPr="00B67FE7">
        <w:rPr>
          <w:rStyle w:val="HTML1"/>
          <w:rFonts w:ascii="Arial Narrow" w:hAnsi="Arial Narrow"/>
          <w:sz w:val="24"/>
          <w:szCs w:val="24"/>
        </w:rPr>
        <w:t xml:space="preserve">  </w:t>
      </w:r>
      <w:r w:rsidRPr="00B67FE7">
        <w:rPr>
          <w:rStyle w:val="token"/>
          <w:rFonts w:ascii="Arial Narrow" w:hAnsi="Arial Narrow"/>
          <w:sz w:val="24"/>
          <w:szCs w:val="24"/>
        </w:rPr>
        <w:t>DATA:</w:t>
      </w:r>
      <w:r w:rsidRPr="00B67FE7">
        <w:rPr>
          <w:rStyle w:val="HTML1"/>
          <w:rFonts w:ascii="Arial Narrow" w:hAnsi="Arial Narrow"/>
          <w:sz w:val="24"/>
          <w:szCs w:val="24"/>
        </w:rPr>
        <w:t xml:space="preserve"> </w:t>
      </w:r>
      <w:r w:rsidRPr="00E459BA">
        <w:rPr>
          <w:rStyle w:val="HTML1"/>
          <w:rFonts w:ascii="Arial Narrow" w:hAnsi="Arial Narrow"/>
          <w:i/>
          <w:sz w:val="24"/>
          <w:szCs w:val="24"/>
        </w:rPr>
        <w:t>it_acdoca</w:t>
      </w:r>
      <w:r w:rsidRPr="00B67FE7">
        <w:rPr>
          <w:rStyle w:val="HTML1"/>
          <w:rFonts w:ascii="Arial Narrow" w:hAnsi="Arial Narrow"/>
          <w:sz w:val="24"/>
          <w:szCs w:val="24"/>
        </w:rPr>
        <w:t xml:space="preserve"> </w:t>
      </w:r>
      <w:r w:rsidR="00E459BA">
        <w:rPr>
          <w:rStyle w:val="HTML1"/>
          <w:rFonts w:ascii="Arial Narrow" w:hAnsi="Arial Narrow"/>
          <w:sz w:val="24"/>
          <w:szCs w:val="24"/>
        </w:rPr>
        <w:t>type standard table of</w:t>
      </w:r>
      <w:r w:rsidRPr="00B67FE7">
        <w:rPr>
          <w:rStyle w:val="HTML1"/>
          <w:rFonts w:ascii="Arial Narrow" w:hAnsi="Arial Narrow"/>
          <w:sz w:val="24"/>
          <w:szCs w:val="24"/>
        </w:rPr>
        <w:t xml:space="preserve"> </w:t>
      </w:r>
      <w:r w:rsidRPr="00E459BA">
        <w:rPr>
          <w:rStyle w:val="HTML1"/>
          <w:rFonts w:ascii="Arial Narrow" w:hAnsi="Arial Narrow"/>
          <w:i/>
          <w:sz w:val="24"/>
          <w:szCs w:val="24"/>
        </w:rPr>
        <w:t>ls_acdoca</w:t>
      </w:r>
      <w:r w:rsidRPr="00B67FE7">
        <w:rPr>
          <w:rStyle w:val="token"/>
          <w:rFonts w:ascii="Arial Narrow" w:hAnsi="Arial Narrow"/>
          <w:sz w:val="24"/>
          <w:szCs w:val="24"/>
        </w:rPr>
        <w:t>,</w:t>
      </w:r>
    </w:p>
    <w:p w:rsidR="00B67FE7" w:rsidRPr="00B67FE7" w:rsidRDefault="00B67FE7" w:rsidP="00B67FE7">
      <w:pPr>
        <w:pStyle w:val="HTML"/>
        <w:ind w:firstLine="567"/>
        <w:rPr>
          <w:rStyle w:val="HTML1"/>
          <w:rFonts w:ascii="Arial Narrow" w:hAnsi="Arial Narrow"/>
          <w:sz w:val="24"/>
          <w:szCs w:val="24"/>
        </w:rPr>
      </w:pPr>
      <w:r w:rsidRPr="00B67FE7">
        <w:rPr>
          <w:rStyle w:val="HTML1"/>
          <w:rFonts w:ascii="Arial Narrow" w:hAnsi="Arial Narrow"/>
          <w:sz w:val="24"/>
          <w:szCs w:val="24"/>
        </w:rPr>
        <w:t xml:space="preserve">       </w:t>
      </w:r>
      <w:r>
        <w:rPr>
          <w:rStyle w:val="HTML1"/>
          <w:rFonts w:ascii="Arial Narrow" w:hAnsi="Arial Narrow"/>
          <w:sz w:val="24"/>
          <w:szCs w:val="24"/>
        </w:rPr>
        <w:t xml:space="preserve">     </w:t>
      </w:r>
      <w:r w:rsidRPr="00B67FE7">
        <w:rPr>
          <w:rStyle w:val="HTML1"/>
          <w:rFonts w:ascii="Arial Narrow" w:hAnsi="Arial Narrow"/>
          <w:sz w:val="24"/>
          <w:szCs w:val="24"/>
        </w:rPr>
        <w:t xml:space="preserve"> SOURCE_DATA </w:t>
      </w:r>
      <w:r w:rsidR="00E459BA">
        <w:rPr>
          <w:rStyle w:val="HTML1"/>
          <w:rFonts w:ascii="Arial Narrow" w:hAnsi="Arial Narrow"/>
          <w:sz w:val="24"/>
          <w:szCs w:val="24"/>
        </w:rPr>
        <w:t>type standard table of</w:t>
      </w:r>
      <w:r w:rsidRPr="00B67FE7">
        <w:rPr>
          <w:rStyle w:val="HTML1"/>
          <w:rFonts w:ascii="Arial Narrow" w:hAnsi="Arial Narrow"/>
          <w:sz w:val="24"/>
          <w:szCs w:val="24"/>
        </w:rPr>
        <w:t xml:space="preserve"> </w:t>
      </w:r>
      <w:r w:rsidRPr="005E093A">
        <w:rPr>
          <w:rStyle w:val="HTML1"/>
          <w:rFonts w:ascii="Arial Narrow" w:hAnsi="Arial Narrow"/>
          <w:i/>
          <w:sz w:val="24"/>
          <w:szCs w:val="24"/>
        </w:rPr>
        <w:t>FINS_ACDOCA_BW</w:t>
      </w:r>
      <w:r w:rsidRPr="00B67FE7">
        <w:rPr>
          <w:rStyle w:val="token"/>
          <w:rFonts w:ascii="Arial Narrow" w:hAnsi="Arial Narrow"/>
          <w:sz w:val="24"/>
          <w:szCs w:val="24"/>
        </w:rPr>
        <w:t>,</w:t>
      </w:r>
    </w:p>
    <w:p w:rsidR="00B67FE7" w:rsidRPr="00B67FE7" w:rsidRDefault="00B67FE7" w:rsidP="00B67FE7">
      <w:pPr>
        <w:pStyle w:val="HTML"/>
        <w:ind w:firstLine="567"/>
        <w:rPr>
          <w:rStyle w:val="HTML1"/>
          <w:rFonts w:ascii="Arial Narrow" w:hAnsi="Arial Narrow"/>
          <w:sz w:val="24"/>
          <w:szCs w:val="24"/>
        </w:rPr>
      </w:pPr>
      <w:r w:rsidRPr="00B67FE7">
        <w:rPr>
          <w:rStyle w:val="HTML1"/>
          <w:rFonts w:ascii="Arial Narrow" w:hAnsi="Arial Narrow"/>
          <w:sz w:val="24"/>
          <w:szCs w:val="24"/>
        </w:rPr>
        <w:t xml:space="preserve">         </w:t>
      </w:r>
      <w:r>
        <w:rPr>
          <w:rStyle w:val="HTML1"/>
          <w:rFonts w:ascii="Arial Narrow" w:hAnsi="Arial Narrow"/>
          <w:sz w:val="24"/>
          <w:szCs w:val="24"/>
        </w:rPr>
        <w:t xml:space="preserve">    </w:t>
      </w:r>
      <w:r w:rsidRPr="005E093A">
        <w:rPr>
          <w:rStyle w:val="HTML1"/>
          <w:rFonts w:ascii="Arial Narrow" w:hAnsi="Arial Narrow"/>
          <w:i/>
          <w:sz w:val="24"/>
          <w:szCs w:val="24"/>
        </w:rPr>
        <w:t xml:space="preserve">wa_data </w:t>
      </w:r>
      <w:r w:rsidR="005E093A">
        <w:rPr>
          <w:rStyle w:val="HTML1"/>
          <w:rFonts w:ascii="Arial Narrow" w:hAnsi="Arial Narrow"/>
          <w:sz w:val="24"/>
          <w:szCs w:val="24"/>
        </w:rPr>
        <w:t xml:space="preserve">type </w:t>
      </w:r>
      <w:r w:rsidRPr="005E093A">
        <w:rPr>
          <w:rStyle w:val="HTML1"/>
          <w:rFonts w:ascii="Arial Narrow" w:hAnsi="Arial Narrow"/>
          <w:i/>
          <w:sz w:val="24"/>
          <w:szCs w:val="24"/>
        </w:rPr>
        <w:t>FINS_ACDOCA_BW</w:t>
      </w:r>
      <w:r w:rsidRPr="00B67FE7">
        <w:rPr>
          <w:rStyle w:val="token"/>
          <w:rFonts w:ascii="Arial Narrow" w:hAnsi="Arial Narrow"/>
          <w:sz w:val="24"/>
          <w:szCs w:val="24"/>
        </w:rPr>
        <w:t>.</w:t>
      </w:r>
    </w:p>
    <w:p w:rsidR="00B67FE7" w:rsidRPr="00B67FE7" w:rsidRDefault="00B67FE7" w:rsidP="00B67FE7">
      <w:pPr>
        <w:pStyle w:val="HTML"/>
        <w:ind w:firstLine="567"/>
        <w:rPr>
          <w:rStyle w:val="HTML1"/>
          <w:rFonts w:ascii="Arial Narrow" w:hAnsi="Arial Narrow"/>
          <w:sz w:val="24"/>
          <w:szCs w:val="24"/>
        </w:rPr>
      </w:pPr>
      <w:r w:rsidRPr="00B67FE7">
        <w:rPr>
          <w:rStyle w:val="HTML1"/>
          <w:rFonts w:ascii="Arial Narrow" w:hAnsi="Arial Narrow"/>
          <w:sz w:val="24"/>
          <w:szCs w:val="24"/>
        </w:rPr>
        <w:t xml:space="preserve">  </w:t>
      </w:r>
      <w:r w:rsidRPr="00B67FE7">
        <w:rPr>
          <w:rStyle w:val="token"/>
          <w:rFonts w:ascii="Arial Narrow" w:hAnsi="Arial Narrow"/>
          <w:sz w:val="24"/>
          <w:szCs w:val="24"/>
        </w:rPr>
        <w:t>FIELD-SYMBOLS:</w:t>
      </w:r>
      <w:r w:rsidRPr="00B67FE7">
        <w:rPr>
          <w:rStyle w:val="HTML1"/>
          <w:rFonts w:ascii="Arial Narrow" w:hAnsi="Arial Narrow"/>
          <w:sz w:val="24"/>
          <w:szCs w:val="24"/>
        </w:rPr>
        <w:t xml:space="preserve"> &lt;fs_acdoca&gt; </w:t>
      </w:r>
      <w:r w:rsidRPr="00B67FE7">
        <w:rPr>
          <w:rStyle w:val="token"/>
          <w:rFonts w:ascii="Arial Narrow" w:hAnsi="Arial Narrow"/>
          <w:sz w:val="24"/>
          <w:szCs w:val="24"/>
        </w:rPr>
        <w:t>type</w:t>
      </w:r>
      <w:r w:rsidRPr="00B67FE7">
        <w:rPr>
          <w:rStyle w:val="HTML1"/>
          <w:rFonts w:ascii="Arial Narrow" w:hAnsi="Arial Narrow"/>
          <w:sz w:val="24"/>
          <w:szCs w:val="24"/>
        </w:rPr>
        <w:t xml:space="preserve"> ls_acdoca</w:t>
      </w:r>
      <w:r w:rsidRPr="00B67FE7">
        <w:rPr>
          <w:rStyle w:val="token"/>
          <w:rFonts w:ascii="Arial Narrow" w:hAnsi="Arial Narrow"/>
          <w:sz w:val="24"/>
          <w:szCs w:val="24"/>
        </w:rPr>
        <w:t>,</w:t>
      </w:r>
    </w:p>
    <w:p w:rsidR="00B67FE7" w:rsidRPr="00B67FE7" w:rsidRDefault="00B67FE7" w:rsidP="00B67FE7">
      <w:pPr>
        <w:pStyle w:val="HTML"/>
        <w:ind w:firstLine="567"/>
        <w:rPr>
          <w:rStyle w:val="HTML1"/>
          <w:rFonts w:ascii="Arial Narrow" w:hAnsi="Arial Narrow"/>
          <w:sz w:val="24"/>
          <w:szCs w:val="24"/>
        </w:rPr>
      </w:pPr>
      <w:r w:rsidRPr="00B67FE7">
        <w:rPr>
          <w:rStyle w:val="HTML1"/>
          <w:rFonts w:ascii="Arial Narrow" w:hAnsi="Arial Narrow"/>
          <w:sz w:val="24"/>
          <w:szCs w:val="24"/>
        </w:rPr>
        <w:t xml:space="preserve">             </w:t>
      </w:r>
      <w:r>
        <w:rPr>
          <w:rStyle w:val="HTML1"/>
          <w:rFonts w:ascii="Arial Narrow" w:hAnsi="Arial Narrow"/>
          <w:sz w:val="24"/>
          <w:szCs w:val="24"/>
        </w:rPr>
        <w:t xml:space="preserve">                </w:t>
      </w:r>
      <w:r w:rsidRPr="00B67FE7">
        <w:rPr>
          <w:rStyle w:val="HTML1"/>
          <w:rFonts w:ascii="Arial Narrow" w:hAnsi="Arial Narrow"/>
          <w:sz w:val="24"/>
          <w:szCs w:val="24"/>
        </w:rPr>
        <w:t xml:space="preserve">    &lt;l_s_data&gt; </w:t>
      </w:r>
      <w:r w:rsidR="005E093A">
        <w:rPr>
          <w:rStyle w:val="HTML1"/>
          <w:rFonts w:ascii="Arial Narrow" w:hAnsi="Arial Narrow"/>
          <w:sz w:val="24"/>
          <w:szCs w:val="24"/>
        </w:rPr>
        <w:t>type</w:t>
      </w:r>
      <w:r w:rsidRPr="00B67FE7">
        <w:rPr>
          <w:rStyle w:val="HTML1"/>
          <w:rFonts w:ascii="Arial Narrow" w:hAnsi="Arial Narrow"/>
          <w:sz w:val="24"/>
          <w:szCs w:val="24"/>
        </w:rPr>
        <w:t xml:space="preserve"> </w:t>
      </w:r>
      <w:r w:rsidRPr="005E093A">
        <w:rPr>
          <w:rStyle w:val="HTML1"/>
          <w:rFonts w:ascii="Arial Narrow" w:hAnsi="Arial Narrow"/>
          <w:i/>
          <w:sz w:val="24"/>
          <w:szCs w:val="24"/>
        </w:rPr>
        <w:t>FINS_ACDOCA_BW</w:t>
      </w:r>
      <w:r w:rsidRPr="00B67FE7">
        <w:rPr>
          <w:rStyle w:val="token"/>
          <w:rFonts w:ascii="Arial Narrow" w:hAnsi="Arial Narrow"/>
          <w:sz w:val="24"/>
          <w:szCs w:val="24"/>
        </w:rPr>
        <w:t>.</w:t>
      </w:r>
    </w:p>
    <w:p w:rsidR="00B67FE7" w:rsidRPr="00B67FE7" w:rsidRDefault="00B67FE7" w:rsidP="00B67FE7">
      <w:pPr>
        <w:pStyle w:val="HTML"/>
        <w:ind w:firstLine="567"/>
        <w:rPr>
          <w:rStyle w:val="HTML1"/>
          <w:rFonts w:ascii="Arial Narrow" w:hAnsi="Arial Narrow"/>
          <w:sz w:val="24"/>
          <w:szCs w:val="24"/>
        </w:rPr>
      </w:pPr>
    </w:p>
    <w:p w:rsidR="00B67FE7" w:rsidRPr="00B67FE7" w:rsidRDefault="00B67FE7" w:rsidP="00B67FE7">
      <w:pPr>
        <w:pStyle w:val="HTML"/>
        <w:ind w:firstLine="567"/>
        <w:rPr>
          <w:rStyle w:val="HTML1"/>
          <w:rFonts w:ascii="Arial Narrow" w:hAnsi="Arial Narrow"/>
          <w:sz w:val="24"/>
          <w:szCs w:val="24"/>
        </w:rPr>
      </w:pPr>
      <w:r w:rsidRPr="00B67FE7">
        <w:rPr>
          <w:rStyle w:val="token"/>
          <w:rFonts w:ascii="Arial Narrow" w:hAnsi="Arial Narrow"/>
          <w:sz w:val="24"/>
          <w:szCs w:val="24"/>
        </w:rPr>
        <w:t>sort</w:t>
      </w:r>
      <w:r w:rsidRPr="00B67FE7">
        <w:rPr>
          <w:rStyle w:val="HTML1"/>
          <w:rFonts w:ascii="Arial Narrow" w:hAnsi="Arial Narrow"/>
          <w:sz w:val="24"/>
          <w:szCs w:val="24"/>
        </w:rPr>
        <w:t xml:space="preserve"> SOURCE_DATA </w:t>
      </w:r>
      <w:r w:rsidR="005E093A">
        <w:rPr>
          <w:rStyle w:val="HTML1"/>
          <w:rFonts w:ascii="Arial Narrow" w:hAnsi="Arial Narrow"/>
          <w:sz w:val="24"/>
          <w:szCs w:val="24"/>
        </w:rPr>
        <w:t>by</w:t>
      </w:r>
      <w:r w:rsidRPr="00B67FE7">
        <w:rPr>
          <w:rStyle w:val="HTML1"/>
          <w:rFonts w:ascii="Arial Narrow" w:hAnsi="Arial Narrow"/>
          <w:sz w:val="24"/>
          <w:szCs w:val="24"/>
        </w:rPr>
        <w:t xml:space="preserve"> rldnr rbukrs gjahr belnr docln</w:t>
      </w:r>
      <w:r w:rsidRPr="00B67FE7">
        <w:rPr>
          <w:rStyle w:val="token"/>
          <w:rFonts w:ascii="Arial Narrow" w:hAnsi="Arial Narrow"/>
          <w:sz w:val="24"/>
          <w:szCs w:val="24"/>
        </w:rPr>
        <w:t>.</w:t>
      </w:r>
    </w:p>
    <w:p w:rsidR="00B67FE7" w:rsidRPr="00B67FE7" w:rsidRDefault="00B67FE7" w:rsidP="00B67FE7">
      <w:pPr>
        <w:pStyle w:val="HTML"/>
        <w:ind w:firstLine="567"/>
        <w:rPr>
          <w:rStyle w:val="HTML1"/>
          <w:rFonts w:ascii="Arial Narrow" w:hAnsi="Arial Narrow"/>
          <w:sz w:val="24"/>
          <w:szCs w:val="24"/>
        </w:rPr>
      </w:pPr>
    </w:p>
    <w:p w:rsidR="00B67FE7" w:rsidRPr="00B67FE7" w:rsidRDefault="00B67FE7" w:rsidP="00B67FE7">
      <w:pPr>
        <w:pStyle w:val="HTML"/>
        <w:ind w:firstLine="567"/>
        <w:rPr>
          <w:rStyle w:val="HTML1"/>
          <w:rFonts w:ascii="Arial Narrow" w:hAnsi="Arial Narrow"/>
          <w:sz w:val="24"/>
          <w:szCs w:val="24"/>
        </w:rPr>
      </w:pPr>
      <w:r>
        <w:rPr>
          <w:rStyle w:val="HTML1"/>
          <w:rFonts w:ascii="Arial Narrow" w:hAnsi="Arial Narrow"/>
          <w:sz w:val="24"/>
          <w:szCs w:val="24"/>
        </w:rPr>
        <w:t>c</w:t>
      </w:r>
      <w:r w:rsidRPr="00B67FE7">
        <w:rPr>
          <w:rStyle w:val="token"/>
          <w:rFonts w:ascii="Arial Narrow" w:hAnsi="Arial Narrow"/>
          <w:sz w:val="24"/>
          <w:szCs w:val="24"/>
        </w:rPr>
        <w:t>ase</w:t>
      </w:r>
      <w:r w:rsidRPr="00B67FE7">
        <w:rPr>
          <w:rStyle w:val="HTML1"/>
          <w:rFonts w:ascii="Arial Narrow" w:hAnsi="Arial Narrow"/>
          <w:sz w:val="24"/>
          <w:szCs w:val="24"/>
        </w:rPr>
        <w:t xml:space="preserve"> i_datasource</w:t>
      </w:r>
      <w:r w:rsidRPr="00B67FE7">
        <w:rPr>
          <w:rStyle w:val="token"/>
          <w:rFonts w:ascii="Arial Narrow" w:hAnsi="Arial Narrow"/>
          <w:sz w:val="24"/>
          <w:szCs w:val="24"/>
        </w:rPr>
        <w:t>.</w:t>
      </w:r>
    </w:p>
    <w:p w:rsidR="00B67FE7" w:rsidRPr="00B67FE7" w:rsidRDefault="00B67FE7" w:rsidP="00B67FE7">
      <w:pPr>
        <w:pStyle w:val="HTML"/>
        <w:ind w:firstLine="567"/>
        <w:rPr>
          <w:rStyle w:val="HTML1"/>
          <w:rFonts w:ascii="Arial Narrow" w:hAnsi="Arial Narrow"/>
          <w:sz w:val="24"/>
          <w:szCs w:val="24"/>
        </w:rPr>
      </w:pPr>
      <w:r w:rsidRPr="00B67FE7">
        <w:rPr>
          <w:rStyle w:val="HTML1"/>
          <w:rFonts w:ascii="Arial Narrow" w:hAnsi="Arial Narrow"/>
          <w:sz w:val="24"/>
          <w:szCs w:val="24"/>
        </w:rPr>
        <w:t xml:space="preserve">        </w:t>
      </w:r>
      <w:r w:rsidRPr="00B67FE7">
        <w:rPr>
          <w:rStyle w:val="token"/>
          <w:rFonts w:ascii="Arial Narrow" w:hAnsi="Arial Narrow"/>
          <w:sz w:val="24"/>
          <w:szCs w:val="24"/>
        </w:rPr>
        <w:t>WHEN</w:t>
      </w:r>
      <w:r w:rsidRPr="00B67FE7">
        <w:rPr>
          <w:rStyle w:val="HTML1"/>
          <w:rFonts w:ascii="Arial Narrow" w:hAnsi="Arial Narrow"/>
          <w:sz w:val="24"/>
          <w:szCs w:val="24"/>
        </w:rPr>
        <w:t xml:space="preserve"> </w:t>
      </w:r>
      <w:r w:rsidRPr="00B67FE7">
        <w:rPr>
          <w:rStyle w:val="token"/>
          <w:rFonts w:ascii="Arial Narrow" w:hAnsi="Arial Narrow"/>
          <w:sz w:val="24"/>
          <w:szCs w:val="24"/>
        </w:rPr>
        <w:t>'0FI_ACDOCA_10'.</w:t>
      </w:r>
    </w:p>
    <w:p w:rsidR="00B67FE7" w:rsidRPr="00B67FE7" w:rsidRDefault="00B67FE7" w:rsidP="00B67FE7">
      <w:pPr>
        <w:pStyle w:val="HTML"/>
        <w:ind w:firstLine="567"/>
        <w:rPr>
          <w:rStyle w:val="HTML1"/>
          <w:rFonts w:ascii="Arial Narrow" w:hAnsi="Arial Narrow"/>
          <w:sz w:val="24"/>
          <w:szCs w:val="24"/>
        </w:rPr>
      </w:pPr>
      <w:r>
        <w:rPr>
          <w:rStyle w:val="token"/>
          <w:rFonts w:ascii="Arial Narrow" w:hAnsi="Arial Narrow"/>
          <w:sz w:val="24"/>
          <w:szCs w:val="24"/>
        </w:rPr>
        <w:tab/>
        <w:t xml:space="preserve">      </w:t>
      </w:r>
      <w:r w:rsidRPr="00B67FE7">
        <w:rPr>
          <w:rStyle w:val="token"/>
          <w:rFonts w:ascii="Arial Narrow" w:hAnsi="Arial Narrow"/>
          <w:sz w:val="24"/>
          <w:szCs w:val="24"/>
        </w:rPr>
        <w:t>IF</w:t>
      </w:r>
      <w:r w:rsidRPr="00B67FE7">
        <w:rPr>
          <w:rStyle w:val="HTML1"/>
          <w:rFonts w:ascii="Arial Narrow" w:hAnsi="Arial Narrow"/>
          <w:sz w:val="24"/>
          <w:szCs w:val="24"/>
        </w:rPr>
        <w:t xml:space="preserve"> C_T_DATA </w:t>
      </w:r>
      <w:r w:rsidRPr="00B67FE7">
        <w:rPr>
          <w:rStyle w:val="token"/>
          <w:rFonts w:ascii="Arial Narrow" w:hAnsi="Arial Narrow"/>
          <w:sz w:val="24"/>
          <w:szCs w:val="24"/>
        </w:rPr>
        <w:t>is</w:t>
      </w:r>
      <w:r w:rsidRPr="00B67FE7">
        <w:rPr>
          <w:rStyle w:val="HTML1"/>
          <w:rFonts w:ascii="Arial Narrow" w:hAnsi="Arial Narrow"/>
          <w:sz w:val="24"/>
          <w:szCs w:val="24"/>
        </w:rPr>
        <w:t xml:space="preserve"> </w:t>
      </w:r>
      <w:r w:rsidRPr="00B67FE7">
        <w:rPr>
          <w:rStyle w:val="token"/>
          <w:rFonts w:ascii="Arial Narrow" w:hAnsi="Arial Narrow"/>
          <w:sz w:val="24"/>
          <w:szCs w:val="24"/>
        </w:rPr>
        <w:t>not</w:t>
      </w:r>
      <w:r w:rsidRPr="00B67FE7">
        <w:rPr>
          <w:rStyle w:val="HTML1"/>
          <w:rFonts w:ascii="Arial Narrow" w:hAnsi="Arial Narrow"/>
          <w:sz w:val="24"/>
          <w:szCs w:val="24"/>
        </w:rPr>
        <w:t xml:space="preserve"> </w:t>
      </w:r>
      <w:r w:rsidRPr="00B67FE7">
        <w:rPr>
          <w:rStyle w:val="token"/>
          <w:rFonts w:ascii="Arial Narrow" w:hAnsi="Arial Narrow"/>
          <w:sz w:val="24"/>
          <w:szCs w:val="24"/>
        </w:rPr>
        <w:t>initial.</w:t>
      </w:r>
    </w:p>
    <w:p w:rsidR="00B67FE7" w:rsidRPr="00B67FE7" w:rsidRDefault="00B67FE7" w:rsidP="00B67FE7">
      <w:pPr>
        <w:pStyle w:val="HTML"/>
        <w:ind w:firstLine="567"/>
        <w:rPr>
          <w:rStyle w:val="HTML1"/>
          <w:rFonts w:ascii="Arial Narrow" w:hAnsi="Arial Narrow"/>
          <w:sz w:val="24"/>
          <w:szCs w:val="24"/>
        </w:rPr>
      </w:pPr>
      <w:r>
        <w:rPr>
          <w:rStyle w:val="HTML1"/>
          <w:rFonts w:ascii="Arial Narrow" w:hAnsi="Arial Narrow"/>
          <w:sz w:val="24"/>
          <w:szCs w:val="24"/>
        </w:rPr>
        <w:lastRenderedPageBreak/>
        <w:t xml:space="preserve">                 </w:t>
      </w:r>
      <w:r w:rsidRPr="00B67FE7">
        <w:rPr>
          <w:rStyle w:val="HTML1"/>
          <w:rFonts w:ascii="Arial Narrow" w:hAnsi="Arial Narrow"/>
          <w:sz w:val="24"/>
          <w:szCs w:val="24"/>
        </w:rPr>
        <w:t xml:space="preserve">SOURCE_DATA[] </w:t>
      </w:r>
      <w:r w:rsidRPr="00B67FE7">
        <w:rPr>
          <w:rStyle w:val="token"/>
          <w:rFonts w:ascii="Arial Narrow" w:hAnsi="Arial Narrow"/>
          <w:sz w:val="24"/>
          <w:szCs w:val="24"/>
        </w:rPr>
        <w:t>=</w:t>
      </w:r>
      <w:r w:rsidRPr="00B67FE7">
        <w:rPr>
          <w:rStyle w:val="HTML1"/>
          <w:rFonts w:ascii="Arial Narrow" w:hAnsi="Arial Narrow"/>
          <w:sz w:val="24"/>
          <w:szCs w:val="24"/>
        </w:rPr>
        <w:t xml:space="preserve"> C_T_DATA[]</w:t>
      </w:r>
      <w:r w:rsidRPr="00B67FE7">
        <w:rPr>
          <w:rStyle w:val="token"/>
          <w:rFonts w:ascii="Arial Narrow" w:hAnsi="Arial Narrow"/>
          <w:sz w:val="24"/>
          <w:szCs w:val="24"/>
        </w:rPr>
        <w:t>.</w:t>
      </w:r>
    </w:p>
    <w:p w:rsidR="00B67FE7" w:rsidRPr="00B67FE7" w:rsidRDefault="00B67FE7" w:rsidP="00B67FE7">
      <w:pPr>
        <w:pStyle w:val="HTML"/>
        <w:ind w:firstLine="567"/>
        <w:rPr>
          <w:rStyle w:val="HTML1"/>
          <w:rFonts w:ascii="Arial Narrow" w:hAnsi="Arial Narrow"/>
          <w:sz w:val="24"/>
          <w:szCs w:val="24"/>
        </w:rPr>
      </w:pPr>
      <w:r>
        <w:rPr>
          <w:rStyle w:val="HTML1"/>
          <w:rFonts w:ascii="Arial Narrow" w:hAnsi="Arial Narrow"/>
          <w:sz w:val="24"/>
          <w:szCs w:val="24"/>
        </w:rPr>
        <w:t xml:space="preserve">           </w:t>
      </w:r>
      <w:r w:rsidRPr="00B67FE7">
        <w:rPr>
          <w:rStyle w:val="HTML1"/>
          <w:rFonts w:ascii="Arial Narrow" w:hAnsi="Arial Narrow"/>
          <w:sz w:val="24"/>
          <w:szCs w:val="24"/>
        </w:rPr>
        <w:t xml:space="preserve">      </w:t>
      </w:r>
      <w:r w:rsidRPr="00B67FE7">
        <w:rPr>
          <w:rStyle w:val="token"/>
          <w:rFonts w:ascii="Arial Narrow" w:hAnsi="Arial Narrow"/>
          <w:sz w:val="24"/>
          <w:szCs w:val="24"/>
        </w:rPr>
        <w:t>select</w:t>
      </w:r>
      <w:r w:rsidRPr="00B67FE7">
        <w:rPr>
          <w:rStyle w:val="HTML1"/>
          <w:rFonts w:ascii="Arial Narrow" w:hAnsi="Arial Narrow"/>
          <w:sz w:val="24"/>
          <w:szCs w:val="24"/>
        </w:rPr>
        <w:t xml:space="preserve"> a</w:t>
      </w:r>
      <w:r w:rsidRPr="00B67FE7">
        <w:rPr>
          <w:rStyle w:val="token"/>
          <w:rFonts w:ascii="Arial Narrow" w:hAnsi="Arial Narrow"/>
          <w:sz w:val="24"/>
          <w:szCs w:val="24"/>
        </w:rPr>
        <w:t>~</w:t>
      </w:r>
      <w:r w:rsidRPr="00B67FE7">
        <w:rPr>
          <w:rStyle w:val="HTML1"/>
          <w:rFonts w:ascii="Arial Narrow" w:hAnsi="Arial Narrow"/>
          <w:sz w:val="24"/>
          <w:szCs w:val="24"/>
        </w:rPr>
        <w:t>rldnr</w:t>
      </w:r>
      <w:r w:rsidRPr="00B67FE7">
        <w:rPr>
          <w:rStyle w:val="token"/>
          <w:rFonts w:ascii="Arial Narrow" w:hAnsi="Arial Narrow"/>
          <w:sz w:val="24"/>
          <w:szCs w:val="24"/>
        </w:rPr>
        <w:t>,</w:t>
      </w:r>
      <w:r w:rsidRPr="00B67FE7">
        <w:rPr>
          <w:rStyle w:val="HTML1"/>
          <w:rFonts w:ascii="Arial Narrow" w:hAnsi="Arial Narrow"/>
          <w:sz w:val="24"/>
          <w:szCs w:val="24"/>
        </w:rPr>
        <w:t xml:space="preserve"> a</w:t>
      </w:r>
      <w:r w:rsidRPr="00B67FE7">
        <w:rPr>
          <w:rStyle w:val="token"/>
          <w:rFonts w:ascii="Arial Narrow" w:hAnsi="Arial Narrow"/>
          <w:sz w:val="24"/>
          <w:szCs w:val="24"/>
        </w:rPr>
        <w:t>~</w:t>
      </w:r>
      <w:r w:rsidRPr="00B67FE7">
        <w:rPr>
          <w:rStyle w:val="HTML1"/>
          <w:rFonts w:ascii="Arial Narrow" w:hAnsi="Arial Narrow"/>
          <w:sz w:val="24"/>
          <w:szCs w:val="24"/>
        </w:rPr>
        <w:t>rbukrs</w:t>
      </w:r>
      <w:r w:rsidRPr="00B67FE7">
        <w:rPr>
          <w:rStyle w:val="token"/>
          <w:rFonts w:ascii="Arial Narrow" w:hAnsi="Arial Narrow"/>
          <w:sz w:val="24"/>
          <w:szCs w:val="24"/>
        </w:rPr>
        <w:t>,</w:t>
      </w:r>
      <w:r w:rsidRPr="00B67FE7">
        <w:rPr>
          <w:rStyle w:val="HTML1"/>
          <w:rFonts w:ascii="Arial Narrow" w:hAnsi="Arial Narrow"/>
          <w:sz w:val="24"/>
          <w:szCs w:val="24"/>
        </w:rPr>
        <w:t xml:space="preserve"> a</w:t>
      </w:r>
      <w:r w:rsidRPr="00B67FE7">
        <w:rPr>
          <w:rStyle w:val="token"/>
          <w:rFonts w:ascii="Arial Narrow" w:hAnsi="Arial Narrow"/>
          <w:sz w:val="24"/>
          <w:szCs w:val="24"/>
        </w:rPr>
        <w:t>~</w:t>
      </w:r>
      <w:r w:rsidRPr="00B67FE7">
        <w:rPr>
          <w:rStyle w:val="HTML1"/>
          <w:rFonts w:ascii="Arial Narrow" w:hAnsi="Arial Narrow"/>
          <w:sz w:val="24"/>
          <w:szCs w:val="24"/>
        </w:rPr>
        <w:t>gjahr</w:t>
      </w:r>
      <w:r w:rsidRPr="00B67FE7">
        <w:rPr>
          <w:rStyle w:val="token"/>
          <w:rFonts w:ascii="Arial Narrow" w:hAnsi="Arial Narrow"/>
          <w:sz w:val="24"/>
          <w:szCs w:val="24"/>
        </w:rPr>
        <w:t>,</w:t>
      </w:r>
      <w:r w:rsidRPr="00B67FE7">
        <w:rPr>
          <w:rStyle w:val="HTML1"/>
          <w:rFonts w:ascii="Arial Narrow" w:hAnsi="Arial Narrow"/>
          <w:sz w:val="24"/>
          <w:szCs w:val="24"/>
        </w:rPr>
        <w:t xml:space="preserve"> a</w:t>
      </w:r>
      <w:r w:rsidRPr="00B67FE7">
        <w:rPr>
          <w:rStyle w:val="token"/>
          <w:rFonts w:ascii="Arial Narrow" w:hAnsi="Arial Narrow"/>
          <w:sz w:val="24"/>
          <w:szCs w:val="24"/>
        </w:rPr>
        <w:t>~</w:t>
      </w:r>
      <w:r w:rsidRPr="00B67FE7">
        <w:rPr>
          <w:rStyle w:val="HTML1"/>
          <w:rFonts w:ascii="Arial Narrow" w:hAnsi="Arial Narrow"/>
          <w:sz w:val="24"/>
          <w:szCs w:val="24"/>
        </w:rPr>
        <w:t>belnr</w:t>
      </w:r>
      <w:r w:rsidRPr="00B67FE7">
        <w:rPr>
          <w:rStyle w:val="token"/>
          <w:rFonts w:ascii="Arial Narrow" w:hAnsi="Arial Narrow"/>
          <w:sz w:val="24"/>
          <w:szCs w:val="24"/>
        </w:rPr>
        <w:t>,</w:t>
      </w:r>
      <w:r w:rsidRPr="00B67FE7">
        <w:rPr>
          <w:rStyle w:val="HTML1"/>
          <w:rFonts w:ascii="Arial Narrow" w:hAnsi="Arial Narrow"/>
          <w:sz w:val="24"/>
          <w:szCs w:val="24"/>
        </w:rPr>
        <w:t xml:space="preserve"> a</w:t>
      </w:r>
      <w:r w:rsidRPr="00B67FE7">
        <w:rPr>
          <w:rStyle w:val="token"/>
          <w:rFonts w:ascii="Arial Narrow" w:hAnsi="Arial Narrow"/>
          <w:sz w:val="24"/>
          <w:szCs w:val="24"/>
        </w:rPr>
        <w:t>~</w:t>
      </w:r>
      <w:r w:rsidRPr="00B67FE7">
        <w:rPr>
          <w:rStyle w:val="HTML1"/>
          <w:rFonts w:ascii="Arial Narrow" w:hAnsi="Arial Narrow"/>
          <w:sz w:val="24"/>
          <w:szCs w:val="24"/>
        </w:rPr>
        <w:t>docln</w:t>
      </w:r>
      <w:r w:rsidRPr="00B67FE7">
        <w:rPr>
          <w:rStyle w:val="token"/>
          <w:rFonts w:ascii="Arial Narrow" w:hAnsi="Arial Narrow"/>
          <w:sz w:val="24"/>
          <w:szCs w:val="24"/>
        </w:rPr>
        <w:t>,</w:t>
      </w:r>
      <w:r w:rsidRPr="00B67FE7">
        <w:rPr>
          <w:rStyle w:val="HTML1"/>
          <w:rFonts w:ascii="Arial Narrow" w:hAnsi="Arial Narrow"/>
          <w:sz w:val="24"/>
          <w:szCs w:val="24"/>
        </w:rPr>
        <w:t xml:space="preserve"> a</w:t>
      </w:r>
      <w:r w:rsidRPr="00B67FE7">
        <w:rPr>
          <w:rStyle w:val="token"/>
          <w:rFonts w:ascii="Arial Narrow" w:hAnsi="Arial Narrow"/>
          <w:sz w:val="24"/>
          <w:szCs w:val="24"/>
        </w:rPr>
        <w:t>~</w:t>
      </w:r>
      <w:r w:rsidRPr="00B67FE7">
        <w:rPr>
          <w:rStyle w:val="HTML1"/>
          <w:rFonts w:ascii="Arial Narrow" w:hAnsi="Arial Narrow"/>
          <w:sz w:val="24"/>
          <w:szCs w:val="24"/>
        </w:rPr>
        <w:t>netdt</w:t>
      </w:r>
    </w:p>
    <w:p w:rsidR="00B67FE7" w:rsidRPr="00B67FE7" w:rsidRDefault="00B67FE7" w:rsidP="00B67FE7">
      <w:pPr>
        <w:pStyle w:val="HTML"/>
        <w:ind w:firstLine="567"/>
        <w:rPr>
          <w:rStyle w:val="HTML1"/>
          <w:rFonts w:ascii="Arial Narrow" w:hAnsi="Arial Narrow"/>
          <w:sz w:val="24"/>
          <w:szCs w:val="24"/>
        </w:rPr>
      </w:pPr>
      <w:r w:rsidRPr="00B67FE7">
        <w:rPr>
          <w:rStyle w:val="HTML1"/>
          <w:rFonts w:ascii="Arial Narrow" w:hAnsi="Arial Narrow"/>
          <w:sz w:val="24"/>
          <w:szCs w:val="24"/>
        </w:rPr>
        <w:t xml:space="preserve">      </w:t>
      </w:r>
      <w:r>
        <w:rPr>
          <w:rStyle w:val="HTML1"/>
          <w:rFonts w:ascii="Arial Narrow" w:hAnsi="Arial Narrow"/>
          <w:sz w:val="24"/>
          <w:szCs w:val="24"/>
        </w:rPr>
        <w:t xml:space="preserve">           </w:t>
      </w:r>
      <w:r w:rsidRPr="00B67FE7">
        <w:rPr>
          <w:rStyle w:val="token"/>
          <w:rFonts w:ascii="Arial Narrow" w:hAnsi="Arial Narrow"/>
          <w:sz w:val="24"/>
          <w:szCs w:val="24"/>
        </w:rPr>
        <w:t>from</w:t>
      </w:r>
      <w:r w:rsidRPr="00B67FE7">
        <w:rPr>
          <w:rStyle w:val="HTML1"/>
          <w:rFonts w:ascii="Arial Narrow" w:hAnsi="Arial Narrow"/>
          <w:sz w:val="24"/>
          <w:szCs w:val="24"/>
        </w:rPr>
        <w:t xml:space="preserve"> acdoca </w:t>
      </w:r>
      <w:r w:rsidRPr="00B67FE7">
        <w:rPr>
          <w:rStyle w:val="token"/>
          <w:rFonts w:ascii="Arial Narrow" w:hAnsi="Arial Narrow"/>
          <w:sz w:val="24"/>
          <w:szCs w:val="24"/>
        </w:rPr>
        <w:t>as</w:t>
      </w:r>
      <w:r w:rsidRPr="00B67FE7">
        <w:rPr>
          <w:rStyle w:val="HTML1"/>
          <w:rFonts w:ascii="Arial Narrow" w:hAnsi="Arial Narrow"/>
          <w:sz w:val="24"/>
          <w:szCs w:val="24"/>
        </w:rPr>
        <w:t xml:space="preserve"> a</w:t>
      </w:r>
    </w:p>
    <w:p w:rsidR="00B67FE7" w:rsidRPr="00B67FE7" w:rsidRDefault="00B67FE7" w:rsidP="005E093A">
      <w:pPr>
        <w:pStyle w:val="HTML"/>
        <w:shd w:val="clear" w:color="auto" w:fill="E7E6E6" w:themeFill="background2"/>
        <w:ind w:firstLine="567"/>
        <w:rPr>
          <w:rStyle w:val="HTML1"/>
          <w:rFonts w:ascii="Arial Narrow" w:hAnsi="Arial Narrow"/>
          <w:sz w:val="24"/>
          <w:szCs w:val="24"/>
        </w:rPr>
      </w:pPr>
      <w:r w:rsidRPr="005E093A">
        <w:rPr>
          <w:rStyle w:val="HTML1"/>
          <w:rFonts w:ascii="Arial Narrow" w:hAnsi="Arial Narrow"/>
          <w:i/>
          <w:color w:val="385623" w:themeColor="accent6" w:themeShade="80"/>
          <w:sz w:val="24"/>
          <w:szCs w:val="24"/>
        </w:rPr>
        <w:t xml:space="preserve">                 inner join</w:t>
      </w:r>
      <w:r w:rsidR="00246745" w:rsidRPr="005E093A">
        <w:rPr>
          <w:rStyle w:val="HTML1"/>
          <w:rFonts w:ascii="Arial Narrow" w:hAnsi="Arial Narrow"/>
          <w:i/>
          <w:color w:val="385623" w:themeColor="accent6" w:themeShade="80"/>
          <w:sz w:val="24"/>
          <w:szCs w:val="24"/>
        </w:rPr>
        <w:t xml:space="preserve"> </w:t>
      </w:r>
      <w:r w:rsidRPr="005E093A">
        <w:rPr>
          <w:rStyle w:val="HTML1"/>
          <w:rFonts w:ascii="Arial Narrow" w:hAnsi="Arial Narrow"/>
          <w:i/>
          <w:color w:val="385623" w:themeColor="accent6" w:themeShade="80"/>
          <w:sz w:val="24"/>
          <w:szCs w:val="24"/>
        </w:rPr>
        <w:t xml:space="preserve"> </w:t>
      </w:r>
      <w:r w:rsidRPr="00B67FE7">
        <w:rPr>
          <w:rStyle w:val="HTML1"/>
          <w:rFonts w:ascii="Arial Narrow" w:hAnsi="Arial Narrow"/>
          <w:sz w:val="24"/>
          <w:szCs w:val="24"/>
        </w:rPr>
        <w:t xml:space="preserve">@SOURCE_DATA </w:t>
      </w:r>
      <w:r w:rsidR="005E093A">
        <w:rPr>
          <w:rStyle w:val="HTML1"/>
          <w:rFonts w:ascii="Arial Narrow" w:hAnsi="Arial Narrow"/>
          <w:sz w:val="24"/>
          <w:szCs w:val="24"/>
        </w:rPr>
        <w:t>as</w:t>
      </w:r>
      <w:r w:rsidRPr="00B67FE7">
        <w:rPr>
          <w:rStyle w:val="HTML1"/>
          <w:rFonts w:ascii="Arial Narrow" w:hAnsi="Arial Narrow"/>
          <w:sz w:val="24"/>
          <w:szCs w:val="24"/>
        </w:rPr>
        <w:t xml:space="preserve"> b</w:t>
      </w:r>
    </w:p>
    <w:p w:rsidR="00174CD7" w:rsidRDefault="00174CD7" w:rsidP="00B67FE7">
      <w:pPr>
        <w:pStyle w:val="HTML"/>
        <w:ind w:firstLine="567"/>
        <w:rPr>
          <w:rStyle w:val="HTML1"/>
          <w:rFonts w:ascii="Arial Narrow" w:hAnsi="Arial Narrow"/>
          <w:sz w:val="24"/>
          <w:szCs w:val="24"/>
        </w:rPr>
      </w:pPr>
      <w:r>
        <w:rPr>
          <w:rStyle w:val="HTML1"/>
          <w:rFonts w:ascii="Arial Narrow" w:hAnsi="Arial Narrow"/>
          <w:sz w:val="24"/>
          <w:szCs w:val="24"/>
        </w:rPr>
        <w:t xml:space="preserve">           </w:t>
      </w:r>
      <w:r w:rsidR="00B67FE7" w:rsidRPr="00B67FE7">
        <w:rPr>
          <w:rStyle w:val="HTML1"/>
          <w:rFonts w:ascii="Arial Narrow" w:hAnsi="Arial Narrow"/>
          <w:sz w:val="24"/>
          <w:szCs w:val="24"/>
        </w:rPr>
        <w:t xml:space="preserve">      </w:t>
      </w:r>
      <w:r>
        <w:rPr>
          <w:rStyle w:val="HTML1"/>
          <w:rFonts w:ascii="Arial Narrow" w:hAnsi="Arial Narrow"/>
          <w:sz w:val="24"/>
          <w:szCs w:val="24"/>
        </w:rPr>
        <w:t>on</w:t>
      </w:r>
      <w:r w:rsidR="00B67FE7" w:rsidRPr="00B67FE7">
        <w:rPr>
          <w:rStyle w:val="HTML1"/>
          <w:rFonts w:ascii="Arial Narrow" w:hAnsi="Arial Narrow"/>
          <w:sz w:val="24"/>
          <w:szCs w:val="24"/>
        </w:rPr>
        <w:t xml:space="preserve">  a</w:t>
      </w:r>
      <w:r w:rsidR="00B67FE7" w:rsidRPr="00B67FE7">
        <w:rPr>
          <w:rStyle w:val="token"/>
          <w:rFonts w:ascii="Arial Narrow" w:hAnsi="Arial Narrow"/>
          <w:sz w:val="24"/>
          <w:szCs w:val="24"/>
        </w:rPr>
        <w:t>~</w:t>
      </w:r>
      <w:r w:rsidR="00B67FE7" w:rsidRPr="00B67FE7">
        <w:rPr>
          <w:rStyle w:val="HTML1"/>
          <w:rFonts w:ascii="Arial Narrow" w:hAnsi="Arial Narrow"/>
          <w:sz w:val="24"/>
          <w:szCs w:val="24"/>
        </w:rPr>
        <w:t xml:space="preserve">rldnr  </w:t>
      </w:r>
      <w:r w:rsidR="00B67FE7" w:rsidRPr="00B67FE7">
        <w:rPr>
          <w:rStyle w:val="token"/>
          <w:rFonts w:ascii="Arial Narrow" w:hAnsi="Arial Narrow"/>
          <w:sz w:val="24"/>
          <w:szCs w:val="24"/>
        </w:rPr>
        <w:t>=</w:t>
      </w:r>
      <w:r w:rsidR="00B67FE7" w:rsidRPr="00B67FE7">
        <w:rPr>
          <w:rStyle w:val="HTML1"/>
          <w:rFonts w:ascii="Arial Narrow" w:hAnsi="Arial Narrow"/>
          <w:sz w:val="24"/>
          <w:szCs w:val="24"/>
        </w:rPr>
        <w:t xml:space="preserve"> b</w:t>
      </w:r>
      <w:r w:rsidR="00B67FE7" w:rsidRPr="00B67FE7">
        <w:rPr>
          <w:rStyle w:val="token"/>
          <w:rFonts w:ascii="Arial Narrow" w:hAnsi="Arial Narrow"/>
          <w:sz w:val="24"/>
          <w:szCs w:val="24"/>
        </w:rPr>
        <w:t>~</w:t>
      </w:r>
      <w:r w:rsidR="00B67FE7" w:rsidRPr="00B67FE7">
        <w:rPr>
          <w:rStyle w:val="HTML1"/>
          <w:rFonts w:ascii="Arial Narrow" w:hAnsi="Arial Narrow"/>
          <w:sz w:val="24"/>
          <w:szCs w:val="24"/>
        </w:rPr>
        <w:t xml:space="preserve">rldnr </w:t>
      </w:r>
      <w:r>
        <w:rPr>
          <w:rStyle w:val="HTML1"/>
          <w:rFonts w:ascii="Arial Narrow" w:hAnsi="Arial Narrow"/>
          <w:sz w:val="24"/>
          <w:szCs w:val="24"/>
        </w:rPr>
        <w:t>and</w:t>
      </w:r>
      <w:r w:rsidR="00B67FE7" w:rsidRPr="00B67FE7">
        <w:rPr>
          <w:rStyle w:val="HTML1"/>
          <w:rFonts w:ascii="Arial Narrow" w:hAnsi="Arial Narrow"/>
          <w:sz w:val="24"/>
          <w:szCs w:val="24"/>
        </w:rPr>
        <w:t xml:space="preserve"> a</w:t>
      </w:r>
      <w:r w:rsidR="00B67FE7" w:rsidRPr="00B67FE7">
        <w:rPr>
          <w:rStyle w:val="token"/>
          <w:rFonts w:ascii="Arial Narrow" w:hAnsi="Arial Narrow"/>
          <w:sz w:val="24"/>
          <w:szCs w:val="24"/>
        </w:rPr>
        <w:t>~</w:t>
      </w:r>
      <w:r w:rsidR="00B67FE7" w:rsidRPr="00B67FE7">
        <w:rPr>
          <w:rStyle w:val="HTML1"/>
          <w:rFonts w:ascii="Arial Narrow" w:hAnsi="Arial Narrow"/>
          <w:sz w:val="24"/>
          <w:szCs w:val="24"/>
        </w:rPr>
        <w:t xml:space="preserve">rbukrs </w:t>
      </w:r>
      <w:r w:rsidR="00B67FE7" w:rsidRPr="00B67FE7">
        <w:rPr>
          <w:rStyle w:val="token"/>
          <w:rFonts w:ascii="Arial Narrow" w:hAnsi="Arial Narrow"/>
          <w:sz w:val="24"/>
          <w:szCs w:val="24"/>
        </w:rPr>
        <w:t>=</w:t>
      </w:r>
      <w:r w:rsidR="00B67FE7" w:rsidRPr="00B67FE7">
        <w:rPr>
          <w:rStyle w:val="HTML1"/>
          <w:rFonts w:ascii="Arial Narrow" w:hAnsi="Arial Narrow"/>
          <w:sz w:val="24"/>
          <w:szCs w:val="24"/>
        </w:rPr>
        <w:t xml:space="preserve"> b</w:t>
      </w:r>
      <w:r w:rsidR="00B67FE7" w:rsidRPr="00B67FE7">
        <w:rPr>
          <w:rStyle w:val="token"/>
          <w:rFonts w:ascii="Arial Narrow" w:hAnsi="Arial Narrow"/>
          <w:sz w:val="24"/>
          <w:szCs w:val="24"/>
        </w:rPr>
        <w:t>~</w:t>
      </w:r>
      <w:r w:rsidR="00B67FE7" w:rsidRPr="00B67FE7">
        <w:rPr>
          <w:rStyle w:val="HTML1"/>
          <w:rFonts w:ascii="Arial Narrow" w:hAnsi="Arial Narrow"/>
          <w:sz w:val="24"/>
          <w:szCs w:val="24"/>
        </w:rPr>
        <w:t>rbukrs</w:t>
      </w:r>
      <w:r>
        <w:rPr>
          <w:rStyle w:val="HTML1"/>
          <w:rFonts w:ascii="Arial Narrow" w:hAnsi="Arial Narrow"/>
          <w:sz w:val="24"/>
          <w:szCs w:val="24"/>
        </w:rPr>
        <w:t xml:space="preserve"> and</w:t>
      </w:r>
      <w:r w:rsidR="00B67FE7" w:rsidRPr="00B67FE7">
        <w:rPr>
          <w:rStyle w:val="HTML1"/>
          <w:rFonts w:ascii="Arial Narrow" w:hAnsi="Arial Narrow"/>
          <w:sz w:val="24"/>
          <w:szCs w:val="24"/>
        </w:rPr>
        <w:t xml:space="preserve"> a</w:t>
      </w:r>
      <w:r w:rsidR="00B67FE7" w:rsidRPr="00B67FE7">
        <w:rPr>
          <w:rStyle w:val="token"/>
          <w:rFonts w:ascii="Arial Narrow" w:hAnsi="Arial Narrow"/>
          <w:sz w:val="24"/>
          <w:szCs w:val="24"/>
        </w:rPr>
        <w:t>~</w:t>
      </w:r>
      <w:r w:rsidR="00B67FE7" w:rsidRPr="00B67FE7">
        <w:rPr>
          <w:rStyle w:val="HTML1"/>
          <w:rFonts w:ascii="Arial Narrow" w:hAnsi="Arial Narrow"/>
          <w:sz w:val="24"/>
          <w:szCs w:val="24"/>
        </w:rPr>
        <w:t xml:space="preserve">gjahr  </w:t>
      </w:r>
      <w:r w:rsidR="00B67FE7" w:rsidRPr="00B67FE7">
        <w:rPr>
          <w:rStyle w:val="token"/>
          <w:rFonts w:ascii="Arial Narrow" w:hAnsi="Arial Narrow"/>
          <w:sz w:val="24"/>
          <w:szCs w:val="24"/>
        </w:rPr>
        <w:t>=</w:t>
      </w:r>
      <w:r w:rsidR="00B67FE7" w:rsidRPr="00B67FE7">
        <w:rPr>
          <w:rStyle w:val="HTML1"/>
          <w:rFonts w:ascii="Arial Narrow" w:hAnsi="Arial Narrow"/>
          <w:sz w:val="24"/>
          <w:szCs w:val="24"/>
        </w:rPr>
        <w:t xml:space="preserve"> b</w:t>
      </w:r>
      <w:r w:rsidR="00B67FE7" w:rsidRPr="00B67FE7">
        <w:rPr>
          <w:rStyle w:val="token"/>
          <w:rFonts w:ascii="Arial Narrow" w:hAnsi="Arial Narrow"/>
          <w:sz w:val="24"/>
          <w:szCs w:val="24"/>
        </w:rPr>
        <w:t>~</w:t>
      </w:r>
      <w:r w:rsidR="00B67FE7" w:rsidRPr="00B67FE7">
        <w:rPr>
          <w:rStyle w:val="HTML1"/>
          <w:rFonts w:ascii="Arial Narrow" w:hAnsi="Arial Narrow"/>
          <w:sz w:val="24"/>
          <w:szCs w:val="24"/>
        </w:rPr>
        <w:t>gjahr</w:t>
      </w:r>
      <w:r>
        <w:rPr>
          <w:rStyle w:val="HTML1"/>
          <w:rFonts w:ascii="Arial Narrow" w:hAnsi="Arial Narrow"/>
          <w:sz w:val="24"/>
          <w:szCs w:val="24"/>
        </w:rPr>
        <w:t xml:space="preserve"> and</w:t>
      </w:r>
      <w:r w:rsidR="00B67FE7" w:rsidRPr="00B67FE7">
        <w:rPr>
          <w:rStyle w:val="HTML1"/>
          <w:rFonts w:ascii="Arial Narrow" w:hAnsi="Arial Narrow"/>
          <w:sz w:val="24"/>
          <w:szCs w:val="24"/>
        </w:rPr>
        <w:t xml:space="preserve"> a</w:t>
      </w:r>
      <w:r w:rsidR="00B67FE7" w:rsidRPr="00B67FE7">
        <w:rPr>
          <w:rStyle w:val="token"/>
          <w:rFonts w:ascii="Arial Narrow" w:hAnsi="Arial Narrow"/>
          <w:sz w:val="24"/>
          <w:szCs w:val="24"/>
        </w:rPr>
        <w:t>~</w:t>
      </w:r>
      <w:r w:rsidR="00B67FE7" w:rsidRPr="00B67FE7">
        <w:rPr>
          <w:rStyle w:val="HTML1"/>
          <w:rFonts w:ascii="Arial Narrow" w:hAnsi="Arial Narrow"/>
          <w:sz w:val="24"/>
          <w:szCs w:val="24"/>
        </w:rPr>
        <w:t xml:space="preserve">belnr </w:t>
      </w:r>
      <w:r w:rsidR="00B67FE7" w:rsidRPr="00B67FE7">
        <w:rPr>
          <w:rStyle w:val="token"/>
          <w:rFonts w:ascii="Arial Narrow" w:hAnsi="Arial Narrow"/>
          <w:sz w:val="24"/>
          <w:szCs w:val="24"/>
        </w:rPr>
        <w:t>=</w:t>
      </w:r>
      <w:r w:rsidR="00B67FE7" w:rsidRPr="00B67FE7">
        <w:rPr>
          <w:rStyle w:val="HTML1"/>
          <w:rFonts w:ascii="Arial Narrow" w:hAnsi="Arial Narrow"/>
          <w:sz w:val="24"/>
          <w:szCs w:val="24"/>
        </w:rPr>
        <w:t xml:space="preserve"> b</w:t>
      </w:r>
      <w:r w:rsidR="00B67FE7" w:rsidRPr="00B67FE7">
        <w:rPr>
          <w:rStyle w:val="token"/>
          <w:rFonts w:ascii="Arial Narrow" w:hAnsi="Arial Narrow"/>
          <w:sz w:val="24"/>
          <w:szCs w:val="24"/>
        </w:rPr>
        <w:t>~</w:t>
      </w:r>
      <w:r w:rsidR="00B67FE7" w:rsidRPr="00B67FE7">
        <w:rPr>
          <w:rStyle w:val="HTML1"/>
          <w:rFonts w:ascii="Arial Narrow" w:hAnsi="Arial Narrow"/>
          <w:sz w:val="24"/>
          <w:szCs w:val="24"/>
        </w:rPr>
        <w:t>belnr</w:t>
      </w:r>
      <w:r>
        <w:rPr>
          <w:rStyle w:val="HTML1"/>
          <w:rFonts w:ascii="Arial Narrow" w:hAnsi="Arial Narrow"/>
          <w:sz w:val="24"/>
          <w:szCs w:val="24"/>
        </w:rPr>
        <w:t xml:space="preserve"> and</w:t>
      </w:r>
      <w:r w:rsidR="00B67FE7" w:rsidRPr="00B67FE7">
        <w:rPr>
          <w:rStyle w:val="HTML1"/>
          <w:rFonts w:ascii="Arial Narrow" w:hAnsi="Arial Narrow"/>
          <w:sz w:val="24"/>
          <w:szCs w:val="24"/>
        </w:rPr>
        <w:t xml:space="preserve"> </w:t>
      </w:r>
    </w:p>
    <w:p w:rsidR="00B67FE7" w:rsidRPr="00B67FE7" w:rsidRDefault="00174CD7" w:rsidP="00B67FE7">
      <w:pPr>
        <w:pStyle w:val="HTML"/>
        <w:ind w:firstLine="567"/>
        <w:rPr>
          <w:rStyle w:val="HTML1"/>
          <w:rFonts w:ascii="Arial Narrow" w:hAnsi="Arial Narrow"/>
          <w:sz w:val="24"/>
          <w:szCs w:val="24"/>
        </w:rPr>
      </w:pPr>
      <w:r>
        <w:rPr>
          <w:rStyle w:val="HTML1"/>
          <w:rFonts w:ascii="Arial Narrow" w:hAnsi="Arial Narrow"/>
          <w:sz w:val="24"/>
          <w:szCs w:val="24"/>
        </w:rPr>
        <w:t xml:space="preserve">                       </w:t>
      </w:r>
      <w:r w:rsidR="00B67FE7" w:rsidRPr="00B67FE7">
        <w:rPr>
          <w:rStyle w:val="HTML1"/>
          <w:rFonts w:ascii="Arial Narrow" w:hAnsi="Arial Narrow"/>
          <w:sz w:val="24"/>
          <w:szCs w:val="24"/>
        </w:rPr>
        <w:t>a</w:t>
      </w:r>
      <w:r w:rsidR="00B67FE7" w:rsidRPr="00B67FE7">
        <w:rPr>
          <w:rStyle w:val="token"/>
          <w:rFonts w:ascii="Arial Narrow" w:hAnsi="Arial Narrow"/>
          <w:sz w:val="24"/>
          <w:szCs w:val="24"/>
        </w:rPr>
        <w:t>~</w:t>
      </w:r>
      <w:r w:rsidR="00B67FE7" w:rsidRPr="00B67FE7">
        <w:rPr>
          <w:rStyle w:val="HTML1"/>
          <w:rFonts w:ascii="Arial Narrow" w:hAnsi="Arial Narrow"/>
          <w:sz w:val="24"/>
          <w:szCs w:val="24"/>
        </w:rPr>
        <w:t xml:space="preserve">docln  </w:t>
      </w:r>
      <w:r w:rsidR="00B67FE7" w:rsidRPr="00B67FE7">
        <w:rPr>
          <w:rStyle w:val="token"/>
          <w:rFonts w:ascii="Arial Narrow" w:hAnsi="Arial Narrow"/>
          <w:sz w:val="24"/>
          <w:szCs w:val="24"/>
        </w:rPr>
        <w:t>=</w:t>
      </w:r>
      <w:r w:rsidR="00B67FE7" w:rsidRPr="00B67FE7">
        <w:rPr>
          <w:rStyle w:val="HTML1"/>
          <w:rFonts w:ascii="Arial Narrow" w:hAnsi="Arial Narrow"/>
          <w:sz w:val="24"/>
          <w:szCs w:val="24"/>
        </w:rPr>
        <w:t xml:space="preserve"> b</w:t>
      </w:r>
      <w:r w:rsidR="00B67FE7" w:rsidRPr="00B67FE7">
        <w:rPr>
          <w:rStyle w:val="token"/>
          <w:rFonts w:ascii="Arial Narrow" w:hAnsi="Arial Narrow"/>
          <w:sz w:val="24"/>
          <w:szCs w:val="24"/>
        </w:rPr>
        <w:t>~</w:t>
      </w:r>
      <w:r w:rsidR="00B67FE7" w:rsidRPr="00B67FE7">
        <w:rPr>
          <w:rStyle w:val="HTML1"/>
          <w:rFonts w:ascii="Arial Narrow" w:hAnsi="Arial Narrow"/>
          <w:sz w:val="24"/>
          <w:szCs w:val="24"/>
        </w:rPr>
        <w:t>docln</w:t>
      </w:r>
    </w:p>
    <w:p w:rsidR="00B67FE7" w:rsidRPr="00B67FE7" w:rsidRDefault="00174CD7" w:rsidP="00B67FE7">
      <w:pPr>
        <w:pStyle w:val="HTML"/>
        <w:ind w:firstLine="567"/>
        <w:rPr>
          <w:rStyle w:val="HTML1"/>
          <w:rFonts w:ascii="Arial Narrow" w:hAnsi="Arial Narrow"/>
          <w:sz w:val="24"/>
          <w:szCs w:val="24"/>
        </w:rPr>
      </w:pPr>
      <w:r>
        <w:rPr>
          <w:rStyle w:val="HTML1"/>
          <w:rFonts w:ascii="Arial Narrow" w:hAnsi="Arial Narrow"/>
          <w:sz w:val="24"/>
          <w:szCs w:val="24"/>
        </w:rPr>
        <w:t xml:space="preserve">            </w:t>
      </w:r>
      <w:r w:rsidR="00B67FE7" w:rsidRPr="00B67FE7">
        <w:rPr>
          <w:rStyle w:val="HTML1"/>
          <w:rFonts w:ascii="Arial Narrow" w:hAnsi="Arial Narrow"/>
          <w:sz w:val="24"/>
          <w:szCs w:val="24"/>
        </w:rPr>
        <w:t xml:space="preserve">     </w:t>
      </w:r>
      <w:r w:rsidR="00B67FE7" w:rsidRPr="00B67FE7">
        <w:rPr>
          <w:rStyle w:val="token"/>
          <w:rFonts w:ascii="Arial Narrow" w:hAnsi="Arial Narrow"/>
          <w:sz w:val="24"/>
          <w:szCs w:val="24"/>
        </w:rPr>
        <w:t>into</w:t>
      </w:r>
      <w:r w:rsidR="00B67FE7" w:rsidRPr="00B67FE7">
        <w:rPr>
          <w:rStyle w:val="HTML1"/>
          <w:rFonts w:ascii="Arial Narrow" w:hAnsi="Arial Narrow"/>
          <w:sz w:val="24"/>
          <w:szCs w:val="24"/>
        </w:rPr>
        <w:t xml:space="preserve"> </w:t>
      </w:r>
      <w:r>
        <w:rPr>
          <w:rStyle w:val="HTML1"/>
          <w:rFonts w:ascii="Arial Narrow" w:hAnsi="Arial Narrow"/>
          <w:sz w:val="24"/>
          <w:szCs w:val="24"/>
        </w:rPr>
        <w:t>table</w:t>
      </w:r>
      <w:r w:rsidR="00B67FE7" w:rsidRPr="00B67FE7">
        <w:rPr>
          <w:rStyle w:val="HTML1"/>
          <w:rFonts w:ascii="Arial Narrow" w:hAnsi="Arial Narrow"/>
          <w:sz w:val="24"/>
          <w:szCs w:val="24"/>
        </w:rPr>
        <w:t xml:space="preserve"> @it_acdoca</w:t>
      </w:r>
      <w:r w:rsidR="00B67FE7" w:rsidRPr="00B67FE7">
        <w:rPr>
          <w:rStyle w:val="token"/>
          <w:rFonts w:ascii="Arial Narrow" w:hAnsi="Arial Narrow"/>
          <w:sz w:val="24"/>
          <w:szCs w:val="24"/>
        </w:rPr>
        <w:t>.</w:t>
      </w:r>
    </w:p>
    <w:p w:rsidR="00B67FE7" w:rsidRPr="00B67FE7" w:rsidRDefault="00174CD7" w:rsidP="00B67FE7">
      <w:pPr>
        <w:pStyle w:val="HTML"/>
        <w:ind w:firstLine="567"/>
        <w:rPr>
          <w:rStyle w:val="HTML1"/>
          <w:rFonts w:ascii="Arial Narrow" w:hAnsi="Arial Narrow"/>
          <w:sz w:val="24"/>
          <w:szCs w:val="24"/>
        </w:rPr>
      </w:pPr>
      <w:r>
        <w:rPr>
          <w:rStyle w:val="token"/>
          <w:rFonts w:ascii="Arial Narrow" w:hAnsi="Arial Narrow"/>
          <w:sz w:val="24"/>
          <w:szCs w:val="24"/>
        </w:rPr>
        <w:t xml:space="preserve">            </w:t>
      </w:r>
      <w:r w:rsidR="00B67FE7" w:rsidRPr="00B67FE7">
        <w:rPr>
          <w:rStyle w:val="token"/>
          <w:rFonts w:ascii="Arial Narrow" w:hAnsi="Arial Narrow"/>
          <w:sz w:val="24"/>
          <w:szCs w:val="24"/>
        </w:rPr>
        <w:t>ENDIF.</w:t>
      </w:r>
    </w:p>
    <w:p w:rsidR="00B67FE7" w:rsidRPr="00B67FE7" w:rsidRDefault="00B67FE7" w:rsidP="00B67FE7">
      <w:pPr>
        <w:pStyle w:val="HTML"/>
        <w:ind w:firstLine="567"/>
        <w:rPr>
          <w:rStyle w:val="HTML1"/>
          <w:rFonts w:ascii="Arial Narrow" w:hAnsi="Arial Narrow"/>
          <w:sz w:val="24"/>
          <w:szCs w:val="24"/>
        </w:rPr>
      </w:pPr>
    </w:p>
    <w:p w:rsidR="00B67FE7" w:rsidRPr="00B67FE7" w:rsidRDefault="005E093A" w:rsidP="00B67FE7">
      <w:pPr>
        <w:pStyle w:val="HTML"/>
        <w:ind w:firstLine="567"/>
        <w:rPr>
          <w:rStyle w:val="HTML1"/>
          <w:rFonts w:ascii="Arial Narrow" w:hAnsi="Arial Narrow"/>
          <w:sz w:val="24"/>
          <w:szCs w:val="24"/>
        </w:rPr>
      </w:pPr>
      <w:r>
        <w:rPr>
          <w:rStyle w:val="token"/>
          <w:rFonts w:ascii="Arial Narrow" w:hAnsi="Arial Narrow"/>
          <w:sz w:val="24"/>
          <w:szCs w:val="24"/>
        </w:rPr>
        <w:t>sort</w:t>
      </w:r>
      <w:r w:rsidR="00B67FE7" w:rsidRPr="00B67FE7">
        <w:rPr>
          <w:rStyle w:val="HTML1"/>
          <w:rFonts w:ascii="Arial Narrow" w:hAnsi="Arial Narrow"/>
          <w:sz w:val="24"/>
          <w:szCs w:val="24"/>
        </w:rPr>
        <w:t xml:space="preserve"> </w:t>
      </w:r>
      <w:r w:rsidR="00B67FE7" w:rsidRPr="005E093A">
        <w:rPr>
          <w:rStyle w:val="HTML1"/>
          <w:rFonts w:ascii="Arial Narrow" w:hAnsi="Arial Narrow"/>
          <w:i/>
          <w:sz w:val="24"/>
          <w:szCs w:val="24"/>
        </w:rPr>
        <w:t>it_acdoca</w:t>
      </w:r>
      <w:r w:rsidR="00B67FE7" w:rsidRPr="00B67FE7">
        <w:rPr>
          <w:rStyle w:val="HTML1"/>
          <w:rFonts w:ascii="Arial Narrow" w:hAnsi="Arial Narrow"/>
          <w:sz w:val="24"/>
          <w:szCs w:val="24"/>
        </w:rPr>
        <w:t xml:space="preserve"> </w:t>
      </w:r>
      <w:r>
        <w:rPr>
          <w:rStyle w:val="HTML1"/>
          <w:rFonts w:ascii="Arial Narrow" w:hAnsi="Arial Narrow"/>
          <w:sz w:val="24"/>
          <w:szCs w:val="24"/>
        </w:rPr>
        <w:t>by</w:t>
      </w:r>
      <w:r w:rsidR="00B67FE7" w:rsidRPr="00B67FE7">
        <w:rPr>
          <w:rStyle w:val="HTML1"/>
          <w:rFonts w:ascii="Arial Narrow" w:hAnsi="Arial Narrow"/>
          <w:sz w:val="24"/>
          <w:szCs w:val="24"/>
        </w:rPr>
        <w:t xml:space="preserve"> rldnr rbukrs gjahr belnr docln</w:t>
      </w:r>
      <w:r w:rsidR="00B67FE7" w:rsidRPr="00B67FE7">
        <w:rPr>
          <w:rStyle w:val="token"/>
          <w:rFonts w:ascii="Arial Narrow" w:hAnsi="Arial Narrow"/>
          <w:sz w:val="24"/>
          <w:szCs w:val="24"/>
        </w:rPr>
        <w:t>.</w:t>
      </w:r>
    </w:p>
    <w:p w:rsidR="00B67FE7" w:rsidRPr="00B67FE7" w:rsidRDefault="00B67FE7" w:rsidP="00B67FE7">
      <w:pPr>
        <w:pStyle w:val="HTML"/>
        <w:ind w:firstLine="567"/>
        <w:rPr>
          <w:rStyle w:val="HTML1"/>
          <w:rFonts w:ascii="Arial Narrow" w:hAnsi="Arial Narrow"/>
          <w:sz w:val="24"/>
          <w:szCs w:val="24"/>
        </w:rPr>
      </w:pPr>
    </w:p>
    <w:p w:rsidR="00B67FE7" w:rsidRPr="00B67FE7" w:rsidRDefault="00B67FE7" w:rsidP="00B67FE7">
      <w:pPr>
        <w:pStyle w:val="HTML"/>
        <w:ind w:firstLine="567"/>
        <w:rPr>
          <w:rStyle w:val="HTML1"/>
          <w:rFonts w:ascii="Arial Narrow" w:hAnsi="Arial Narrow"/>
          <w:sz w:val="24"/>
          <w:szCs w:val="24"/>
        </w:rPr>
      </w:pPr>
      <w:r w:rsidRPr="00B67FE7">
        <w:rPr>
          <w:rStyle w:val="token"/>
          <w:rFonts w:ascii="Arial Narrow" w:hAnsi="Arial Narrow"/>
          <w:sz w:val="24"/>
          <w:szCs w:val="24"/>
        </w:rPr>
        <w:t>LOOP</w:t>
      </w:r>
      <w:r w:rsidRPr="00B67FE7">
        <w:rPr>
          <w:rStyle w:val="HTML1"/>
          <w:rFonts w:ascii="Arial Narrow" w:hAnsi="Arial Narrow"/>
          <w:sz w:val="24"/>
          <w:szCs w:val="24"/>
        </w:rPr>
        <w:t xml:space="preserve"> </w:t>
      </w:r>
      <w:r w:rsidRPr="00B67FE7">
        <w:rPr>
          <w:rStyle w:val="token"/>
          <w:rFonts w:ascii="Arial Narrow" w:hAnsi="Arial Narrow"/>
          <w:sz w:val="24"/>
          <w:szCs w:val="24"/>
        </w:rPr>
        <w:t>AT</w:t>
      </w:r>
      <w:r w:rsidRPr="00B67FE7">
        <w:rPr>
          <w:rStyle w:val="HTML1"/>
          <w:rFonts w:ascii="Arial Narrow" w:hAnsi="Arial Narrow"/>
          <w:sz w:val="24"/>
          <w:szCs w:val="24"/>
        </w:rPr>
        <w:t xml:space="preserve"> C_T_DATA </w:t>
      </w:r>
      <w:r w:rsidRPr="00B67FE7">
        <w:rPr>
          <w:rStyle w:val="token"/>
          <w:rFonts w:ascii="Arial Narrow" w:hAnsi="Arial Narrow"/>
          <w:sz w:val="24"/>
          <w:szCs w:val="24"/>
        </w:rPr>
        <w:t>ASSIGNING</w:t>
      </w:r>
      <w:r w:rsidRPr="00B67FE7">
        <w:rPr>
          <w:rStyle w:val="HTML1"/>
          <w:rFonts w:ascii="Arial Narrow" w:hAnsi="Arial Narrow"/>
          <w:sz w:val="24"/>
          <w:szCs w:val="24"/>
        </w:rPr>
        <w:t xml:space="preserve"> &lt;l_s_data&gt;</w:t>
      </w:r>
      <w:r w:rsidRPr="00B67FE7">
        <w:rPr>
          <w:rStyle w:val="token"/>
          <w:rFonts w:ascii="Arial Narrow" w:hAnsi="Arial Narrow"/>
          <w:sz w:val="24"/>
          <w:szCs w:val="24"/>
        </w:rPr>
        <w:t>.</w:t>
      </w:r>
    </w:p>
    <w:p w:rsidR="00B67FE7" w:rsidRPr="00B67FE7" w:rsidRDefault="00B67FE7" w:rsidP="00B67FE7">
      <w:pPr>
        <w:pStyle w:val="HTML"/>
        <w:ind w:firstLine="567"/>
        <w:rPr>
          <w:rStyle w:val="HTML1"/>
          <w:rFonts w:ascii="Arial Narrow" w:hAnsi="Arial Narrow"/>
          <w:sz w:val="24"/>
          <w:szCs w:val="24"/>
        </w:rPr>
      </w:pPr>
      <w:r w:rsidRPr="00B67FE7">
        <w:rPr>
          <w:rStyle w:val="HTML1"/>
          <w:rFonts w:ascii="Arial Narrow" w:hAnsi="Arial Narrow"/>
          <w:sz w:val="24"/>
          <w:szCs w:val="24"/>
        </w:rPr>
        <w:t xml:space="preserve">     </w:t>
      </w:r>
      <w:r w:rsidR="005E093A">
        <w:rPr>
          <w:rStyle w:val="HTML1"/>
          <w:rFonts w:ascii="Arial Narrow" w:hAnsi="Arial Narrow"/>
          <w:sz w:val="24"/>
          <w:szCs w:val="24"/>
        </w:rPr>
        <w:t>read table</w:t>
      </w:r>
      <w:r w:rsidRPr="00B67FE7">
        <w:rPr>
          <w:rStyle w:val="HTML1"/>
          <w:rFonts w:ascii="Arial Narrow" w:hAnsi="Arial Narrow"/>
          <w:sz w:val="24"/>
          <w:szCs w:val="24"/>
        </w:rPr>
        <w:t xml:space="preserve"> </w:t>
      </w:r>
      <w:r w:rsidRPr="005E093A">
        <w:rPr>
          <w:rStyle w:val="HTML1"/>
          <w:rFonts w:ascii="Arial Narrow" w:hAnsi="Arial Narrow"/>
          <w:i/>
          <w:color w:val="002060"/>
          <w:sz w:val="24"/>
          <w:szCs w:val="24"/>
        </w:rPr>
        <w:t>it_acdoca</w:t>
      </w:r>
      <w:r w:rsidRPr="005E093A">
        <w:rPr>
          <w:rStyle w:val="HTML1"/>
          <w:rFonts w:ascii="Arial Narrow" w:hAnsi="Arial Narrow"/>
          <w:color w:val="002060"/>
          <w:sz w:val="24"/>
          <w:szCs w:val="24"/>
        </w:rPr>
        <w:t xml:space="preserve"> </w:t>
      </w:r>
      <w:r w:rsidR="005E093A">
        <w:rPr>
          <w:rStyle w:val="token"/>
          <w:rFonts w:ascii="Arial Narrow" w:hAnsi="Arial Narrow"/>
          <w:sz w:val="24"/>
          <w:szCs w:val="24"/>
        </w:rPr>
        <w:t>assigning</w:t>
      </w:r>
      <w:r w:rsidRPr="00B67FE7">
        <w:rPr>
          <w:rStyle w:val="HTML1"/>
          <w:rFonts w:ascii="Arial Narrow" w:hAnsi="Arial Narrow"/>
          <w:sz w:val="24"/>
          <w:szCs w:val="24"/>
        </w:rPr>
        <w:t xml:space="preserve"> &lt;fs_acdoca&gt;</w:t>
      </w:r>
    </w:p>
    <w:p w:rsidR="00B67FE7" w:rsidRPr="00B67FE7" w:rsidRDefault="00B67FE7" w:rsidP="00B67FE7">
      <w:pPr>
        <w:pStyle w:val="HTML"/>
        <w:ind w:firstLine="567"/>
        <w:rPr>
          <w:rStyle w:val="HTML1"/>
          <w:rFonts w:ascii="Arial Narrow" w:hAnsi="Arial Narrow"/>
          <w:sz w:val="24"/>
          <w:szCs w:val="24"/>
        </w:rPr>
      </w:pPr>
      <w:r w:rsidRPr="00B67FE7">
        <w:rPr>
          <w:rStyle w:val="HTML1"/>
          <w:rFonts w:ascii="Arial Narrow" w:hAnsi="Arial Narrow"/>
          <w:sz w:val="24"/>
          <w:szCs w:val="24"/>
        </w:rPr>
        <w:t xml:space="preserve">     </w:t>
      </w:r>
      <w:r w:rsidRPr="00B67FE7">
        <w:rPr>
          <w:rStyle w:val="token"/>
          <w:rFonts w:ascii="Arial Narrow" w:hAnsi="Arial Narrow"/>
          <w:sz w:val="24"/>
          <w:szCs w:val="24"/>
        </w:rPr>
        <w:t>with</w:t>
      </w:r>
      <w:r w:rsidRPr="00B67FE7">
        <w:rPr>
          <w:rStyle w:val="HTML1"/>
          <w:rFonts w:ascii="Arial Narrow" w:hAnsi="Arial Narrow"/>
          <w:sz w:val="24"/>
          <w:szCs w:val="24"/>
        </w:rPr>
        <w:t xml:space="preserve"> </w:t>
      </w:r>
      <w:r w:rsidRPr="00B67FE7">
        <w:rPr>
          <w:rStyle w:val="token"/>
          <w:rFonts w:ascii="Arial Narrow" w:hAnsi="Arial Narrow"/>
          <w:sz w:val="24"/>
          <w:szCs w:val="24"/>
        </w:rPr>
        <w:t>key</w:t>
      </w:r>
      <w:r w:rsidRPr="00B67FE7">
        <w:rPr>
          <w:rStyle w:val="HTML1"/>
          <w:rFonts w:ascii="Arial Narrow" w:hAnsi="Arial Narrow"/>
          <w:sz w:val="24"/>
          <w:szCs w:val="24"/>
        </w:rPr>
        <w:t xml:space="preserve"> rldnr  </w:t>
      </w:r>
      <w:r w:rsidRPr="00B67FE7">
        <w:rPr>
          <w:rStyle w:val="token"/>
          <w:rFonts w:ascii="Arial Narrow" w:hAnsi="Arial Narrow"/>
          <w:sz w:val="24"/>
          <w:szCs w:val="24"/>
        </w:rPr>
        <w:t>=</w:t>
      </w:r>
      <w:r w:rsidRPr="00B67FE7">
        <w:rPr>
          <w:rStyle w:val="HTML1"/>
          <w:rFonts w:ascii="Arial Narrow" w:hAnsi="Arial Narrow"/>
          <w:sz w:val="24"/>
          <w:szCs w:val="24"/>
        </w:rPr>
        <w:t xml:space="preserve"> &lt;l_s_data&gt;-rldnr  rbukrs </w:t>
      </w:r>
      <w:r w:rsidRPr="00B67FE7">
        <w:rPr>
          <w:rStyle w:val="token"/>
          <w:rFonts w:ascii="Arial Narrow" w:hAnsi="Arial Narrow"/>
          <w:sz w:val="24"/>
          <w:szCs w:val="24"/>
        </w:rPr>
        <w:t>=</w:t>
      </w:r>
      <w:r w:rsidRPr="00B67FE7">
        <w:rPr>
          <w:rStyle w:val="HTML1"/>
          <w:rFonts w:ascii="Arial Narrow" w:hAnsi="Arial Narrow"/>
          <w:sz w:val="24"/>
          <w:szCs w:val="24"/>
        </w:rPr>
        <w:t xml:space="preserve"> &lt;l_s_data&gt;-rbukrs gjahr  </w:t>
      </w:r>
      <w:r w:rsidRPr="00B67FE7">
        <w:rPr>
          <w:rStyle w:val="token"/>
          <w:rFonts w:ascii="Arial Narrow" w:hAnsi="Arial Narrow"/>
          <w:sz w:val="24"/>
          <w:szCs w:val="24"/>
        </w:rPr>
        <w:t>=</w:t>
      </w:r>
      <w:r w:rsidRPr="00B67FE7">
        <w:rPr>
          <w:rStyle w:val="HTML1"/>
          <w:rFonts w:ascii="Arial Narrow" w:hAnsi="Arial Narrow"/>
          <w:sz w:val="24"/>
          <w:szCs w:val="24"/>
        </w:rPr>
        <w:t xml:space="preserve"> &lt;l_s_data&gt;-gjahr</w:t>
      </w:r>
    </w:p>
    <w:p w:rsidR="00B67FE7" w:rsidRPr="00B67FE7" w:rsidRDefault="005E093A" w:rsidP="00B67FE7">
      <w:pPr>
        <w:pStyle w:val="HTML"/>
        <w:ind w:firstLine="567"/>
        <w:rPr>
          <w:rStyle w:val="HTML1"/>
          <w:rFonts w:ascii="Arial Narrow" w:hAnsi="Arial Narrow"/>
          <w:sz w:val="24"/>
          <w:szCs w:val="24"/>
        </w:rPr>
      </w:pPr>
      <w:r>
        <w:rPr>
          <w:rStyle w:val="HTML1"/>
          <w:rFonts w:ascii="Arial Narrow" w:hAnsi="Arial Narrow"/>
          <w:sz w:val="24"/>
          <w:szCs w:val="24"/>
        </w:rPr>
        <w:t xml:space="preserve">              </w:t>
      </w:r>
      <w:r w:rsidR="00B67FE7" w:rsidRPr="00B67FE7">
        <w:rPr>
          <w:rStyle w:val="HTML1"/>
          <w:rFonts w:ascii="Arial Narrow" w:hAnsi="Arial Narrow"/>
          <w:sz w:val="24"/>
          <w:szCs w:val="24"/>
        </w:rPr>
        <w:t xml:space="preserve">     belnr  </w:t>
      </w:r>
      <w:r w:rsidR="00B67FE7" w:rsidRPr="00B67FE7">
        <w:rPr>
          <w:rStyle w:val="token"/>
          <w:rFonts w:ascii="Arial Narrow" w:hAnsi="Arial Narrow"/>
          <w:sz w:val="24"/>
          <w:szCs w:val="24"/>
        </w:rPr>
        <w:t>=</w:t>
      </w:r>
      <w:r w:rsidR="00B67FE7" w:rsidRPr="00B67FE7">
        <w:rPr>
          <w:rStyle w:val="HTML1"/>
          <w:rFonts w:ascii="Arial Narrow" w:hAnsi="Arial Narrow"/>
          <w:sz w:val="24"/>
          <w:szCs w:val="24"/>
        </w:rPr>
        <w:t xml:space="preserve"> &lt;l_s_data&gt;-belnr  docln  </w:t>
      </w:r>
      <w:r w:rsidR="00B67FE7" w:rsidRPr="00B67FE7">
        <w:rPr>
          <w:rStyle w:val="token"/>
          <w:rFonts w:ascii="Arial Narrow" w:hAnsi="Arial Narrow"/>
          <w:sz w:val="24"/>
          <w:szCs w:val="24"/>
        </w:rPr>
        <w:t>=</w:t>
      </w:r>
      <w:r w:rsidR="00B67FE7" w:rsidRPr="00B67FE7">
        <w:rPr>
          <w:rStyle w:val="HTML1"/>
          <w:rFonts w:ascii="Arial Narrow" w:hAnsi="Arial Narrow"/>
          <w:sz w:val="24"/>
          <w:szCs w:val="24"/>
        </w:rPr>
        <w:t xml:space="preserve"> &lt;l_s_data&gt;-docln</w:t>
      </w:r>
      <w:r w:rsidR="00B67FE7" w:rsidRPr="00B67FE7">
        <w:rPr>
          <w:rStyle w:val="token"/>
          <w:rFonts w:ascii="Arial Narrow" w:hAnsi="Arial Narrow"/>
          <w:sz w:val="24"/>
          <w:szCs w:val="24"/>
        </w:rPr>
        <w:t>.</w:t>
      </w:r>
    </w:p>
    <w:p w:rsidR="00B67FE7" w:rsidRPr="00B67FE7" w:rsidRDefault="00B67FE7" w:rsidP="00B67FE7">
      <w:pPr>
        <w:pStyle w:val="HTML"/>
        <w:ind w:firstLine="567"/>
        <w:rPr>
          <w:rStyle w:val="HTML1"/>
          <w:rFonts w:ascii="Arial Narrow" w:hAnsi="Arial Narrow"/>
          <w:sz w:val="24"/>
          <w:szCs w:val="24"/>
        </w:rPr>
      </w:pPr>
      <w:r w:rsidRPr="00B67FE7">
        <w:rPr>
          <w:rStyle w:val="HTML1"/>
          <w:rFonts w:ascii="Arial Narrow" w:hAnsi="Arial Narrow"/>
          <w:sz w:val="24"/>
          <w:szCs w:val="24"/>
        </w:rPr>
        <w:t xml:space="preserve">     </w:t>
      </w:r>
      <w:r w:rsidRPr="00B67FE7">
        <w:rPr>
          <w:rStyle w:val="token"/>
          <w:rFonts w:ascii="Arial Narrow" w:hAnsi="Arial Narrow"/>
          <w:sz w:val="24"/>
          <w:szCs w:val="24"/>
        </w:rPr>
        <w:t>if</w:t>
      </w:r>
      <w:r w:rsidRPr="00B67FE7">
        <w:rPr>
          <w:rStyle w:val="HTML1"/>
          <w:rFonts w:ascii="Arial Narrow" w:hAnsi="Arial Narrow"/>
          <w:sz w:val="24"/>
          <w:szCs w:val="24"/>
        </w:rPr>
        <w:t xml:space="preserve"> sy</w:t>
      </w:r>
      <w:r w:rsidRPr="00B67FE7">
        <w:rPr>
          <w:rStyle w:val="token"/>
          <w:rFonts w:ascii="Arial Narrow" w:hAnsi="Arial Narrow"/>
          <w:sz w:val="24"/>
          <w:szCs w:val="24"/>
        </w:rPr>
        <w:t>-</w:t>
      </w:r>
      <w:r w:rsidRPr="00B67FE7">
        <w:rPr>
          <w:rStyle w:val="HTML1"/>
          <w:rFonts w:ascii="Arial Narrow" w:hAnsi="Arial Narrow"/>
          <w:sz w:val="24"/>
          <w:szCs w:val="24"/>
        </w:rPr>
        <w:t xml:space="preserve">subrc </w:t>
      </w:r>
      <w:r w:rsidRPr="00B67FE7">
        <w:rPr>
          <w:rStyle w:val="token"/>
          <w:rFonts w:ascii="Arial Narrow" w:hAnsi="Arial Narrow"/>
          <w:sz w:val="24"/>
          <w:szCs w:val="24"/>
        </w:rPr>
        <w:t>=</w:t>
      </w:r>
      <w:r w:rsidRPr="00B67FE7">
        <w:rPr>
          <w:rStyle w:val="HTML1"/>
          <w:rFonts w:ascii="Arial Narrow" w:hAnsi="Arial Narrow"/>
          <w:sz w:val="24"/>
          <w:szCs w:val="24"/>
        </w:rPr>
        <w:t xml:space="preserve"> </w:t>
      </w:r>
      <w:r w:rsidRPr="00B67FE7">
        <w:rPr>
          <w:rStyle w:val="token"/>
          <w:rFonts w:ascii="Arial Narrow" w:hAnsi="Arial Narrow"/>
          <w:sz w:val="24"/>
          <w:szCs w:val="24"/>
        </w:rPr>
        <w:t>0.</w:t>
      </w:r>
    </w:p>
    <w:p w:rsidR="00B67FE7" w:rsidRPr="00B67FE7" w:rsidRDefault="00B67FE7" w:rsidP="005E093A">
      <w:pPr>
        <w:pStyle w:val="HTML"/>
        <w:shd w:val="clear" w:color="auto" w:fill="E7E6E6" w:themeFill="background2"/>
        <w:ind w:firstLine="567"/>
        <w:rPr>
          <w:rStyle w:val="HTML1"/>
          <w:rFonts w:ascii="Arial Narrow" w:hAnsi="Arial Narrow"/>
          <w:sz w:val="24"/>
          <w:szCs w:val="24"/>
        </w:rPr>
      </w:pPr>
      <w:r w:rsidRPr="00B67FE7">
        <w:rPr>
          <w:rStyle w:val="HTML1"/>
          <w:rFonts w:ascii="Arial Narrow" w:hAnsi="Arial Narrow"/>
          <w:sz w:val="24"/>
          <w:szCs w:val="24"/>
        </w:rPr>
        <w:t xml:space="preserve">         &lt;l_s_data&gt;-</w:t>
      </w:r>
      <w:r w:rsidRPr="005E093A">
        <w:rPr>
          <w:rStyle w:val="HTML1"/>
          <w:rFonts w:ascii="Arial Narrow" w:hAnsi="Arial Narrow"/>
          <w:i/>
          <w:color w:val="385623" w:themeColor="accent6" w:themeShade="80"/>
          <w:sz w:val="24"/>
          <w:szCs w:val="24"/>
        </w:rPr>
        <w:t>zznetdt</w:t>
      </w:r>
      <w:r w:rsidRPr="00B67FE7">
        <w:rPr>
          <w:rStyle w:val="HTML1"/>
          <w:rFonts w:ascii="Arial Narrow" w:hAnsi="Arial Narrow"/>
          <w:sz w:val="24"/>
          <w:szCs w:val="24"/>
        </w:rPr>
        <w:t xml:space="preserve"> </w:t>
      </w:r>
      <w:r w:rsidRPr="00B67FE7">
        <w:rPr>
          <w:rStyle w:val="token"/>
          <w:rFonts w:ascii="Arial Narrow" w:hAnsi="Arial Narrow"/>
          <w:sz w:val="24"/>
          <w:szCs w:val="24"/>
        </w:rPr>
        <w:t>=</w:t>
      </w:r>
      <w:r w:rsidRPr="00B67FE7">
        <w:rPr>
          <w:rStyle w:val="HTML1"/>
          <w:rFonts w:ascii="Arial Narrow" w:hAnsi="Arial Narrow"/>
          <w:sz w:val="24"/>
          <w:szCs w:val="24"/>
        </w:rPr>
        <w:t xml:space="preserve"> &lt;fs_acdoca&gt;-</w:t>
      </w:r>
      <w:r w:rsidRPr="005E093A">
        <w:rPr>
          <w:rStyle w:val="HTML1"/>
          <w:rFonts w:ascii="Arial Narrow" w:hAnsi="Arial Narrow"/>
          <w:i/>
          <w:color w:val="385623" w:themeColor="accent6" w:themeShade="80"/>
          <w:sz w:val="24"/>
          <w:szCs w:val="24"/>
        </w:rPr>
        <w:t>netdt</w:t>
      </w:r>
      <w:r w:rsidRPr="00B67FE7">
        <w:rPr>
          <w:rStyle w:val="token"/>
          <w:rFonts w:ascii="Arial Narrow" w:hAnsi="Arial Narrow"/>
          <w:sz w:val="24"/>
          <w:szCs w:val="24"/>
        </w:rPr>
        <w:t>.</w:t>
      </w:r>
    </w:p>
    <w:p w:rsidR="00B67FE7" w:rsidRPr="00B67FE7" w:rsidRDefault="00B67FE7" w:rsidP="00B67FE7">
      <w:pPr>
        <w:pStyle w:val="HTML"/>
        <w:ind w:firstLine="567"/>
        <w:rPr>
          <w:rStyle w:val="HTML1"/>
          <w:rFonts w:ascii="Arial Narrow" w:hAnsi="Arial Narrow"/>
          <w:sz w:val="24"/>
          <w:szCs w:val="24"/>
        </w:rPr>
      </w:pPr>
      <w:r w:rsidRPr="00B67FE7">
        <w:rPr>
          <w:rStyle w:val="HTML1"/>
          <w:rFonts w:ascii="Arial Narrow" w:hAnsi="Arial Narrow"/>
          <w:sz w:val="24"/>
          <w:szCs w:val="24"/>
        </w:rPr>
        <w:t xml:space="preserve">    </w:t>
      </w:r>
      <w:r w:rsidR="005E093A">
        <w:rPr>
          <w:rStyle w:val="HTML1"/>
          <w:rFonts w:ascii="Arial Narrow" w:hAnsi="Arial Narrow"/>
          <w:sz w:val="24"/>
          <w:szCs w:val="24"/>
        </w:rPr>
        <w:t xml:space="preserve"> </w:t>
      </w:r>
      <w:r w:rsidRPr="00B67FE7">
        <w:rPr>
          <w:rStyle w:val="token"/>
          <w:rFonts w:ascii="Arial Narrow" w:hAnsi="Arial Narrow"/>
          <w:sz w:val="24"/>
          <w:szCs w:val="24"/>
        </w:rPr>
        <w:t>endif.</w:t>
      </w:r>
    </w:p>
    <w:p w:rsidR="00B67FE7" w:rsidRPr="00B67FE7" w:rsidRDefault="00B67FE7" w:rsidP="00B67FE7">
      <w:pPr>
        <w:pStyle w:val="HTML"/>
        <w:ind w:firstLine="567"/>
        <w:rPr>
          <w:rStyle w:val="HTML1"/>
          <w:rFonts w:ascii="Arial Narrow" w:hAnsi="Arial Narrow"/>
          <w:sz w:val="24"/>
          <w:szCs w:val="24"/>
        </w:rPr>
      </w:pPr>
      <w:r w:rsidRPr="00B67FE7">
        <w:rPr>
          <w:rStyle w:val="token"/>
          <w:rFonts w:ascii="Arial Narrow" w:hAnsi="Arial Narrow"/>
          <w:sz w:val="24"/>
          <w:szCs w:val="24"/>
        </w:rPr>
        <w:t>ENDLOOP.</w:t>
      </w:r>
    </w:p>
    <w:p w:rsidR="00B67FE7" w:rsidRPr="00B67FE7" w:rsidRDefault="00B67FE7" w:rsidP="00B67FE7">
      <w:pPr>
        <w:pStyle w:val="HTML"/>
        <w:ind w:firstLine="567"/>
        <w:rPr>
          <w:rStyle w:val="HTML1"/>
          <w:rFonts w:ascii="Arial Narrow" w:hAnsi="Arial Narrow"/>
          <w:sz w:val="24"/>
          <w:szCs w:val="24"/>
        </w:rPr>
      </w:pPr>
      <w:r w:rsidRPr="00B67FE7">
        <w:rPr>
          <w:rStyle w:val="token"/>
          <w:rFonts w:ascii="Arial Narrow" w:hAnsi="Arial Narrow"/>
          <w:sz w:val="24"/>
          <w:szCs w:val="24"/>
        </w:rPr>
        <w:t>clear</w:t>
      </w:r>
      <w:r w:rsidRPr="00B67FE7">
        <w:rPr>
          <w:rStyle w:val="HTML1"/>
          <w:rFonts w:ascii="Arial Narrow" w:hAnsi="Arial Narrow"/>
          <w:sz w:val="24"/>
          <w:szCs w:val="24"/>
        </w:rPr>
        <w:t xml:space="preserve"> SOURCE_DATA</w:t>
      </w:r>
      <w:r w:rsidRPr="00B67FE7">
        <w:rPr>
          <w:rStyle w:val="token"/>
          <w:rFonts w:ascii="Arial Narrow" w:hAnsi="Arial Narrow"/>
          <w:sz w:val="24"/>
          <w:szCs w:val="24"/>
        </w:rPr>
        <w:t>.</w:t>
      </w:r>
    </w:p>
    <w:p w:rsidR="00B67FE7" w:rsidRDefault="005E093A" w:rsidP="00B67FE7">
      <w:pPr>
        <w:pStyle w:val="HTML"/>
        <w:ind w:firstLine="567"/>
        <w:rPr>
          <w:rStyle w:val="token"/>
          <w:rFonts w:ascii="Arial Narrow" w:hAnsi="Arial Narrow"/>
          <w:sz w:val="24"/>
          <w:szCs w:val="24"/>
        </w:rPr>
      </w:pPr>
      <w:r>
        <w:rPr>
          <w:rStyle w:val="token"/>
          <w:rFonts w:ascii="Arial Narrow" w:hAnsi="Arial Narrow"/>
          <w:sz w:val="24"/>
          <w:szCs w:val="24"/>
        </w:rPr>
        <w:t>endcase</w:t>
      </w:r>
      <w:r w:rsidR="00B67FE7" w:rsidRPr="00B67FE7">
        <w:rPr>
          <w:rStyle w:val="token"/>
          <w:rFonts w:ascii="Arial Narrow" w:hAnsi="Arial Narrow"/>
          <w:sz w:val="24"/>
          <w:szCs w:val="24"/>
        </w:rPr>
        <w:t>.</w:t>
      </w:r>
    </w:p>
    <w:p w:rsidR="005E093A" w:rsidRDefault="005E093A" w:rsidP="00B67FE7">
      <w:pPr>
        <w:pStyle w:val="HTML"/>
        <w:ind w:firstLine="567"/>
        <w:rPr>
          <w:rStyle w:val="token"/>
          <w:rFonts w:ascii="Arial Narrow" w:hAnsi="Arial Narrow"/>
          <w:sz w:val="24"/>
          <w:szCs w:val="24"/>
        </w:rPr>
      </w:pPr>
    </w:p>
    <w:p w:rsidR="005E093A" w:rsidRPr="005E093A" w:rsidRDefault="005E093A" w:rsidP="005E093A">
      <w:pPr>
        <w:pStyle w:val="a7"/>
        <w:spacing w:before="0" w:beforeAutospacing="0" w:after="0" w:afterAutospacing="0"/>
        <w:ind w:firstLine="567"/>
        <w:jc w:val="both"/>
        <w:rPr>
          <w:rFonts w:ascii="Arial Narrow" w:hAnsi="Arial Narrow"/>
        </w:rPr>
      </w:pPr>
      <w:r w:rsidRPr="005E093A">
        <w:rPr>
          <w:rStyle w:val="a4"/>
          <w:rFonts w:ascii="Arial Narrow" w:hAnsi="Arial Narrow"/>
        </w:rPr>
        <w:t xml:space="preserve">Explanation of Code </w:t>
      </w:r>
    </w:p>
    <w:p w:rsidR="005E093A" w:rsidRPr="005E093A" w:rsidRDefault="005E093A" w:rsidP="005E093A">
      <w:pPr>
        <w:pStyle w:val="a7"/>
        <w:spacing w:before="0" w:beforeAutospacing="0" w:after="0" w:afterAutospacing="0"/>
        <w:ind w:firstLine="567"/>
        <w:jc w:val="both"/>
        <w:rPr>
          <w:rFonts w:ascii="Arial Narrow" w:hAnsi="Arial Narrow"/>
        </w:rPr>
      </w:pPr>
      <w:r w:rsidRPr="005E093A">
        <w:rPr>
          <w:rFonts w:ascii="Arial Narrow" w:hAnsi="Arial Narrow"/>
        </w:rPr>
        <w:t>Required fields are selected from the table ACDOCA with all entries in the C_T_DATA on Key Fields of the table.</w:t>
      </w:r>
    </w:p>
    <w:p w:rsidR="005E093A" w:rsidRPr="005E093A" w:rsidRDefault="005E093A" w:rsidP="005E093A">
      <w:pPr>
        <w:pStyle w:val="a7"/>
        <w:spacing w:before="0" w:beforeAutospacing="0" w:after="0" w:afterAutospacing="0"/>
        <w:ind w:firstLine="567"/>
        <w:jc w:val="both"/>
        <w:rPr>
          <w:rFonts w:ascii="Arial Narrow" w:hAnsi="Arial Narrow"/>
        </w:rPr>
      </w:pPr>
      <w:r w:rsidRPr="005E093A">
        <w:rPr>
          <w:rFonts w:ascii="Arial Narrow" w:hAnsi="Arial Narrow"/>
        </w:rPr>
        <w:t xml:space="preserve">As discussed above </w:t>
      </w:r>
      <w:r w:rsidRPr="005E093A">
        <w:rPr>
          <w:rStyle w:val="a5"/>
          <w:rFonts w:ascii="Arial Narrow" w:hAnsi="Arial Narrow"/>
          <w:color w:val="385623" w:themeColor="accent6" w:themeShade="80"/>
          <w:shd w:val="clear" w:color="auto" w:fill="E7E6E6" w:themeFill="background2"/>
        </w:rPr>
        <w:t>For All Entries</w:t>
      </w:r>
      <w:r w:rsidRPr="005E093A">
        <w:rPr>
          <w:rFonts w:ascii="Arial Narrow" w:hAnsi="Arial Narrow"/>
        </w:rPr>
        <w:t xml:space="preserve"> statement is nothing but an inner-join between the two tables.</w:t>
      </w:r>
    </w:p>
    <w:p w:rsidR="005E093A" w:rsidRPr="005E093A" w:rsidRDefault="005E093A" w:rsidP="005E093A">
      <w:pPr>
        <w:pStyle w:val="a7"/>
        <w:spacing w:before="0" w:beforeAutospacing="0" w:after="0" w:afterAutospacing="0"/>
        <w:ind w:firstLine="567"/>
        <w:jc w:val="both"/>
        <w:rPr>
          <w:rFonts w:ascii="Arial Narrow" w:hAnsi="Arial Narrow"/>
        </w:rPr>
      </w:pPr>
      <w:r w:rsidRPr="005E093A">
        <w:rPr>
          <w:rFonts w:ascii="Arial Narrow" w:hAnsi="Arial Narrow"/>
        </w:rPr>
        <w:t xml:space="preserve">Hence you can see inner join between table ACDOCA and SOURCE_DATA </w:t>
      </w:r>
      <w:r>
        <w:rPr>
          <w:rFonts w:ascii="Arial Narrow" w:hAnsi="Arial Narrow"/>
        </w:rPr>
        <w:t>/</w:t>
      </w:r>
      <w:r w:rsidRPr="005E093A">
        <w:rPr>
          <w:rFonts w:ascii="Arial Narrow" w:hAnsi="Arial Narrow"/>
        </w:rPr>
        <w:t>Copied from C_T_DATA</w:t>
      </w:r>
      <w:r>
        <w:rPr>
          <w:rFonts w:ascii="Arial Narrow" w:hAnsi="Arial Narrow"/>
        </w:rPr>
        <w:t>/</w:t>
      </w:r>
      <w:r w:rsidRPr="005E093A">
        <w:rPr>
          <w:rFonts w:ascii="Arial Narrow" w:hAnsi="Arial Narrow"/>
        </w:rPr>
        <w:t xml:space="preserve"> in the code. It will select only required records from ACDOCA table and stores in internal table. The internal table will read when looping the C_T_DATA to populate the field ZZNETDT.</w:t>
      </w:r>
    </w:p>
    <w:p w:rsidR="005E093A" w:rsidRDefault="005E093A" w:rsidP="005E093A">
      <w:pPr>
        <w:pStyle w:val="a7"/>
        <w:spacing w:before="0" w:beforeAutospacing="0" w:after="0" w:afterAutospacing="0"/>
        <w:ind w:firstLine="567"/>
        <w:jc w:val="both"/>
        <w:rPr>
          <w:rStyle w:val="a4"/>
          <w:rFonts w:ascii="Arial Narrow" w:hAnsi="Arial Narrow"/>
        </w:rPr>
      </w:pPr>
    </w:p>
    <w:p w:rsidR="005E093A" w:rsidRDefault="005E093A" w:rsidP="005E093A">
      <w:pPr>
        <w:pStyle w:val="a7"/>
        <w:spacing w:before="0" w:beforeAutospacing="0" w:after="0" w:afterAutospacing="0"/>
        <w:ind w:firstLine="567"/>
        <w:jc w:val="both"/>
        <w:rPr>
          <w:rStyle w:val="a4"/>
          <w:rFonts w:ascii="Arial Narrow" w:hAnsi="Arial Narrow"/>
        </w:rPr>
      </w:pPr>
      <w:r w:rsidRPr="005E093A">
        <w:rPr>
          <w:rStyle w:val="a4"/>
          <w:rFonts w:ascii="Arial Narrow" w:hAnsi="Arial Narrow"/>
        </w:rPr>
        <w:t>Result of the Extractor</w:t>
      </w:r>
    </w:p>
    <w:p w:rsidR="005E093A" w:rsidRPr="005E093A" w:rsidRDefault="005E093A" w:rsidP="005E093A">
      <w:pPr>
        <w:pStyle w:val="a7"/>
        <w:spacing w:before="0" w:beforeAutospacing="0" w:after="0" w:afterAutospacing="0"/>
        <w:ind w:firstLine="567"/>
        <w:jc w:val="both"/>
        <w:rPr>
          <w:rFonts w:ascii="Arial Narrow" w:hAnsi="Arial Narrow"/>
        </w:rPr>
      </w:pPr>
      <w:r w:rsidRPr="005E093A">
        <w:rPr>
          <w:rFonts w:ascii="Arial Narrow" w:hAnsi="Arial Narrow"/>
        </w:rPr>
        <w:t>The field ZZNETDT is populated as shown in the screenshot</w:t>
      </w:r>
    </w:p>
    <w:p w:rsidR="005E093A" w:rsidRDefault="005E093A" w:rsidP="00B67FE7">
      <w:pPr>
        <w:pStyle w:val="HTML"/>
        <w:ind w:firstLine="567"/>
        <w:rPr>
          <w:rStyle w:val="HTML1"/>
          <w:rFonts w:ascii="Arial Narrow" w:hAnsi="Arial Narrow"/>
          <w:sz w:val="24"/>
          <w:szCs w:val="24"/>
        </w:rPr>
      </w:pPr>
      <w:r>
        <w:rPr>
          <w:noProof/>
        </w:rPr>
        <w:drawing>
          <wp:inline distT="0" distB="0" distL="0" distR="0">
            <wp:extent cx="5299179" cy="1686862"/>
            <wp:effectExtent l="0" t="0" r="0" b="8890"/>
            <wp:docPr id="30" name="Рисунок 30" descr="https://blogs.sap.com/wp-content/uploads/2021/04/Extracto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blogs.sap.com/wp-content/uploads/2021/04/Extractor-Result.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333373" cy="1697747"/>
                    </a:xfrm>
                    <a:prstGeom prst="rect">
                      <a:avLst/>
                    </a:prstGeom>
                    <a:noFill/>
                    <a:ln>
                      <a:noFill/>
                    </a:ln>
                  </pic:spPr>
                </pic:pic>
              </a:graphicData>
            </a:graphic>
          </wp:inline>
        </w:drawing>
      </w:r>
    </w:p>
    <w:p w:rsidR="005E093A" w:rsidRDefault="005E093A" w:rsidP="00B67FE7">
      <w:pPr>
        <w:pStyle w:val="HTML"/>
        <w:ind w:firstLine="567"/>
        <w:rPr>
          <w:rStyle w:val="HTML1"/>
          <w:rFonts w:ascii="Arial Narrow" w:hAnsi="Arial Narrow"/>
          <w:sz w:val="24"/>
          <w:szCs w:val="24"/>
        </w:rPr>
      </w:pPr>
    </w:p>
    <w:p w:rsidR="005E093A" w:rsidRPr="005E093A" w:rsidRDefault="005E093A" w:rsidP="005E093A">
      <w:pPr>
        <w:pStyle w:val="1"/>
        <w:spacing w:before="0" w:beforeAutospacing="0" w:after="0" w:afterAutospacing="0"/>
        <w:ind w:firstLine="567"/>
        <w:jc w:val="center"/>
        <w:rPr>
          <w:rFonts w:ascii="Arial Narrow" w:hAnsi="Arial Narrow"/>
          <w:sz w:val="24"/>
          <w:szCs w:val="24"/>
        </w:rPr>
      </w:pPr>
      <w:r w:rsidRPr="005E093A">
        <w:rPr>
          <w:rFonts w:ascii="Arial Narrow" w:hAnsi="Arial Narrow"/>
          <w:sz w:val="24"/>
          <w:szCs w:val="24"/>
        </w:rPr>
        <w:t>Introduction – ABAP Programming on HANA</w:t>
      </w:r>
    </w:p>
    <w:p w:rsidR="00CC4D18" w:rsidRPr="005E093A" w:rsidRDefault="00912F9E" w:rsidP="005E093A">
      <w:pPr>
        <w:pStyle w:val="a7"/>
        <w:spacing w:before="0" w:beforeAutospacing="0" w:after="0" w:afterAutospacing="0"/>
        <w:ind w:firstLine="567"/>
        <w:jc w:val="center"/>
        <w:rPr>
          <w:rFonts w:ascii="Arial Narrow" w:hAnsi="Arial Narrow"/>
        </w:rPr>
      </w:pPr>
      <w:hyperlink r:id="rId127" w:history="1">
        <w:r w:rsidR="005E093A" w:rsidRPr="005E093A">
          <w:rPr>
            <w:rStyle w:val="a3"/>
            <w:rFonts w:ascii="Arial Narrow" w:hAnsi="Arial Narrow"/>
            <w:u w:val="none"/>
          </w:rPr>
          <w:t>https://blogs.sap.com/2018/06/24/introduction-abap-programming-on-hana/</w:t>
        </w:r>
      </w:hyperlink>
    </w:p>
    <w:p w:rsidR="005E093A" w:rsidRDefault="005E093A" w:rsidP="00CC4D18">
      <w:pPr>
        <w:pStyle w:val="a7"/>
        <w:spacing w:before="0" w:beforeAutospacing="0" w:after="0" w:afterAutospacing="0"/>
        <w:ind w:firstLine="567"/>
        <w:jc w:val="both"/>
        <w:rPr>
          <w:rFonts w:ascii="Arial Narrow" w:hAnsi="Arial Narrow"/>
        </w:rPr>
      </w:pPr>
    </w:p>
    <w:p w:rsidR="0031035B" w:rsidRPr="0031035B" w:rsidRDefault="005E093A" w:rsidP="0031035B">
      <w:pPr>
        <w:pStyle w:val="a7"/>
        <w:spacing w:before="0" w:beforeAutospacing="0" w:after="0" w:afterAutospacing="0"/>
        <w:ind w:firstLine="567"/>
        <w:jc w:val="both"/>
        <w:rPr>
          <w:rFonts w:ascii="Arial Narrow" w:hAnsi="Arial Narrow"/>
        </w:rPr>
      </w:pPr>
      <w:r w:rsidRPr="0031035B">
        <w:rPr>
          <w:rStyle w:val="a5"/>
          <w:rFonts w:ascii="Arial Narrow" w:hAnsi="Arial Narrow"/>
          <w:b/>
          <w:color w:val="002060"/>
        </w:rPr>
        <w:t>Code PushDown</w:t>
      </w:r>
      <w:r w:rsidRPr="0031035B">
        <w:rPr>
          <w:rFonts w:ascii="Arial Narrow" w:hAnsi="Arial Narrow"/>
          <w:b/>
          <w:color w:val="002060"/>
        </w:rPr>
        <w:t xml:space="preserve"> </w:t>
      </w:r>
      <w:r w:rsidR="0031035B" w:rsidRPr="0031035B">
        <w:rPr>
          <w:rFonts w:ascii="Arial Narrow" w:hAnsi="Arial Narrow"/>
          <w:b/>
        </w:rPr>
        <w:t>is carried out with</w:t>
      </w:r>
      <w:r w:rsidR="0031035B" w:rsidRPr="0031035B">
        <w:rPr>
          <w:rFonts w:ascii="Arial Narrow" w:hAnsi="Arial Narrow"/>
        </w:rPr>
        <w:t xml:space="preserve"> /is possible by/</w:t>
      </w:r>
    </w:p>
    <w:p w:rsidR="005E093A" w:rsidRPr="0031035B" w:rsidRDefault="005E093A" w:rsidP="005D6E43">
      <w:pPr>
        <w:pStyle w:val="a7"/>
        <w:numPr>
          <w:ilvl w:val="0"/>
          <w:numId w:val="33"/>
        </w:numPr>
        <w:spacing w:before="0" w:beforeAutospacing="0" w:after="0" w:afterAutospacing="0"/>
        <w:ind w:left="1134"/>
        <w:jc w:val="both"/>
        <w:rPr>
          <w:rFonts w:ascii="Arial Narrow" w:hAnsi="Arial Narrow"/>
        </w:rPr>
      </w:pPr>
      <w:r w:rsidRPr="0031035B">
        <w:rPr>
          <w:rFonts w:ascii="Arial Narrow" w:hAnsi="Arial Narrow"/>
        </w:rPr>
        <w:t>OpenSQL</w:t>
      </w:r>
      <w:r w:rsidRPr="0031035B">
        <w:rPr>
          <w:rFonts w:ascii="Arial Narrow" w:hAnsi="Arial Narrow"/>
          <w:b/>
          <w:i/>
        </w:rPr>
        <w:t xml:space="preserve"> </w:t>
      </w:r>
      <w:r w:rsidRPr="0031035B">
        <w:rPr>
          <w:rFonts w:ascii="Arial Narrow" w:hAnsi="Arial Narrow"/>
        </w:rPr>
        <w:t xml:space="preserve">programming </w:t>
      </w:r>
      <w:r w:rsidR="0031035B">
        <w:rPr>
          <w:rFonts w:ascii="Arial Narrow" w:hAnsi="Arial Narrow"/>
        </w:rPr>
        <w:t>/</w:t>
      </w:r>
      <w:r w:rsidRPr="0031035B">
        <w:rPr>
          <w:rFonts w:ascii="Arial Narrow" w:hAnsi="Arial Narrow"/>
        </w:rPr>
        <w:t>though limited at this point</w:t>
      </w:r>
      <w:r w:rsidR="0031035B">
        <w:rPr>
          <w:rFonts w:ascii="Arial Narrow" w:hAnsi="Arial Narrow"/>
        </w:rPr>
        <w:t>/</w:t>
      </w:r>
    </w:p>
    <w:p w:rsidR="005E093A" w:rsidRPr="0031035B" w:rsidRDefault="005E093A" w:rsidP="005D6E43">
      <w:pPr>
        <w:pStyle w:val="a7"/>
        <w:numPr>
          <w:ilvl w:val="0"/>
          <w:numId w:val="33"/>
        </w:numPr>
        <w:spacing w:before="0" w:beforeAutospacing="0" w:after="0" w:afterAutospacing="0"/>
        <w:ind w:left="1134"/>
        <w:jc w:val="both"/>
        <w:rPr>
          <w:rFonts w:ascii="Arial Narrow" w:hAnsi="Arial Narrow"/>
        </w:rPr>
      </w:pPr>
      <w:r w:rsidRPr="0031035B">
        <w:rPr>
          <w:rFonts w:ascii="Arial Narrow" w:hAnsi="Arial Narrow"/>
        </w:rPr>
        <w:t>CDS Views</w:t>
      </w:r>
    </w:p>
    <w:p w:rsidR="005E093A" w:rsidRPr="0031035B" w:rsidRDefault="005E093A" w:rsidP="005D6E43">
      <w:pPr>
        <w:pStyle w:val="a7"/>
        <w:numPr>
          <w:ilvl w:val="0"/>
          <w:numId w:val="33"/>
        </w:numPr>
        <w:spacing w:before="0" w:beforeAutospacing="0" w:after="0" w:afterAutospacing="0"/>
        <w:ind w:left="1134"/>
        <w:jc w:val="both"/>
        <w:rPr>
          <w:rFonts w:ascii="Arial Narrow" w:hAnsi="Arial Narrow"/>
        </w:rPr>
      </w:pPr>
      <w:r w:rsidRPr="0031035B">
        <w:rPr>
          <w:rFonts w:ascii="Arial Narrow" w:hAnsi="Arial Narrow"/>
        </w:rPr>
        <w:lastRenderedPageBreak/>
        <w:t>ABAP Managed Database Procedures</w:t>
      </w:r>
    </w:p>
    <w:p w:rsidR="00CC4D18" w:rsidRDefault="00CC4D18" w:rsidP="00CC4D18">
      <w:pPr>
        <w:pStyle w:val="a7"/>
        <w:spacing w:before="0" w:beforeAutospacing="0" w:after="0" w:afterAutospacing="0"/>
        <w:ind w:firstLine="567"/>
        <w:jc w:val="both"/>
        <w:rPr>
          <w:rFonts w:ascii="Arial Narrow" w:hAnsi="Arial Narrow"/>
        </w:rPr>
      </w:pPr>
    </w:p>
    <w:p w:rsidR="0031035B" w:rsidRPr="0031035B" w:rsidRDefault="0031035B" w:rsidP="0031035B">
      <w:pPr>
        <w:spacing w:after="0" w:line="240" w:lineRule="auto"/>
        <w:ind w:firstLine="567"/>
        <w:jc w:val="center"/>
        <w:rPr>
          <w:rFonts w:ascii="Arial Narrow" w:eastAsia="Times New Roman" w:hAnsi="Arial Narrow" w:cs="Times New Roman"/>
          <w:sz w:val="24"/>
          <w:szCs w:val="24"/>
        </w:rPr>
      </w:pPr>
      <w:r w:rsidRPr="0031035B">
        <w:rPr>
          <w:rFonts w:ascii="Arial Narrow" w:eastAsia="Times New Roman" w:hAnsi="Arial Narrow" w:cs="Times New Roman"/>
          <w:b/>
          <w:bCs/>
          <w:sz w:val="24"/>
          <w:szCs w:val="24"/>
        </w:rPr>
        <w:t>OpenSQL Programming</w:t>
      </w:r>
    </w:p>
    <w:p w:rsidR="0031035B" w:rsidRPr="0031035B" w:rsidRDefault="0031035B" w:rsidP="0031035B">
      <w:pPr>
        <w:spacing w:after="0" w:line="240" w:lineRule="auto"/>
        <w:ind w:firstLine="567"/>
        <w:jc w:val="both"/>
        <w:rPr>
          <w:rFonts w:ascii="Arial Narrow" w:eastAsia="Times New Roman" w:hAnsi="Arial Narrow" w:cs="Times New Roman"/>
          <w:sz w:val="24"/>
          <w:szCs w:val="24"/>
        </w:rPr>
      </w:pPr>
      <w:r w:rsidRPr="0031035B">
        <w:rPr>
          <w:rFonts w:ascii="Arial Narrow" w:eastAsia="Times New Roman" w:hAnsi="Arial Narrow" w:cs="Times New Roman"/>
          <w:sz w:val="24"/>
          <w:szCs w:val="24"/>
        </w:rPr>
        <w:t> </w:t>
      </w:r>
    </w:p>
    <w:p w:rsidR="0031035B" w:rsidRPr="0031035B" w:rsidRDefault="0031035B" w:rsidP="0031035B">
      <w:pPr>
        <w:spacing w:after="0" w:line="240" w:lineRule="auto"/>
        <w:ind w:firstLine="567"/>
        <w:jc w:val="both"/>
        <w:rPr>
          <w:rFonts w:ascii="Arial Narrow" w:eastAsia="Times New Roman" w:hAnsi="Arial Narrow" w:cs="Times New Roman"/>
          <w:sz w:val="24"/>
          <w:szCs w:val="24"/>
        </w:rPr>
      </w:pPr>
      <w:r w:rsidRPr="0031035B">
        <w:rPr>
          <w:rFonts w:ascii="Arial Narrow" w:eastAsia="Times New Roman" w:hAnsi="Arial Narrow" w:cs="Times New Roman"/>
          <w:sz w:val="24"/>
          <w:szCs w:val="24"/>
        </w:rPr>
        <w:t xml:space="preserve">While writing code in OpenSQL the fields in select statement are comma separated, all </w:t>
      </w:r>
      <w:r w:rsidRPr="0031035B">
        <w:rPr>
          <w:rFonts w:ascii="Arial Narrow" w:eastAsia="Times New Roman" w:hAnsi="Arial Narrow" w:cs="Times New Roman"/>
          <w:i/>
          <w:color w:val="002060"/>
          <w:sz w:val="24"/>
          <w:szCs w:val="24"/>
        </w:rPr>
        <w:t xml:space="preserve">the host  variables are escaped using </w:t>
      </w:r>
      <w:r w:rsidRPr="0031035B">
        <w:rPr>
          <w:rFonts w:ascii="Arial Narrow" w:eastAsia="Times New Roman" w:hAnsi="Arial Narrow" w:cs="Times New Roman"/>
          <w:b/>
          <w:i/>
          <w:color w:val="002060"/>
          <w:sz w:val="24"/>
          <w:szCs w:val="24"/>
        </w:rPr>
        <w:t>@</w:t>
      </w:r>
      <w:r w:rsidRPr="0031035B">
        <w:rPr>
          <w:rFonts w:ascii="Arial Narrow" w:eastAsia="Times New Roman" w:hAnsi="Arial Narrow" w:cs="Times New Roman"/>
          <w:i/>
          <w:color w:val="002060"/>
          <w:sz w:val="24"/>
          <w:szCs w:val="24"/>
        </w:rPr>
        <w:t xml:space="preserve"> sign</w:t>
      </w:r>
      <w:r w:rsidRPr="0031035B">
        <w:rPr>
          <w:rFonts w:ascii="Arial Narrow" w:eastAsia="Times New Roman" w:hAnsi="Arial Narrow" w:cs="Times New Roman"/>
          <w:sz w:val="24"/>
          <w:szCs w:val="24"/>
        </w:rPr>
        <w:t xml:space="preserve">, the concatenation can be done in a single statement using </w:t>
      </w:r>
      <w:r w:rsidRPr="0031035B">
        <w:rPr>
          <w:rFonts w:ascii="Arial Narrow" w:eastAsia="Times New Roman" w:hAnsi="Arial Narrow" w:cs="Times New Roman"/>
          <w:b/>
          <w:sz w:val="24"/>
          <w:szCs w:val="24"/>
        </w:rPr>
        <w:t>||</w:t>
      </w:r>
      <w:r w:rsidRPr="0031035B">
        <w:rPr>
          <w:rFonts w:ascii="Arial Narrow" w:eastAsia="Times New Roman" w:hAnsi="Arial Narrow" w:cs="Times New Roman"/>
          <w:sz w:val="24"/>
          <w:szCs w:val="24"/>
        </w:rPr>
        <w:t xml:space="preserve"> and so on.</w:t>
      </w:r>
    </w:p>
    <w:p w:rsidR="0031035B" w:rsidRDefault="0031035B" w:rsidP="0031035B">
      <w:pPr>
        <w:spacing w:after="0" w:line="240" w:lineRule="auto"/>
        <w:ind w:firstLine="567"/>
        <w:jc w:val="both"/>
        <w:rPr>
          <w:rFonts w:ascii="Arial Narrow" w:eastAsia="Times New Roman" w:hAnsi="Arial Narrow" w:cs="Times New Roman"/>
          <w:sz w:val="24"/>
          <w:szCs w:val="24"/>
        </w:rPr>
      </w:pPr>
    </w:p>
    <w:p w:rsidR="0031035B" w:rsidRPr="0031035B" w:rsidRDefault="0031035B" w:rsidP="0031035B">
      <w:pPr>
        <w:pStyle w:val="HTML"/>
        <w:ind w:firstLine="567"/>
        <w:jc w:val="both"/>
        <w:rPr>
          <w:rStyle w:val="HTML1"/>
          <w:rFonts w:ascii="Arial Narrow" w:hAnsi="Arial Narrow"/>
          <w:sz w:val="24"/>
          <w:szCs w:val="24"/>
        </w:rPr>
      </w:pPr>
      <w:r w:rsidRPr="0031035B">
        <w:rPr>
          <w:rStyle w:val="HTML1"/>
          <w:rFonts w:ascii="Arial Narrow" w:hAnsi="Arial Narrow"/>
          <w:sz w:val="24"/>
          <w:szCs w:val="24"/>
        </w:rPr>
        <w:t xml:space="preserve">REPORT </w:t>
      </w:r>
      <w:r w:rsidRPr="0031035B">
        <w:rPr>
          <w:rStyle w:val="HTML1"/>
          <w:rFonts w:ascii="Arial Narrow" w:hAnsi="Arial Narrow"/>
          <w:b/>
          <w:sz w:val="24"/>
          <w:szCs w:val="24"/>
        </w:rPr>
        <w:t>zact_vendor_osql</w:t>
      </w:r>
      <w:r w:rsidRPr="0031035B">
        <w:rPr>
          <w:rStyle w:val="HTML1"/>
          <w:rFonts w:ascii="Arial Narrow" w:hAnsi="Arial Narrow"/>
          <w:sz w:val="24"/>
          <w:szCs w:val="24"/>
        </w:rPr>
        <w:t>.</w:t>
      </w:r>
    </w:p>
    <w:p w:rsidR="0031035B" w:rsidRPr="0031035B" w:rsidRDefault="0031035B" w:rsidP="0031035B">
      <w:pPr>
        <w:pStyle w:val="HTML"/>
        <w:ind w:firstLine="567"/>
        <w:jc w:val="both"/>
        <w:rPr>
          <w:rStyle w:val="HTML1"/>
          <w:rFonts w:ascii="Arial Narrow" w:hAnsi="Arial Narrow"/>
          <w:sz w:val="24"/>
          <w:szCs w:val="24"/>
        </w:rPr>
      </w:pPr>
      <w:r w:rsidRPr="0031035B">
        <w:rPr>
          <w:rStyle w:val="HTML1"/>
          <w:rFonts w:ascii="Arial Narrow" w:hAnsi="Arial Narrow"/>
          <w:sz w:val="24"/>
          <w:szCs w:val="24"/>
        </w:rPr>
        <w:t>SELECT a~lifnr, b~bukrs, c~ekorg, d~name1, d~city1, d~region, d~country, d~post_code1</w:t>
      </w:r>
    </w:p>
    <w:p w:rsidR="0031035B" w:rsidRDefault="0031035B" w:rsidP="0031035B">
      <w:pPr>
        <w:pStyle w:val="HTML"/>
        <w:ind w:firstLine="567"/>
        <w:jc w:val="both"/>
        <w:rPr>
          <w:rStyle w:val="HTML1"/>
          <w:rFonts w:ascii="Arial Narrow" w:hAnsi="Arial Narrow"/>
          <w:sz w:val="24"/>
          <w:szCs w:val="24"/>
        </w:rPr>
      </w:pPr>
      <w:r w:rsidRPr="0031035B">
        <w:rPr>
          <w:rStyle w:val="HTML1"/>
          <w:rFonts w:ascii="Arial Narrow" w:hAnsi="Arial Narrow"/>
          <w:sz w:val="24"/>
          <w:szCs w:val="24"/>
        </w:rPr>
        <w:t xml:space="preserve">INTO TABLE </w:t>
      </w:r>
      <w:r w:rsidRPr="00F421CF">
        <w:rPr>
          <w:rStyle w:val="HTML1"/>
          <w:rFonts w:ascii="Arial Narrow" w:hAnsi="Arial Narrow"/>
          <w:i/>
          <w:color w:val="385623" w:themeColor="accent6" w:themeShade="80"/>
          <w:sz w:val="24"/>
          <w:szCs w:val="24"/>
          <w:shd w:val="clear" w:color="auto" w:fill="E7E6E6" w:themeFill="background2"/>
        </w:rPr>
        <w:t>@</w:t>
      </w:r>
      <w:r w:rsidRPr="00F421CF">
        <w:rPr>
          <w:rStyle w:val="HTML1"/>
          <w:rFonts w:ascii="Arial Narrow" w:hAnsi="Arial Narrow"/>
          <w:sz w:val="24"/>
          <w:szCs w:val="24"/>
          <w:shd w:val="clear" w:color="auto" w:fill="E7E6E6" w:themeFill="background2"/>
        </w:rPr>
        <w:t>data(</w:t>
      </w:r>
      <w:r w:rsidRPr="00F421CF">
        <w:rPr>
          <w:rStyle w:val="HTML1"/>
          <w:rFonts w:ascii="Arial Narrow" w:hAnsi="Arial Narrow"/>
          <w:i/>
          <w:color w:val="002060"/>
          <w:sz w:val="24"/>
          <w:szCs w:val="24"/>
          <w:shd w:val="clear" w:color="auto" w:fill="E7E6E6" w:themeFill="background2"/>
        </w:rPr>
        <w:t>gt_vendor</w:t>
      </w:r>
      <w:r w:rsidRPr="00F421CF">
        <w:rPr>
          <w:rStyle w:val="HTML1"/>
          <w:rFonts w:ascii="Arial Narrow" w:hAnsi="Arial Narrow"/>
          <w:color w:val="000000" w:themeColor="text1"/>
          <w:sz w:val="24"/>
          <w:szCs w:val="24"/>
          <w:shd w:val="clear" w:color="auto" w:fill="E7E6E6" w:themeFill="background2"/>
        </w:rPr>
        <w:t xml:space="preserve">) </w:t>
      </w:r>
    </w:p>
    <w:p w:rsidR="0031035B" w:rsidRPr="0031035B" w:rsidRDefault="0031035B" w:rsidP="0031035B">
      <w:pPr>
        <w:pStyle w:val="HTML"/>
        <w:ind w:firstLine="567"/>
        <w:jc w:val="both"/>
        <w:rPr>
          <w:rStyle w:val="HTML1"/>
          <w:rFonts w:ascii="Arial Narrow" w:hAnsi="Arial Narrow"/>
          <w:sz w:val="24"/>
          <w:szCs w:val="24"/>
        </w:rPr>
      </w:pPr>
      <w:r w:rsidRPr="0031035B">
        <w:rPr>
          <w:rStyle w:val="HTML1"/>
          <w:rFonts w:ascii="Arial Narrow" w:hAnsi="Arial Narrow"/>
          <w:sz w:val="24"/>
          <w:szCs w:val="24"/>
        </w:rPr>
        <w:t>FROM lfa1 AS a</w:t>
      </w:r>
    </w:p>
    <w:p w:rsidR="0031035B" w:rsidRPr="0031035B" w:rsidRDefault="0031035B" w:rsidP="0031035B">
      <w:pPr>
        <w:pStyle w:val="HTML"/>
        <w:ind w:firstLine="567"/>
        <w:jc w:val="both"/>
        <w:rPr>
          <w:rStyle w:val="HTML1"/>
          <w:rFonts w:ascii="Arial Narrow" w:hAnsi="Arial Narrow"/>
          <w:sz w:val="24"/>
          <w:szCs w:val="24"/>
        </w:rPr>
      </w:pPr>
      <w:r w:rsidRPr="0031035B">
        <w:rPr>
          <w:rStyle w:val="HTML1"/>
          <w:rFonts w:ascii="Arial Narrow" w:hAnsi="Arial Narrow"/>
          <w:sz w:val="24"/>
          <w:szCs w:val="24"/>
        </w:rPr>
        <w:t>INNER JOIN lfb1 AS b ON b~lifnr = a~lifnr</w:t>
      </w:r>
    </w:p>
    <w:p w:rsidR="0031035B" w:rsidRPr="0031035B" w:rsidRDefault="0031035B" w:rsidP="0031035B">
      <w:pPr>
        <w:pStyle w:val="HTML"/>
        <w:ind w:firstLine="567"/>
        <w:jc w:val="both"/>
        <w:rPr>
          <w:rStyle w:val="HTML1"/>
          <w:rFonts w:ascii="Arial Narrow" w:hAnsi="Arial Narrow"/>
          <w:sz w:val="24"/>
          <w:szCs w:val="24"/>
        </w:rPr>
      </w:pPr>
      <w:r w:rsidRPr="0031035B">
        <w:rPr>
          <w:rStyle w:val="HTML1"/>
          <w:rFonts w:ascii="Arial Narrow" w:hAnsi="Arial Narrow"/>
          <w:sz w:val="24"/>
          <w:szCs w:val="24"/>
        </w:rPr>
        <w:t>INNER JOIN lfm1 AS c ON c~lifnr = a~lifnr</w:t>
      </w:r>
    </w:p>
    <w:p w:rsidR="0031035B" w:rsidRPr="0031035B" w:rsidRDefault="0031035B" w:rsidP="0031035B">
      <w:pPr>
        <w:pStyle w:val="HTML"/>
        <w:ind w:firstLine="567"/>
        <w:jc w:val="both"/>
        <w:rPr>
          <w:rStyle w:val="HTML1"/>
          <w:rFonts w:ascii="Arial Narrow" w:hAnsi="Arial Narrow"/>
          <w:sz w:val="24"/>
          <w:szCs w:val="24"/>
        </w:rPr>
      </w:pPr>
      <w:r w:rsidRPr="0031035B">
        <w:rPr>
          <w:rStyle w:val="HTML1"/>
          <w:rFonts w:ascii="Arial Narrow" w:hAnsi="Arial Narrow"/>
          <w:sz w:val="24"/>
          <w:szCs w:val="24"/>
        </w:rPr>
        <w:t>LEFT OUTER JOIN adrc AS d ON d~addrnumber = a~adrnr</w:t>
      </w:r>
    </w:p>
    <w:p w:rsidR="0031035B" w:rsidRDefault="0031035B" w:rsidP="0031035B">
      <w:pPr>
        <w:pStyle w:val="HTML"/>
        <w:ind w:firstLine="567"/>
        <w:jc w:val="both"/>
        <w:rPr>
          <w:rStyle w:val="HTML1"/>
          <w:rFonts w:ascii="Arial Narrow" w:hAnsi="Arial Narrow"/>
          <w:sz w:val="24"/>
          <w:szCs w:val="24"/>
        </w:rPr>
      </w:pPr>
      <w:r w:rsidRPr="0031035B">
        <w:rPr>
          <w:rStyle w:val="HTML1"/>
          <w:rFonts w:ascii="Arial Narrow" w:hAnsi="Arial Narrow"/>
          <w:sz w:val="24"/>
          <w:szCs w:val="24"/>
        </w:rPr>
        <w:t xml:space="preserve">WHERE a~loevm EQ </w:t>
      </w:r>
      <w:r w:rsidRPr="0031035B">
        <w:rPr>
          <w:rStyle w:val="HTML1"/>
          <w:rFonts w:ascii="Arial Narrow" w:hAnsi="Arial Narrow"/>
          <w:i/>
          <w:color w:val="385623" w:themeColor="accent6" w:themeShade="80"/>
          <w:sz w:val="24"/>
          <w:szCs w:val="24"/>
          <w:shd w:val="clear" w:color="auto" w:fill="E7E6E6" w:themeFill="background2"/>
        </w:rPr>
        <w:t>@</w:t>
      </w:r>
      <w:r w:rsidRPr="00F421CF">
        <w:rPr>
          <w:rStyle w:val="HTML1"/>
          <w:rFonts w:ascii="Arial Narrow" w:hAnsi="Arial Narrow"/>
          <w:color w:val="000000" w:themeColor="text1"/>
          <w:sz w:val="24"/>
          <w:szCs w:val="24"/>
          <w:shd w:val="clear" w:color="auto" w:fill="E7E6E6" w:themeFill="background2"/>
        </w:rPr>
        <w:t>abap_false</w:t>
      </w:r>
      <w:r w:rsidRPr="00F421CF">
        <w:rPr>
          <w:rStyle w:val="HTML1"/>
          <w:rFonts w:ascii="Arial Narrow" w:hAnsi="Arial Narrow"/>
          <w:color w:val="000000" w:themeColor="text1"/>
          <w:sz w:val="24"/>
          <w:szCs w:val="24"/>
        </w:rPr>
        <w:t xml:space="preserve"> </w:t>
      </w:r>
      <w:r w:rsidRPr="0031035B">
        <w:rPr>
          <w:rStyle w:val="HTML1"/>
          <w:rFonts w:ascii="Arial Narrow" w:hAnsi="Arial Narrow"/>
          <w:sz w:val="24"/>
          <w:szCs w:val="24"/>
        </w:rPr>
        <w:t xml:space="preserve">AND a~sperr EQ @abap_false AND </w:t>
      </w:r>
    </w:p>
    <w:p w:rsidR="0031035B" w:rsidRDefault="0031035B" w:rsidP="0031035B">
      <w:pPr>
        <w:pStyle w:val="HTML"/>
        <w:ind w:firstLine="567"/>
        <w:jc w:val="both"/>
        <w:rPr>
          <w:rStyle w:val="HTML1"/>
          <w:rFonts w:ascii="Arial Narrow" w:hAnsi="Arial Narrow"/>
          <w:sz w:val="24"/>
          <w:szCs w:val="24"/>
        </w:rPr>
      </w:pPr>
      <w:r>
        <w:rPr>
          <w:rStyle w:val="HTML1"/>
          <w:rFonts w:ascii="Arial Narrow" w:hAnsi="Arial Narrow"/>
          <w:sz w:val="24"/>
          <w:szCs w:val="24"/>
        </w:rPr>
        <w:t xml:space="preserve">              </w:t>
      </w:r>
      <w:r w:rsidRPr="0031035B">
        <w:rPr>
          <w:rStyle w:val="HTML1"/>
          <w:rFonts w:ascii="Arial Narrow" w:hAnsi="Arial Narrow"/>
          <w:sz w:val="24"/>
          <w:szCs w:val="24"/>
        </w:rPr>
        <w:t xml:space="preserve">a~sperm EQ @abap_false AND a~node1 EQ @abap_false AND </w:t>
      </w:r>
    </w:p>
    <w:p w:rsidR="0031035B" w:rsidRPr="0031035B" w:rsidRDefault="0031035B" w:rsidP="0031035B">
      <w:pPr>
        <w:pStyle w:val="HTML"/>
        <w:ind w:firstLine="567"/>
        <w:jc w:val="both"/>
        <w:rPr>
          <w:rStyle w:val="HTML1"/>
          <w:rFonts w:ascii="Arial Narrow" w:hAnsi="Arial Narrow"/>
          <w:sz w:val="24"/>
          <w:szCs w:val="24"/>
        </w:rPr>
      </w:pPr>
      <w:r>
        <w:rPr>
          <w:rStyle w:val="HTML1"/>
          <w:rFonts w:ascii="Arial Narrow" w:hAnsi="Arial Narrow"/>
          <w:sz w:val="24"/>
          <w:szCs w:val="24"/>
        </w:rPr>
        <w:t xml:space="preserve">              </w:t>
      </w:r>
      <w:r w:rsidRPr="0031035B">
        <w:rPr>
          <w:rStyle w:val="HTML1"/>
          <w:rFonts w:ascii="Arial Narrow" w:hAnsi="Arial Narrow"/>
          <w:sz w:val="24"/>
          <w:szCs w:val="24"/>
        </w:rPr>
        <w:t>b~sperr EQ @abap_false AND c~loevm EQ @abap_false AND c~sperm EQ @abap_false.</w:t>
      </w:r>
    </w:p>
    <w:p w:rsidR="0031035B" w:rsidRPr="0031035B" w:rsidRDefault="0031035B" w:rsidP="0031035B">
      <w:pPr>
        <w:pStyle w:val="HTML"/>
        <w:ind w:firstLine="567"/>
        <w:jc w:val="both"/>
        <w:rPr>
          <w:rStyle w:val="HTML1"/>
          <w:rFonts w:ascii="Arial Narrow" w:hAnsi="Arial Narrow"/>
          <w:sz w:val="24"/>
          <w:szCs w:val="24"/>
        </w:rPr>
      </w:pPr>
      <w:r w:rsidRPr="0031035B">
        <w:rPr>
          <w:rStyle w:val="HTML1"/>
          <w:rFonts w:ascii="Arial Narrow" w:hAnsi="Arial Narrow"/>
          <w:sz w:val="24"/>
          <w:szCs w:val="24"/>
        </w:rPr>
        <w:t>GET RUN TIME FIELD data(lv_end_time).</w:t>
      </w:r>
    </w:p>
    <w:p w:rsidR="0031035B" w:rsidRPr="0031035B" w:rsidRDefault="0031035B" w:rsidP="0031035B">
      <w:pPr>
        <w:pStyle w:val="HTML"/>
        <w:ind w:firstLine="567"/>
        <w:jc w:val="both"/>
        <w:rPr>
          <w:rStyle w:val="HTML1"/>
          <w:rFonts w:ascii="Arial Narrow" w:hAnsi="Arial Narrow"/>
          <w:sz w:val="24"/>
          <w:szCs w:val="24"/>
        </w:rPr>
      </w:pPr>
      <w:r w:rsidRPr="0031035B">
        <w:rPr>
          <w:rStyle w:val="HTML1"/>
          <w:rFonts w:ascii="Arial Narrow" w:hAnsi="Arial Narrow"/>
          <w:sz w:val="24"/>
          <w:szCs w:val="24"/>
        </w:rPr>
        <w:t>DATA(lv_time) = lv_end_time - lv_start_time.</w:t>
      </w:r>
    </w:p>
    <w:p w:rsidR="0031035B" w:rsidRPr="0031035B" w:rsidRDefault="0031035B" w:rsidP="0031035B">
      <w:pPr>
        <w:pStyle w:val="HTML"/>
        <w:ind w:firstLine="567"/>
        <w:jc w:val="both"/>
        <w:rPr>
          <w:rStyle w:val="HTML1"/>
          <w:rFonts w:ascii="Arial Narrow" w:hAnsi="Arial Narrow"/>
          <w:sz w:val="24"/>
          <w:szCs w:val="24"/>
        </w:rPr>
      </w:pPr>
    </w:p>
    <w:p w:rsidR="00F421CF" w:rsidRDefault="0031035B" w:rsidP="0031035B">
      <w:pPr>
        <w:pStyle w:val="HTML"/>
        <w:ind w:firstLine="567"/>
        <w:jc w:val="both"/>
        <w:rPr>
          <w:rStyle w:val="HTML1"/>
          <w:rFonts w:ascii="Arial Narrow" w:hAnsi="Arial Narrow"/>
          <w:color w:val="002060"/>
          <w:sz w:val="24"/>
          <w:szCs w:val="24"/>
        </w:rPr>
      </w:pPr>
      <w:r w:rsidRPr="0031035B">
        <w:rPr>
          <w:rStyle w:val="HTML1"/>
          <w:rFonts w:ascii="Arial Narrow" w:hAnsi="Arial Narrow"/>
          <w:sz w:val="24"/>
          <w:szCs w:val="24"/>
        </w:rPr>
        <w:t xml:space="preserve">cl_demo_output=&gt;display_data(EXPORTING value = </w:t>
      </w:r>
      <w:r w:rsidRPr="00F421CF">
        <w:rPr>
          <w:rStyle w:val="HTML1"/>
          <w:rFonts w:ascii="Arial Narrow" w:hAnsi="Arial Narrow"/>
          <w:i/>
          <w:color w:val="002060"/>
          <w:sz w:val="24"/>
          <w:szCs w:val="24"/>
        </w:rPr>
        <w:t>gt_vendor</w:t>
      </w:r>
      <w:r w:rsidRPr="00F421CF">
        <w:rPr>
          <w:rStyle w:val="HTML1"/>
          <w:rFonts w:ascii="Arial Narrow" w:hAnsi="Arial Narrow"/>
          <w:color w:val="002060"/>
          <w:sz w:val="24"/>
          <w:szCs w:val="24"/>
        </w:rPr>
        <w:t xml:space="preserve"> </w:t>
      </w:r>
    </w:p>
    <w:p w:rsidR="0031035B" w:rsidRPr="00F421CF" w:rsidRDefault="00F421CF" w:rsidP="0031035B">
      <w:pPr>
        <w:pStyle w:val="HTML"/>
        <w:ind w:firstLine="567"/>
        <w:jc w:val="both"/>
        <w:rPr>
          <w:rFonts w:ascii="Arial Narrow" w:hAnsi="Arial Narrow"/>
          <w:sz w:val="24"/>
          <w:szCs w:val="24"/>
        </w:rPr>
      </w:pPr>
      <w:r>
        <w:rPr>
          <w:rStyle w:val="HTML1"/>
          <w:rFonts w:ascii="Arial Narrow" w:hAnsi="Arial Narrow"/>
          <w:color w:val="002060"/>
          <w:sz w:val="24"/>
          <w:szCs w:val="24"/>
        </w:rPr>
        <w:t xml:space="preserve">                                                                         </w:t>
      </w:r>
      <w:r w:rsidR="0031035B" w:rsidRPr="0031035B">
        <w:rPr>
          <w:rStyle w:val="HTML1"/>
          <w:rFonts w:ascii="Arial Narrow" w:hAnsi="Arial Narrow"/>
          <w:sz w:val="24"/>
          <w:szCs w:val="24"/>
        </w:rPr>
        <w:t xml:space="preserve">name = </w:t>
      </w:r>
      <w:r w:rsidR="0031035B" w:rsidRPr="00F421CF">
        <w:rPr>
          <w:rStyle w:val="HTML1"/>
          <w:rFonts w:ascii="Arial Narrow" w:hAnsi="Arial Narrow"/>
          <w:i/>
          <w:sz w:val="24"/>
          <w:szCs w:val="24"/>
        </w:rPr>
        <w:t>|</w:t>
      </w:r>
      <w:r w:rsidR="0031035B" w:rsidRPr="00F421CF">
        <w:rPr>
          <w:rStyle w:val="HTML1"/>
          <w:rFonts w:ascii="Arial Narrow" w:hAnsi="Arial Narrow"/>
          <w:sz w:val="24"/>
          <w:szCs w:val="24"/>
        </w:rPr>
        <w:t xml:space="preserve">Duration </w:t>
      </w:r>
      <w:r w:rsidR="0031035B" w:rsidRPr="00F421CF">
        <w:rPr>
          <w:rStyle w:val="HTML1"/>
          <w:rFonts w:ascii="Arial Narrow" w:hAnsi="Arial Narrow"/>
          <w:i/>
          <w:color w:val="002060"/>
          <w:sz w:val="24"/>
          <w:szCs w:val="24"/>
        </w:rPr>
        <w:t>{ lv_time }</w:t>
      </w:r>
      <w:r w:rsidR="0031035B" w:rsidRPr="00F421CF">
        <w:rPr>
          <w:rStyle w:val="HTML1"/>
          <w:rFonts w:ascii="Arial Narrow" w:hAnsi="Arial Narrow"/>
          <w:color w:val="002060"/>
          <w:sz w:val="24"/>
          <w:szCs w:val="24"/>
        </w:rPr>
        <w:t xml:space="preserve"> </w:t>
      </w:r>
      <w:r w:rsidR="0031035B" w:rsidRPr="00F421CF">
        <w:rPr>
          <w:rStyle w:val="HTML1"/>
          <w:rFonts w:ascii="Arial Narrow" w:hAnsi="Arial Narrow"/>
          <w:sz w:val="24"/>
          <w:szCs w:val="24"/>
        </w:rPr>
        <w:t>ms|.</w:t>
      </w:r>
    </w:p>
    <w:p w:rsidR="0031035B" w:rsidRPr="0031035B" w:rsidRDefault="0031035B" w:rsidP="0031035B">
      <w:pPr>
        <w:pStyle w:val="a7"/>
        <w:spacing w:before="0" w:beforeAutospacing="0" w:after="0" w:afterAutospacing="0"/>
        <w:ind w:firstLine="567"/>
        <w:jc w:val="both"/>
        <w:rPr>
          <w:rFonts w:ascii="Arial Narrow" w:hAnsi="Arial Narrow"/>
        </w:rPr>
      </w:pPr>
    </w:p>
    <w:p w:rsidR="00B23C56" w:rsidRDefault="00B23C56" w:rsidP="00B23C56">
      <w:pPr>
        <w:spacing w:after="0" w:line="240" w:lineRule="auto"/>
        <w:ind w:firstLine="567"/>
        <w:jc w:val="both"/>
        <w:rPr>
          <w:rFonts w:ascii="Arial Narrow" w:hAnsi="Arial Narrow"/>
          <w:sz w:val="24"/>
          <w:szCs w:val="24"/>
        </w:rPr>
      </w:pPr>
      <w:r>
        <w:rPr>
          <w:noProof/>
        </w:rPr>
        <w:drawing>
          <wp:inline distT="0" distB="0" distL="0" distR="0">
            <wp:extent cx="5935980" cy="2638425"/>
            <wp:effectExtent l="0" t="0" r="7620" b="9525"/>
            <wp:docPr id="31" name="Рисунок 31" descr="https://blogs.sap.com/wp-content/uploads/2018/06/OpenSQL_R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blogs.sap.com/wp-content/uploads/2018/06/OpenSQL_Rsult.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35980" cy="2638425"/>
                    </a:xfrm>
                    <a:prstGeom prst="rect">
                      <a:avLst/>
                    </a:prstGeom>
                    <a:noFill/>
                    <a:ln>
                      <a:noFill/>
                    </a:ln>
                  </pic:spPr>
                </pic:pic>
              </a:graphicData>
            </a:graphic>
          </wp:inline>
        </w:drawing>
      </w:r>
    </w:p>
    <w:p w:rsidR="00B23C56" w:rsidRDefault="00B23C56" w:rsidP="00B23C56">
      <w:pPr>
        <w:spacing w:after="0" w:line="240" w:lineRule="auto"/>
        <w:ind w:firstLine="567"/>
        <w:jc w:val="both"/>
        <w:rPr>
          <w:rFonts w:ascii="Arial Narrow" w:hAnsi="Arial Narrow"/>
          <w:sz w:val="24"/>
          <w:szCs w:val="24"/>
        </w:rPr>
      </w:pPr>
    </w:p>
    <w:p w:rsidR="00B23C56" w:rsidRPr="00B23C56" w:rsidRDefault="00B23C56" w:rsidP="00B23C56">
      <w:pPr>
        <w:spacing w:after="0" w:line="240" w:lineRule="auto"/>
        <w:ind w:firstLine="567"/>
        <w:jc w:val="both"/>
        <w:rPr>
          <w:rFonts w:ascii="Arial Narrow" w:eastAsia="Times New Roman" w:hAnsi="Arial Narrow" w:cs="Times New Roman"/>
          <w:sz w:val="24"/>
          <w:szCs w:val="24"/>
        </w:rPr>
      </w:pPr>
      <w:r w:rsidRPr="00B23C56">
        <w:rPr>
          <w:rFonts w:ascii="Arial Narrow" w:eastAsia="Times New Roman" w:hAnsi="Arial Narrow" w:cs="Times New Roman"/>
          <w:sz w:val="24"/>
          <w:szCs w:val="24"/>
        </w:rPr>
        <w:t>Here you can see that report ran for 1621 ms and returned us the desired results.</w:t>
      </w:r>
    </w:p>
    <w:p w:rsidR="00B23C56" w:rsidRPr="00B23C56" w:rsidRDefault="00B23C56" w:rsidP="00B23C56">
      <w:pPr>
        <w:spacing w:after="0" w:line="240" w:lineRule="auto"/>
        <w:ind w:firstLine="567"/>
        <w:jc w:val="both"/>
        <w:rPr>
          <w:rFonts w:ascii="Arial Narrow" w:eastAsia="Times New Roman" w:hAnsi="Arial Narrow" w:cs="Times New Roman"/>
          <w:sz w:val="24"/>
          <w:szCs w:val="24"/>
        </w:rPr>
      </w:pPr>
      <w:r w:rsidRPr="00B23C56">
        <w:rPr>
          <w:rFonts w:ascii="Arial Narrow" w:eastAsia="Times New Roman" w:hAnsi="Arial Narrow" w:cs="Times New Roman"/>
          <w:sz w:val="24"/>
          <w:szCs w:val="24"/>
        </w:rPr>
        <w:t> </w:t>
      </w:r>
    </w:p>
    <w:p w:rsidR="00B23C56" w:rsidRPr="00B23C56" w:rsidRDefault="00B23C56" w:rsidP="00B23C56">
      <w:pPr>
        <w:spacing w:after="0" w:line="240" w:lineRule="auto"/>
        <w:ind w:firstLine="567"/>
        <w:jc w:val="both"/>
        <w:rPr>
          <w:rFonts w:ascii="Arial Narrow" w:eastAsia="Times New Roman" w:hAnsi="Arial Narrow" w:cs="Times New Roman"/>
          <w:sz w:val="24"/>
          <w:szCs w:val="24"/>
        </w:rPr>
      </w:pPr>
      <w:r w:rsidRPr="00B23C56">
        <w:rPr>
          <w:rFonts w:ascii="Arial Narrow" w:eastAsia="Times New Roman" w:hAnsi="Arial Narrow" w:cs="Times New Roman"/>
          <w:sz w:val="24"/>
          <w:szCs w:val="24"/>
        </w:rPr>
        <w:t>Though the code push code opportunity is limited at the moment when using OpenSQL, the syntax for this has been enhanced since 7.4. release. SAP has many syntaxes that can be utilized in code to improve its performance. To start with you can find very descriptive examples and code snippets in the ABAP glossary itself.</w:t>
      </w:r>
    </w:p>
    <w:p w:rsidR="00B23C56" w:rsidRPr="00B23C56" w:rsidRDefault="00B23C56" w:rsidP="00B23C56">
      <w:pPr>
        <w:spacing w:after="0" w:line="240" w:lineRule="auto"/>
        <w:ind w:firstLine="567"/>
        <w:jc w:val="both"/>
        <w:rPr>
          <w:rFonts w:ascii="Arial Narrow" w:eastAsia="Times New Roman" w:hAnsi="Arial Narrow" w:cs="Times New Roman"/>
          <w:sz w:val="24"/>
          <w:szCs w:val="24"/>
        </w:rPr>
      </w:pPr>
      <w:r w:rsidRPr="00B23C56">
        <w:rPr>
          <w:rFonts w:ascii="Arial Narrow" w:eastAsia="Times New Roman" w:hAnsi="Arial Narrow" w:cs="Times New Roman"/>
          <w:sz w:val="24"/>
          <w:szCs w:val="24"/>
        </w:rPr>
        <w:t> </w:t>
      </w:r>
    </w:p>
    <w:p w:rsidR="00B23C56" w:rsidRPr="00B23C56" w:rsidRDefault="00B23C56" w:rsidP="00B23C56">
      <w:pPr>
        <w:spacing w:after="0" w:line="240" w:lineRule="auto"/>
        <w:ind w:left="1287"/>
        <w:jc w:val="center"/>
        <w:rPr>
          <w:rFonts w:ascii="Arial Narrow" w:eastAsia="Times New Roman" w:hAnsi="Arial Narrow" w:cs="Times New Roman"/>
          <w:sz w:val="24"/>
          <w:szCs w:val="24"/>
        </w:rPr>
      </w:pPr>
      <w:r w:rsidRPr="00B23C56">
        <w:rPr>
          <w:rFonts w:ascii="Arial Narrow" w:eastAsia="Times New Roman" w:hAnsi="Arial Narrow" w:cs="Times New Roman"/>
          <w:b/>
          <w:bCs/>
          <w:sz w:val="24"/>
          <w:szCs w:val="24"/>
        </w:rPr>
        <w:t xml:space="preserve">Core Data Services </w:t>
      </w:r>
      <w:r>
        <w:rPr>
          <w:rFonts w:ascii="Arial Narrow" w:eastAsia="Times New Roman" w:hAnsi="Arial Narrow" w:cs="Times New Roman"/>
          <w:b/>
          <w:bCs/>
          <w:sz w:val="24"/>
          <w:szCs w:val="24"/>
        </w:rPr>
        <w:t>/</w:t>
      </w:r>
      <w:r w:rsidRPr="00B23C56">
        <w:rPr>
          <w:rFonts w:ascii="Arial Narrow" w:eastAsia="Times New Roman" w:hAnsi="Arial Narrow" w:cs="Times New Roman"/>
          <w:b/>
          <w:bCs/>
          <w:sz w:val="24"/>
          <w:szCs w:val="24"/>
        </w:rPr>
        <w:t>CDS</w:t>
      </w:r>
      <w:r>
        <w:rPr>
          <w:rFonts w:ascii="Arial Narrow" w:eastAsia="Times New Roman" w:hAnsi="Arial Narrow" w:cs="Times New Roman"/>
          <w:b/>
          <w:bCs/>
          <w:sz w:val="24"/>
          <w:szCs w:val="24"/>
        </w:rPr>
        <w:t>/</w:t>
      </w:r>
      <w:r w:rsidRPr="00B23C56">
        <w:rPr>
          <w:rFonts w:ascii="Arial Narrow" w:eastAsia="Times New Roman" w:hAnsi="Arial Narrow" w:cs="Times New Roman"/>
          <w:b/>
          <w:bCs/>
          <w:sz w:val="24"/>
          <w:szCs w:val="24"/>
        </w:rPr>
        <w:t xml:space="preserve"> Views</w:t>
      </w:r>
    </w:p>
    <w:p w:rsidR="00B23C56" w:rsidRPr="00B23C56" w:rsidRDefault="00B23C56" w:rsidP="00B23C56">
      <w:pPr>
        <w:spacing w:after="0" w:line="240" w:lineRule="auto"/>
        <w:ind w:firstLine="567"/>
        <w:jc w:val="both"/>
        <w:rPr>
          <w:rFonts w:ascii="Arial Narrow" w:eastAsia="Times New Roman" w:hAnsi="Arial Narrow" w:cs="Times New Roman"/>
          <w:sz w:val="24"/>
          <w:szCs w:val="24"/>
        </w:rPr>
      </w:pPr>
      <w:r w:rsidRPr="00B23C56">
        <w:rPr>
          <w:rFonts w:ascii="Arial Narrow" w:eastAsia="Times New Roman" w:hAnsi="Arial Narrow" w:cs="Times New Roman"/>
          <w:b/>
          <w:bCs/>
          <w:sz w:val="24"/>
          <w:szCs w:val="24"/>
        </w:rPr>
        <w:t> </w:t>
      </w:r>
    </w:p>
    <w:p w:rsidR="00B23C56" w:rsidRPr="00B23C56" w:rsidRDefault="00B23C56" w:rsidP="00B23C56">
      <w:pPr>
        <w:spacing w:after="0" w:line="240" w:lineRule="auto"/>
        <w:ind w:firstLine="567"/>
        <w:jc w:val="both"/>
        <w:rPr>
          <w:rFonts w:ascii="Arial Narrow" w:eastAsia="Times New Roman" w:hAnsi="Arial Narrow" w:cs="Times New Roman"/>
          <w:sz w:val="24"/>
          <w:szCs w:val="24"/>
        </w:rPr>
      </w:pPr>
      <w:r w:rsidRPr="00B23C56">
        <w:rPr>
          <w:rFonts w:ascii="Arial Narrow" w:eastAsia="Times New Roman" w:hAnsi="Arial Narrow" w:cs="Times New Roman"/>
          <w:sz w:val="24"/>
          <w:szCs w:val="24"/>
        </w:rPr>
        <w:lastRenderedPageBreak/>
        <w:t xml:space="preserve">SAP introduced a new data modeling infrastructure known as core data services or CDS. With CDS, data models are defined and consumed on database server rather than on application server. As a result, the table result view is created at the database level. CDS are completely compatible with openSQL and can be written using ABAP development tools like Eclipse Oxygen. These </w:t>
      </w:r>
      <w:r w:rsidRPr="00B23C56">
        <w:rPr>
          <w:rFonts w:ascii="Arial Narrow" w:eastAsia="Times New Roman" w:hAnsi="Arial Narrow" w:cs="Times New Roman"/>
          <w:i/>
          <w:color w:val="002060"/>
          <w:sz w:val="24"/>
          <w:szCs w:val="24"/>
        </w:rPr>
        <w:t>can be consumed by reports and AMDPs</w:t>
      </w:r>
      <w:r w:rsidRPr="00B23C56">
        <w:rPr>
          <w:rFonts w:ascii="Arial Narrow" w:eastAsia="Times New Roman" w:hAnsi="Arial Narrow" w:cs="Times New Roman"/>
          <w:sz w:val="24"/>
          <w:szCs w:val="24"/>
        </w:rPr>
        <w:t xml:space="preserve"> as well.</w:t>
      </w:r>
    </w:p>
    <w:p w:rsidR="00B23C56" w:rsidRPr="00B23C56" w:rsidRDefault="00B23C56" w:rsidP="00B23C56">
      <w:pPr>
        <w:spacing w:after="0" w:line="240" w:lineRule="auto"/>
        <w:ind w:firstLine="567"/>
        <w:jc w:val="both"/>
        <w:rPr>
          <w:rFonts w:ascii="Arial Narrow" w:eastAsia="Times New Roman" w:hAnsi="Arial Narrow" w:cs="Times New Roman"/>
          <w:sz w:val="24"/>
          <w:szCs w:val="24"/>
        </w:rPr>
      </w:pPr>
      <w:r w:rsidRPr="00B23C56">
        <w:rPr>
          <w:rFonts w:ascii="Arial Narrow" w:eastAsia="Times New Roman" w:hAnsi="Arial Narrow" w:cs="Times New Roman"/>
          <w:sz w:val="24"/>
          <w:szCs w:val="24"/>
        </w:rPr>
        <w:t> </w:t>
      </w:r>
    </w:p>
    <w:p w:rsidR="00B23C56" w:rsidRPr="00B23C56" w:rsidRDefault="00B23C56" w:rsidP="00B23C56">
      <w:pPr>
        <w:spacing w:after="0" w:line="240" w:lineRule="auto"/>
        <w:ind w:firstLine="567"/>
        <w:jc w:val="both"/>
        <w:rPr>
          <w:rFonts w:ascii="Arial Narrow" w:eastAsia="Times New Roman" w:hAnsi="Arial Narrow" w:cs="Times New Roman"/>
          <w:sz w:val="24"/>
          <w:szCs w:val="24"/>
        </w:rPr>
      </w:pPr>
      <w:r w:rsidRPr="00B23C56">
        <w:rPr>
          <w:rFonts w:ascii="Arial Narrow" w:eastAsia="Times New Roman" w:hAnsi="Arial Narrow" w:cs="Times New Roman"/>
          <w:sz w:val="24"/>
          <w:szCs w:val="24"/>
        </w:rPr>
        <w:t>The above code will be created as a data definition in Eclipse and defined as follows</w:t>
      </w:r>
    </w:p>
    <w:p w:rsidR="00B23C56" w:rsidRPr="00B23C56" w:rsidRDefault="00B23C56" w:rsidP="00B23C56">
      <w:pPr>
        <w:spacing w:after="0" w:line="240" w:lineRule="auto"/>
        <w:ind w:firstLine="567"/>
        <w:jc w:val="both"/>
        <w:rPr>
          <w:rFonts w:ascii="Arial Narrow" w:hAnsi="Arial Narrow"/>
          <w:sz w:val="24"/>
          <w:szCs w:val="24"/>
        </w:rPr>
      </w:pPr>
    </w:p>
    <w:p w:rsidR="00B23C56" w:rsidRPr="00B23C56" w:rsidRDefault="00B23C56" w:rsidP="00B23C56">
      <w:pPr>
        <w:pStyle w:val="HTML"/>
        <w:ind w:firstLine="567"/>
        <w:rPr>
          <w:rStyle w:val="HTML1"/>
          <w:rFonts w:ascii="Arial Narrow" w:hAnsi="Arial Narrow"/>
          <w:i/>
          <w:sz w:val="24"/>
          <w:szCs w:val="24"/>
        </w:rPr>
      </w:pPr>
      <w:r w:rsidRPr="00B23C56">
        <w:rPr>
          <w:rStyle w:val="HTML1"/>
          <w:rFonts w:ascii="Arial Narrow" w:hAnsi="Arial Narrow"/>
          <w:sz w:val="24"/>
          <w:szCs w:val="24"/>
        </w:rPr>
        <w:t xml:space="preserve">@AbapCatalog.sqlViewName: </w:t>
      </w:r>
      <w:r w:rsidRPr="00B23C56">
        <w:rPr>
          <w:rStyle w:val="HTML1"/>
          <w:rFonts w:ascii="Arial Narrow" w:hAnsi="Arial Narrow"/>
          <w:i/>
          <w:color w:val="002060"/>
          <w:sz w:val="24"/>
          <w:szCs w:val="24"/>
        </w:rPr>
        <w:t>'ZCDS_ACT_VEN'</w:t>
      </w:r>
      <w:r w:rsidRPr="00B23C56">
        <w:rPr>
          <w:rStyle w:val="HTML1"/>
          <w:rFonts w:ascii="Arial Narrow" w:hAnsi="Arial Narrow"/>
          <w:color w:val="002060"/>
          <w:sz w:val="24"/>
          <w:szCs w:val="24"/>
        </w:rPr>
        <w:t xml:space="preserve"> </w:t>
      </w:r>
      <w:r w:rsidRPr="00B23C56">
        <w:rPr>
          <w:rStyle w:val="HTML1"/>
          <w:rFonts w:ascii="Arial Narrow" w:hAnsi="Arial Narrow"/>
          <w:i/>
          <w:sz w:val="24"/>
          <w:szCs w:val="24"/>
        </w:rPr>
        <w:t>//SE11 SQL view name</w:t>
      </w:r>
    </w:p>
    <w:p w:rsidR="00B23C56" w:rsidRPr="00B23C56" w:rsidRDefault="00B23C56" w:rsidP="00B23C56">
      <w:pPr>
        <w:pStyle w:val="HTML"/>
        <w:ind w:firstLine="567"/>
        <w:rPr>
          <w:rStyle w:val="HTML1"/>
          <w:rFonts w:ascii="Arial Narrow" w:hAnsi="Arial Narrow"/>
          <w:sz w:val="24"/>
          <w:szCs w:val="24"/>
        </w:rPr>
      </w:pPr>
      <w:r w:rsidRPr="00B23C56">
        <w:rPr>
          <w:rStyle w:val="HTML1"/>
          <w:rFonts w:ascii="Arial Narrow" w:hAnsi="Arial Narrow"/>
          <w:sz w:val="24"/>
          <w:szCs w:val="24"/>
        </w:rPr>
        <w:t>@AbapCatalog.Complier.compareFilter: true</w:t>
      </w:r>
    </w:p>
    <w:p w:rsidR="00B23C56" w:rsidRPr="00B23C56" w:rsidRDefault="00B23C56" w:rsidP="00B23C56">
      <w:pPr>
        <w:pStyle w:val="HTML"/>
        <w:ind w:firstLine="567"/>
        <w:rPr>
          <w:rStyle w:val="HTML1"/>
          <w:rFonts w:ascii="Arial Narrow" w:hAnsi="Arial Narrow"/>
          <w:sz w:val="24"/>
          <w:szCs w:val="24"/>
        </w:rPr>
      </w:pPr>
      <w:r w:rsidRPr="00B23C56">
        <w:rPr>
          <w:rStyle w:val="HTML1"/>
          <w:rFonts w:ascii="Arial Narrow" w:hAnsi="Arial Narrow"/>
          <w:sz w:val="24"/>
          <w:szCs w:val="24"/>
        </w:rPr>
        <w:t>@AccessControl.authorizationCheck: #CHECK</w:t>
      </w:r>
    </w:p>
    <w:p w:rsidR="00B23C56" w:rsidRPr="00B23C56" w:rsidRDefault="00B23C56" w:rsidP="00B23C56">
      <w:pPr>
        <w:pStyle w:val="HTML"/>
        <w:ind w:firstLine="567"/>
        <w:rPr>
          <w:rStyle w:val="HTML1"/>
          <w:rFonts w:ascii="Arial Narrow" w:hAnsi="Arial Narrow"/>
          <w:sz w:val="24"/>
          <w:szCs w:val="24"/>
        </w:rPr>
      </w:pPr>
      <w:r w:rsidRPr="00B23C56">
        <w:rPr>
          <w:rStyle w:val="HTML1"/>
          <w:rFonts w:ascii="Arial Narrow" w:hAnsi="Arial Narrow"/>
          <w:sz w:val="24"/>
          <w:szCs w:val="24"/>
        </w:rPr>
        <w:t>@EndUserText.label: 'CDS View data definition'</w:t>
      </w:r>
    </w:p>
    <w:p w:rsidR="00B23C56" w:rsidRPr="00B23C56" w:rsidRDefault="00B23C56" w:rsidP="00B23C56">
      <w:pPr>
        <w:pStyle w:val="HTML"/>
        <w:ind w:firstLine="567"/>
        <w:rPr>
          <w:rStyle w:val="HTML1"/>
          <w:rFonts w:ascii="Arial Narrow" w:hAnsi="Arial Narrow"/>
          <w:sz w:val="24"/>
          <w:szCs w:val="24"/>
        </w:rPr>
      </w:pPr>
    </w:p>
    <w:p w:rsidR="00B23C56" w:rsidRPr="00B23C56" w:rsidRDefault="00B23C56" w:rsidP="00B23C56">
      <w:pPr>
        <w:pStyle w:val="HTML"/>
        <w:ind w:firstLine="567"/>
        <w:rPr>
          <w:rStyle w:val="HTML1"/>
          <w:rFonts w:ascii="Arial Narrow" w:hAnsi="Arial Narrow"/>
          <w:sz w:val="24"/>
          <w:szCs w:val="24"/>
        </w:rPr>
      </w:pPr>
      <w:r w:rsidRPr="00B23C56">
        <w:rPr>
          <w:rStyle w:val="HTML1"/>
          <w:rFonts w:ascii="Arial Narrow" w:hAnsi="Arial Narrow"/>
          <w:sz w:val="24"/>
          <w:szCs w:val="24"/>
        </w:rPr>
        <w:t xml:space="preserve">define view </w:t>
      </w:r>
      <w:r w:rsidRPr="00B23C56">
        <w:rPr>
          <w:rStyle w:val="HTML1"/>
          <w:rFonts w:ascii="Arial Narrow" w:hAnsi="Arial Narrow"/>
          <w:b/>
          <w:sz w:val="24"/>
          <w:szCs w:val="24"/>
        </w:rPr>
        <w:t>ZCDS_ACT_VENDOR</w:t>
      </w:r>
      <w:r w:rsidRPr="00B23C56">
        <w:rPr>
          <w:rStyle w:val="HTML1"/>
          <w:rFonts w:ascii="Arial Narrow" w:hAnsi="Arial Narrow"/>
          <w:sz w:val="24"/>
          <w:szCs w:val="24"/>
        </w:rPr>
        <w:t xml:space="preserve"> </w:t>
      </w:r>
      <w:r w:rsidRPr="00B23C56">
        <w:rPr>
          <w:rStyle w:val="HTML1"/>
          <w:rFonts w:ascii="Arial Narrow" w:hAnsi="Arial Narrow"/>
          <w:i/>
          <w:sz w:val="24"/>
          <w:szCs w:val="24"/>
        </w:rPr>
        <w:t>//CDS view name</w:t>
      </w:r>
    </w:p>
    <w:p w:rsidR="00F421CF" w:rsidRDefault="00B23C56" w:rsidP="00B23C56">
      <w:pPr>
        <w:pStyle w:val="HTML"/>
        <w:ind w:firstLine="567"/>
        <w:rPr>
          <w:rStyle w:val="HTML1"/>
          <w:rFonts w:ascii="Arial Narrow" w:hAnsi="Arial Narrow"/>
          <w:sz w:val="24"/>
          <w:szCs w:val="24"/>
        </w:rPr>
      </w:pPr>
      <w:r w:rsidRPr="00B23C56">
        <w:rPr>
          <w:rStyle w:val="HTML1"/>
          <w:rFonts w:ascii="Arial Narrow" w:hAnsi="Arial Narrow"/>
          <w:sz w:val="24"/>
          <w:szCs w:val="24"/>
        </w:rPr>
        <w:t xml:space="preserve">as </w:t>
      </w:r>
    </w:p>
    <w:p w:rsidR="00B23C56" w:rsidRPr="00B23C56" w:rsidRDefault="00B23C56" w:rsidP="00B23C56">
      <w:pPr>
        <w:pStyle w:val="HTML"/>
        <w:ind w:firstLine="567"/>
        <w:rPr>
          <w:rStyle w:val="HTML1"/>
          <w:rFonts w:ascii="Arial Narrow" w:hAnsi="Arial Narrow"/>
          <w:sz w:val="24"/>
          <w:szCs w:val="24"/>
        </w:rPr>
      </w:pPr>
      <w:r w:rsidRPr="00B23C56">
        <w:rPr>
          <w:rStyle w:val="HTML1"/>
          <w:rFonts w:ascii="Arial Narrow" w:hAnsi="Arial Narrow"/>
          <w:sz w:val="24"/>
          <w:szCs w:val="24"/>
        </w:rPr>
        <w:t>select from  lfa1 as a</w:t>
      </w:r>
    </w:p>
    <w:p w:rsidR="00B23C56" w:rsidRPr="00B23C56" w:rsidRDefault="00B23C56" w:rsidP="00B23C56">
      <w:pPr>
        <w:pStyle w:val="HTML"/>
        <w:ind w:firstLine="567"/>
        <w:rPr>
          <w:rStyle w:val="HTML1"/>
          <w:rFonts w:ascii="Arial Narrow" w:hAnsi="Arial Narrow"/>
          <w:sz w:val="24"/>
          <w:szCs w:val="24"/>
        </w:rPr>
      </w:pPr>
      <w:r w:rsidRPr="00B23C56">
        <w:rPr>
          <w:rStyle w:val="HTML1"/>
          <w:rFonts w:ascii="Arial Narrow" w:hAnsi="Arial Narrow"/>
          <w:sz w:val="24"/>
          <w:szCs w:val="24"/>
        </w:rPr>
        <w:t>inner join   lfb1 as b on a.lifnr = b.lifnr and b.sperr = ''</w:t>
      </w:r>
    </w:p>
    <w:p w:rsidR="00B23C56" w:rsidRPr="00B23C56" w:rsidRDefault="00B23C56" w:rsidP="00B23C56">
      <w:pPr>
        <w:pStyle w:val="HTML"/>
        <w:ind w:firstLine="567"/>
        <w:rPr>
          <w:rStyle w:val="HTML1"/>
          <w:rFonts w:ascii="Arial Narrow" w:hAnsi="Arial Narrow"/>
          <w:sz w:val="24"/>
          <w:szCs w:val="24"/>
        </w:rPr>
      </w:pPr>
      <w:r w:rsidRPr="00B23C56">
        <w:rPr>
          <w:rStyle w:val="HTML1"/>
          <w:rFonts w:ascii="Arial Narrow" w:hAnsi="Arial Narrow"/>
          <w:sz w:val="24"/>
          <w:szCs w:val="24"/>
        </w:rPr>
        <w:t>inner join   lfm1 as c on a.lifnr = c.lifnr and c.sperm = ''</w:t>
      </w:r>
    </w:p>
    <w:p w:rsidR="00B23C56" w:rsidRPr="00B23C56" w:rsidRDefault="00B23C56" w:rsidP="00B23C56">
      <w:pPr>
        <w:pStyle w:val="HTML"/>
        <w:ind w:firstLine="567"/>
        <w:rPr>
          <w:rStyle w:val="HTML1"/>
          <w:rFonts w:ascii="Arial Narrow" w:hAnsi="Arial Narrow"/>
          <w:sz w:val="24"/>
          <w:szCs w:val="24"/>
        </w:rPr>
      </w:pPr>
      <w:r w:rsidRPr="00B23C56">
        <w:rPr>
          <w:rStyle w:val="HTML1"/>
          <w:rFonts w:ascii="Arial Narrow" w:hAnsi="Arial Narrow"/>
          <w:sz w:val="24"/>
          <w:szCs w:val="24"/>
        </w:rPr>
        <w:t>left outer join adrc as d on a.adrnr = d.addrnumber</w:t>
      </w:r>
      <w:r>
        <w:rPr>
          <w:rStyle w:val="HTML1"/>
          <w:rFonts w:ascii="Arial Narrow" w:hAnsi="Arial Narrow"/>
          <w:sz w:val="24"/>
          <w:szCs w:val="24"/>
        </w:rPr>
        <w:t xml:space="preserve"> </w:t>
      </w:r>
      <w:r w:rsidRPr="00B23C56">
        <w:rPr>
          <w:rStyle w:val="HTML1"/>
          <w:rFonts w:ascii="Arial Narrow" w:hAnsi="Arial Narrow"/>
          <w:sz w:val="24"/>
          <w:szCs w:val="24"/>
        </w:rPr>
        <w:t>{</w:t>
      </w:r>
    </w:p>
    <w:p w:rsidR="00B23C56" w:rsidRPr="00B23C56" w:rsidRDefault="00B23C56" w:rsidP="00B23C56">
      <w:pPr>
        <w:pStyle w:val="HTML"/>
        <w:ind w:firstLine="567"/>
        <w:rPr>
          <w:rStyle w:val="HTML1"/>
          <w:rFonts w:ascii="Arial Narrow" w:hAnsi="Arial Narrow"/>
          <w:sz w:val="24"/>
          <w:szCs w:val="24"/>
        </w:rPr>
      </w:pPr>
      <w:r w:rsidRPr="00B23C56">
        <w:rPr>
          <w:rStyle w:val="HTML1"/>
          <w:rFonts w:ascii="Arial Narrow" w:hAnsi="Arial Narrow"/>
          <w:sz w:val="24"/>
          <w:szCs w:val="24"/>
        </w:rPr>
        <w:t xml:space="preserve">  </w:t>
      </w:r>
      <w:r w:rsidRPr="00F421CF">
        <w:rPr>
          <w:rStyle w:val="HTML1"/>
          <w:rFonts w:ascii="Arial Narrow" w:hAnsi="Arial Narrow"/>
          <w:i/>
          <w:color w:val="002060"/>
          <w:sz w:val="24"/>
          <w:szCs w:val="24"/>
        </w:rPr>
        <w:t>key</w:t>
      </w:r>
      <w:r w:rsidRPr="00B23C56">
        <w:rPr>
          <w:rStyle w:val="HTML1"/>
          <w:rFonts w:ascii="Arial Narrow" w:hAnsi="Arial Narrow"/>
          <w:sz w:val="24"/>
          <w:szCs w:val="24"/>
        </w:rPr>
        <w:t xml:space="preserve"> a.lifnr,</w:t>
      </w:r>
      <w:r w:rsidR="00F421CF">
        <w:rPr>
          <w:rStyle w:val="HTML1"/>
          <w:rFonts w:ascii="Arial Narrow" w:hAnsi="Arial Narrow"/>
          <w:sz w:val="24"/>
          <w:szCs w:val="24"/>
        </w:rPr>
        <w:t xml:space="preserve"> </w:t>
      </w:r>
      <w:r w:rsidRPr="00F421CF">
        <w:rPr>
          <w:rStyle w:val="HTML1"/>
          <w:rFonts w:ascii="Arial Narrow" w:hAnsi="Arial Narrow"/>
          <w:i/>
          <w:color w:val="002060"/>
          <w:sz w:val="24"/>
          <w:szCs w:val="24"/>
        </w:rPr>
        <w:t>key</w:t>
      </w:r>
      <w:r w:rsidRPr="00B23C56">
        <w:rPr>
          <w:rStyle w:val="HTML1"/>
          <w:rFonts w:ascii="Arial Narrow" w:hAnsi="Arial Narrow"/>
          <w:sz w:val="24"/>
          <w:szCs w:val="24"/>
        </w:rPr>
        <w:t xml:space="preserve"> b.bukrs,</w:t>
      </w:r>
      <w:r w:rsidR="00F421CF">
        <w:rPr>
          <w:rStyle w:val="HTML1"/>
          <w:rFonts w:ascii="Arial Narrow" w:hAnsi="Arial Narrow"/>
          <w:sz w:val="24"/>
          <w:szCs w:val="24"/>
        </w:rPr>
        <w:t xml:space="preserve"> </w:t>
      </w:r>
      <w:r w:rsidRPr="00F421CF">
        <w:rPr>
          <w:rStyle w:val="HTML1"/>
          <w:rFonts w:ascii="Arial Narrow" w:hAnsi="Arial Narrow"/>
          <w:i/>
          <w:color w:val="002060"/>
          <w:sz w:val="24"/>
          <w:szCs w:val="24"/>
        </w:rPr>
        <w:t>key</w:t>
      </w:r>
      <w:r w:rsidRPr="00B23C56">
        <w:rPr>
          <w:rStyle w:val="HTML1"/>
          <w:rFonts w:ascii="Arial Narrow" w:hAnsi="Arial Narrow"/>
          <w:sz w:val="24"/>
          <w:szCs w:val="24"/>
        </w:rPr>
        <w:t xml:space="preserve"> c.ekorg, d.name1, d.city1, d.region, d.country, d.post_code1</w:t>
      </w:r>
    </w:p>
    <w:p w:rsidR="00B23C56" w:rsidRDefault="00B23C56" w:rsidP="00B23C56">
      <w:pPr>
        <w:pStyle w:val="HTML"/>
        <w:ind w:firstLine="567"/>
        <w:rPr>
          <w:rStyle w:val="HTML1"/>
          <w:rFonts w:ascii="Arial Narrow" w:hAnsi="Arial Narrow"/>
          <w:sz w:val="24"/>
          <w:szCs w:val="24"/>
        </w:rPr>
      </w:pPr>
      <w:r w:rsidRPr="00B23C56">
        <w:rPr>
          <w:rStyle w:val="HTML1"/>
          <w:rFonts w:ascii="Arial Narrow" w:hAnsi="Arial Narrow"/>
          <w:sz w:val="24"/>
          <w:szCs w:val="24"/>
        </w:rPr>
        <w:t xml:space="preserve">} </w:t>
      </w:r>
    </w:p>
    <w:p w:rsidR="00B23C56" w:rsidRPr="00B23C56" w:rsidRDefault="00B23C56" w:rsidP="00B23C56">
      <w:pPr>
        <w:pStyle w:val="HTML"/>
        <w:ind w:firstLine="567"/>
        <w:rPr>
          <w:rFonts w:ascii="Arial Narrow" w:hAnsi="Arial Narrow"/>
          <w:sz w:val="24"/>
          <w:szCs w:val="24"/>
        </w:rPr>
      </w:pPr>
      <w:r w:rsidRPr="00B23C56">
        <w:rPr>
          <w:rStyle w:val="HTML1"/>
          <w:rFonts w:ascii="Arial Narrow" w:hAnsi="Arial Narrow"/>
          <w:sz w:val="24"/>
          <w:szCs w:val="24"/>
        </w:rPr>
        <w:t>where a.loevm = '' and a.sperr = '' and a.sperm = ''</w:t>
      </w:r>
    </w:p>
    <w:p w:rsidR="00613440" w:rsidRPr="00B23C56" w:rsidRDefault="00613440" w:rsidP="00B23C56">
      <w:pPr>
        <w:spacing w:after="0" w:line="240" w:lineRule="auto"/>
        <w:ind w:firstLine="567"/>
        <w:jc w:val="both"/>
        <w:rPr>
          <w:rFonts w:ascii="Arial Narrow" w:hAnsi="Arial Narrow"/>
          <w:sz w:val="24"/>
          <w:szCs w:val="24"/>
        </w:rPr>
      </w:pPr>
    </w:p>
    <w:p w:rsidR="00B23C56" w:rsidRPr="00B23C56" w:rsidRDefault="00B23C56" w:rsidP="00B23C56">
      <w:pPr>
        <w:pStyle w:val="a7"/>
        <w:spacing w:before="0" w:beforeAutospacing="0" w:after="0" w:afterAutospacing="0"/>
        <w:ind w:firstLine="567"/>
        <w:jc w:val="both"/>
        <w:rPr>
          <w:rFonts w:ascii="Arial Narrow" w:hAnsi="Arial Narrow"/>
        </w:rPr>
      </w:pPr>
      <w:r w:rsidRPr="00B23C56">
        <w:rPr>
          <w:rFonts w:ascii="Arial Narrow" w:hAnsi="Arial Narrow"/>
        </w:rPr>
        <w:t xml:space="preserve">The CDS view returned result in 39ms. </w:t>
      </w:r>
    </w:p>
    <w:p w:rsidR="00B23C56" w:rsidRPr="00B23C56" w:rsidRDefault="00B23C56" w:rsidP="00B23C56">
      <w:pPr>
        <w:pStyle w:val="a7"/>
        <w:spacing w:before="0" w:beforeAutospacing="0" w:after="0" w:afterAutospacing="0"/>
        <w:ind w:firstLine="567"/>
        <w:jc w:val="both"/>
        <w:rPr>
          <w:rFonts w:ascii="Arial Narrow" w:hAnsi="Arial Narrow"/>
        </w:rPr>
      </w:pPr>
      <w:r w:rsidRPr="00B23C56">
        <w:rPr>
          <w:rFonts w:ascii="Arial Narrow" w:hAnsi="Arial Narrow"/>
        </w:rPr>
        <w:t> </w:t>
      </w:r>
    </w:p>
    <w:p w:rsidR="00B23C56" w:rsidRPr="00B23C56" w:rsidRDefault="00B23C56" w:rsidP="00B23C56">
      <w:pPr>
        <w:pStyle w:val="a7"/>
        <w:spacing w:before="0" w:beforeAutospacing="0" w:after="0" w:afterAutospacing="0"/>
        <w:ind w:firstLine="567"/>
        <w:jc w:val="both"/>
        <w:rPr>
          <w:rFonts w:ascii="Arial Narrow" w:hAnsi="Arial Narrow"/>
        </w:rPr>
      </w:pPr>
      <w:r w:rsidRPr="00B23C56">
        <w:rPr>
          <w:rFonts w:ascii="Arial Narrow" w:hAnsi="Arial Narrow"/>
        </w:rPr>
        <w:t xml:space="preserve">Now CDS views could also be created with </w:t>
      </w:r>
      <w:r w:rsidRPr="00B23C56">
        <w:rPr>
          <w:rFonts w:ascii="Arial Narrow" w:hAnsi="Arial Narrow"/>
          <w:i/>
          <w:color w:val="002060"/>
        </w:rPr>
        <w:t xml:space="preserve">parameters </w:t>
      </w:r>
      <w:r w:rsidRPr="00B23C56">
        <w:rPr>
          <w:rFonts w:ascii="Arial Narrow" w:hAnsi="Arial Narrow"/>
        </w:rPr>
        <w:t xml:space="preserve">or with </w:t>
      </w:r>
      <w:r w:rsidRPr="00B23C56">
        <w:rPr>
          <w:rFonts w:ascii="Arial Narrow" w:hAnsi="Arial Narrow"/>
          <w:i/>
          <w:color w:val="002060"/>
        </w:rPr>
        <w:t>associations</w:t>
      </w:r>
      <w:r w:rsidRPr="00B23C56">
        <w:rPr>
          <w:rFonts w:ascii="Arial Narrow" w:hAnsi="Arial Narrow"/>
        </w:rPr>
        <w:t>. You may choose to create a CDS with parameters if you have a fixed result set and some input parameters to pass.</w:t>
      </w:r>
    </w:p>
    <w:p w:rsidR="00B23C56" w:rsidRPr="00B23C56" w:rsidRDefault="00B23C56" w:rsidP="00B23C56">
      <w:pPr>
        <w:pStyle w:val="a7"/>
        <w:spacing w:before="0" w:beforeAutospacing="0" w:after="0" w:afterAutospacing="0"/>
        <w:ind w:firstLine="567"/>
        <w:jc w:val="both"/>
        <w:rPr>
          <w:rFonts w:ascii="Arial Narrow" w:hAnsi="Arial Narrow"/>
        </w:rPr>
      </w:pPr>
      <w:r w:rsidRPr="00B23C56">
        <w:rPr>
          <w:rFonts w:ascii="Arial Narrow" w:hAnsi="Arial Narrow"/>
        </w:rPr>
        <w:t> </w:t>
      </w:r>
    </w:p>
    <w:p w:rsidR="00B23C56" w:rsidRPr="00B23C56" w:rsidRDefault="00B23C56" w:rsidP="00B23C56">
      <w:pPr>
        <w:pStyle w:val="a7"/>
        <w:spacing w:before="0" w:beforeAutospacing="0" w:after="0" w:afterAutospacing="0"/>
        <w:ind w:firstLine="567"/>
        <w:jc w:val="both"/>
        <w:rPr>
          <w:rFonts w:ascii="Arial Narrow" w:hAnsi="Arial Narrow"/>
        </w:rPr>
      </w:pPr>
      <w:r w:rsidRPr="00B23C56">
        <w:rPr>
          <w:rFonts w:ascii="Arial Narrow" w:hAnsi="Arial Narrow"/>
        </w:rPr>
        <w:t>You could also create a CDS with association for a similar scenario if you have many tables to address in the view and if you want to keep the result set flexible.</w:t>
      </w:r>
    </w:p>
    <w:p w:rsidR="00613440" w:rsidRPr="00736947" w:rsidRDefault="00613440" w:rsidP="00736947">
      <w:pPr>
        <w:spacing w:after="0" w:line="240" w:lineRule="auto"/>
        <w:ind w:firstLine="567"/>
        <w:jc w:val="both"/>
        <w:rPr>
          <w:rFonts w:ascii="Arial Narrow" w:hAnsi="Arial Narrow"/>
          <w:sz w:val="24"/>
          <w:szCs w:val="24"/>
        </w:rPr>
      </w:pPr>
    </w:p>
    <w:p w:rsidR="00B23C56" w:rsidRPr="00B23C56" w:rsidRDefault="00B23C56" w:rsidP="00736947">
      <w:pPr>
        <w:spacing w:after="0" w:line="240" w:lineRule="auto"/>
        <w:ind w:firstLine="567"/>
        <w:jc w:val="center"/>
        <w:rPr>
          <w:rFonts w:ascii="Arial Narrow" w:eastAsia="Times New Roman" w:hAnsi="Arial Narrow" w:cs="Times New Roman"/>
          <w:sz w:val="24"/>
          <w:szCs w:val="24"/>
        </w:rPr>
      </w:pPr>
      <w:r w:rsidRPr="00736947">
        <w:rPr>
          <w:rFonts w:ascii="Arial Narrow" w:eastAsia="Times New Roman" w:hAnsi="Arial Narrow" w:cs="Times New Roman"/>
          <w:b/>
          <w:bCs/>
          <w:sz w:val="24"/>
          <w:szCs w:val="24"/>
        </w:rPr>
        <w:t xml:space="preserve">ABAP Managed Database Procedures </w:t>
      </w:r>
      <w:r w:rsidR="00736947">
        <w:rPr>
          <w:rFonts w:ascii="Arial Narrow" w:eastAsia="Times New Roman" w:hAnsi="Arial Narrow" w:cs="Times New Roman"/>
          <w:b/>
          <w:bCs/>
          <w:sz w:val="24"/>
          <w:szCs w:val="24"/>
        </w:rPr>
        <w:t>/</w:t>
      </w:r>
      <w:r w:rsidRPr="00736947">
        <w:rPr>
          <w:rFonts w:ascii="Arial Narrow" w:eastAsia="Times New Roman" w:hAnsi="Arial Narrow" w:cs="Times New Roman"/>
          <w:b/>
          <w:bCs/>
          <w:sz w:val="24"/>
          <w:szCs w:val="24"/>
        </w:rPr>
        <w:t>AMDP</w:t>
      </w:r>
      <w:r w:rsidR="00736947">
        <w:rPr>
          <w:rFonts w:ascii="Arial Narrow" w:eastAsia="Times New Roman" w:hAnsi="Arial Narrow" w:cs="Times New Roman"/>
          <w:b/>
          <w:bCs/>
          <w:sz w:val="24"/>
          <w:szCs w:val="24"/>
        </w:rPr>
        <w:t>/</w:t>
      </w:r>
    </w:p>
    <w:p w:rsidR="00B23C56" w:rsidRPr="00B23C56" w:rsidRDefault="00B23C56" w:rsidP="00736947">
      <w:pPr>
        <w:spacing w:after="0" w:line="240" w:lineRule="auto"/>
        <w:ind w:firstLine="567"/>
        <w:jc w:val="both"/>
        <w:rPr>
          <w:rFonts w:ascii="Arial Narrow" w:eastAsia="Times New Roman" w:hAnsi="Arial Narrow" w:cs="Times New Roman"/>
          <w:sz w:val="24"/>
          <w:szCs w:val="24"/>
        </w:rPr>
      </w:pPr>
      <w:r w:rsidRPr="00B23C56">
        <w:rPr>
          <w:rFonts w:ascii="Arial Narrow" w:eastAsia="Times New Roman" w:hAnsi="Arial Narrow" w:cs="Times New Roman"/>
          <w:sz w:val="24"/>
          <w:szCs w:val="24"/>
        </w:rPr>
        <w:t> </w:t>
      </w:r>
    </w:p>
    <w:p w:rsidR="00B23C56" w:rsidRPr="00B23C56" w:rsidRDefault="00B23C56" w:rsidP="00736947">
      <w:pPr>
        <w:spacing w:after="0" w:line="240" w:lineRule="auto"/>
        <w:ind w:firstLine="567"/>
        <w:jc w:val="both"/>
        <w:rPr>
          <w:rFonts w:ascii="Arial Narrow" w:eastAsia="Times New Roman" w:hAnsi="Arial Narrow" w:cs="Times New Roman"/>
          <w:sz w:val="24"/>
          <w:szCs w:val="24"/>
        </w:rPr>
      </w:pPr>
      <w:r w:rsidRPr="00B23C56">
        <w:rPr>
          <w:rFonts w:ascii="Arial Narrow" w:eastAsia="Times New Roman" w:hAnsi="Arial Narrow" w:cs="Times New Roman"/>
          <w:sz w:val="24"/>
          <w:szCs w:val="24"/>
        </w:rPr>
        <w:t xml:space="preserve">AMDPs as the name says are database procedures that run on database directly and are written directly in ABAP. AMDPs are written using AMDP classes. Below is an example using the above scenario of how to create an AMDP class. The interface </w:t>
      </w:r>
      <w:r w:rsidRPr="00B23C56">
        <w:rPr>
          <w:rFonts w:ascii="Arial Narrow" w:eastAsia="Times New Roman" w:hAnsi="Arial Narrow" w:cs="Times New Roman"/>
          <w:i/>
          <w:color w:val="002060"/>
          <w:sz w:val="24"/>
          <w:szCs w:val="24"/>
        </w:rPr>
        <w:t>IF_AMDP_MARKER_HDB</w:t>
      </w:r>
      <w:r w:rsidRPr="00B23C56">
        <w:rPr>
          <w:rFonts w:ascii="Arial Narrow" w:eastAsia="Times New Roman" w:hAnsi="Arial Narrow" w:cs="Times New Roman"/>
          <w:sz w:val="24"/>
          <w:szCs w:val="24"/>
        </w:rPr>
        <w:t xml:space="preserve"> distinguishes an AMDP class from other classes.</w:t>
      </w:r>
    </w:p>
    <w:p w:rsidR="00B23C56" w:rsidRPr="00B23C56" w:rsidRDefault="00B23C56" w:rsidP="00736947">
      <w:pPr>
        <w:spacing w:after="0" w:line="240" w:lineRule="auto"/>
        <w:ind w:firstLine="567"/>
        <w:jc w:val="both"/>
        <w:rPr>
          <w:rFonts w:ascii="Arial Narrow" w:eastAsia="Times New Roman" w:hAnsi="Arial Narrow" w:cs="Times New Roman"/>
          <w:sz w:val="24"/>
          <w:szCs w:val="24"/>
        </w:rPr>
      </w:pPr>
      <w:r w:rsidRPr="00B23C56">
        <w:rPr>
          <w:rFonts w:ascii="Arial Narrow" w:eastAsia="Times New Roman" w:hAnsi="Arial Narrow" w:cs="Times New Roman"/>
          <w:sz w:val="24"/>
          <w:szCs w:val="24"/>
        </w:rPr>
        <w:t> </w:t>
      </w:r>
    </w:p>
    <w:p w:rsidR="00B23C56" w:rsidRPr="00B23C56" w:rsidRDefault="00B23C56" w:rsidP="00736947">
      <w:pPr>
        <w:spacing w:after="0" w:line="240" w:lineRule="auto"/>
        <w:ind w:firstLine="567"/>
        <w:jc w:val="both"/>
        <w:rPr>
          <w:rFonts w:ascii="Arial Narrow" w:eastAsia="Times New Roman" w:hAnsi="Arial Narrow" w:cs="Times New Roman"/>
          <w:i/>
          <w:color w:val="002060"/>
          <w:sz w:val="24"/>
          <w:szCs w:val="24"/>
        </w:rPr>
      </w:pPr>
      <w:r w:rsidRPr="00B23C56">
        <w:rPr>
          <w:rFonts w:ascii="Arial Narrow" w:eastAsia="Times New Roman" w:hAnsi="Arial Narrow" w:cs="Times New Roman"/>
          <w:i/>
          <w:color w:val="002060"/>
          <w:sz w:val="24"/>
          <w:szCs w:val="24"/>
        </w:rPr>
        <w:t>Class definition</w:t>
      </w:r>
    </w:p>
    <w:p w:rsidR="00736947" w:rsidRDefault="00736947" w:rsidP="00736947">
      <w:pPr>
        <w:pStyle w:val="HTML"/>
        <w:ind w:firstLine="567"/>
        <w:jc w:val="both"/>
        <w:rPr>
          <w:rStyle w:val="HTML1"/>
          <w:rFonts w:ascii="Arial Narrow" w:hAnsi="Arial Narrow"/>
          <w:sz w:val="24"/>
          <w:szCs w:val="24"/>
        </w:rPr>
      </w:pP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CLASS </w:t>
      </w:r>
      <w:r w:rsidRPr="00736947">
        <w:rPr>
          <w:rStyle w:val="HTML1"/>
          <w:rFonts w:ascii="Arial Narrow" w:hAnsi="Arial Narrow"/>
          <w:b/>
          <w:sz w:val="24"/>
          <w:szCs w:val="24"/>
        </w:rPr>
        <w:t>zcl_act_vendor_amdp</w:t>
      </w:r>
      <w:r w:rsidRPr="00736947">
        <w:rPr>
          <w:rStyle w:val="HTML1"/>
          <w:rFonts w:ascii="Arial Narrow" w:hAnsi="Arial Narrow"/>
          <w:sz w:val="24"/>
          <w:szCs w:val="24"/>
        </w:rPr>
        <w:t xml:space="preserve"> </w:t>
      </w:r>
      <w:r w:rsidRPr="00736947">
        <w:rPr>
          <w:rStyle w:val="HTML1"/>
          <w:rFonts w:ascii="Arial Narrow" w:hAnsi="Arial Narrow"/>
          <w:i/>
          <w:color w:val="002060"/>
          <w:sz w:val="24"/>
          <w:szCs w:val="24"/>
        </w:rPr>
        <w:t>DEFINITION</w:t>
      </w:r>
      <w:r w:rsidRPr="00736947">
        <w:rPr>
          <w:rStyle w:val="HTML1"/>
          <w:rFonts w:ascii="Arial Narrow" w:hAnsi="Arial Narrow"/>
          <w:sz w:val="24"/>
          <w:szCs w:val="24"/>
        </w:rPr>
        <w:t xml:space="preserve"> PUBLIC FINAL CREATE PUBLIC.</w:t>
      </w:r>
    </w:p>
    <w:p w:rsidR="00B23C56" w:rsidRPr="00736947" w:rsidRDefault="00B23C56" w:rsidP="00736947">
      <w:pPr>
        <w:pStyle w:val="HTML"/>
        <w:ind w:firstLine="567"/>
        <w:jc w:val="both"/>
        <w:rPr>
          <w:rStyle w:val="HTML1"/>
          <w:rFonts w:ascii="Arial Narrow" w:hAnsi="Arial Narrow"/>
          <w:sz w:val="24"/>
          <w:szCs w:val="24"/>
        </w:rPr>
      </w:pP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  PUBLIC SECTION.</w:t>
      </w:r>
    </w:p>
    <w:p w:rsidR="00B23C56" w:rsidRPr="00736947" w:rsidRDefault="00B23C56" w:rsidP="00736947">
      <w:pPr>
        <w:pStyle w:val="HTML"/>
        <w:shd w:val="clear" w:color="auto" w:fill="E7E6E6" w:themeFill="background2"/>
        <w:ind w:firstLine="567"/>
        <w:jc w:val="both"/>
        <w:rPr>
          <w:rStyle w:val="HTML1"/>
          <w:rFonts w:ascii="Arial Narrow" w:hAnsi="Arial Narrow"/>
          <w:sz w:val="24"/>
          <w:szCs w:val="24"/>
        </w:rPr>
      </w:pPr>
      <w:r w:rsidRPr="00736947">
        <w:rPr>
          <w:rStyle w:val="HTML1"/>
          <w:rFonts w:ascii="Arial Narrow" w:hAnsi="Arial Narrow"/>
          <w:sz w:val="24"/>
          <w:szCs w:val="24"/>
        </w:rPr>
        <w:t xml:space="preserve">    INTERFACES </w:t>
      </w:r>
      <w:r w:rsidRPr="00736947">
        <w:rPr>
          <w:rStyle w:val="HTML1"/>
          <w:rFonts w:ascii="Arial Narrow" w:hAnsi="Arial Narrow"/>
          <w:i/>
          <w:color w:val="385623" w:themeColor="accent6" w:themeShade="80"/>
          <w:sz w:val="24"/>
          <w:szCs w:val="24"/>
        </w:rPr>
        <w:t>if_amdp_marker_</w:t>
      </w:r>
      <w:r w:rsidRPr="00736947">
        <w:rPr>
          <w:rStyle w:val="HTML1"/>
          <w:rFonts w:ascii="Arial Narrow" w:hAnsi="Arial Narrow"/>
          <w:sz w:val="24"/>
          <w:szCs w:val="24"/>
        </w:rPr>
        <w:t>hdb.</w:t>
      </w:r>
    </w:p>
    <w:p w:rsidR="00B23C56" w:rsidRPr="00736947" w:rsidRDefault="00B23C56" w:rsidP="00736947">
      <w:pPr>
        <w:pStyle w:val="HTML"/>
        <w:ind w:firstLine="567"/>
        <w:jc w:val="both"/>
        <w:rPr>
          <w:rStyle w:val="HTML1"/>
          <w:rFonts w:ascii="Arial Narrow" w:hAnsi="Arial Narrow"/>
          <w:sz w:val="24"/>
          <w:szCs w:val="24"/>
        </w:rPr>
      </w:pP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    TYPES: BEGIN OF ty_vendor,</w:t>
      </w: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             lifnr</w:t>
      </w:r>
      <w:r w:rsidRPr="00736947">
        <w:rPr>
          <w:rStyle w:val="HTML1"/>
          <w:rFonts w:ascii="Arial Narrow" w:hAnsi="Arial Narrow"/>
          <w:sz w:val="24"/>
          <w:szCs w:val="24"/>
        </w:rPr>
        <w:tab/>
        <w:t>TYPE lifnr,</w:t>
      </w: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             bukrs</w:t>
      </w:r>
      <w:r w:rsidRPr="00736947">
        <w:rPr>
          <w:rStyle w:val="HTML1"/>
          <w:rFonts w:ascii="Arial Narrow" w:hAnsi="Arial Narrow"/>
          <w:sz w:val="24"/>
          <w:szCs w:val="24"/>
        </w:rPr>
        <w:tab/>
        <w:t>TYPE bukrs,</w:t>
      </w: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             ekorg</w:t>
      </w:r>
      <w:r w:rsidRPr="00736947">
        <w:rPr>
          <w:rStyle w:val="HTML1"/>
          <w:rFonts w:ascii="Arial Narrow" w:hAnsi="Arial Narrow"/>
          <w:sz w:val="24"/>
          <w:szCs w:val="24"/>
        </w:rPr>
        <w:tab/>
        <w:t>TYPE ekorg,</w:t>
      </w: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             name1</w:t>
      </w:r>
      <w:r w:rsidRPr="00736947">
        <w:rPr>
          <w:rStyle w:val="HTML1"/>
          <w:rFonts w:ascii="Arial Narrow" w:hAnsi="Arial Narrow"/>
          <w:sz w:val="24"/>
          <w:szCs w:val="24"/>
        </w:rPr>
        <w:tab/>
        <w:t>TYPE name1,</w:t>
      </w: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             city1</w:t>
      </w:r>
      <w:r w:rsidRPr="00736947">
        <w:rPr>
          <w:rStyle w:val="HTML1"/>
          <w:rFonts w:ascii="Arial Narrow" w:hAnsi="Arial Narrow"/>
          <w:sz w:val="24"/>
          <w:szCs w:val="24"/>
        </w:rPr>
        <w:tab/>
        <w:t>TYPE adrc-city1,</w:t>
      </w: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lastRenderedPageBreak/>
        <w:t xml:space="preserve">             region</w:t>
      </w:r>
      <w:r w:rsidRPr="00736947">
        <w:rPr>
          <w:rStyle w:val="HTML1"/>
          <w:rFonts w:ascii="Arial Narrow" w:hAnsi="Arial Narrow"/>
          <w:sz w:val="24"/>
          <w:szCs w:val="24"/>
        </w:rPr>
        <w:tab/>
        <w:t>TYPE adrc-region,</w:t>
      </w: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             country</w:t>
      </w:r>
      <w:r w:rsidRPr="00736947">
        <w:rPr>
          <w:rStyle w:val="HTML1"/>
          <w:rFonts w:ascii="Arial Narrow" w:hAnsi="Arial Narrow"/>
          <w:sz w:val="24"/>
          <w:szCs w:val="24"/>
        </w:rPr>
        <w:tab/>
        <w:t>TYPE adrc-country,</w:t>
      </w: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             post_code1</w:t>
      </w:r>
      <w:r w:rsidRPr="00736947">
        <w:rPr>
          <w:rStyle w:val="HTML1"/>
          <w:rFonts w:ascii="Arial Narrow" w:hAnsi="Arial Narrow"/>
          <w:sz w:val="24"/>
          <w:szCs w:val="24"/>
        </w:rPr>
        <w:tab/>
        <w:t>TYPE adrc-post_code1,</w:t>
      </w: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           END of ty_vendor,</w:t>
      </w:r>
    </w:p>
    <w:p w:rsidR="00B23C56" w:rsidRPr="00736947" w:rsidRDefault="00B23C56" w:rsidP="00736947">
      <w:pPr>
        <w:pStyle w:val="HTML"/>
        <w:ind w:firstLine="567"/>
        <w:jc w:val="both"/>
        <w:rPr>
          <w:rStyle w:val="HTML1"/>
          <w:rFonts w:ascii="Arial Narrow" w:hAnsi="Arial Narrow"/>
          <w:sz w:val="24"/>
          <w:szCs w:val="24"/>
        </w:rPr>
      </w:pP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           </w:t>
      </w:r>
      <w:r w:rsidRPr="00F421CF">
        <w:rPr>
          <w:rStyle w:val="HTML1"/>
          <w:rFonts w:ascii="Arial Narrow" w:hAnsi="Arial Narrow"/>
          <w:i/>
          <w:color w:val="002060"/>
          <w:sz w:val="24"/>
          <w:szCs w:val="24"/>
        </w:rPr>
        <w:t>tt_vendor</w:t>
      </w:r>
      <w:r w:rsidRPr="00F421CF">
        <w:rPr>
          <w:rStyle w:val="HTML1"/>
          <w:rFonts w:ascii="Arial Narrow" w:hAnsi="Arial Narrow"/>
          <w:color w:val="002060"/>
          <w:sz w:val="24"/>
          <w:szCs w:val="24"/>
        </w:rPr>
        <w:t xml:space="preserve"> </w:t>
      </w:r>
      <w:r w:rsidR="00F421CF">
        <w:rPr>
          <w:rStyle w:val="HTML1"/>
          <w:rFonts w:ascii="Arial Narrow" w:hAnsi="Arial Narrow"/>
          <w:sz w:val="24"/>
          <w:szCs w:val="24"/>
        </w:rPr>
        <w:t>type sorted table of</w:t>
      </w:r>
      <w:r w:rsidRPr="00736947">
        <w:rPr>
          <w:rStyle w:val="HTML1"/>
          <w:rFonts w:ascii="Arial Narrow" w:hAnsi="Arial Narrow"/>
          <w:sz w:val="24"/>
          <w:szCs w:val="24"/>
        </w:rPr>
        <w:t xml:space="preserve"> </w:t>
      </w:r>
      <w:r w:rsidRPr="00F421CF">
        <w:rPr>
          <w:rStyle w:val="HTML1"/>
          <w:rFonts w:ascii="Arial Narrow" w:hAnsi="Arial Narrow"/>
          <w:i/>
          <w:sz w:val="24"/>
          <w:szCs w:val="24"/>
        </w:rPr>
        <w:t>ty_vendor</w:t>
      </w:r>
      <w:r w:rsidRPr="00736947">
        <w:rPr>
          <w:rStyle w:val="HTML1"/>
          <w:rFonts w:ascii="Arial Narrow" w:hAnsi="Arial Narrow"/>
          <w:sz w:val="24"/>
          <w:szCs w:val="24"/>
        </w:rPr>
        <w:t xml:space="preserve"> </w:t>
      </w:r>
      <w:r w:rsidR="00F421CF">
        <w:rPr>
          <w:rStyle w:val="HTML1"/>
          <w:rFonts w:ascii="Arial Narrow" w:hAnsi="Arial Narrow"/>
          <w:sz w:val="24"/>
          <w:szCs w:val="24"/>
        </w:rPr>
        <w:t>with non-unique key</w:t>
      </w:r>
      <w:r w:rsidRPr="00736947">
        <w:rPr>
          <w:rStyle w:val="HTML1"/>
          <w:rFonts w:ascii="Arial Narrow" w:hAnsi="Arial Narrow"/>
          <w:sz w:val="24"/>
          <w:szCs w:val="24"/>
        </w:rPr>
        <w:t xml:space="preserve"> </w:t>
      </w:r>
      <w:r w:rsidRPr="00F421CF">
        <w:rPr>
          <w:rStyle w:val="HTML1"/>
          <w:rFonts w:ascii="Arial Narrow" w:hAnsi="Arial Narrow"/>
          <w:i/>
          <w:sz w:val="24"/>
          <w:szCs w:val="24"/>
        </w:rPr>
        <w:t>lifnr bukrs ekorg</w:t>
      </w:r>
      <w:r w:rsidRPr="00736947">
        <w:rPr>
          <w:rStyle w:val="HTML1"/>
          <w:rFonts w:ascii="Arial Narrow" w:hAnsi="Arial Narrow"/>
          <w:sz w:val="24"/>
          <w:szCs w:val="24"/>
        </w:rPr>
        <w:t>.</w:t>
      </w:r>
    </w:p>
    <w:p w:rsidR="00B23C56" w:rsidRPr="00736947" w:rsidRDefault="00B23C56" w:rsidP="00736947">
      <w:pPr>
        <w:pStyle w:val="HTML"/>
        <w:ind w:firstLine="567"/>
        <w:jc w:val="both"/>
        <w:rPr>
          <w:rStyle w:val="HTML1"/>
          <w:rFonts w:ascii="Arial Narrow" w:hAnsi="Arial Narrow"/>
          <w:sz w:val="24"/>
          <w:szCs w:val="24"/>
        </w:rPr>
      </w:pP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  METHODS </w:t>
      </w:r>
      <w:r w:rsidRPr="00736947">
        <w:rPr>
          <w:rStyle w:val="HTML1"/>
          <w:rFonts w:ascii="Arial Narrow" w:hAnsi="Arial Narrow"/>
          <w:b/>
          <w:i/>
          <w:sz w:val="24"/>
          <w:szCs w:val="24"/>
        </w:rPr>
        <w:t>get_vendors_amdp</w:t>
      </w:r>
      <w:r w:rsidRPr="00736947">
        <w:rPr>
          <w:rStyle w:val="HTML1"/>
          <w:rFonts w:ascii="Arial Narrow" w:hAnsi="Arial Narrow"/>
          <w:sz w:val="24"/>
          <w:szCs w:val="24"/>
        </w:rPr>
        <w:t xml:space="preserve"> IMPORTING VALUE(lv_clnt) type mandt</w:t>
      </w: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                           </w:t>
      </w:r>
      <w:r w:rsidR="00736947">
        <w:rPr>
          <w:rStyle w:val="HTML1"/>
          <w:rFonts w:ascii="Arial Narrow" w:hAnsi="Arial Narrow"/>
          <w:sz w:val="24"/>
          <w:szCs w:val="24"/>
        </w:rPr>
        <w:tab/>
        <w:t xml:space="preserve">               </w:t>
      </w:r>
      <w:r w:rsidRPr="00736947">
        <w:rPr>
          <w:rStyle w:val="HTML1"/>
          <w:rFonts w:ascii="Arial Narrow" w:hAnsi="Arial Narrow"/>
          <w:sz w:val="24"/>
          <w:szCs w:val="24"/>
        </w:rPr>
        <w:t>EXPORTING VALUE(</w:t>
      </w:r>
      <w:r w:rsidRPr="00F421CF">
        <w:rPr>
          <w:rStyle w:val="HTML1"/>
          <w:rFonts w:ascii="Arial Narrow" w:hAnsi="Arial Narrow"/>
          <w:i/>
          <w:color w:val="002060"/>
          <w:sz w:val="24"/>
          <w:szCs w:val="24"/>
        </w:rPr>
        <w:t>lt_vendor</w:t>
      </w:r>
      <w:r w:rsidRPr="00736947">
        <w:rPr>
          <w:rStyle w:val="HTML1"/>
          <w:rFonts w:ascii="Arial Narrow" w:hAnsi="Arial Narrow"/>
          <w:sz w:val="24"/>
          <w:szCs w:val="24"/>
        </w:rPr>
        <w:t>) type tt_vendor.</w:t>
      </w:r>
    </w:p>
    <w:p w:rsidR="00B23C56" w:rsidRPr="00736947" w:rsidRDefault="00B23C56" w:rsidP="00736947">
      <w:pPr>
        <w:pStyle w:val="HTML"/>
        <w:ind w:firstLine="567"/>
        <w:jc w:val="both"/>
        <w:rPr>
          <w:rFonts w:ascii="Arial Narrow" w:hAnsi="Arial Narrow"/>
          <w:sz w:val="24"/>
          <w:szCs w:val="24"/>
        </w:rPr>
      </w:pPr>
      <w:r w:rsidRPr="00736947">
        <w:rPr>
          <w:rStyle w:val="HTML1"/>
          <w:rFonts w:ascii="Arial Narrow" w:hAnsi="Arial Narrow"/>
          <w:sz w:val="24"/>
          <w:szCs w:val="24"/>
        </w:rPr>
        <w:t>ENDCLASS.</w:t>
      </w:r>
    </w:p>
    <w:p w:rsidR="00613440" w:rsidRPr="00736947" w:rsidRDefault="00613440" w:rsidP="00736947">
      <w:pPr>
        <w:spacing w:after="0" w:line="240" w:lineRule="auto"/>
        <w:ind w:firstLine="567"/>
        <w:jc w:val="both"/>
        <w:rPr>
          <w:rFonts w:ascii="Arial Narrow" w:hAnsi="Arial Narrow"/>
          <w:sz w:val="24"/>
          <w:szCs w:val="24"/>
        </w:rPr>
      </w:pPr>
    </w:p>
    <w:p w:rsidR="00736947" w:rsidRDefault="00B23C56" w:rsidP="00736947">
      <w:pPr>
        <w:spacing w:after="0" w:line="240" w:lineRule="auto"/>
        <w:ind w:firstLine="567"/>
        <w:jc w:val="both"/>
        <w:rPr>
          <w:rFonts w:ascii="Arial Narrow" w:hAnsi="Arial Narrow"/>
          <w:sz w:val="24"/>
          <w:szCs w:val="24"/>
        </w:rPr>
      </w:pPr>
      <w:r w:rsidRPr="00736947">
        <w:rPr>
          <w:rFonts w:ascii="Arial Narrow" w:hAnsi="Arial Narrow"/>
          <w:sz w:val="24"/>
          <w:szCs w:val="24"/>
        </w:rPr>
        <w:t xml:space="preserve">Similarly, an AMDP class implementation will have methods define with a syntax </w:t>
      </w:r>
      <w:r w:rsidR="00736947">
        <w:rPr>
          <w:rFonts w:ascii="Arial Narrow" w:hAnsi="Arial Narrow"/>
          <w:sz w:val="24"/>
          <w:szCs w:val="24"/>
        </w:rPr>
        <w:t>…</w:t>
      </w:r>
      <w:r w:rsidRPr="00736947">
        <w:rPr>
          <w:rFonts w:ascii="Arial Narrow" w:hAnsi="Arial Narrow"/>
          <w:sz w:val="24"/>
          <w:szCs w:val="24"/>
        </w:rPr>
        <w:t>BY DATABASE PROCEDURE FOR &lt;database&gt; LANGUAGE &lt;language&gt;</w:t>
      </w:r>
      <w:r w:rsidR="00736947">
        <w:rPr>
          <w:rFonts w:ascii="Arial Narrow" w:hAnsi="Arial Narrow"/>
          <w:sz w:val="24"/>
          <w:szCs w:val="24"/>
        </w:rPr>
        <w:t>.</w:t>
      </w:r>
    </w:p>
    <w:p w:rsidR="00736947" w:rsidRDefault="00736947" w:rsidP="00736947">
      <w:pPr>
        <w:spacing w:after="0" w:line="240" w:lineRule="auto"/>
        <w:ind w:firstLine="567"/>
        <w:jc w:val="both"/>
        <w:rPr>
          <w:rFonts w:ascii="Arial Narrow" w:hAnsi="Arial Narrow"/>
          <w:sz w:val="24"/>
          <w:szCs w:val="24"/>
        </w:rPr>
      </w:pPr>
    </w:p>
    <w:p w:rsidR="00B23C56" w:rsidRPr="00736947" w:rsidRDefault="00B23C56" w:rsidP="00736947">
      <w:pPr>
        <w:spacing w:after="0" w:line="240" w:lineRule="auto"/>
        <w:ind w:firstLine="567"/>
        <w:jc w:val="both"/>
        <w:rPr>
          <w:rFonts w:ascii="Arial Narrow" w:hAnsi="Arial Narrow"/>
          <w:sz w:val="24"/>
          <w:szCs w:val="24"/>
        </w:rPr>
      </w:pPr>
      <w:r w:rsidRPr="00736947">
        <w:rPr>
          <w:rFonts w:ascii="Arial Narrow" w:hAnsi="Arial Narrow"/>
          <w:sz w:val="24"/>
          <w:szCs w:val="24"/>
        </w:rPr>
        <w:t xml:space="preserve"> In our case database will be </w:t>
      </w:r>
      <w:r w:rsidRPr="00736947">
        <w:rPr>
          <w:rFonts w:ascii="Arial Narrow" w:hAnsi="Arial Narrow"/>
          <w:i/>
          <w:color w:val="002060"/>
          <w:sz w:val="24"/>
          <w:szCs w:val="24"/>
        </w:rPr>
        <w:t>HDB</w:t>
      </w:r>
      <w:r w:rsidRPr="00736947">
        <w:rPr>
          <w:rFonts w:ascii="Arial Narrow" w:hAnsi="Arial Narrow"/>
          <w:sz w:val="24"/>
          <w:szCs w:val="24"/>
        </w:rPr>
        <w:t xml:space="preserve"> </w:t>
      </w:r>
      <w:r w:rsidR="00736947" w:rsidRPr="00736947">
        <w:rPr>
          <w:rFonts w:ascii="Arial Narrow" w:hAnsi="Arial Narrow"/>
          <w:color w:val="000000" w:themeColor="text1"/>
          <w:sz w:val="24"/>
          <w:szCs w:val="24"/>
        </w:rPr>
        <w:t>/</w:t>
      </w:r>
      <w:r w:rsidRPr="00736947">
        <w:rPr>
          <w:rFonts w:ascii="Arial Narrow" w:hAnsi="Arial Narrow"/>
          <w:color w:val="000000" w:themeColor="text1"/>
          <w:sz w:val="24"/>
          <w:szCs w:val="24"/>
        </w:rPr>
        <w:t>HANA DB</w:t>
      </w:r>
      <w:r w:rsidR="00736947" w:rsidRPr="00736947">
        <w:rPr>
          <w:rFonts w:ascii="Arial Narrow" w:hAnsi="Arial Narrow"/>
          <w:color w:val="000000" w:themeColor="text1"/>
          <w:sz w:val="24"/>
          <w:szCs w:val="24"/>
        </w:rPr>
        <w:t>/</w:t>
      </w:r>
      <w:r w:rsidRPr="00736947">
        <w:rPr>
          <w:rFonts w:ascii="Arial Narrow" w:hAnsi="Arial Narrow"/>
          <w:color w:val="000000" w:themeColor="text1"/>
          <w:sz w:val="24"/>
          <w:szCs w:val="24"/>
        </w:rPr>
        <w:t xml:space="preserve"> </w:t>
      </w:r>
      <w:r w:rsidRPr="00736947">
        <w:rPr>
          <w:rFonts w:ascii="Arial Narrow" w:hAnsi="Arial Narrow"/>
          <w:sz w:val="24"/>
          <w:szCs w:val="24"/>
        </w:rPr>
        <w:t xml:space="preserve">and language will always be </w:t>
      </w:r>
      <w:r w:rsidRPr="00736947">
        <w:rPr>
          <w:rFonts w:ascii="Arial Narrow" w:hAnsi="Arial Narrow"/>
          <w:i/>
          <w:color w:val="002060"/>
          <w:sz w:val="24"/>
          <w:szCs w:val="24"/>
        </w:rPr>
        <w:t>SQLSCRIPT</w:t>
      </w:r>
      <w:r w:rsidRPr="00736947">
        <w:rPr>
          <w:rFonts w:ascii="Arial Narrow" w:hAnsi="Arial Narrow"/>
          <w:sz w:val="24"/>
          <w:szCs w:val="24"/>
        </w:rPr>
        <w:t>.</w:t>
      </w:r>
    </w:p>
    <w:p w:rsidR="00B23C56" w:rsidRPr="00736947" w:rsidRDefault="00B23C56" w:rsidP="00736947">
      <w:pPr>
        <w:spacing w:after="0" w:line="240" w:lineRule="auto"/>
        <w:ind w:firstLine="567"/>
        <w:jc w:val="both"/>
        <w:rPr>
          <w:rFonts w:ascii="Arial Narrow" w:hAnsi="Arial Narrow"/>
          <w:sz w:val="24"/>
          <w:szCs w:val="24"/>
        </w:rPr>
      </w:pP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CLASS </w:t>
      </w:r>
      <w:r w:rsidRPr="00736947">
        <w:rPr>
          <w:rStyle w:val="HTML1"/>
          <w:rFonts w:ascii="Arial Narrow" w:hAnsi="Arial Narrow"/>
          <w:b/>
          <w:sz w:val="24"/>
          <w:szCs w:val="24"/>
        </w:rPr>
        <w:t>zcl_act_vendor_amdp</w:t>
      </w:r>
      <w:r w:rsidRPr="00736947">
        <w:rPr>
          <w:rStyle w:val="HTML1"/>
          <w:rFonts w:ascii="Arial Narrow" w:hAnsi="Arial Narrow"/>
          <w:sz w:val="24"/>
          <w:szCs w:val="24"/>
        </w:rPr>
        <w:t xml:space="preserve"> </w:t>
      </w:r>
      <w:r w:rsidRPr="00736947">
        <w:rPr>
          <w:rStyle w:val="HTML1"/>
          <w:rFonts w:ascii="Arial Narrow" w:hAnsi="Arial Narrow"/>
          <w:i/>
          <w:color w:val="002060"/>
          <w:sz w:val="24"/>
          <w:szCs w:val="24"/>
        </w:rPr>
        <w:t>IMPLEMENTATION</w:t>
      </w:r>
      <w:r w:rsidRPr="00736947">
        <w:rPr>
          <w:rStyle w:val="HTML1"/>
          <w:rFonts w:ascii="Arial Narrow" w:hAnsi="Arial Narrow"/>
          <w:sz w:val="24"/>
          <w:szCs w:val="24"/>
        </w:rPr>
        <w:t>.</w:t>
      </w:r>
    </w:p>
    <w:p w:rsidR="00B23C56" w:rsidRPr="00736947" w:rsidRDefault="00B23C56" w:rsidP="00736947">
      <w:pPr>
        <w:pStyle w:val="HTML"/>
        <w:ind w:firstLine="567"/>
        <w:jc w:val="both"/>
        <w:rPr>
          <w:rStyle w:val="HTML1"/>
          <w:rFonts w:ascii="Arial Narrow" w:hAnsi="Arial Narrow"/>
          <w:sz w:val="24"/>
          <w:szCs w:val="24"/>
        </w:rPr>
      </w:pP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  METHOD </w:t>
      </w:r>
      <w:r w:rsidRPr="00736947">
        <w:rPr>
          <w:rStyle w:val="HTML1"/>
          <w:rFonts w:ascii="Arial Narrow" w:hAnsi="Arial Narrow"/>
          <w:b/>
          <w:i/>
          <w:sz w:val="24"/>
          <w:szCs w:val="24"/>
        </w:rPr>
        <w:t>get_vendors_amdp</w:t>
      </w:r>
    </w:p>
    <w:p w:rsidR="00B23C56" w:rsidRPr="00736947" w:rsidRDefault="00B23C56" w:rsidP="00736947">
      <w:pPr>
        <w:pStyle w:val="HTML"/>
        <w:shd w:val="clear" w:color="auto" w:fill="E7E6E6" w:themeFill="background2"/>
        <w:ind w:firstLine="567"/>
        <w:jc w:val="both"/>
        <w:rPr>
          <w:rStyle w:val="HTML1"/>
          <w:rFonts w:ascii="Arial Narrow" w:hAnsi="Arial Narrow"/>
          <w:sz w:val="24"/>
          <w:szCs w:val="24"/>
        </w:rPr>
      </w:pPr>
      <w:r w:rsidRPr="00736947">
        <w:rPr>
          <w:rStyle w:val="HTML1"/>
          <w:rFonts w:ascii="Arial Narrow" w:hAnsi="Arial Narrow"/>
          <w:sz w:val="24"/>
          <w:szCs w:val="24"/>
        </w:rPr>
        <w:t xml:space="preserve">    BY DATABASE PROCEDURE FOR </w:t>
      </w:r>
      <w:r w:rsidRPr="00736947">
        <w:rPr>
          <w:rStyle w:val="HTML1"/>
          <w:rFonts w:ascii="Arial Narrow" w:hAnsi="Arial Narrow"/>
          <w:i/>
          <w:color w:val="385623" w:themeColor="accent6" w:themeShade="80"/>
          <w:sz w:val="24"/>
          <w:szCs w:val="24"/>
        </w:rPr>
        <w:t>HDB</w:t>
      </w:r>
      <w:r w:rsidRPr="00736947">
        <w:rPr>
          <w:rStyle w:val="HTML1"/>
          <w:rFonts w:ascii="Arial Narrow" w:hAnsi="Arial Narrow"/>
          <w:sz w:val="24"/>
          <w:szCs w:val="24"/>
        </w:rPr>
        <w:t xml:space="preserve"> LANGUAGE </w:t>
      </w:r>
      <w:r w:rsidRPr="00736947">
        <w:rPr>
          <w:rStyle w:val="HTML1"/>
          <w:rFonts w:ascii="Arial Narrow" w:hAnsi="Arial Narrow"/>
          <w:i/>
          <w:color w:val="385623" w:themeColor="accent6" w:themeShade="80"/>
          <w:sz w:val="24"/>
          <w:szCs w:val="24"/>
        </w:rPr>
        <w:t>SQLSCRIPT</w:t>
      </w: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    OPTIONS READ-ONLY USING lfa1 lfb1 lfm1 adrc.</w:t>
      </w:r>
    </w:p>
    <w:p w:rsidR="00B23C56" w:rsidRPr="00736947" w:rsidRDefault="00B23C56" w:rsidP="00736947">
      <w:pPr>
        <w:pStyle w:val="HTML"/>
        <w:ind w:firstLine="567"/>
        <w:jc w:val="both"/>
        <w:rPr>
          <w:rStyle w:val="HTML1"/>
          <w:rFonts w:ascii="Arial Narrow" w:hAnsi="Arial Narrow"/>
          <w:sz w:val="24"/>
          <w:szCs w:val="24"/>
        </w:rPr>
      </w:pPr>
    </w:p>
    <w:p w:rsid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    lt_vendor = SELECT DISTINCT a.lifnr, b.bukrs, c.ekorg, </w:t>
      </w:r>
    </w:p>
    <w:p w:rsidR="00B23C56" w:rsidRPr="00736947" w:rsidRDefault="00736947" w:rsidP="00736947">
      <w:pPr>
        <w:pStyle w:val="HTML"/>
        <w:ind w:firstLine="567"/>
        <w:jc w:val="both"/>
        <w:rPr>
          <w:rStyle w:val="HTML1"/>
          <w:rFonts w:ascii="Arial Narrow" w:hAnsi="Arial Narrow"/>
          <w:sz w:val="24"/>
          <w:szCs w:val="24"/>
        </w:rPr>
      </w:pPr>
      <w:r>
        <w:rPr>
          <w:rStyle w:val="HTML1"/>
          <w:rFonts w:ascii="Arial Narrow" w:hAnsi="Arial Narrow"/>
          <w:sz w:val="24"/>
          <w:szCs w:val="24"/>
        </w:rPr>
        <w:t xml:space="preserve">                                                       </w:t>
      </w:r>
      <w:r w:rsidR="00B23C56" w:rsidRPr="00736947">
        <w:rPr>
          <w:rStyle w:val="HTML1"/>
          <w:rFonts w:ascii="Arial Narrow" w:hAnsi="Arial Narrow"/>
          <w:sz w:val="24"/>
          <w:szCs w:val="24"/>
        </w:rPr>
        <w:t>d.name1, d.city1, d.region,</w:t>
      </w:r>
      <w:r>
        <w:rPr>
          <w:rStyle w:val="HTML1"/>
          <w:rFonts w:ascii="Arial Narrow" w:hAnsi="Arial Narrow"/>
          <w:sz w:val="24"/>
          <w:szCs w:val="24"/>
        </w:rPr>
        <w:t xml:space="preserve"> </w:t>
      </w:r>
      <w:r w:rsidR="00B23C56" w:rsidRPr="00736947">
        <w:rPr>
          <w:rStyle w:val="HTML1"/>
          <w:rFonts w:ascii="Arial Narrow" w:hAnsi="Arial Narrow"/>
          <w:sz w:val="24"/>
          <w:szCs w:val="24"/>
        </w:rPr>
        <w:t>d.country, d.post_cdoe1</w:t>
      </w:r>
    </w:p>
    <w:p w:rsidR="00B23C56" w:rsidRPr="00736947" w:rsidRDefault="00736947" w:rsidP="00736947">
      <w:pPr>
        <w:pStyle w:val="HTML"/>
        <w:ind w:firstLine="567"/>
        <w:jc w:val="both"/>
        <w:rPr>
          <w:rStyle w:val="HTML1"/>
          <w:rFonts w:ascii="Arial Narrow" w:hAnsi="Arial Narrow"/>
          <w:sz w:val="24"/>
          <w:szCs w:val="24"/>
        </w:rPr>
      </w:pPr>
      <w:r>
        <w:rPr>
          <w:rStyle w:val="HTML1"/>
          <w:rFonts w:ascii="Arial Narrow" w:hAnsi="Arial Narrow"/>
          <w:sz w:val="24"/>
          <w:szCs w:val="24"/>
        </w:rPr>
        <w:t xml:space="preserve">                     </w:t>
      </w:r>
      <w:r w:rsidR="00B23C56" w:rsidRPr="00736947">
        <w:rPr>
          <w:rStyle w:val="HTML1"/>
          <w:rFonts w:ascii="Arial Narrow" w:hAnsi="Arial Narrow"/>
          <w:sz w:val="24"/>
          <w:szCs w:val="24"/>
        </w:rPr>
        <w:t xml:space="preserve">  FROM lfa1 AS a</w:t>
      </w:r>
    </w:p>
    <w:p w:rsidR="00B23C56" w:rsidRPr="00736947" w:rsidRDefault="00736947" w:rsidP="00736947">
      <w:pPr>
        <w:pStyle w:val="HTML"/>
        <w:ind w:firstLine="567"/>
        <w:jc w:val="both"/>
        <w:rPr>
          <w:rStyle w:val="HTML1"/>
          <w:rFonts w:ascii="Arial Narrow" w:hAnsi="Arial Narrow"/>
          <w:sz w:val="24"/>
          <w:szCs w:val="24"/>
        </w:rPr>
      </w:pPr>
      <w:r>
        <w:rPr>
          <w:rStyle w:val="HTML1"/>
          <w:rFonts w:ascii="Arial Narrow" w:hAnsi="Arial Narrow"/>
          <w:sz w:val="24"/>
          <w:szCs w:val="24"/>
        </w:rPr>
        <w:t xml:space="preserve">                    </w:t>
      </w:r>
      <w:r w:rsidR="00B23C56" w:rsidRPr="00736947">
        <w:rPr>
          <w:rStyle w:val="HTML1"/>
          <w:rFonts w:ascii="Arial Narrow" w:hAnsi="Arial Narrow"/>
          <w:sz w:val="24"/>
          <w:szCs w:val="24"/>
        </w:rPr>
        <w:t xml:space="preserve">   INNER JOIN lfb1 AS b ON b.mandt = a.mandt AND b.lifnr = a.lifnr AND </w:t>
      </w:r>
    </w:p>
    <w:p w:rsidR="00B23C56" w:rsidRPr="00736947" w:rsidRDefault="00736947" w:rsidP="00736947">
      <w:pPr>
        <w:pStyle w:val="HTML"/>
        <w:ind w:firstLine="567"/>
        <w:jc w:val="both"/>
        <w:rPr>
          <w:rStyle w:val="HTML1"/>
          <w:rFonts w:ascii="Arial Narrow" w:hAnsi="Arial Narrow"/>
          <w:sz w:val="24"/>
          <w:szCs w:val="24"/>
        </w:rPr>
      </w:pPr>
      <w:r>
        <w:rPr>
          <w:rStyle w:val="HTML1"/>
          <w:rFonts w:ascii="Arial Narrow" w:hAnsi="Arial Narrow"/>
          <w:sz w:val="24"/>
          <w:szCs w:val="24"/>
        </w:rPr>
        <w:t xml:space="preserve">                                                            </w:t>
      </w:r>
      <w:r w:rsidR="00B23C56" w:rsidRPr="00736947">
        <w:rPr>
          <w:rStyle w:val="HTML1"/>
          <w:rFonts w:ascii="Arial Narrow" w:hAnsi="Arial Narrow"/>
          <w:sz w:val="24"/>
          <w:szCs w:val="24"/>
        </w:rPr>
        <w:t xml:space="preserve">       b.loevm = '' AND b.sperr = ''</w:t>
      </w:r>
    </w:p>
    <w:p w:rsidR="00B23C56" w:rsidRPr="00736947" w:rsidRDefault="00736947" w:rsidP="00736947">
      <w:pPr>
        <w:pStyle w:val="HTML"/>
        <w:ind w:firstLine="567"/>
        <w:jc w:val="both"/>
        <w:rPr>
          <w:rStyle w:val="HTML1"/>
          <w:rFonts w:ascii="Arial Narrow" w:hAnsi="Arial Narrow"/>
          <w:sz w:val="24"/>
          <w:szCs w:val="24"/>
        </w:rPr>
      </w:pPr>
      <w:r>
        <w:rPr>
          <w:rStyle w:val="HTML1"/>
          <w:rFonts w:ascii="Arial Narrow" w:hAnsi="Arial Narrow"/>
          <w:sz w:val="24"/>
          <w:szCs w:val="24"/>
        </w:rPr>
        <w:t xml:space="preserve">                     </w:t>
      </w:r>
      <w:r w:rsidR="00B23C56" w:rsidRPr="00736947">
        <w:rPr>
          <w:rStyle w:val="HTML1"/>
          <w:rFonts w:ascii="Arial Narrow" w:hAnsi="Arial Narrow"/>
          <w:sz w:val="24"/>
          <w:szCs w:val="24"/>
        </w:rPr>
        <w:t xml:space="preserve">  INNER JOIN lfm1 AS c</w:t>
      </w:r>
      <w:r>
        <w:rPr>
          <w:rStyle w:val="HTML1"/>
          <w:rFonts w:ascii="Arial Narrow" w:hAnsi="Arial Narrow"/>
          <w:sz w:val="24"/>
          <w:szCs w:val="24"/>
        </w:rPr>
        <w:t xml:space="preserve"> </w:t>
      </w:r>
      <w:r w:rsidR="00B23C56" w:rsidRPr="00736947">
        <w:rPr>
          <w:rStyle w:val="HTML1"/>
          <w:rFonts w:ascii="Arial Narrow" w:hAnsi="Arial Narrow"/>
          <w:sz w:val="24"/>
          <w:szCs w:val="24"/>
        </w:rPr>
        <w:t>ON c.mandt = a.mandt AND c.lifnr = a.lifnr AND</w:t>
      </w:r>
    </w:p>
    <w:p w:rsidR="00B23C56" w:rsidRPr="00736947" w:rsidRDefault="00736947" w:rsidP="00736947">
      <w:pPr>
        <w:pStyle w:val="HTML"/>
        <w:ind w:firstLine="567"/>
        <w:jc w:val="both"/>
        <w:rPr>
          <w:rStyle w:val="HTML1"/>
          <w:rFonts w:ascii="Arial Narrow" w:hAnsi="Arial Narrow"/>
          <w:sz w:val="24"/>
          <w:szCs w:val="24"/>
        </w:rPr>
      </w:pPr>
      <w:r>
        <w:rPr>
          <w:rStyle w:val="HTML1"/>
          <w:rFonts w:ascii="Arial Narrow" w:hAnsi="Arial Narrow"/>
          <w:sz w:val="24"/>
          <w:szCs w:val="24"/>
        </w:rPr>
        <w:t xml:space="preserve">                                                   </w:t>
      </w:r>
      <w:r w:rsidR="00B23C56" w:rsidRPr="00736947">
        <w:rPr>
          <w:rStyle w:val="HTML1"/>
          <w:rFonts w:ascii="Arial Narrow" w:hAnsi="Arial Narrow"/>
          <w:sz w:val="24"/>
          <w:szCs w:val="24"/>
        </w:rPr>
        <w:t xml:space="preserve">       c.loevm = '' AND c.sperm = ''</w:t>
      </w:r>
    </w:p>
    <w:p w:rsidR="00B23C56" w:rsidRPr="00736947" w:rsidRDefault="00736947" w:rsidP="00736947">
      <w:pPr>
        <w:pStyle w:val="HTML"/>
        <w:ind w:firstLine="567"/>
        <w:jc w:val="both"/>
        <w:rPr>
          <w:rStyle w:val="HTML1"/>
          <w:rFonts w:ascii="Arial Narrow" w:hAnsi="Arial Narrow"/>
          <w:sz w:val="24"/>
          <w:szCs w:val="24"/>
        </w:rPr>
      </w:pPr>
      <w:r>
        <w:rPr>
          <w:rStyle w:val="HTML1"/>
          <w:rFonts w:ascii="Arial Narrow" w:hAnsi="Arial Narrow"/>
          <w:sz w:val="24"/>
          <w:szCs w:val="24"/>
        </w:rPr>
        <w:t xml:space="preserve">                   </w:t>
      </w:r>
      <w:r w:rsidR="00B23C56" w:rsidRPr="00736947">
        <w:rPr>
          <w:rStyle w:val="HTML1"/>
          <w:rFonts w:ascii="Arial Narrow" w:hAnsi="Arial Narrow"/>
          <w:sz w:val="24"/>
          <w:szCs w:val="24"/>
        </w:rPr>
        <w:t xml:space="preserve">    LEFT OUTER JOIN adrc AS d  ON d.client = a.mandt AND d.addrnumber = a.adrnr</w:t>
      </w:r>
    </w:p>
    <w:p w:rsidR="00B23C56" w:rsidRPr="00736947" w:rsidRDefault="00736947" w:rsidP="00736947">
      <w:pPr>
        <w:pStyle w:val="HTML"/>
        <w:ind w:firstLine="567"/>
        <w:jc w:val="both"/>
        <w:rPr>
          <w:rStyle w:val="HTML1"/>
          <w:rFonts w:ascii="Arial Narrow" w:hAnsi="Arial Narrow"/>
          <w:sz w:val="24"/>
          <w:szCs w:val="24"/>
        </w:rPr>
      </w:pPr>
      <w:r>
        <w:rPr>
          <w:rStyle w:val="HTML1"/>
          <w:rFonts w:ascii="Arial Narrow" w:hAnsi="Arial Narrow"/>
          <w:sz w:val="24"/>
          <w:szCs w:val="24"/>
        </w:rPr>
        <w:t xml:space="preserve">                   </w:t>
      </w:r>
      <w:r w:rsidR="00B23C56" w:rsidRPr="00736947">
        <w:rPr>
          <w:rStyle w:val="HTML1"/>
          <w:rFonts w:ascii="Arial Narrow" w:hAnsi="Arial Narrow"/>
          <w:sz w:val="24"/>
          <w:szCs w:val="24"/>
        </w:rPr>
        <w:t xml:space="preserve">    WHERE a.mandt = lv_clnt  AND a.loevm = ''  AND a.sperr = '' AND a.sperm = '';</w:t>
      </w: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  ENDMETHOD.</w:t>
      </w:r>
    </w:p>
    <w:p w:rsidR="00B23C56" w:rsidRPr="00736947" w:rsidRDefault="00B23C56" w:rsidP="00736947">
      <w:pPr>
        <w:pStyle w:val="HTML"/>
        <w:ind w:firstLine="567"/>
        <w:jc w:val="both"/>
        <w:rPr>
          <w:rFonts w:ascii="Arial Narrow" w:hAnsi="Arial Narrow"/>
          <w:sz w:val="24"/>
          <w:szCs w:val="24"/>
        </w:rPr>
      </w:pPr>
      <w:r w:rsidRPr="00736947">
        <w:rPr>
          <w:rStyle w:val="HTML1"/>
          <w:rFonts w:ascii="Arial Narrow" w:hAnsi="Arial Narrow"/>
          <w:sz w:val="24"/>
          <w:szCs w:val="24"/>
        </w:rPr>
        <w:t>ENDCLASS.</w:t>
      </w:r>
    </w:p>
    <w:p w:rsidR="00B23C56" w:rsidRPr="00736947" w:rsidRDefault="00B23C56" w:rsidP="00736947">
      <w:pPr>
        <w:spacing w:after="0" w:line="240" w:lineRule="auto"/>
        <w:ind w:firstLine="567"/>
        <w:jc w:val="both"/>
        <w:rPr>
          <w:rFonts w:ascii="Arial Narrow" w:hAnsi="Arial Narrow"/>
          <w:sz w:val="24"/>
          <w:szCs w:val="24"/>
        </w:rPr>
      </w:pPr>
    </w:p>
    <w:p w:rsidR="00B23C56" w:rsidRPr="00736947" w:rsidRDefault="00B23C56" w:rsidP="00736947">
      <w:pPr>
        <w:spacing w:after="0" w:line="240" w:lineRule="auto"/>
        <w:ind w:firstLine="567"/>
        <w:jc w:val="both"/>
        <w:rPr>
          <w:rFonts w:ascii="Arial Narrow" w:hAnsi="Arial Narrow"/>
          <w:sz w:val="24"/>
          <w:szCs w:val="24"/>
        </w:rPr>
      </w:pPr>
      <w:r w:rsidRPr="00736947">
        <w:rPr>
          <w:rFonts w:ascii="Arial Narrow" w:hAnsi="Arial Narrow"/>
          <w:sz w:val="24"/>
          <w:szCs w:val="24"/>
        </w:rPr>
        <w:t>This AMDP class can then be consumed in an ABAP program to achieve the code push down functionality.</w:t>
      </w:r>
    </w:p>
    <w:p w:rsidR="00B23C56" w:rsidRPr="00736947" w:rsidRDefault="00B23C56" w:rsidP="00736947">
      <w:pPr>
        <w:spacing w:after="0" w:line="240" w:lineRule="auto"/>
        <w:ind w:firstLine="567"/>
        <w:jc w:val="both"/>
        <w:rPr>
          <w:rFonts w:ascii="Arial Narrow" w:hAnsi="Arial Narrow"/>
          <w:sz w:val="24"/>
          <w:szCs w:val="24"/>
        </w:rPr>
      </w:pP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REPORT </w:t>
      </w:r>
      <w:r w:rsidRPr="00736947">
        <w:rPr>
          <w:rStyle w:val="HTML1"/>
          <w:rFonts w:ascii="Arial Narrow" w:hAnsi="Arial Narrow"/>
          <w:b/>
          <w:sz w:val="24"/>
          <w:szCs w:val="24"/>
        </w:rPr>
        <w:t>z_act_vendor_amdp</w:t>
      </w:r>
      <w:r w:rsidRPr="00736947">
        <w:rPr>
          <w:rStyle w:val="HTML1"/>
          <w:rFonts w:ascii="Arial Narrow" w:hAnsi="Arial Narrow"/>
          <w:sz w:val="24"/>
          <w:szCs w:val="24"/>
        </w:rPr>
        <w:t>.</w:t>
      </w:r>
    </w:p>
    <w:p w:rsidR="00B23C56" w:rsidRPr="00736947" w:rsidRDefault="00B23C56" w:rsidP="00736947">
      <w:pPr>
        <w:pStyle w:val="HTML"/>
        <w:ind w:firstLine="567"/>
        <w:jc w:val="both"/>
        <w:rPr>
          <w:rStyle w:val="HTML1"/>
          <w:rFonts w:ascii="Arial Narrow" w:hAnsi="Arial Narrow"/>
          <w:sz w:val="24"/>
          <w:szCs w:val="24"/>
        </w:rPr>
      </w:pP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TYPES: BEGIN OF ty_vendor,</w:t>
      </w: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         lifnr        TYPE lifnr,</w:t>
      </w: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         bukrs        TYPE bukrs,</w:t>
      </w: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         ekorg        TYPE ekorg,</w:t>
      </w: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         name1        TYPE name1,</w:t>
      </w: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         city1        TYPE adrc-city1,</w:t>
      </w: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         region       TYPE adrc-region,</w:t>
      </w: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         country      TYPE adrc-country,</w:t>
      </w: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         post_code1   TYPE adrc-post_code1,</w:t>
      </w: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       END OF ty_vendor.</w:t>
      </w: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DATA: </w:t>
      </w:r>
      <w:r w:rsidRPr="00E41BDD">
        <w:rPr>
          <w:rStyle w:val="HTML1"/>
          <w:rFonts w:ascii="Arial Narrow" w:hAnsi="Arial Narrow"/>
          <w:i/>
          <w:color w:val="002060"/>
          <w:sz w:val="24"/>
          <w:szCs w:val="24"/>
        </w:rPr>
        <w:t>gt_vendors</w:t>
      </w:r>
      <w:r w:rsidRPr="00E41BDD">
        <w:rPr>
          <w:rStyle w:val="HTML1"/>
          <w:rFonts w:ascii="Arial Narrow" w:hAnsi="Arial Narrow"/>
          <w:color w:val="002060"/>
          <w:sz w:val="24"/>
          <w:szCs w:val="24"/>
        </w:rPr>
        <w:t xml:space="preserve"> </w:t>
      </w:r>
      <w:r w:rsidR="00F421CF">
        <w:rPr>
          <w:rStyle w:val="HTML1"/>
          <w:rFonts w:ascii="Arial Narrow" w:hAnsi="Arial Narrow"/>
          <w:sz w:val="24"/>
          <w:szCs w:val="24"/>
        </w:rPr>
        <w:t>type sorted table of</w:t>
      </w:r>
      <w:r w:rsidRPr="00736947">
        <w:rPr>
          <w:rStyle w:val="HTML1"/>
          <w:rFonts w:ascii="Arial Narrow" w:hAnsi="Arial Narrow"/>
          <w:sz w:val="24"/>
          <w:szCs w:val="24"/>
        </w:rPr>
        <w:t xml:space="preserve"> </w:t>
      </w:r>
      <w:r w:rsidRPr="00F421CF">
        <w:rPr>
          <w:rStyle w:val="HTML1"/>
          <w:rFonts w:ascii="Arial Narrow" w:hAnsi="Arial Narrow"/>
          <w:i/>
          <w:sz w:val="24"/>
          <w:szCs w:val="24"/>
        </w:rPr>
        <w:t>ty_vendor</w:t>
      </w:r>
      <w:r w:rsidRPr="00736947">
        <w:rPr>
          <w:rStyle w:val="HTML1"/>
          <w:rFonts w:ascii="Arial Narrow" w:hAnsi="Arial Narrow"/>
          <w:sz w:val="24"/>
          <w:szCs w:val="24"/>
        </w:rPr>
        <w:t xml:space="preserve"> </w:t>
      </w:r>
      <w:r w:rsidR="00F421CF">
        <w:rPr>
          <w:rStyle w:val="HTML1"/>
          <w:rFonts w:ascii="Arial Narrow" w:hAnsi="Arial Narrow"/>
          <w:sz w:val="24"/>
          <w:szCs w:val="24"/>
        </w:rPr>
        <w:t>with non-unique key</w:t>
      </w:r>
      <w:r w:rsidR="00F421CF" w:rsidRPr="00736947">
        <w:rPr>
          <w:rStyle w:val="HTML1"/>
          <w:rFonts w:ascii="Arial Narrow" w:hAnsi="Arial Narrow"/>
          <w:sz w:val="24"/>
          <w:szCs w:val="24"/>
        </w:rPr>
        <w:t xml:space="preserve"> </w:t>
      </w:r>
      <w:r w:rsidRPr="00F421CF">
        <w:rPr>
          <w:rStyle w:val="HTML1"/>
          <w:rFonts w:ascii="Arial Narrow" w:hAnsi="Arial Narrow"/>
          <w:i/>
          <w:sz w:val="24"/>
          <w:szCs w:val="24"/>
        </w:rPr>
        <w:t>lifnr bukrs ekorg</w:t>
      </w:r>
      <w:r w:rsidRPr="00736947">
        <w:rPr>
          <w:rStyle w:val="HTML1"/>
          <w:rFonts w:ascii="Arial Narrow" w:hAnsi="Arial Narrow"/>
          <w:sz w:val="24"/>
          <w:szCs w:val="24"/>
        </w:rPr>
        <w:t>.</w:t>
      </w:r>
    </w:p>
    <w:p w:rsidR="00B23C56" w:rsidRPr="00736947" w:rsidRDefault="00B23C56" w:rsidP="00736947">
      <w:pPr>
        <w:pStyle w:val="HTML"/>
        <w:ind w:firstLine="567"/>
        <w:jc w:val="both"/>
        <w:rPr>
          <w:rStyle w:val="HTML1"/>
          <w:rFonts w:ascii="Arial Narrow" w:hAnsi="Arial Narrow"/>
          <w:sz w:val="24"/>
          <w:szCs w:val="24"/>
        </w:rPr>
      </w:pP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GET RUN TIME FIELD </w:t>
      </w:r>
      <w:r w:rsidR="00736947">
        <w:rPr>
          <w:rStyle w:val="HTML1"/>
          <w:rFonts w:ascii="Arial Narrow" w:hAnsi="Arial Narrow"/>
          <w:sz w:val="24"/>
          <w:szCs w:val="24"/>
        </w:rPr>
        <w:t>data</w:t>
      </w:r>
      <w:r w:rsidRPr="00736947">
        <w:rPr>
          <w:rStyle w:val="HTML1"/>
          <w:rFonts w:ascii="Arial Narrow" w:hAnsi="Arial Narrow"/>
          <w:sz w:val="24"/>
          <w:szCs w:val="24"/>
        </w:rPr>
        <w:t>(gv_start).</w:t>
      </w:r>
    </w:p>
    <w:p w:rsidR="00B23C56" w:rsidRPr="00736947" w:rsidRDefault="00736947" w:rsidP="00736947">
      <w:pPr>
        <w:pStyle w:val="HTML"/>
        <w:ind w:firstLine="567"/>
        <w:jc w:val="both"/>
        <w:rPr>
          <w:rStyle w:val="HTML1"/>
          <w:rFonts w:ascii="Arial Narrow" w:hAnsi="Arial Narrow"/>
          <w:sz w:val="24"/>
          <w:szCs w:val="24"/>
        </w:rPr>
      </w:pPr>
      <w:r>
        <w:rPr>
          <w:rStyle w:val="HTML1"/>
          <w:rFonts w:ascii="Arial Narrow" w:hAnsi="Arial Narrow"/>
          <w:sz w:val="24"/>
          <w:szCs w:val="24"/>
        </w:rPr>
        <w:t>data</w:t>
      </w:r>
      <w:r w:rsidR="00B23C56" w:rsidRPr="00736947">
        <w:rPr>
          <w:rStyle w:val="HTML1"/>
          <w:rFonts w:ascii="Arial Narrow" w:hAnsi="Arial Narrow"/>
          <w:sz w:val="24"/>
          <w:szCs w:val="24"/>
        </w:rPr>
        <w:t xml:space="preserve">(go_ref) = </w:t>
      </w:r>
      <w:r w:rsidR="00B23C56" w:rsidRPr="00736947">
        <w:rPr>
          <w:rStyle w:val="HTML1"/>
          <w:rFonts w:ascii="Arial Narrow" w:hAnsi="Arial Narrow"/>
          <w:sz w:val="24"/>
          <w:szCs w:val="24"/>
          <w:shd w:val="clear" w:color="auto" w:fill="E7E6E6" w:themeFill="background2"/>
        </w:rPr>
        <w:t xml:space="preserve">NEW </w:t>
      </w:r>
      <w:r w:rsidR="00B23C56" w:rsidRPr="00736947">
        <w:rPr>
          <w:rStyle w:val="HTML1"/>
          <w:rFonts w:ascii="Arial Narrow" w:hAnsi="Arial Narrow"/>
          <w:i/>
          <w:color w:val="385623" w:themeColor="accent6" w:themeShade="80"/>
          <w:sz w:val="24"/>
          <w:szCs w:val="24"/>
          <w:shd w:val="clear" w:color="auto" w:fill="E7E6E6" w:themeFill="background2"/>
        </w:rPr>
        <w:t>zcl_act_vendor_amdp</w:t>
      </w:r>
      <w:r w:rsidR="00B23C56" w:rsidRPr="00736947">
        <w:rPr>
          <w:rStyle w:val="HTML1"/>
          <w:rFonts w:ascii="Arial Narrow" w:hAnsi="Arial Narrow"/>
          <w:sz w:val="24"/>
          <w:szCs w:val="24"/>
          <w:shd w:val="clear" w:color="auto" w:fill="E7E6E6" w:themeFill="background2"/>
        </w:rPr>
        <w:t>( )</w:t>
      </w:r>
      <w:r w:rsidR="00B23C56" w:rsidRPr="00736947">
        <w:rPr>
          <w:rStyle w:val="HTML1"/>
          <w:rFonts w:ascii="Arial Narrow" w:hAnsi="Arial Narrow"/>
          <w:sz w:val="24"/>
          <w:szCs w:val="24"/>
        </w:rPr>
        <w:t>.</w:t>
      </w:r>
    </w:p>
    <w:p w:rsidR="00B23C56" w:rsidRPr="00736947" w:rsidRDefault="00B23C56" w:rsidP="00736947">
      <w:pPr>
        <w:pStyle w:val="HTML"/>
        <w:ind w:firstLine="567"/>
        <w:jc w:val="both"/>
        <w:rPr>
          <w:rStyle w:val="HTML1"/>
          <w:rFonts w:ascii="Arial Narrow" w:hAnsi="Arial Narrow"/>
          <w:sz w:val="24"/>
          <w:szCs w:val="24"/>
        </w:rPr>
      </w:pP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shd w:val="clear" w:color="auto" w:fill="E7E6E6" w:themeFill="background2"/>
        </w:rPr>
        <w:t>go_ref-&gt;</w:t>
      </w:r>
      <w:r w:rsidRPr="00736947">
        <w:rPr>
          <w:rStyle w:val="HTML1"/>
          <w:rFonts w:ascii="Arial Narrow" w:hAnsi="Arial Narrow"/>
          <w:i/>
          <w:color w:val="385623" w:themeColor="accent6" w:themeShade="80"/>
          <w:sz w:val="24"/>
          <w:szCs w:val="24"/>
          <w:shd w:val="clear" w:color="auto" w:fill="E7E6E6" w:themeFill="background2"/>
        </w:rPr>
        <w:t>get_vendors_amdp</w:t>
      </w:r>
      <w:r w:rsidRPr="00736947">
        <w:rPr>
          <w:rStyle w:val="HTML1"/>
          <w:rFonts w:ascii="Arial Narrow" w:hAnsi="Arial Narrow"/>
          <w:sz w:val="24"/>
          <w:szCs w:val="24"/>
        </w:rPr>
        <w:t>( EXPORTING lv_clnt = sy-mandt</w:t>
      </w: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                          </w:t>
      </w:r>
      <w:r w:rsidR="00736947">
        <w:rPr>
          <w:rStyle w:val="HTML1"/>
          <w:rFonts w:ascii="Arial Narrow" w:hAnsi="Arial Narrow"/>
          <w:sz w:val="24"/>
          <w:szCs w:val="24"/>
        </w:rPr>
        <w:tab/>
        <w:t xml:space="preserve">      </w:t>
      </w:r>
      <w:r w:rsidRPr="00736947">
        <w:rPr>
          <w:rStyle w:val="HTML1"/>
          <w:rFonts w:ascii="Arial Narrow" w:hAnsi="Arial Narrow"/>
          <w:sz w:val="24"/>
          <w:szCs w:val="24"/>
        </w:rPr>
        <w:t xml:space="preserve">IMPORTING lt_vendor = </w:t>
      </w:r>
      <w:r w:rsidRPr="00E41BDD">
        <w:rPr>
          <w:rStyle w:val="HTML1"/>
          <w:rFonts w:ascii="Arial Narrow" w:hAnsi="Arial Narrow"/>
          <w:i/>
          <w:color w:val="002060"/>
          <w:sz w:val="24"/>
          <w:szCs w:val="24"/>
        </w:rPr>
        <w:t>gt_vendors</w:t>
      </w:r>
      <w:r w:rsidRPr="00E41BDD">
        <w:rPr>
          <w:rStyle w:val="HTML1"/>
          <w:rFonts w:ascii="Arial Narrow" w:hAnsi="Arial Narrow"/>
          <w:color w:val="002060"/>
          <w:sz w:val="24"/>
          <w:szCs w:val="24"/>
        </w:rPr>
        <w:t xml:space="preserve"> </w:t>
      </w:r>
      <w:r w:rsidRPr="00736947">
        <w:rPr>
          <w:rStyle w:val="HTML1"/>
          <w:rFonts w:ascii="Arial Narrow" w:hAnsi="Arial Narrow"/>
          <w:sz w:val="24"/>
          <w:szCs w:val="24"/>
        </w:rPr>
        <w:t>).</w:t>
      </w:r>
    </w:p>
    <w:p w:rsidR="00B23C56" w:rsidRPr="00736947" w:rsidRDefault="00B23C56" w:rsidP="00736947">
      <w:pPr>
        <w:pStyle w:val="HTML"/>
        <w:ind w:firstLine="567"/>
        <w:jc w:val="both"/>
        <w:rPr>
          <w:rStyle w:val="HTML1"/>
          <w:rFonts w:ascii="Arial Narrow" w:hAnsi="Arial Narrow"/>
          <w:sz w:val="24"/>
          <w:szCs w:val="24"/>
        </w:rPr>
      </w:pPr>
    </w:p>
    <w:p w:rsidR="00B23C56" w:rsidRPr="00736947"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GET RUN TIME </w:t>
      </w:r>
      <w:r w:rsidR="00E41BDD">
        <w:rPr>
          <w:rStyle w:val="HTML1"/>
          <w:rFonts w:ascii="Arial Narrow" w:hAnsi="Arial Narrow"/>
          <w:sz w:val="24"/>
          <w:szCs w:val="24"/>
        </w:rPr>
        <w:t>field data</w:t>
      </w:r>
      <w:r w:rsidRPr="00736947">
        <w:rPr>
          <w:rStyle w:val="HTML1"/>
          <w:rFonts w:ascii="Arial Narrow" w:hAnsi="Arial Narrow"/>
          <w:sz w:val="24"/>
          <w:szCs w:val="24"/>
        </w:rPr>
        <w:t>(gv_end).</w:t>
      </w:r>
    </w:p>
    <w:p w:rsidR="00B23C56" w:rsidRPr="002333B2" w:rsidRDefault="00E41BDD" w:rsidP="00736947">
      <w:pPr>
        <w:pStyle w:val="HTML"/>
        <w:ind w:firstLine="567"/>
        <w:jc w:val="both"/>
        <w:rPr>
          <w:rStyle w:val="HTML1"/>
          <w:rFonts w:ascii="Arial Narrow" w:hAnsi="Arial Narrow"/>
          <w:i/>
          <w:color w:val="002060"/>
          <w:sz w:val="24"/>
          <w:szCs w:val="24"/>
        </w:rPr>
      </w:pPr>
      <w:r>
        <w:rPr>
          <w:rStyle w:val="HTML1"/>
          <w:rFonts w:ascii="Arial Narrow" w:hAnsi="Arial Narrow"/>
          <w:sz w:val="24"/>
          <w:szCs w:val="24"/>
        </w:rPr>
        <w:t>data</w:t>
      </w:r>
      <w:r w:rsidR="00B23C56" w:rsidRPr="00736947">
        <w:rPr>
          <w:rStyle w:val="HTML1"/>
          <w:rFonts w:ascii="Arial Narrow" w:hAnsi="Arial Narrow"/>
          <w:sz w:val="24"/>
          <w:szCs w:val="24"/>
        </w:rPr>
        <w:t>(gv_time) = gv_end - gv_start.</w:t>
      </w:r>
      <w:r w:rsidR="002333B2">
        <w:rPr>
          <w:rStyle w:val="HTML1"/>
          <w:rFonts w:ascii="Arial Narrow" w:hAnsi="Arial Narrow"/>
          <w:sz w:val="24"/>
          <w:szCs w:val="24"/>
        </w:rPr>
        <w:t xml:space="preserve"> </w:t>
      </w:r>
      <w:r w:rsidR="002333B2" w:rsidRPr="002333B2">
        <w:rPr>
          <w:rStyle w:val="HTML1"/>
          <w:rFonts w:ascii="Arial Narrow" w:hAnsi="Arial Narrow"/>
          <w:i/>
          <w:color w:val="002060"/>
          <w:sz w:val="24"/>
          <w:szCs w:val="24"/>
        </w:rPr>
        <w:t>// 3573 ms</w:t>
      </w:r>
    </w:p>
    <w:p w:rsidR="00B23C56" w:rsidRPr="00736947" w:rsidRDefault="00B23C56" w:rsidP="00736947">
      <w:pPr>
        <w:pStyle w:val="HTML"/>
        <w:ind w:firstLine="567"/>
        <w:jc w:val="both"/>
        <w:rPr>
          <w:rStyle w:val="HTML1"/>
          <w:rFonts w:ascii="Arial Narrow" w:hAnsi="Arial Narrow"/>
          <w:sz w:val="24"/>
          <w:szCs w:val="24"/>
        </w:rPr>
      </w:pPr>
    </w:p>
    <w:p w:rsidR="002333B2" w:rsidRDefault="00B23C56" w:rsidP="00736947">
      <w:pPr>
        <w:pStyle w:val="HTML"/>
        <w:ind w:firstLine="567"/>
        <w:jc w:val="both"/>
        <w:rPr>
          <w:rStyle w:val="HTML1"/>
          <w:rFonts w:ascii="Arial Narrow" w:hAnsi="Arial Narrow"/>
          <w:sz w:val="24"/>
          <w:szCs w:val="24"/>
        </w:rPr>
      </w:pPr>
      <w:r w:rsidRPr="00736947">
        <w:rPr>
          <w:rStyle w:val="HTML1"/>
          <w:rFonts w:ascii="Arial Narrow" w:hAnsi="Arial Narrow"/>
          <w:sz w:val="24"/>
          <w:szCs w:val="24"/>
        </w:rPr>
        <w:t xml:space="preserve">cl_demo_output=&gt;display_data( value = gt_vendors </w:t>
      </w:r>
    </w:p>
    <w:p w:rsidR="00B23C56" w:rsidRPr="00736947" w:rsidRDefault="002333B2" w:rsidP="00736947">
      <w:pPr>
        <w:pStyle w:val="HTML"/>
        <w:ind w:firstLine="567"/>
        <w:jc w:val="both"/>
        <w:rPr>
          <w:rFonts w:ascii="Arial Narrow" w:hAnsi="Arial Narrow"/>
          <w:sz w:val="24"/>
          <w:szCs w:val="24"/>
        </w:rPr>
      </w:pPr>
      <w:r>
        <w:rPr>
          <w:rStyle w:val="HTML1"/>
          <w:rFonts w:ascii="Arial Narrow" w:hAnsi="Arial Narrow"/>
          <w:sz w:val="24"/>
          <w:szCs w:val="24"/>
        </w:rPr>
        <w:t xml:space="preserve">                                                    </w:t>
      </w:r>
      <w:r w:rsidR="00B23C56" w:rsidRPr="00736947">
        <w:rPr>
          <w:rStyle w:val="HTML1"/>
          <w:rFonts w:ascii="Arial Narrow" w:hAnsi="Arial Narrow"/>
          <w:sz w:val="24"/>
          <w:szCs w:val="24"/>
        </w:rPr>
        <w:t>name  = |Duration { gv_time }ms| ).</w:t>
      </w:r>
    </w:p>
    <w:p w:rsidR="00B23C56" w:rsidRDefault="00B23C56" w:rsidP="00736947">
      <w:pPr>
        <w:spacing w:after="0" w:line="240" w:lineRule="auto"/>
        <w:ind w:firstLine="567"/>
        <w:jc w:val="both"/>
        <w:rPr>
          <w:rFonts w:ascii="Arial Narrow" w:hAnsi="Arial Narrow"/>
          <w:sz w:val="24"/>
          <w:szCs w:val="24"/>
        </w:rPr>
      </w:pPr>
    </w:p>
    <w:p w:rsidR="00E41BDD" w:rsidRPr="00E41BDD" w:rsidRDefault="00E41BDD" w:rsidP="00E41BDD">
      <w:pPr>
        <w:spacing w:after="0" w:line="240" w:lineRule="auto"/>
        <w:ind w:firstLine="567"/>
        <w:jc w:val="both"/>
        <w:rPr>
          <w:rFonts w:ascii="Arial Narrow" w:hAnsi="Arial Narrow"/>
          <w:i/>
          <w:color w:val="002060"/>
          <w:sz w:val="24"/>
          <w:szCs w:val="24"/>
        </w:rPr>
      </w:pPr>
      <w:r w:rsidRPr="00E41BDD">
        <w:rPr>
          <w:rFonts w:ascii="Arial Narrow" w:hAnsi="Arial Narrow"/>
          <w:i/>
          <w:color w:val="002060"/>
          <w:sz w:val="24"/>
          <w:szCs w:val="24"/>
        </w:rPr>
        <w:t>Rem</w:t>
      </w:r>
    </w:p>
    <w:p w:rsidR="00E41BDD" w:rsidRPr="00E41BDD" w:rsidRDefault="00E41BDD" w:rsidP="00E41BDD">
      <w:pPr>
        <w:pStyle w:val="a7"/>
        <w:spacing w:before="0" w:beforeAutospacing="0" w:after="0" w:afterAutospacing="0"/>
        <w:ind w:firstLine="567"/>
        <w:jc w:val="both"/>
        <w:rPr>
          <w:rFonts w:ascii="Arial Narrow" w:hAnsi="Arial Narrow"/>
        </w:rPr>
      </w:pPr>
      <w:r w:rsidRPr="00E41BDD">
        <w:rPr>
          <w:rFonts w:ascii="Arial Narrow" w:hAnsi="Arial Narrow" w:cs="Arial"/>
        </w:rPr>
        <w:t>You can measure the relative runtime of program segments in units of microseconds</w:t>
      </w:r>
      <w:r w:rsidRPr="00E41BDD">
        <w:rPr>
          <w:rFonts w:ascii="Arial Narrow" w:hAnsi="Arial Narrow"/>
        </w:rPr>
        <w:t xml:space="preserve"> </w:t>
      </w:r>
    </w:p>
    <w:p w:rsidR="00E41BDD" w:rsidRDefault="00E41BDD" w:rsidP="00E41BDD">
      <w:pPr>
        <w:pStyle w:val="a7"/>
        <w:spacing w:before="0" w:beforeAutospacing="0" w:after="0" w:afterAutospacing="0"/>
        <w:ind w:firstLine="567"/>
        <w:jc w:val="both"/>
        <w:rPr>
          <w:rFonts w:ascii="Arial Narrow" w:hAnsi="Arial Narrow" w:cs="Courier New"/>
        </w:rPr>
      </w:pPr>
    </w:p>
    <w:p w:rsidR="00E41BDD" w:rsidRPr="00E41BDD" w:rsidRDefault="00E41BDD" w:rsidP="00E41BDD">
      <w:pPr>
        <w:pStyle w:val="a7"/>
        <w:spacing w:before="0" w:beforeAutospacing="0" w:after="0" w:afterAutospacing="0"/>
        <w:ind w:firstLine="567"/>
        <w:jc w:val="both"/>
        <w:rPr>
          <w:rFonts w:ascii="Arial Narrow" w:hAnsi="Arial Narrow"/>
          <w:i/>
        </w:rPr>
      </w:pPr>
      <w:r w:rsidRPr="00E41BDD">
        <w:rPr>
          <w:rFonts w:ascii="Arial Narrow" w:hAnsi="Arial Narrow" w:cs="Courier New"/>
        </w:rPr>
        <w:t xml:space="preserve">GET RUN TIME FIELD &lt;f&gt;. </w:t>
      </w:r>
    </w:p>
    <w:p w:rsidR="00E41BDD" w:rsidRDefault="00E41BDD" w:rsidP="00E41BDD">
      <w:pPr>
        <w:pStyle w:val="a7"/>
        <w:spacing w:before="0" w:beforeAutospacing="0" w:after="0" w:afterAutospacing="0"/>
        <w:ind w:firstLine="567"/>
        <w:rPr>
          <w:rFonts w:ascii="Arial Narrow" w:hAnsi="Arial Narrow" w:cs="Arial"/>
        </w:rPr>
      </w:pPr>
    </w:p>
    <w:p w:rsidR="00E41BDD" w:rsidRPr="00E41BDD" w:rsidRDefault="00E41BDD" w:rsidP="00E41BDD">
      <w:pPr>
        <w:pStyle w:val="a7"/>
        <w:spacing w:before="0" w:beforeAutospacing="0" w:after="0" w:afterAutospacing="0"/>
        <w:ind w:firstLine="567"/>
        <w:rPr>
          <w:rFonts w:ascii="Arial Narrow" w:hAnsi="Arial Narrow"/>
        </w:rPr>
      </w:pPr>
      <w:r w:rsidRPr="00E41BDD">
        <w:rPr>
          <w:rFonts w:ascii="Arial Narrow" w:hAnsi="Arial Narrow" w:cs="Arial"/>
        </w:rPr>
        <w:t>The first execution of this statement sets the value of field &lt;f&gt;, which should be of type I, to zero. Each subsequent execution of the statement sets the value of field &lt;f&gt; to the runtime of the program since the first execution of the statement.</w:t>
      </w:r>
      <w:r w:rsidRPr="00E41BDD">
        <w:rPr>
          <w:rFonts w:ascii="Arial Narrow" w:hAnsi="Arial Narrow"/>
        </w:rPr>
        <w:t xml:space="preserve"> </w:t>
      </w:r>
    </w:p>
    <w:p w:rsidR="00E41BDD" w:rsidRPr="00736947" w:rsidRDefault="00E41BDD" w:rsidP="00736947">
      <w:pPr>
        <w:spacing w:after="0" w:line="240" w:lineRule="auto"/>
        <w:ind w:firstLine="567"/>
        <w:jc w:val="both"/>
        <w:rPr>
          <w:rFonts w:ascii="Arial Narrow" w:hAnsi="Arial Narrow"/>
          <w:sz w:val="24"/>
          <w:szCs w:val="24"/>
        </w:rPr>
      </w:pPr>
    </w:p>
    <w:p w:rsidR="00B23C56" w:rsidRPr="00736947" w:rsidRDefault="00B23C56" w:rsidP="00E41BDD">
      <w:pPr>
        <w:pStyle w:val="a7"/>
        <w:spacing w:before="0" w:beforeAutospacing="0" w:after="0" w:afterAutospacing="0"/>
        <w:ind w:firstLine="567"/>
        <w:jc w:val="center"/>
        <w:rPr>
          <w:rFonts w:ascii="Arial Narrow" w:hAnsi="Arial Narrow"/>
        </w:rPr>
      </w:pPr>
      <w:r w:rsidRPr="00736947">
        <w:rPr>
          <w:rStyle w:val="a4"/>
          <w:rFonts w:ascii="Arial Narrow" w:hAnsi="Arial Narrow"/>
        </w:rPr>
        <w:t>What to choose OpenSQL or CDS or AMDP?</w:t>
      </w:r>
    </w:p>
    <w:p w:rsidR="00B23C56" w:rsidRPr="00736947" w:rsidRDefault="00B23C56" w:rsidP="00E41BDD">
      <w:pPr>
        <w:pStyle w:val="a7"/>
        <w:spacing w:before="0" w:beforeAutospacing="0" w:after="0" w:afterAutospacing="0"/>
        <w:ind w:firstLine="567"/>
        <w:jc w:val="both"/>
        <w:rPr>
          <w:rFonts w:ascii="Arial Narrow" w:hAnsi="Arial Narrow"/>
        </w:rPr>
      </w:pPr>
      <w:r w:rsidRPr="00736947">
        <w:rPr>
          <w:rFonts w:ascii="Arial Narrow" w:hAnsi="Arial Narrow"/>
        </w:rPr>
        <w:t> </w:t>
      </w:r>
    </w:p>
    <w:p w:rsidR="00B23C56" w:rsidRPr="00736947" w:rsidRDefault="00B23C56" w:rsidP="00E41BDD">
      <w:pPr>
        <w:pStyle w:val="a7"/>
        <w:spacing w:before="0" w:beforeAutospacing="0" w:after="0" w:afterAutospacing="0"/>
        <w:ind w:firstLine="567"/>
        <w:jc w:val="both"/>
        <w:rPr>
          <w:rFonts w:ascii="Arial Narrow" w:hAnsi="Arial Narrow"/>
        </w:rPr>
      </w:pPr>
      <w:r w:rsidRPr="00736947">
        <w:rPr>
          <w:rFonts w:ascii="Arial Narrow" w:hAnsi="Arial Narrow"/>
        </w:rPr>
        <w:t>In the above example you can see that the performance was CDS &gt; OpenSQL &gt; AMDP.</w:t>
      </w:r>
    </w:p>
    <w:p w:rsidR="00B23C56" w:rsidRPr="00736947" w:rsidRDefault="00B23C56" w:rsidP="00E41BDD">
      <w:pPr>
        <w:pStyle w:val="a7"/>
        <w:spacing w:before="0" w:beforeAutospacing="0" w:after="0" w:afterAutospacing="0"/>
        <w:ind w:firstLine="567"/>
        <w:jc w:val="both"/>
        <w:rPr>
          <w:rFonts w:ascii="Arial Narrow" w:hAnsi="Arial Narrow"/>
        </w:rPr>
      </w:pPr>
      <w:r w:rsidRPr="00736947">
        <w:rPr>
          <w:rFonts w:ascii="Arial Narrow" w:hAnsi="Arial Narrow"/>
        </w:rPr>
        <w:t xml:space="preserve">Does that mean for the above scenario the best choice is to create a CDS? </w:t>
      </w:r>
      <w:r w:rsidRPr="00736947">
        <w:rPr>
          <w:rStyle w:val="a5"/>
          <w:rFonts w:ascii="Arial Narrow" w:hAnsi="Arial Narrow"/>
        </w:rPr>
        <w:t>Not exactly!</w:t>
      </w:r>
      <w:r w:rsidR="00E41BDD">
        <w:rPr>
          <w:rStyle w:val="a5"/>
          <w:rFonts w:ascii="Arial Narrow" w:hAnsi="Arial Narrow"/>
        </w:rPr>
        <w:t xml:space="preserve"> - </w:t>
      </w:r>
      <w:r w:rsidR="00E41BDD" w:rsidRPr="00E41BDD">
        <w:rPr>
          <w:rStyle w:val="a5"/>
          <w:rFonts w:ascii="Arial Narrow" w:hAnsi="Arial Narrow"/>
          <w:i w:val="0"/>
        </w:rPr>
        <w:t>i</w:t>
      </w:r>
      <w:r w:rsidRPr="00736947">
        <w:rPr>
          <w:rFonts w:ascii="Arial Narrow" w:hAnsi="Arial Narrow"/>
        </w:rPr>
        <w:t>f I do not reuse the CDS view then openSQL could be an equally effective choice.</w:t>
      </w:r>
    </w:p>
    <w:p w:rsidR="00B23C56" w:rsidRPr="00736947" w:rsidRDefault="00B23C56" w:rsidP="00E41BDD">
      <w:pPr>
        <w:pStyle w:val="a7"/>
        <w:spacing w:before="0" w:beforeAutospacing="0" w:after="0" w:afterAutospacing="0"/>
        <w:ind w:firstLine="567"/>
        <w:jc w:val="both"/>
        <w:rPr>
          <w:rFonts w:ascii="Arial Narrow" w:hAnsi="Arial Narrow"/>
        </w:rPr>
      </w:pPr>
      <w:r w:rsidRPr="00736947">
        <w:rPr>
          <w:rFonts w:ascii="Arial Narrow" w:hAnsi="Arial Narrow"/>
        </w:rPr>
        <w:t> </w:t>
      </w:r>
    </w:p>
    <w:p w:rsidR="00B23C56" w:rsidRPr="00736947" w:rsidRDefault="00B23C56" w:rsidP="00E41BDD">
      <w:pPr>
        <w:pStyle w:val="a7"/>
        <w:spacing w:before="0" w:beforeAutospacing="0" w:after="0" w:afterAutospacing="0"/>
        <w:ind w:firstLine="567"/>
        <w:jc w:val="both"/>
        <w:rPr>
          <w:rFonts w:ascii="Arial Narrow" w:hAnsi="Arial Narrow"/>
        </w:rPr>
      </w:pPr>
      <w:r w:rsidRPr="00736947">
        <w:rPr>
          <w:rFonts w:ascii="Arial Narrow" w:hAnsi="Arial Narrow"/>
        </w:rPr>
        <w:t xml:space="preserve">Also note that CDS views and AMDP can only be created using ABAP Development Tools like Eclipse Oxygen. </w:t>
      </w:r>
    </w:p>
    <w:p w:rsidR="00B23C56" w:rsidRPr="00736947" w:rsidRDefault="00B23C56" w:rsidP="00E41BDD">
      <w:pPr>
        <w:pStyle w:val="a7"/>
        <w:spacing w:before="0" w:beforeAutospacing="0" w:after="0" w:afterAutospacing="0"/>
        <w:ind w:firstLine="567"/>
        <w:jc w:val="both"/>
        <w:rPr>
          <w:rFonts w:ascii="Arial Narrow" w:hAnsi="Arial Narrow"/>
        </w:rPr>
      </w:pPr>
      <w:r w:rsidRPr="00736947">
        <w:rPr>
          <w:rFonts w:ascii="Arial Narrow" w:hAnsi="Arial Narrow"/>
        </w:rPr>
        <w:t> </w:t>
      </w:r>
    </w:p>
    <w:p w:rsidR="00B23C56" w:rsidRPr="00736947" w:rsidRDefault="00E41BDD" w:rsidP="00E41BDD">
      <w:pPr>
        <w:pStyle w:val="a7"/>
        <w:spacing w:before="0" w:beforeAutospacing="0" w:after="0" w:afterAutospacing="0"/>
        <w:ind w:firstLine="567"/>
        <w:jc w:val="both"/>
        <w:rPr>
          <w:rFonts w:ascii="Arial Narrow" w:hAnsi="Arial Narrow"/>
        </w:rPr>
      </w:pPr>
      <w:r>
        <w:rPr>
          <w:rFonts w:ascii="Arial Narrow" w:hAnsi="Arial Narrow"/>
        </w:rPr>
        <w:t>T</w:t>
      </w:r>
      <w:r w:rsidR="00B23C56" w:rsidRPr="00736947">
        <w:rPr>
          <w:rFonts w:ascii="Arial Narrow" w:hAnsi="Arial Narrow"/>
        </w:rPr>
        <w:t>he points below can give an idea on how to proceed to making the most productive choice.</w:t>
      </w:r>
    </w:p>
    <w:p w:rsidR="00B23C56" w:rsidRPr="00736947" w:rsidRDefault="00B23C56" w:rsidP="00736947">
      <w:pPr>
        <w:pStyle w:val="a7"/>
        <w:spacing w:before="0" w:beforeAutospacing="0" w:after="0" w:afterAutospacing="0"/>
        <w:jc w:val="both"/>
        <w:rPr>
          <w:rFonts w:ascii="Arial Narrow" w:hAnsi="Arial Narrow"/>
        </w:rPr>
      </w:pPr>
      <w:r w:rsidRPr="00736947">
        <w:rPr>
          <w:rFonts w:ascii="Arial Narrow" w:hAnsi="Arial Narrow"/>
        </w:rPr>
        <w:t> </w:t>
      </w:r>
    </w:p>
    <w:p w:rsidR="00B23C56" w:rsidRPr="00E41BDD" w:rsidRDefault="00B23C56" w:rsidP="00E41BDD">
      <w:pPr>
        <w:pStyle w:val="a7"/>
        <w:spacing w:before="0" w:beforeAutospacing="0" w:after="0" w:afterAutospacing="0"/>
        <w:ind w:firstLine="567"/>
        <w:jc w:val="both"/>
        <w:rPr>
          <w:rFonts w:ascii="Arial Narrow" w:hAnsi="Arial Narrow"/>
          <w:i/>
        </w:rPr>
      </w:pPr>
      <w:r w:rsidRPr="00E41BDD">
        <w:rPr>
          <w:rStyle w:val="a4"/>
          <w:rFonts w:ascii="Arial Narrow" w:hAnsi="Arial Narrow"/>
          <w:i/>
        </w:rPr>
        <w:t>Choose Open SQL when</w:t>
      </w:r>
    </w:p>
    <w:p w:rsidR="00B23C56" w:rsidRPr="00E41BDD" w:rsidRDefault="00B23C56" w:rsidP="005D6E43">
      <w:pPr>
        <w:pStyle w:val="a6"/>
        <w:numPr>
          <w:ilvl w:val="0"/>
          <w:numId w:val="34"/>
        </w:numPr>
        <w:spacing w:after="0" w:line="240" w:lineRule="auto"/>
        <w:ind w:left="1134"/>
        <w:jc w:val="both"/>
        <w:rPr>
          <w:rFonts w:ascii="Arial Narrow" w:hAnsi="Arial Narrow"/>
          <w:sz w:val="24"/>
          <w:szCs w:val="24"/>
        </w:rPr>
      </w:pPr>
      <w:r w:rsidRPr="00E41BDD">
        <w:rPr>
          <w:rFonts w:ascii="Arial Narrow" w:hAnsi="Arial Narrow"/>
          <w:sz w:val="24"/>
          <w:szCs w:val="24"/>
        </w:rPr>
        <w:t>The table selection is program specific and will not be reused</w:t>
      </w:r>
      <w:r w:rsidR="00E41BDD">
        <w:rPr>
          <w:rFonts w:ascii="Arial Narrow" w:hAnsi="Arial Narrow"/>
          <w:sz w:val="24"/>
          <w:szCs w:val="24"/>
        </w:rPr>
        <w:t>.</w:t>
      </w:r>
    </w:p>
    <w:p w:rsidR="00B23C56" w:rsidRPr="00E41BDD" w:rsidRDefault="00B23C56" w:rsidP="005D6E43">
      <w:pPr>
        <w:pStyle w:val="a6"/>
        <w:numPr>
          <w:ilvl w:val="0"/>
          <w:numId w:val="34"/>
        </w:numPr>
        <w:spacing w:after="0" w:line="240" w:lineRule="auto"/>
        <w:ind w:left="1134"/>
        <w:jc w:val="both"/>
        <w:rPr>
          <w:rFonts w:ascii="Arial Narrow" w:hAnsi="Arial Narrow"/>
          <w:sz w:val="24"/>
          <w:szCs w:val="24"/>
        </w:rPr>
      </w:pPr>
      <w:r w:rsidRPr="00E41BDD">
        <w:rPr>
          <w:rFonts w:ascii="Arial Narrow" w:hAnsi="Arial Narrow"/>
          <w:sz w:val="24"/>
          <w:szCs w:val="24"/>
        </w:rPr>
        <w:t>When you do not have an ABAP Development Tool to create CDS or AMDP. The two can be consumed in GUI but cannot be created in GUI.</w:t>
      </w:r>
    </w:p>
    <w:p w:rsidR="00B23C56" w:rsidRPr="00E41BDD" w:rsidRDefault="00B23C56" w:rsidP="005D6E43">
      <w:pPr>
        <w:pStyle w:val="a6"/>
        <w:numPr>
          <w:ilvl w:val="0"/>
          <w:numId w:val="34"/>
        </w:numPr>
        <w:spacing w:after="0" w:line="240" w:lineRule="auto"/>
        <w:ind w:left="1134"/>
        <w:jc w:val="both"/>
        <w:rPr>
          <w:rFonts w:ascii="Arial Narrow" w:hAnsi="Arial Narrow"/>
          <w:sz w:val="24"/>
          <w:szCs w:val="24"/>
        </w:rPr>
      </w:pPr>
      <w:r w:rsidRPr="00E41BDD">
        <w:rPr>
          <w:rFonts w:ascii="Arial Narrow" w:hAnsi="Arial Narrow"/>
          <w:sz w:val="24"/>
          <w:szCs w:val="24"/>
        </w:rPr>
        <w:t>When the data in question does not involve intensive calculations, and can be managed easily by OpenSQL.</w:t>
      </w:r>
    </w:p>
    <w:p w:rsidR="00B23C56" w:rsidRPr="00E41BDD" w:rsidRDefault="00B23C56" w:rsidP="005D6E43">
      <w:pPr>
        <w:pStyle w:val="a6"/>
        <w:numPr>
          <w:ilvl w:val="0"/>
          <w:numId w:val="34"/>
        </w:numPr>
        <w:spacing w:after="0" w:line="240" w:lineRule="auto"/>
        <w:ind w:left="1134"/>
        <w:jc w:val="both"/>
        <w:rPr>
          <w:rFonts w:ascii="Arial Narrow" w:hAnsi="Arial Narrow"/>
          <w:sz w:val="24"/>
          <w:szCs w:val="24"/>
        </w:rPr>
      </w:pPr>
      <w:r w:rsidRPr="00E41BDD">
        <w:rPr>
          <w:rFonts w:ascii="Arial Narrow" w:hAnsi="Arial Narrow"/>
          <w:sz w:val="24"/>
          <w:szCs w:val="24"/>
        </w:rPr>
        <w:t>When you have a tricky selection screen with lot of select options that will be passed as single values too.</w:t>
      </w:r>
    </w:p>
    <w:p w:rsidR="00B23C56" w:rsidRPr="00736947" w:rsidRDefault="00B23C56" w:rsidP="00E41BDD">
      <w:pPr>
        <w:pStyle w:val="a7"/>
        <w:spacing w:before="0" w:beforeAutospacing="0" w:after="0" w:afterAutospacing="0"/>
        <w:ind w:firstLine="567"/>
        <w:jc w:val="both"/>
        <w:rPr>
          <w:rFonts w:ascii="Arial Narrow" w:hAnsi="Arial Narrow"/>
        </w:rPr>
      </w:pPr>
      <w:r w:rsidRPr="00736947">
        <w:rPr>
          <w:rFonts w:ascii="Arial Narrow" w:hAnsi="Arial Narrow"/>
        </w:rPr>
        <w:t> </w:t>
      </w:r>
    </w:p>
    <w:p w:rsidR="00B23C56" w:rsidRPr="00736947" w:rsidRDefault="00B23C56" w:rsidP="00E41BDD">
      <w:pPr>
        <w:pStyle w:val="a7"/>
        <w:spacing w:before="0" w:beforeAutospacing="0" w:after="0" w:afterAutospacing="0"/>
        <w:ind w:firstLine="567"/>
        <w:jc w:val="both"/>
        <w:rPr>
          <w:rFonts w:ascii="Arial Narrow" w:hAnsi="Arial Narrow"/>
        </w:rPr>
      </w:pPr>
      <w:r w:rsidRPr="00736947">
        <w:rPr>
          <w:rStyle w:val="a4"/>
          <w:rFonts w:ascii="Arial Narrow" w:hAnsi="Arial Narrow"/>
        </w:rPr>
        <w:t>Choose CDS views when</w:t>
      </w:r>
    </w:p>
    <w:p w:rsidR="00B23C56" w:rsidRPr="00E41BDD" w:rsidRDefault="00B23C56" w:rsidP="005D6E43">
      <w:pPr>
        <w:pStyle w:val="a6"/>
        <w:numPr>
          <w:ilvl w:val="0"/>
          <w:numId w:val="35"/>
        </w:numPr>
        <w:spacing w:after="0" w:line="240" w:lineRule="auto"/>
        <w:ind w:left="1134" w:hanging="283"/>
        <w:jc w:val="both"/>
        <w:rPr>
          <w:rFonts w:ascii="Arial Narrow" w:hAnsi="Arial Narrow"/>
          <w:sz w:val="24"/>
          <w:szCs w:val="24"/>
        </w:rPr>
      </w:pPr>
      <w:r w:rsidRPr="00E41BDD">
        <w:rPr>
          <w:rFonts w:ascii="Arial Narrow" w:hAnsi="Arial Narrow"/>
          <w:sz w:val="24"/>
          <w:szCs w:val="24"/>
        </w:rPr>
        <w:t>The view can be reused among other views or programs.</w:t>
      </w:r>
    </w:p>
    <w:p w:rsidR="00B23C56" w:rsidRPr="00E41BDD" w:rsidRDefault="00B23C56" w:rsidP="005D6E43">
      <w:pPr>
        <w:pStyle w:val="a6"/>
        <w:numPr>
          <w:ilvl w:val="0"/>
          <w:numId w:val="35"/>
        </w:numPr>
        <w:spacing w:after="0" w:line="240" w:lineRule="auto"/>
        <w:ind w:left="1134" w:hanging="283"/>
        <w:jc w:val="both"/>
        <w:rPr>
          <w:rFonts w:ascii="Arial Narrow" w:hAnsi="Arial Narrow"/>
          <w:sz w:val="24"/>
          <w:szCs w:val="24"/>
        </w:rPr>
      </w:pPr>
      <w:r w:rsidRPr="00E41BDD">
        <w:rPr>
          <w:rFonts w:ascii="Arial Narrow" w:hAnsi="Arial Narrow"/>
          <w:sz w:val="24"/>
          <w:szCs w:val="24"/>
        </w:rPr>
        <w:t>When a large volume of data is involved from various data sources.</w:t>
      </w:r>
    </w:p>
    <w:p w:rsidR="00B23C56" w:rsidRPr="00E41BDD" w:rsidRDefault="00B23C56" w:rsidP="005D6E43">
      <w:pPr>
        <w:pStyle w:val="a6"/>
        <w:numPr>
          <w:ilvl w:val="0"/>
          <w:numId w:val="35"/>
        </w:numPr>
        <w:spacing w:after="0" w:line="240" w:lineRule="auto"/>
        <w:ind w:left="1134" w:hanging="283"/>
        <w:jc w:val="both"/>
        <w:rPr>
          <w:rFonts w:ascii="Arial Narrow" w:hAnsi="Arial Narrow"/>
          <w:sz w:val="24"/>
          <w:szCs w:val="24"/>
        </w:rPr>
      </w:pPr>
      <w:r w:rsidRPr="00E41BDD">
        <w:rPr>
          <w:rFonts w:ascii="Arial Narrow" w:hAnsi="Arial Narrow"/>
          <w:sz w:val="24"/>
          <w:szCs w:val="24"/>
        </w:rPr>
        <w:t>When you have good knowledge on how to write annotations to enhance your CDS view.</w:t>
      </w:r>
    </w:p>
    <w:p w:rsidR="00B23C56" w:rsidRPr="00E41BDD" w:rsidRDefault="00B23C56" w:rsidP="005D6E43">
      <w:pPr>
        <w:pStyle w:val="a6"/>
        <w:numPr>
          <w:ilvl w:val="0"/>
          <w:numId w:val="35"/>
        </w:numPr>
        <w:spacing w:after="0" w:line="240" w:lineRule="auto"/>
        <w:ind w:left="1134" w:hanging="283"/>
        <w:jc w:val="both"/>
        <w:rPr>
          <w:rFonts w:ascii="Arial Narrow" w:hAnsi="Arial Narrow"/>
          <w:sz w:val="24"/>
          <w:szCs w:val="24"/>
        </w:rPr>
      </w:pPr>
      <w:r w:rsidRPr="00E41BDD">
        <w:rPr>
          <w:rFonts w:ascii="Arial Narrow" w:hAnsi="Arial Narrow"/>
          <w:sz w:val="24"/>
          <w:szCs w:val="24"/>
        </w:rPr>
        <w:t xml:space="preserve">Only </w:t>
      </w:r>
      <w:r w:rsidRPr="00E41BDD">
        <w:rPr>
          <w:rFonts w:ascii="Arial Narrow" w:hAnsi="Arial Narrow"/>
          <w:i/>
          <w:color w:val="002060"/>
          <w:sz w:val="24"/>
          <w:szCs w:val="24"/>
        </w:rPr>
        <w:t>single result set</w:t>
      </w:r>
      <w:r w:rsidRPr="00E41BDD">
        <w:rPr>
          <w:rFonts w:ascii="Arial Narrow" w:hAnsi="Arial Narrow"/>
          <w:color w:val="002060"/>
          <w:sz w:val="24"/>
          <w:szCs w:val="24"/>
        </w:rPr>
        <w:t xml:space="preserve"> </w:t>
      </w:r>
      <w:r w:rsidRPr="00E41BDD">
        <w:rPr>
          <w:rFonts w:ascii="Arial Narrow" w:hAnsi="Arial Narrow"/>
          <w:sz w:val="24"/>
          <w:szCs w:val="24"/>
        </w:rPr>
        <w:t>is required.</w:t>
      </w:r>
    </w:p>
    <w:p w:rsidR="00B23C56" w:rsidRPr="00736947" w:rsidRDefault="00B23C56" w:rsidP="00E41BDD">
      <w:pPr>
        <w:pStyle w:val="a7"/>
        <w:spacing w:before="0" w:beforeAutospacing="0" w:after="0" w:afterAutospacing="0"/>
        <w:ind w:firstLine="567"/>
        <w:jc w:val="both"/>
        <w:rPr>
          <w:rFonts w:ascii="Arial Narrow" w:hAnsi="Arial Narrow"/>
        </w:rPr>
      </w:pPr>
      <w:r w:rsidRPr="00736947">
        <w:rPr>
          <w:rFonts w:ascii="Arial Narrow" w:hAnsi="Arial Narrow"/>
        </w:rPr>
        <w:t> </w:t>
      </w:r>
    </w:p>
    <w:p w:rsidR="00B23C56" w:rsidRPr="00736947" w:rsidRDefault="00B23C56" w:rsidP="00E41BDD">
      <w:pPr>
        <w:pStyle w:val="a7"/>
        <w:spacing w:before="0" w:beforeAutospacing="0" w:after="0" w:afterAutospacing="0"/>
        <w:ind w:firstLine="567"/>
        <w:jc w:val="both"/>
        <w:rPr>
          <w:rFonts w:ascii="Arial Narrow" w:hAnsi="Arial Narrow"/>
        </w:rPr>
      </w:pPr>
      <w:r w:rsidRPr="00736947">
        <w:rPr>
          <w:rStyle w:val="a4"/>
          <w:rFonts w:ascii="Arial Narrow" w:hAnsi="Arial Narrow"/>
        </w:rPr>
        <w:t>Choose AMDPs When</w:t>
      </w:r>
    </w:p>
    <w:p w:rsidR="00B23C56" w:rsidRPr="00E41BDD" w:rsidRDefault="00B23C56" w:rsidP="005D6E43">
      <w:pPr>
        <w:pStyle w:val="a6"/>
        <w:numPr>
          <w:ilvl w:val="0"/>
          <w:numId w:val="36"/>
        </w:numPr>
        <w:spacing w:after="0" w:line="240" w:lineRule="auto"/>
        <w:ind w:left="1134"/>
        <w:jc w:val="both"/>
        <w:rPr>
          <w:rFonts w:ascii="Arial Narrow" w:hAnsi="Arial Narrow"/>
          <w:sz w:val="24"/>
          <w:szCs w:val="24"/>
        </w:rPr>
      </w:pPr>
      <w:r w:rsidRPr="00E41BDD">
        <w:rPr>
          <w:rFonts w:ascii="Arial Narrow" w:hAnsi="Arial Narrow"/>
          <w:sz w:val="24"/>
          <w:szCs w:val="24"/>
        </w:rPr>
        <w:lastRenderedPageBreak/>
        <w:t>You are fluent with SQL scripting because your entire code will be written in SQL script and the compiler fails in determining the runtime SQL script errors like divide by zero.</w:t>
      </w:r>
    </w:p>
    <w:p w:rsidR="00B23C56" w:rsidRPr="00E41BDD" w:rsidRDefault="00B23C56" w:rsidP="005D6E43">
      <w:pPr>
        <w:pStyle w:val="a6"/>
        <w:numPr>
          <w:ilvl w:val="0"/>
          <w:numId w:val="36"/>
        </w:numPr>
        <w:spacing w:after="0" w:line="240" w:lineRule="auto"/>
        <w:ind w:left="1134"/>
        <w:jc w:val="both"/>
        <w:rPr>
          <w:rFonts w:ascii="Arial Narrow" w:hAnsi="Arial Narrow"/>
          <w:sz w:val="24"/>
          <w:szCs w:val="24"/>
        </w:rPr>
      </w:pPr>
      <w:r w:rsidRPr="00E41BDD">
        <w:rPr>
          <w:rFonts w:ascii="Arial Narrow" w:hAnsi="Arial Narrow"/>
          <w:sz w:val="24"/>
          <w:szCs w:val="24"/>
        </w:rPr>
        <w:t xml:space="preserve">When you </w:t>
      </w:r>
      <w:r w:rsidRPr="00E41BDD">
        <w:rPr>
          <w:rFonts w:ascii="Arial Narrow" w:hAnsi="Arial Narrow"/>
          <w:i/>
          <w:color w:val="002060"/>
          <w:sz w:val="24"/>
          <w:szCs w:val="24"/>
        </w:rPr>
        <w:t>have to handle cross client data</w:t>
      </w:r>
      <w:r w:rsidRPr="00E41BDD">
        <w:rPr>
          <w:rFonts w:ascii="Arial Narrow" w:hAnsi="Arial Narrow"/>
          <w:color w:val="002060"/>
          <w:sz w:val="24"/>
          <w:szCs w:val="24"/>
        </w:rPr>
        <w:t xml:space="preserve"> </w:t>
      </w:r>
      <w:r w:rsidRPr="00E41BDD">
        <w:rPr>
          <w:rFonts w:ascii="Arial Narrow" w:hAnsi="Arial Narrow"/>
          <w:sz w:val="24"/>
          <w:szCs w:val="24"/>
        </w:rPr>
        <w:t>because AMDP does not do client handling on its own.</w:t>
      </w:r>
    </w:p>
    <w:p w:rsidR="00B23C56" w:rsidRPr="00E41BDD" w:rsidRDefault="00B23C56" w:rsidP="005D6E43">
      <w:pPr>
        <w:pStyle w:val="a6"/>
        <w:numPr>
          <w:ilvl w:val="0"/>
          <w:numId w:val="36"/>
        </w:numPr>
        <w:spacing w:after="0" w:line="240" w:lineRule="auto"/>
        <w:ind w:left="1134"/>
        <w:jc w:val="both"/>
        <w:rPr>
          <w:rFonts w:ascii="Arial Narrow" w:hAnsi="Arial Narrow"/>
          <w:sz w:val="24"/>
          <w:szCs w:val="24"/>
        </w:rPr>
      </w:pPr>
      <w:r w:rsidRPr="00E41BDD">
        <w:rPr>
          <w:rFonts w:ascii="Arial Narrow" w:hAnsi="Arial Narrow"/>
          <w:sz w:val="24"/>
          <w:szCs w:val="24"/>
        </w:rPr>
        <w:t xml:space="preserve">When </w:t>
      </w:r>
      <w:r w:rsidRPr="00E41BDD">
        <w:rPr>
          <w:rFonts w:ascii="Arial Narrow" w:hAnsi="Arial Narrow"/>
          <w:i/>
          <w:color w:val="002060"/>
          <w:sz w:val="24"/>
          <w:szCs w:val="24"/>
        </w:rPr>
        <w:t>multiple result sets</w:t>
      </w:r>
      <w:r w:rsidRPr="00E41BDD">
        <w:rPr>
          <w:rFonts w:ascii="Arial Narrow" w:hAnsi="Arial Narrow"/>
          <w:color w:val="002060"/>
          <w:sz w:val="24"/>
          <w:szCs w:val="24"/>
        </w:rPr>
        <w:t xml:space="preserve"> </w:t>
      </w:r>
      <w:r w:rsidRPr="00E41BDD">
        <w:rPr>
          <w:rFonts w:ascii="Arial Narrow" w:hAnsi="Arial Narrow"/>
          <w:sz w:val="24"/>
          <w:szCs w:val="24"/>
        </w:rPr>
        <w:t>are required.</w:t>
      </w:r>
    </w:p>
    <w:p w:rsidR="00B23C56" w:rsidRPr="00B23C56" w:rsidRDefault="00B23C56" w:rsidP="00B23C56">
      <w:pPr>
        <w:spacing w:after="0" w:line="240" w:lineRule="auto"/>
        <w:ind w:firstLine="567"/>
        <w:jc w:val="both"/>
        <w:rPr>
          <w:rFonts w:ascii="Arial Narrow" w:hAnsi="Arial Narrow"/>
          <w:sz w:val="24"/>
          <w:szCs w:val="24"/>
        </w:rPr>
      </w:pPr>
    </w:p>
    <w:p w:rsidR="00783D40" w:rsidRPr="00EE6C0F" w:rsidRDefault="00783D40" w:rsidP="00783D40">
      <w:pPr>
        <w:rPr>
          <w:rFonts w:ascii="Arial Narrow" w:hAnsi="Arial Narrow"/>
        </w:rPr>
      </w:pPr>
    </w:p>
    <w:p w:rsidR="00F41D26" w:rsidRPr="00F41D26" w:rsidRDefault="00F41D26" w:rsidP="005D09BE">
      <w:pPr>
        <w:pStyle w:val="1"/>
        <w:spacing w:before="0" w:beforeAutospacing="0" w:after="0" w:afterAutospacing="0"/>
        <w:ind w:firstLine="567"/>
        <w:jc w:val="center"/>
        <w:rPr>
          <w:rFonts w:ascii="Arial Narrow" w:hAnsi="Arial Narrow"/>
          <w:sz w:val="24"/>
          <w:szCs w:val="24"/>
        </w:rPr>
      </w:pPr>
      <w:r w:rsidRPr="00F41D26">
        <w:rPr>
          <w:rFonts w:ascii="Arial Narrow" w:hAnsi="Arial Narrow"/>
          <w:sz w:val="24"/>
          <w:szCs w:val="24"/>
        </w:rPr>
        <w:t xml:space="preserve">Using </w:t>
      </w:r>
      <w:bookmarkStart w:id="60" w:name="ABAP_with_Process_Chain_Decision_Process"/>
      <w:r w:rsidRPr="00F41D26">
        <w:rPr>
          <w:rFonts w:ascii="Arial Narrow" w:hAnsi="Arial Narrow"/>
          <w:sz w:val="24"/>
          <w:szCs w:val="24"/>
        </w:rPr>
        <w:t>ABAP with Process Chain Decision Processes</w:t>
      </w:r>
      <w:bookmarkEnd w:id="60"/>
    </w:p>
    <w:p w:rsidR="00AF07E4" w:rsidRPr="00A85962" w:rsidRDefault="00912F9E" w:rsidP="00AF07E4">
      <w:pPr>
        <w:spacing w:after="0" w:line="240" w:lineRule="auto"/>
        <w:ind w:firstLine="567"/>
        <w:jc w:val="both"/>
        <w:outlineLvl w:val="0"/>
        <w:rPr>
          <w:rFonts w:ascii="Arial Narrow" w:eastAsia="Times New Roman" w:hAnsi="Arial Narrow" w:cs="Times New Roman"/>
          <w:bCs/>
          <w:kern w:val="36"/>
          <w:sz w:val="24"/>
          <w:szCs w:val="24"/>
        </w:rPr>
      </w:pPr>
      <w:hyperlink w:anchor="Содержание" w:history="1">
        <w:r w:rsidR="00AF07E4" w:rsidRPr="002E64CF">
          <w:rPr>
            <w:rStyle w:val="a3"/>
            <w:rFonts w:ascii="Arial Narrow" w:eastAsia="Times New Roman" w:hAnsi="Arial Narrow" w:cs="Times New Roman"/>
            <w:bCs/>
            <w:kern w:val="36"/>
            <w:sz w:val="24"/>
            <w:szCs w:val="24"/>
            <w:u w:val="none"/>
            <w:lang w:val="ru-RU"/>
          </w:rPr>
          <w:t>Содержание</w:t>
        </w:r>
      </w:hyperlink>
    </w:p>
    <w:p w:rsidR="00F41D26" w:rsidRPr="00F41D26" w:rsidRDefault="00912F9E" w:rsidP="00F41D26">
      <w:pPr>
        <w:spacing w:after="0" w:line="240" w:lineRule="auto"/>
        <w:ind w:firstLine="567"/>
        <w:rPr>
          <w:rFonts w:ascii="Arial Narrow" w:hAnsi="Arial Narrow"/>
          <w:sz w:val="24"/>
          <w:szCs w:val="24"/>
        </w:rPr>
      </w:pPr>
      <w:hyperlink r:id="rId129" w:history="1">
        <w:r w:rsidR="00F41D26" w:rsidRPr="00F41D26">
          <w:rPr>
            <w:rStyle w:val="a3"/>
            <w:rFonts w:ascii="Arial Narrow" w:hAnsi="Arial Narrow"/>
            <w:sz w:val="24"/>
            <w:szCs w:val="24"/>
            <w:u w:val="none"/>
          </w:rPr>
          <w:t>https://blogs.sap.com/2015/02/24/using-abap-with-process-chain-decision-processes/</w:t>
        </w:r>
      </w:hyperlink>
    </w:p>
    <w:p w:rsidR="00F41D26" w:rsidRPr="00F41D26" w:rsidRDefault="00F41D26" w:rsidP="00783D40">
      <w:pPr>
        <w:rPr>
          <w:rFonts w:ascii="Arial Narrow" w:hAnsi="Arial Narrow"/>
        </w:rPr>
      </w:pPr>
    </w:p>
    <w:p w:rsidR="00783D40" w:rsidRPr="00F41D26" w:rsidRDefault="00F41D26" w:rsidP="00F41D26">
      <w:pPr>
        <w:spacing w:after="0" w:line="240" w:lineRule="auto"/>
        <w:ind w:firstLine="567"/>
        <w:jc w:val="both"/>
        <w:rPr>
          <w:rFonts w:ascii="Arial Narrow" w:hAnsi="Arial Narrow"/>
          <w:sz w:val="24"/>
          <w:szCs w:val="24"/>
        </w:rPr>
      </w:pPr>
      <w:r w:rsidRPr="00F41D26">
        <w:rPr>
          <w:rFonts w:ascii="Arial Narrow" w:hAnsi="Arial Narrow"/>
          <w:sz w:val="24"/>
          <w:szCs w:val="24"/>
        </w:rPr>
        <w:t>There is no way to pass values or results from the ABAP process to the next step in the Process Chain short of causing the program to error or using events.</w:t>
      </w:r>
    </w:p>
    <w:p w:rsidR="00F41D26" w:rsidRPr="00F41D26" w:rsidRDefault="00F41D26" w:rsidP="00F41D26">
      <w:pPr>
        <w:spacing w:after="0" w:line="240" w:lineRule="auto"/>
        <w:ind w:firstLine="567"/>
        <w:jc w:val="both"/>
        <w:rPr>
          <w:rFonts w:ascii="Arial Narrow" w:eastAsia="Times New Roman" w:hAnsi="Arial Narrow" w:cs="Times New Roman"/>
          <w:i/>
          <w:color w:val="002060"/>
          <w:sz w:val="24"/>
          <w:szCs w:val="24"/>
        </w:rPr>
      </w:pPr>
      <w:r w:rsidRPr="00F41D26">
        <w:rPr>
          <w:rFonts w:ascii="Arial Narrow" w:eastAsia="Times New Roman" w:hAnsi="Arial Narrow" w:cs="Times New Roman"/>
          <w:i/>
          <w:color w:val="002060"/>
          <w:sz w:val="24"/>
          <w:szCs w:val="24"/>
        </w:rPr>
        <w:t>Of the functions that allow external inputs there are a couple that I’ve found handy</w:t>
      </w:r>
    </w:p>
    <w:p w:rsidR="00F41D26" w:rsidRPr="00F41D26" w:rsidRDefault="00F41D26" w:rsidP="005D6E43">
      <w:pPr>
        <w:numPr>
          <w:ilvl w:val="0"/>
          <w:numId w:val="40"/>
        </w:numPr>
        <w:tabs>
          <w:tab w:val="clear" w:pos="720"/>
          <w:tab w:val="num" w:pos="1134"/>
        </w:tabs>
        <w:spacing w:after="0" w:line="240" w:lineRule="auto"/>
        <w:ind w:left="1134"/>
        <w:jc w:val="both"/>
        <w:rPr>
          <w:rFonts w:ascii="Arial Narrow" w:eastAsia="Times New Roman" w:hAnsi="Arial Narrow" w:cs="Times New Roman"/>
          <w:sz w:val="24"/>
          <w:szCs w:val="24"/>
        </w:rPr>
      </w:pPr>
      <w:r w:rsidRPr="00F41D26">
        <w:rPr>
          <w:rFonts w:ascii="Arial Narrow" w:eastAsia="Times New Roman" w:hAnsi="Arial Narrow" w:cs="Times New Roman"/>
          <w:b/>
          <w:i/>
          <w:sz w:val="24"/>
          <w:szCs w:val="24"/>
        </w:rPr>
        <w:t>SYST-DATUM</w:t>
      </w:r>
      <w:r w:rsidRPr="00F41D26">
        <w:rPr>
          <w:rFonts w:ascii="Arial Narrow" w:eastAsia="Times New Roman" w:hAnsi="Arial Narrow" w:cs="Times New Roman"/>
          <w:sz w:val="24"/>
          <w:szCs w:val="24"/>
        </w:rPr>
        <w:t xml:space="preserve"> – This is a system field to give the date </w:t>
      </w:r>
      <w:r>
        <w:rPr>
          <w:rFonts w:ascii="Arial Narrow" w:eastAsia="Times New Roman" w:hAnsi="Arial Narrow" w:cs="Times New Roman"/>
          <w:sz w:val="24"/>
          <w:szCs w:val="24"/>
        </w:rPr>
        <w:t xml:space="preserve">- </w:t>
      </w:r>
      <w:r w:rsidRPr="00F41D26">
        <w:rPr>
          <w:rFonts w:ascii="Arial Narrow" w:eastAsia="Times New Roman" w:hAnsi="Arial Narrow" w:cs="Times New Roman"/>
          <w:sz w:val="24"/>
          <w:szCs w:val="24"/>
        </w:rPr>
        <w:t xml:space="preserve"> it can be used with any of the DATE functions or string manipulation function </w:t>
      </w:r>
      <w:r>
        <w:rPr>
          <w:rFonts w:ascii="Arial Narrow" w:eastAsia="Times New Roman" w:hAnsi="Arial Narrow" w:cs="Times New Roman"/>
          <w:sz w:val="24"/>
          <w:szCs w:val="24"/>
        </w:rPr>
        <w:t>/</w:t>
      </w:r>
      <w:r w:rsidRPr="00F41D26">
        <w:rPr>
          <w:rFonts w:ascii="Arial Narrow" w:eastAsia="Times New Roman" w:hAnsi="Arial Narrow" w:cs="Times New Roman"/>
          <w:sz w:val="24"/>
          <w:szCs w:val="24"/>
        </w:rPr>
        <w:t>e.g. LEFT</w:t>
      </w:r>
      <w:r>
        <w:rPr>
          <w:rFonts w:ascii="Arial Narrow" w:eastAsia="Times New Roman" w:hAnsi="Arial Narrow" w:cs="Times New Roman"/>
          <w:sz w:val="24"/>
          <w:szCs w:val="24"/>
        </w:rPr>
        <w:t>/</w:t>
      </w:r>
      <w:r w:rsidRPr="00F41D26">
        <w:rPr>
          <w:rFonts w:ascii="Arial Narrow" w:eastAsia="Times New Roman" w:hAnsi="Arial Narrow" w:cs="Times New Roman"/>
          <w:sz w:val="24"/>
          <w:szCs w:val="24"/>
        </w:rPr>
        <w:t xml:space="preserve"> to determine the day or month for your decision. Examples for this sort of functionality would be process chains that you only want to run at month end or year end.</w:t>
      </w:r>
    </w:p>
    <w:p w:rsidR="00F41D26" w:rsidRPr="00F41D26" w:rsidRDefault="00F41D26" w:rsidP="005D6E43">
      <w:pPr>
        <w:numPr>
          <w:ilvl w:val="0"/>
          <w:numId w:val="40"/>
        </w:numPr>
        <w:tabs>
          <w:tab w:val="clear" w:pos="720"/>
          <w:tab w:val="num" w:pos="1134"/>
        </w:tabs>
        <w:spacing w:after="0" w:line="240" w:lineRule="auto"/>
        <w:ind w:left="1134"/>
        <w:jc w:val="both"/>
        <w:rPr>
          <w:rFonts w:ascii="Arial Narrow" w:eastAsia="Times New Roman" w:hAnsi="Arial Narrow" w:cs="Times New Roman"/>
          <w:sz w:val="24"/>
          <w:szCs w:val="24"/>
        </w:rPr>
      </w:pPr>
      <w:r w:rsidRPr="00F41D26">
        <w:rPr>
          <w:rFonts w:ascii="Arial Narrow" w:eastAsia="Times New Roman" w:hAnsi="Arial Narrow" w:cs="Times New Roman"/>
          <w:b/>
          <w:i/>
          <w:sz w:val="24"/>
          <w:szCs w:val="24"/>
        </w:rPr>
        <w:t>PREDECESSOR_PARAMETER</w:t>
      </w:r>
      <w:r w:rsidRPr="00F41D26">
        <w:rPr>
          <w:rFonts w:ascii="Arial Narrow" w:eastAsia="Times New Roman" w:hAnsi="Arial Narrow" w:cs="Times New Roman"/>
          <w:sz w:val="24"/>
          <w:szCs w:val="24"/>
        </w:rPr>
        <w:t xml:space="preserve"> </w:t>
      </w:r>
      <w:r>
        <w:rPr>
          <w:rFonts w:ascii="Arial Narrow" w:eastAsia="Times New Roman" w:hAnsi="Arial Narrow" w:cs="Times New Roman"/>
          <w:sz w:val="24"/>
          <w:szCs w:val="24"/>
        </w:rPr>
        <w:t>/</w:t>
      </w:r>
      <w:r w:rsidRPr="00F41D26">
        <w:rPr>
          <w:rFonts w:ascii="Arial Narrow" w:eastAsia="Times New Roman" w:hAnsi="Arial Narrow" w:cs="Times New Roman"/>
          <w:sz w:val="24"/>
          <w:szCs w:val="24"/>
        </w:rPr>
        <w:t xml:space="preserve">and </w:t>
      </w:r>
      <w:r w:rsidRPr="00F41D26">
        <w:rPr>
          <w:rFonts w:ascii="Arial Narrow" w:eastAsia="Times New Roman" w:hAnsi="Arial Narrow" w:cs="Times New Roman"/>
          <w:b/>
          <w:i/>
          <w:sz w:val="24"/>
          <w:szCs w:val="24"/>
        </w:rPr>
        <w:t>PROCESS_PARAMETER</w:t>
      </w:r>
      <w:r>
        <w:rPr>
          <w:rFonts w:ascii="Arial Narrow" w:eastAsia="Times New Roman" w:hAnsi="Arial Narrow" w:cs="Times New Roman"/>
          <w:sz w:val="24"/>
          <w:szCs w:val="24"/>
        </w:rPr>
        <w:t>/</w:t>
      </w:r>
      <w:r w:rsidRPr="00F41D26">
        <w:rPr>
          <w:rFonts w:ascii="Arial Narrow" w:eastAsia="Times New Roman" w:hAnsi="Arial Narrow" w:cs="Times New Roman"/>
          <w:sz w:val="24"/>
          <w:szCs w:val="24"/>
        </w:rPr>
        <w:t xml:space="preserve"> – These will return </w:t>
      </w:r>
      <w:r w:rsidRPr="00F41D26">
        <w:rPr>
          <w:rFonts w:ascii="Arial Narrow" w:eastAsia="Times New Roman" w:hAnsi="Arial Narrow" w:cs="Times New Roman"/>
          <w:i/>
          <w:color w:val="002060"/>
          <w:sz w:val="24"/>
          <w:szCs w:val="24"/>
        </w:rPr>
        <w:t>values from a previous process in the Process Chain</w:t>
      </w:r>
      <w:r w:rsidRPr="00F41D26">
        <w:rPr>
          <w:rFonts w:ascii="Arial Narrow" w:eastAsia="Times New Roman" w:hAnsi="Arial Narrow" w:cs="Times New Roman"/>
          <w:sz w:val="24"/>
          <w:szCs w:val="24"/>
        </w:rPr>
        <w:t xml:space="preserve"> based on the previous process’s implementation of the interface IF_RSPC_GET_INFO. </w:t>
      </w:r>
    </w:p>
    <w:p w:rsidR="00F41D26" w:rsidRDefault="00F41D26" w:rsidP="00F41D26">
      <w:pPr>
        <w:spacing w:after="0" w:line="240" w:lineRule="auto"/>
        <w:ind w:firstLine="567"/>
        <w:jc w:val="both"/>
        <w:rPr>
          <w:rFonts w:ascii="Arial Narrow" w:hAnsi="Arial Narrow"/>
          <w:sz w:val="24"/>
          <w:szCs w:val="24"/>
        </w:rPr>
      </w:pPr>
    </w:p>
    <w:p w:rsidR="00071320" w:rsidRPr="00071320" w:rsidRDefault="00071320" w:rsidP="00071320">
      <w:pPr>
        <w:spacing w:after="0" w:line="240" w:lineRule="auto"/>
        <w:ind w:firstLine="567"/>
        <w:jc w:val="both"/>
        <w:rPr>
          <w:rFonts w:ascii="Arial Narrow" w:eastAsia="Times New Roman" w:hAnsi="Arial Narrow" w:cs="Times New Roman"/>
          <w:i/>
          <w:color w:val="002060"/>
          <w:sz w:val="24"/>
          <w:szCs w:val="24"/>
        </w:rPr>
      </w:pPr>
      <w:r w:rsidRPr="00071320">
        <w:rPr>
          <w:rFonts w:ascii="Arial Narrow" w:eastAsia="Times New Roman" w:hAnsi="Arial Narrow" w:cs="Times New Roman"/>
          <w:i/>
          <w:color w:val="002060"/>
          <w:sz w:val="24"/>
          <w:szCs w:val="24"/>
        </w:rPr>
        <w:t>On top of these you also have some other options to control the flow of a Process Chain using ABAP</w:t>
      </w:r>
    </w:p>
    <w:p w:rsidR="00071320" w:rsidRPr="00071320" w:rsidRDefault="00071320" w:rsidP="005D6E43">
      <w:pPr>
        <w:numPr>
          <w:ilvl w:val="0"/>
          <w:numId w:val="41"/>
        </w:numPr>
        <w:tabs>
          <w:tab w:val="clear" w:pos="720"/>
          <w:tab w:val="num" w:pos="1134"/>
        </w:tabs>
        <w:spacing w:after="0" w:line="240" w:lineRule="auto"/>
        <w:ind w:left="1134"/>
        <w:jc w:val="both"/>
        <w:rPr>
          <w:rFonts w:ascii="Arial Narrow" w:eastAsia="Times New Roman" w:hAnsi="Arial Narrow" w:cs="Times New Roman"/>
          <w:sz w:val="24"/>
          <w:szCs w:val="24"/>
        </w:rPr>
      </w:pPr>
      <w:r w:rsidRPr="00071320">
        <w:rPr>
          <w:rFonts w:ascii="Arial Narrow" w:eastAsia="Times New Roman" w:hAnsi="Arial Narrow" w:cs="Times New Roman"/>
          <w:b/>
          <w:i/>
          <w:sz w:val="24"/>
          <w:szCs w:val="24"/>
        </w:rPr>
        <w:t>Raise an exception</w:t>
      </w:r>
      <w:r w:rsidRPr="00071320">
        <w:rPr>
          <w:rFonts w:ascii="Arial Narrow" w:eastAsia="Times New Roman" w:hAnsi="Arial Narrow" w:cs="Times New Roman"/>
          <w:sz w:val="24"/>
          <w:szCs w:val="24"/>
        </w:rPr>
        <w:t xml:space="preserve"> – In your ABAP code you set the program to raise an exception if a set of criteria occur which </w:t>
      </w:r>
      <w:r w:rsidRPr="00071320">
        <w:rPr>
          <w:rFonts w:ascii="Arial Narrow" w:eastAsia="Times New Roman" w:hAnsi="Arial Narrow" w:cs="Times New Roman"/>
          <w:i/>
          <w:color w:val="002060"/>
          <w:sz w:val="24"/>
          <w:szCs w:val="24"/>
        </w:rPr>
        <w:t>would stop the the process chain completely</w:t>
      </w:r>
      <w:r w:rsidRPr="00071320">
        <w:rPr>
          <w:rFonts w:ascii="Arial Narrow" w:eastAsia="Times New Roman" w:hAnsi="Arial Narrow" w:cs="Times New Roman"/>
          <w:color w:val="002060"/>
          <w:sz w:val="24"/>
          <w:szCs w:val="24"/>
        </w:rPr>
        <w:t xml:space="preserve"> </w:t>
      </w:r>
      <w:r w:rsidRPr="00071320">
        <w:rPr>
          <w:rFonts w:ascii="Arial Narrow" w:eastAsia="Times New Roman" w:hAnsi="Arial Narrow" w:cs="Times New Roman"/>
          <w:sz w:val="24"/>
          <w:szCs w:val="24"/>
        </w:rPr>
        <w:t xml:space="preserve">and no further processing is done. </w:t>
      </w:r>
    </w:p>
    <w:p w:rsidR="00A41D4F" w:rsidRDefault="00071320" w:rsidP="005D6E43">
      <w:pPr>
        <w:numPr>
          <w:ilvl w:val="0"/>
          <w:numId w:val="41"/>
        </w:numPr>
        <w:tabs>
          <w:tab w:val="clear" w:pos="720"/>
          <w:tab w:val="num" w:pos="1134"/>
        </w:tabs>
        <w:spacing w:after="0" w:line="240" w:lineRule="auto"/>
        <w:ind w:left="1134"/>
        <w:jc w:val="both"/>
        <w:rPr>
          <w:rFonts w:ascii="Arial Narrow" w:eastAsia="Times New Roman" w:hAnsi="Arial Narrow" w:cs="Times New Roman"/>
          <w:sz w:val="24"/>
          <w:szCs w:val="24"/>
        </w:rPr>
      </w:pPr>
      <w:r w:rsidRPr="00071320">
        <w:rPr>
          <w:rFonts w:ascii="Arial Narrow" w:eastAsia="Times New Roman" w:hAnsi="Arial Narrow" w:cs="Times New Roman"/>
          <w:b/>
          <w:i/>
          <w:sz w:val="24"/>
          <w:szCs w:val="24"/>
        </w:rPr>
        <w:t>Raise an event</w:t>
      </w:r>
      <w:r w:rsidRPr="00071320">
        <w:rPr>
          <w:rFonts w:ascii="Arial Narrow" w:eastAsia="Times New Roman" w:hAnsi="Arial Narrow" w:cs="Times New Roman"/>
          <w:sz w:val="24"/>
          <w:szCs w:val="24"/>
        </w:rPr>
        <w:t xml:space="preserve"> – Events </w:t>
      </w:r>
      <w:r>
        <w:rPr>
          <w:rFonts w:ascii="Arial Narrow" w:eastAsia="Times New Roman" w:hAnsi="Arial Narrow" w:cs="Times New Roman"/>
          <w:sz w:val="24"/>
          <w:szCs w:val="24"/>
        </w:rPr>
        <w:t>/</w:t>
      </w:r>
      <w:r w:rsidRPr="00071320">
        <w:rPr>
          <w:rFonts w:ascii="Arial Narrow" w:eastAsia="Times New Roman" w:hAnsi="Arial Narrow" w:cs="Times New Roman"/>
          <w:sz w:val="24"/>
          <w:szCs w:val="24"/>
        </w:rPr>
        <w:t xml:space="preserve">managed in </w:t>
      </w:r>
      <w:r w:rsidRPr="00071320">
        <w:rPr>
          <w:rFonts w:ascii="Arial Narrow" w:eastAsia="Times New Roman" w:hAnsi="Arial Narrow" w:cs="Times New Roman"/>
          <w:b/>
          <w:sz w:val="24"/>
          <w:szCs w:val="24"/>
        </w:rPr>
        <w:t>SM64</w:t>
      </w:r>
      <w:r>
        <w:rPr>
          <w:rFonts w:ascii="Arial Narrow" w:eastAsia="Times New Roman" w:hAnsi="Arial Narrow" w:cs="Times New Roman"/>
          <w:sz w:val="24"/>
          <w:szCs w:val="24"/>
        </w:rPr>
        <w:t>/</w:t>
      </w:r>
      <w:r w:rsidRPr="00071320">
        <w:rPr>
          <w:rFonts w:ascii="Arial Narrow" w:eastAsia="Times New Roman" w:hAnsi="Arial Narrow" w:cs="Times New Roman"/>
          <w:sz w:val="24"/>
          <w:szCs w:val="24"/>
        </w:rPr>
        <w:t xml:space="preserve"> can be used </w:t>
      </w:r>
      <w:r w:rsidRPr="00071320">
        <w:rPr>
          <w:rFonts w:ascii="Arial Narrow" w:eastAsia="Times New Roman" w:hAnsi="Arial Narrow" w:cs="Times New Roman"/>
          <w:i/>
          <w:color w:val="002060"/>
          <w:sz w:val="24"/>
          <w:szCs w:val="24"/>
        </w:rPr>
        <w:t xml:space="preserve">to start any Process Chain, Interrupt process or </w:t>
      </w:r>
      <w:r w:rsidRPr="00071320">
        <w:rPr>
          <w:rFonts w:ascii="Arial Narrow" w:eastAsia="Times New Roman" w:hAnsi="Arial Narrow" w:cs="Times New Roman"/>
          <w:color w:val="000000" w:themeColor="text1"/>
          <w:sz w:val="24"/>
          <w:szCs w:val="24"/>
        </w:rPr>
        <w:t xml:space="preserve">even </w:t>
      </w:r>
      <w:r w:rsidRPr="00071320">
        <w:rPr>
          <w:rFonts w:ascii="Arial Narrow" w:eastAsia="Times New Roman" w:hAnsi="Arial Narrow" w:cs="Times New Roman"/>
          <w:i/>
          <w:color w:val="002060"/>
          <w:sz w:val="24"/>
          <w:szCs w:val="24"/>
        </w:rPr>
        <w:t>background job</w:t>
      </w:r>
      <w:r w:rsidRPr="00071320">
        <w:rPr>
          <w:rFonts w:ascii="Arial Narrow" w:eastAsia="Times New Roman" w:hAnsi="Arial Narrow" w:cs="Times New Roman"/>
          <w:sz w:val="24"/>
          <w:szCs w:val="24"/>
        </w:rPr>
        <w:t xml:space="preserve"> with the specific event raised as a start parameter. </w:t>
      </w:r>
    </w:p>
    <w:p w:rsidR="00071320" w:rsidRPr="00071320" w:rsidRDefault="00A41D4F" w:rsidP="00A41D4F">
      <w:pPr>
        <w:spacing w:after="0" w:line="240" w:lineRule="auto"/>
        <w:ind w:left="1134"/>
        <w:jc w:val="both"/>
        <w:rPr>
          <w:rFonts w:ascii="Arial Narrow" w:eastAsia="Times New Roman" w:hAnsi="Arial Narrow" w:cs="Times New Roman"/>
          <w:sz w:val="24"/>
          <w:szCs w:val="24"/>
        </w:rPr>
      </w:pPr>
      <w:r>
        <w:rPr>
          <w:rFonts w:ascii="Arial Narrow" w:eastAsia="Times New Roman" w:hAnsi="Arial Narrow" w:cs="Times New Roman"/>
          <w:sz w:val="24"/>
          <w:szCs w:val="24"/>
        </w:rPr>
        <w:t>But t</w:t>
      </w:r>
      <w:r w:rsidR="00071320" w:rsidRPr="00071320">
        <w:rPr>
          <w:rFonts w:ascii="Arial Narrow" w:eastAsia="Times New Roman" w:hAnsi="Arial Narrow" w:cs="Times New Roman"/>
          <w:sz w:val="24"/>
          <w:szCs w:val="24"/>
        </w:rPr>
        <w:t xml:space="preserve">here is no easy way to determine what Process Chains will be called by which event at any given time. </w:t>
      </w:r>
    </w:p>
    <w:p w:rsidR="00A41D4F" w:rsidRDefault="00A41D4F" w:rsidP="00071320">
      <w:pPr>
        <w:spacing w:after="0" w:line="240" w:lineRule="auto"/>
        <w:ind w:firstLine="567"/>
        <w:jc w:val="both"/>
        <w:rPr>
          <w:rFonts w:ascii="Arial Narrow" w:eastAsia="Times New Roman" w:hAnsi="Arial Narrow" w:cs="Times New Roman"/>
          <w:sz w:val="24"/>
          <w:szCs w:val="24"/>
        </w:rPr>
      </w:pPr>
    </w:p>
    <w:p w:rsidR="00071320" w:rsidRPr="00071320" w:rsidRDefault="00A41D4F" w:rsidP="00071320">
      <w:pPr>
        <w:spacing w:after="0" w:line="240" w:lineRule="auto"/>
        <w:ind w:firstLine="567"/>
        <w:jc w:val="both"/>
        <w:rPr>
          <w:rFonts w:ascii="Arial Narrow" w:eastAsia="Times New Roman" w:hAnsi="Arial Narrow" w:cs="Times New Roman"/>
          <w:sz w:val="24"/>
          <w:szCs w:val="24"/>
        </w:rPr>
      </w:pPr>
      <w:r>
        <w:rPr>
          <w:rFonts w:ascii="Arial Narrow" w:eastAsia="Times New Roman" w:hAnsi="Arial Narrow" w:cs="Times New Roman"/>
          <w:sz w:val="24"/>
          <w:szCs w:val="24"/>
        </w:rPr>
        <w:t>W</w:t>
      </w:r>
      <w:r w:rsidR="00071320" w:rsidRPr="00071320">
        <w:rPr>
          <w:rFonts w:ascii="Arial Narrow" w:eastAsia="Times New Roman" w:hAnsi="Arial Narrow" w:cs="Times New Roman"/>
          <w:sz w:val="24"/>
          <w:szCs w:val="24"/>
        </w:rPr>
        <w:t xml:space="preserve">hat if you’re decision isn’t based on any of these? In the following example the technical requirement is to </w:t>
      </w:r>
      <w:r w:rsidR="00071320" w:rsidRPr="00071320">
        <w:rPr>
          <w:rFonts w:ascii="Arial Narrow" w:eastAsia="Times New Roman" w:hAnsi="Arial Narrow" w:cs="Times New Roman"/>
          <w:i/>
          <w:color w:val="002060"/>
          <w:sz w:val="24"/>
          <w:szCs w:val="24"/>
        </w:rPr>
        <w:t>decide whether or not to delete the indexes on a cube before a DTP load</w:t>
      </w:r>
      <w:r w:rsidR="00071320" w:rsidRPr="00071320">
        <w:rPr>
          <w:rFonts w:ascii="Arial Narrow" w:eastAsia="Times New Roman" w:hAnsi="Arial Narrow" w:cs="Times New Roman"/>
          <w:sz w:val="24"/>
          <w:szCs w:val="24"/>
        </w:rPr>
        <w:t xml:space="preserve"> based on the number of records yet to be loaded. The reason we are using ABAP is because we cannot see how many records there are in the delta before the DTP starts to load and once the load is started we cannot delete the indexes. </w:t>
      </w:r>
      <w:r>
        <w:rPr>
          <w:rFonts w:ascii="Arial Narrow" w:eastAsia="Times New Roman" w:hAnsi="Arial Narrow" w:cs="Times New Roman"/>
          <w:sz w:val="24"/>
          <w:szCs w:val="24"/>
        </w:rPr>
        <w:t>Th</w:t>
      </w:r>
      <w:r w:rsidR="00071320" w:rsidRPr="00071320">
        <w:rPr>
          <w:rFonts w:ascii="Arial Narrow" w:eastAsia="Times New Roman" w:hAnsi="Arial Narrow" w:cs="Times New Roman"/>
          <w:sz w:val="24"/>
          <w:szCs w:val="24"/>
        </w:rPr>
        <w:t>e threshold to delete the index is set at 1000 records.</w:t>
      </w:r>
    </w:p>
    <w:p w:rsidR="00A41D4F" w:rsidRDefault="00A41D4F" w:rsidP="00071320">
      <w:pPr>
        <w:spacing w:after="0" w:line="240" w:lineRule="auto"/>
        <w:ind w:firstLine="567"/>
        <w:jc w:val="both"/>
        <w:rPr>
          <w:rFonts w:ascii="Arial Narrow" w:eastAsia="Times New Roman" w:hAnsi="Arial Narrow" w:cs="Times New Roman"/>
          <w:b/>
          <w:bCs/>
          <w:sz w:val="24"/>
          <w:szCs w:val="24"/>
        </w:rPr>
      </w:pPr>
    </w:p>
    <w:p w:rsidR="00071320" w:rsidRPr="00071320" w:rsidRDefault="00071320" w:rsidP="00071320">
      <w:pPr>
        <w:spacing w:after="0" w:line="240" w:lineRule="auto"/>
        <w:ind w:firstLine="567"/>
        <w:jc w:val="both"/>
        <w:rPr>
          <w:rFonts w:ascii="Arial Narrow" w:eastAsia="Times New Roman" w:hAnsi="Arial Narrow" w:cs="Times New Roman"/>
          <w:sz w:val="24"/>
          <w:szCs w:val="24"/>
        </w:rPr>
      </w:pPr>
      <w:r w:rsidRPr="00071320">
        <w:rPr>
          <w:rFonts w:ascii="Arial Narrow" w:eastAsia="Times New Roman" w:hAnsi="Arial Narrow" w:cs="Times New Roman"/>
          <w:b/>
          <w:bCs/>
          <w:sz w:val="24"/>
          <w:szCs w:val="24"/>
        </w:rPr>
        <w:t>Steps to create ABAP decision</w:t>
      </w:r>
    </w:p>
    <w:p w:rsidR="00071320" w:rsidRPr="00071320" w:rsidRDefault="00071320" w:rsidP="00071320">
      <w:pPr>
        <w:spacing w:after="0" w:line="240" w:lineRule="auto"/>
        <w:ind w:firstLine="567"/>
        <w:jc w:val="both"/>
        <w:rPr>
          <w:rFonts w:ascii="Arial Narrow" w:eastAsia="Times New Roman" w:hAnsi="Arial Narrow" w:cs="Times New Roman"/>
          <w:sz w:val="24"/>
          <w:szCs w:val="24"/>
        </w:rPr>
      </w:pPr>
      <w:r w:rsidRPr="00071320">
        <w:rPr>
          <w:rFonts w:ascii="Arial Narrow" w:eastAsia="Times New Roman" w:hAnsi="Arial Narrow" w:cs="Times New Roman"/>
          <w:sz w:val="24"/>
          <w:szCs w:val="24"/>
        </w:rPr>
        <w:t xml:space="preserve">1) Using </w:t>
      </w:r>
      <w:r w:rsidRPr="00071320">
        <w:rPr>
          <w:rFonts w:ascii="Arial Narrow" w:eastAsia="Times New Roman" w:hAnsi="Arial Narrow" w:cs="Times New Roman"/>
          <w:b/>
          <w:sz w:val="24"/>
          <w:szCs w:val="24"/>
        </w:rPr>
        <w:t xml:space="preserve">SE19 </w:t>
      </w:r>
      <w:r w:rsidRPr="00071320">
        <w:rPr>
          <w:rFonts w:ascii="Arial Narrow" w:eastAsia="Times New Roman" w:hAnsi="Arial Narrow" w:cs="Times New Roman"/>
          <w:sz w:val="24"/>
          <w:szCs w:val="24"/>
        </w:rPr>
        <w:t>create a new implemenation of BAdI RSAR_CONNECTOR</w:t>
      </w:r>
    </w:p>
    <w:p w:rsidR="00071320" w:rsidRDefault="00A41D4F" w:rsidP="00F41D26">
      <w:pPr>
        <w:spacing w:after="0" w:line="240" w:lineRule="auto"/>
        <w:ind w:firstLine="567"/>
        <w:jc w:val="both"/>
        <w:rPr>
          <w:rFonts w:ascii="Arial Narrow" w:hAnsi="Arial Narrow"/>
          <w:sz w:val="24"/>
          <w:szCs w:val="24"/>
        </w:rPr>
      </w:pPr>
      <w:r>
        <w:rPr>
          <w:noProof/>
        </w:rPr>
        <w:lastRenderedPageBreak/>
        <w:drawing>
          <wp:inline distT="0" distB="0" distL="0" distR="0" wp14:anchorId="744F7E2B" wp14:editId="7203276C">
            <wp:extent cx="4030772" cy="3173523"/>
            <wp:effectExtent l="0" t="0" r="8255"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054154" cy="3191932"/>
                    </a:xfrm>
                    <a:prstGeom prst="rect">
                      <a:avLst/>
                    </a:prstGeom>
                  </pic:spPr>
                </pic:pic>
              </a:graphicData>
            </a:graphic>
          </wp:inline>
        </w:drawing>
      </w:r>
    </w:p>
    <w:p w:rsidR="00A41D4F" w:rsidRDefault="00A41D4F" w:rsidP="00F41D26">
      <w:pPr>
        <w:spacing w:after="0" w:line="240" w:lineRule="auto"/>
        <w:ind w:firstLine="567"/>
        <w:jc w:val="both"/>
        <w:rPr>
          <w:rFonts w:ascii="Arial Narrow" w:hAnsi="Arial Narrow"/>
          <w:sz w:val="24"/>
          <w:szCs w:val="24"/>
        </w:rPr>
      </w:pPr>
    </w:p>
    <w:p w:rsidR="00A41D4F" w:rsidRDefault="00A41D4F" w:rsidP="00F41D26">
      <w:pPr>
        <w:spacing w:after="0" w:line="240" w:lineRule="auto"/>
        <w:ind w:firstLine="567"/>
        <w:jc w:val="both"/>
        <w:rPr>
          <w:rFonts w:ascii="Arial Narrow" w:hAnsi="Arial Narrow"/>
          <w:sz w:val="24"/>
          <w:szCs w:val="24"/>
        </w:rPr>
      </w:pPr>
      <w:r w:rsidRPr="00A41D4F">
        <w:rPr>
          <w:rFonts w:ascii="Arial Narrow" w:hAnsi="Arial Narrow"/>
          <w:sz w:val="24"/>
          <w:szCs w:val="24"/>
        </w:rPr>
        <w:t>Give you implementation a name and enter the short text. In the Interface tab make a note of the implementing class name</w:t>
      </w:r>
    </w:p>
    <w:p w:rsidR="00A41D4F" w:rsidRDefault="00A41D4F" w:rsidP="00F41D26">
      <w:pPr>
        <w:spacing w:after="0" w:line="240" w:lineRule="auto"/>
        <w:ind w:firstLine="567"/>
        <w:jc w:val="both"/>
        <w:rPr>
          <w:rFonts w:ascii="Arial Narrow" w:hAnsi="Arial Narrow"/>
          <w:sz w:val="24"/>
          <w:szCs w:val="24"/>
        </w:rPr>
      </w:pPr>
    </w:p>
    <w:p w:rsidR="00A41D4F" w:rsidRDefault="00A41D4F" w:rsidP="00F41D26">
      <w:pPr>
        <w:spacing w:after="0" w:line="240" w:lineRule="auto"/>
        <w:ind w:firstLine="567"/>
        <w:jc w:val="both"/>
        <w:rPr>
          <w:rFonts w:ascii="Arial Narrow" w:hAnsi="Arial Narrow"/>
          <w:sz w:val="24"/>
          <w:szCs w:val="24"/>
        </w:rPr>
      </w:pPr>
      <w:r>
        <w:rPr>
          <w:noProof/>
        </w:rPr>
        <w:drawing>
          <wp:inline distT="0" distB="0" distL="0" distR="0" wp14:anchorId="3F804ACE" wp14:editId="41723C79">
            <wp:extent cx="4636246" cy="366509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657995" cy="3682288"/>
                    </a:xfrm>
                    <a:prstGeom prst="rect">
                      <a:avLst/>
                    </a:prstGeom>
                  </pic:spPr>
                </pic:pic>
              </a:graphicData>
            </a:graphic>
          </wp:inline>
        </w:drawing>
      </w:r>
    </w:p>
    <w:p w:rsidR="00A41D4F" w:rsidRDefault="00A41D4F" w:rsidP="00F41D26">
      <w:pPr>
        <w:spacing w:after="0" w:line="240" w:lineRule="auto"/>
        <w:ind w:firstLine="567"/>
        <w:jc w:val="both"/>
        <w:rPr>
          <w:rFonts w:ascii="Arial Narrow" w:hAnsi="Arial Narrow"/>
          <w:sz w:val="24"/>
          <w:szCs w:val="24"/>
        </w:rPr>
      </w:pPr>
    </w:p>
    <w:p w:rsidR="00A41D4F" w:rsidRPr="00A41D4F" w:rsidRDefault="00A41D4F" w:rsidP="00F41D26">
      <w:pPr>
        <w:spacing w:after="0" w:line="240" w:lineRule="auto"/>
        <w:ind w:firstLine="567"/>
        <w:jc w:val="both"/>
        <w:rPr>
          <w:rFonts w:ascii="Arial Narrow" w:hAnsi="Arial Narrow"/>
          <w:sz w:val="24"/>
          <w:szCs w:val="24"/>
        </w:rPr>
      </w:pPr>
      <w:r w:rsidRPr="00A41D4F">
        <w:rPr>
          <w:rFonts w:ascii="Arial Narrow" w:hAnsi="Arial Narrow"/>
          <w:sz w:val="24"/>
          <w:szCs w:val="24"/>
        </w:rPr>
        <w:t xml:space="preserve">Save your implementation then using </w:t>
      </w:r>
      <w:r w:rsidRPr="00A41D4F">
        <w:rPr>
          <w:rFonts w:ascii="Arial Narrow" w:hAnsi="Arial Narrow"/>
          <w:b/>
          <w:sz w:val="24"/>
          <w:szCs w:val="24"/>
        </w:rPr>
        <w:t xml:space="preserve">SE24 </w:t>
      </w:r>
      <w:r w:rsidRPr="00A41D4F">
        <w:rPr>
          <w:rFonts w:ascii="Arial Narrow" w:hAnsi="Arial Narrow"/>
          <w:sz w:val="24"/>
          <w:szCs w:val="24"/>
        </w:rPr>
        <w:t>edit the implementing class</w:t>
      </w:r>
      <w:r>
        <w:rPr>
          <w:rFonts w:ascii="Arial Narrow" w:hAnsi="Arial Narrow"/>
          <w:sz w:val="24"/>
          <w:szCs w:val="24"/>
        </w:rPr>
        <w:t xml:space="preserve">. </w:t>
      </w:r>
      <w:r w:rsidRPr="00A41D4F">
        <w:rPr>
          <w:rFonts w:ascii="Arial Narrow" w:hAnsi="Arial Narrow"/>
          <w:sz w:val="24"/>
          <w:szCs w:val="24"/>
        </w:rPr>
        <w:t xml:space="preserve">Enter your new method here that will be where you put your ABAP code. The method should be </w:t>
      </w:r>
      <w:r w:rsidR="00A85962">
        <w:rPr>
          <w:rFonts w:ascii="Arial Narrow" w:hAnsi="Arial Narrow"/>
          <w:i/>
          <w:color w:val="002060"/>
          <w:sz w:val="24"/>
          <w:szCs w:val="24"/>
        </w:rPr>
        <w:t>s</w:t>
      </w:r>
      <w:r w:rsidRPr="00A85962">
        <w:rPr>
          <w:rFonts w:ascii="Arial Narrow" w:hAnsi="Arial Narrow"/>
          <w:i/>
          <w:color w:val="002060"/>
          <w:sz w:val="24"/>
          <w:szCs w:val="24"/>
        </w:rPr>
        <w:t>tatic</w:t>
      </w:r>
      <w:r w:rsidRPr="00A41D4F">
        <w:rPr>
          <w:rFonts w:ascii="Arial Narrow" w:hAnsi="Arial Narrow"/>
          <w:sz w:val="24"/>
          <w:szCs w:val="24"/>
        </w:rPr>
        <w:t xml:space="preserve"> and </w:t>
      </w:r>
      <w:r w:rsidR="00A85962">
        <w:rPr>
          <w:rFonts w:ascii="Arial Narrow" w:hAnsi="Arial Narrow"/>
          <w:i/>
          <w:color w:val="002060"/>
          <w:sz w:val="24"/>
          <w:szCs w:val="24"/>
        </w:rPr>
        <w:t>p</w:t>
      </w:r>
      <w:r w:rsidRPr="00A85962">
        <w:rPr>
          <w:rFonts w:ascii="Arial Narrow" w:hAnsi="Arial Narrow"/>
          <w:i/>
          <w:color w:val="002060"/>
          <w:sz w:val="24"/>
          <w:szCs w:val="24"/>
        </w:rPr>
        <w:t>ublic</w:t>
      </w:r>
      <w:r w:rsidRPr="00A41D4F">
        <w:rPr>
          <w:rFonts w:ascii="Arial Narrow" w:hAnsi="Arial Narrow"/>
          <w:sz w:val="24"/>
          <w:szCs w:val="24"/>
        </w:rPr>
        <w:t>.</w:t>
      </w:r>
    </w:p>
    <w:p w:rsidR="00A41D4F" w:rsidRDefault="00A41D4F" w:rsidP="00F41D26">
      <w:pPr>
        <w:spacing w:after="0" w:line="240" w:lineRule="auto"/>
        <w:ind w:firstLine="567"/>
        <w:jc w:val="both"/>
        <w:rPr>
          <w:rFonts w:ascii="Arial Narrow" w:hAnsi="Arial Narrow"/>
          <w:sz w:val="24"/>
          <w:szCs w:val="24"/>
        </w:rPr>
      </w:pPr>
    </w:p>
    <w:p w:rsidR="00A41D4F" w:rsidRDefault="00A41D4F" w:rsidP="00A85962">
      <w:pPr>
        <w:spacing w:after="0" w:line="240" w:lineRule="auto"/>
        <w:ind w:firstLine="142"/>
        <w:jc w:val="both"/>
        <w:rPr>
          <w:rFonts w:ascii="Arial Narrow" w:hAnsi="Arial Narrow"/>
          <w:sz w:val="24"/>
          <w:szCs w:val="24"/>
        </w:rPr>
      </w:pPr>
      <w:r>
        <w:rPr>
          <w:noProof/>
        </w:rPr>
        <w:lastRenderedPageBreak/>
        <w:drawing>
          <wp:inline distT="0" distB="0" distL="0" distR="0" wp14:anchorId="1697230A" wp14:editId="03398C59">
            <wp:extent cx="6336796" cy="1716374"/>
            <wp:effectExtent l="0" t="0" r="698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363580" cy="1723629"/>
                    </a:xfrm>
                    <a:prstGeom prst="rect">
                      <a:avLst/>
                    </a:prstGeom>
                  </pic:spPr>
                </pic:pic>
              </a:graphicData>
            </a:graphic>
          </wp:inline>
        </w:drawing>
      </w:r>
    </w:p>
    <w:p w:rsidR="00A41D4F" w:rsidRDefault="00A41D4F" w:rsidP="00F41D26">
      <w:pPr>
        <w:spacing w:after="0" w:line="240" w:lineRule="auto"/>
        <w:ind w:firstLine="567"/>
        <w:jc w:val="both"/>
        <w:rPr>
          <w:rFonts w:ascii="Arial Narrow" w:hAnsi="Arial Narrow"/>
          <w:sz w:val="24"/>
          <w:szCs w:val="24"/>
        </w:rPr>
      </w:pPr>
    </w:p>
    <w:p w:rsidR="00A41D4F" w:rsidRPr="00A41D4F" w:rsidRDefault="00A41D4F" w:rsidP="005D6E43">
      <w:pPr>
        <w:pStyle w:val="a6"/>
        <w:numPr>
          <w:ilvl w:val="0"/>
          <w:numId w:val="41"/>
        </w:numPr>
        <w:spacing w:after="0" w:line="240" w:lineRule="auto"/>
        <w:jc w:val="both"/>
        <w:rPr>
          <w:rFonts w:ascii="Arial Narrow" w:hAnsi="Arial Narrow"/>
          <w:sz w:val="24"/>
          <w:szCs w:val="24"/>
        </w:rPr>
      </w:pPr>
      <w:r w:rsidRPr="00A41D4F">
        <w:rPr>
          <w:rFonts w:ascii="Arial Narrow" w:hAnsi="Arial Narrow"/>
          <w:sz w:val="24"/>
          <w:szCs w:val="24"/>
        </w:rPr>
        <w:t xml:space="preserve">Click the Parameter button to enter the parameters of the method. Note that </w:t>
      </w:r>
      <w:r w:rsidRPr="00A85962">
        <w:rPr>
          <w:rFonts w:ascii="Arial Narrow" w:hAnsi="Arial Narrow"/>
          <w:i/>
          <w:color w:val="002060"/>
          <w:sz w:val="24"/>
          <w:szCs w:val="24"/>
        </w:rPr>
        <w:t>changing paramaters are not allowed</w:t>
      </w:r>
      <w:r w:rsidRPr="00A85962">
        <w:rPr>
          <w:rFonts w:ascii="Arial Narrow" w:hAnsi="Arial Narrow"/>
          <w:color w:val="002060"/>
          <w:sz w:val="24"/>
          <w:szCs w:val="24"/>
        </w:rPr>
        <w:t xml:space="preserve"> </w:t>
      </w:r>
      <w:r w:rsidRPr="00A41D4F">
        <w:rPr>
          <w:rFonts w:ascii="Arial Narrow" w:hAnsi="Arial Narrow"/>
          <w:sz w:val="24"/>
          <w:szCs w:val="24"/>
        </w:rPr>
        <w:t>/only importing, exporting and returning are valid/ and only a single exporting or returning value is permitted.</w:t>
      </w:r>
    </w:p>
    <w:p w:rsidR="00A41D4F" w:rsidRDefault="00A41D4F" w:rsidP="00A41D4F">
      <w:pPr>
        <w:spacing w:after="0" w:line="240" w:lineRule="auto"/>
        <w:ind w:firstLine="567"/>
        <w:jc w:val="both"/>
        <w:rPr>
          <w:rFonts w:ascii="Arial Narrow" w:hAnsi="Arial Narrow"/>
          <w:sz w:val="24"/>
          <w:szCs w:val="24"/>
        </w:rPr>
      </w:pPr>
    </w:p>
    <w:p w:rsidR="00A41D4F" w:rsidRDefault="00A41D4F" w:rsidP="00A85962">
      <w:pPr>
        <w:spacing w:after="0" w:line="240" w:lineRule="auto"/>
        <w:jc w:val="both"/>
        <w:rPr>
          <w:rFonts w:ascii="Arial Narrow" w:hAnsi="Arial Narrow"/>
          <w:sz w:val="24"/>
          <w:szCs w:val="24"/>
        </w:rPr>
      </w:pPr>
      <w:r>
        <w:rPr>
          <w:noProof/>
        </w:rPr>
        <w:drawing>
          <wp:inline distT="0" distB="0" distL="0" distR="0" wp14:anchorId="2506DBC4" wp14:editId="221261CA">
            <wp:extent cx="5923031" cy="2113613"/>
            <wp:effectExtent l="0" t="0" r="1905"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018373" cy="2147635"/>
                    </a:xfrm>
                    <a:prstGeom prst="rect">
                      <a:avLst/>
                    </a:prstGeom>
                  </pic:spPr>
                </pic:pic>
              </a:graphicData>
            </a:graphic>
          </wp:inline>
        </w:drawing>
      </w:r>
    </w:p>
    <w:p w:rsidR="00A41D4F" w:rsidRDefault="00A41D4F" w:rsidP="00A41D4F">
      <w:pPr>
        <w:spacing w:after="0" w:line="240" w:lineRule="auto"/>
        <w:ind w:firstLine="567"/>
        <w:jc w:val="both"/>
        <w:rPr>
          <w:rFonts w:ascii="Arial Narrow" w:hAnsi="Arial Narrow"/>
          <w:sz w:val="24"/>
          <w:szCs w:val="24"/>
        </w:rPr>
      </w:pPr>
    </w:p>
    <w:p w:rsidR="00A41D4F" w:rsidRPr="005B537F" w:rsidRDefault="005B537F" w:rsidP="005D6E43">
      <w:pPr>
        <w:pStyle w:val="a6"/>
        <w:numPr>
          <w:ilvl w:val="0"/>
          <w:numId w:val="41"/>
        </w:numPr>
        <w:spacing w:after="0" w:line="240" w:lineRule="auto"/>
        <w:jc w:val="both"/>
        <w:rPr>
          <w:rFonts w:ascii="Arial Narrow" w:hAnsi="Arial Narrow"/>
          <w:sz w:val="24"/>
          <w:szCs w:val="24"/>
        </w:rPr>
      </w:pPr>
      <w:r w:rsidRPr="005B537F">
        <w:rPr>
          <w:rFonts w:ascii="Arial Narrow" w:hAnsi="Arial Narrow"/>
          <w:sz w:val="24"/>
          <w:szCs w:val="24"/>
        </w:rPr>
        <w:t>Click on the Methods button then double click on the method name to enter the ABAP code</w:t>
      </w:r>
    </w:p>
    <w:p w:rsidR="005B537F" w:rsidRDefault="005B537F" w:rsidP="005B537F">
      <w:pPr>
        <w:spacing w:after="0" w:line="240" w:lineRule="auto"/>
        <w:jc w:val="both"/>
        <w:rPr>
          <w:rFonts w:ascii="Arial Narrow" w:hAnsi="Arial Narrow"/>
          <w:sz w:val="24"/>
          <w:szCs w:val="24"/>
        </w:rPr>
      </w:pPr>
    </w:p>
    <w:p w:rsidR="005B537F" w:rsidRPr="005B537F" w:rsidRDefault="005B537F" w:rsidP="005B537F">
      <w:pPr>
        <w:spacing w:after="0" w:line="240" w:lineRule="auto"/>
        <w:ind w:firstLine="567"/>
        <w:rPr>
          <w:rFonts w:ascii="Arial Narrow" w:eastAsia="Times New Roman" w:hAnsi="Arial Narrow" w:cs="Times New Roman"/>
          <w:color w:val="000000" w:themeColor="text1"/>
          <w:sz w:val="24"/>
          <w:szCs w:val="24"/>
        </w:rPr>
      </w:pPr>
      <w:r w:rsidRPr="005B537F">
        <w:rPr>
          <w:rFonts w:ascii="Arial Narrow" w:eastAsia="Times New Roman" w:hAnsi="Arial Narrow" w:cs="Courier New"/>
          <w:color w:val="000000" w:themeColor="text1"/>
          <w:sz w:val="24"/>
          <w:szCs w:val="24"/>
        </w:rPr>
        <w:t xml:space="preserve">method </w:t>
      </w:r>
      <w:r w:rsidRPr="005B537F">
        <w:rPr>
          <w:rFonts w:ascii="Arial Narrow" w:eastAsia="Times New Roman" w:hAnsi="Arial Narrow" w:cs="Courier New"/>
          <w:b/>
          <w:i/>
          <w:color w:val="000000" w:themeColor="text1"/>
          <w:sz w:val="24"/>
          <w:szCs w:val="24"/>
        </w:rPr>
        <w:t>Z_GET_RECORDS_IN_DELTA</w:t>
      </w:r>
      <w:r w:rsidRPr="005B537F">
        <w:rPr>
          <w:rFonts w:ascii="Arial Narrow" w:eastAsia="Times New Roman" w:hAnsi="Arial Narrow" w:cs="Courier New"/>
          <w:color w:val="000000" w:themeColor="text1"/>
          <w:sz w:val="24"/>
          <w:szCs w:val="24"/>
        </w:rPr>
        <w:t>.</w:t>
      </w:r>
    </w:p>
    <w:p w:rsidR="005B537F" w:rsidRPr="005B537F" w:rsidRDefault="005B537F" w:rsidP="005B537F">
      <w:pPr>
        <w:spacing w:after="0" w:line="240" w:lineRule="auto"/>
        <w:ind w:firstLine="567"/>
        <w:rPr>
          <w:rFonts w:ascii="Arial Narrow" w:eastAsia="Times New Roman" w:hAnsi="Arial Narrow" w:cs="Times New Roman"/>
          <w:color w:val="000000" w:themeColor="text1"/>
          <w:sz w:val="24"/>
          <w:szCs w:val="24"/>
        </w:rPr>
      </w:pPr>
      <w:r w:rsidRPr="005B537F">
        <w:rPr>
          <w:rFonts w:ascii="Arial Narrow" w:eastAsia="Times New Roman" w:hAnsi="Arial Narrow" w:cs="Courier New"/>
          <w:color w:val="000000" w:themeColor="text1"/>
          <w:sz w:val="24"/>
          <w:szCs w:val="24"/>
        </w:rPr>
        <w:t>DATA: l_t_req</w:t>
      </w:r>
      <w:r>
        <w:rPr>
          <w:rFonts w:ascii="Arial Narrow" w:eastAsia="Times New Roman" w:hAnsi="Arial Narrow" w:cs="Courier New"/>
          <w:color w:val="000000" w:themeColor="text1"/>
          <w:sz w:val="24"/>
          <w:szCs w:val="24"/>
        </w:rPr>
        <w:t xml:space="preserve"> </w:t>
      </w:r>
      <w:r w:rsidRPr="005B537F">
        <w:rPr>
          <w:rFonts w:ascii="Arial Narrow" w:eastAsia="Times New Roman" w:hAnsi="Arial Narrow" w:cs="Courier New"/>
          <w:color w:val="000000" w:themeColor="text1"/>
          <w:sz w:val="24"/>
          <w:szCs w:val="24"/>
        </w:rPr>
        <w:t>TYPE STANDARD TABLE OF rsbkrequest,</w:t>
      </w:r>
    </w:p>
    <w:p w:rsidR="005B537F" w:rsidRPr="005B537F" w:rsidRDefault="005B537F" w:rsidP="005B537F">
      <w:pPr>
        <w:spacing w:after="0" w:line="240" w:lineRule="auto"/>
        <w:ind w:firstLine="567"/>
        <w:rPr>
          <w:rFonts w:ascii="Arial Narrow" w:eastAsia="Times New Roman" w:hAnsi="Arial Narrow" w:cs="Times New Roman"/>
          <w:color w:val="000000" w:themeColor="text1"/>
          <w:sz w:val="24"/>
          <w:szCs w:val="24"/>
        </w:rPr>
      </w:pPr>
      <w:r>
        <w:rPr>
          <w:rFonts w:ascii="Arial Narrow" w:eastAsia="Times New Roman" w:hAnsi="Arial Narrow" w:cs="Courier New"/>
          <w:color w:val="000000" w:themeColor="text1"/>
          <w:sz w:val="24"/>
          <w:szCs w:val="24"/>
        </w:rPr>
        <w:t xml:space="preserve">            </w:t>
      </w:r>
      <w:r w:rsidRPr="005B537F">
        <w:rPr>
          <w:rFonts w:ascii="Arial Narrow" w:eastAsia="Times New Roman" w:hAnsi="Arial Narrow" w:cs="Courier New"/>
          <w:color w:val="000000" w:themeColor="text1"/>
          <w:sz w:val="24"/>
          <w:szCs w:val="24"/>
        </w:rPr>
        <w:t>l_s_req</w:t>
      </w:r>
      <w:r>
        <w:rPr>
          <w:rFonts w:ascii="Arial Narrow" w:eastAsia="Times New Roman" w:hAnsi="Arial Narrow" w:cs="Courier New"/>
          <w:color w:val="000000" w:themeColor="text1"/>
          <w:sz w:val="24"/>
          <w:szCs w:val="24"/>
        </w:rPr>
        <w:t xml:space="preserve"> </w:t>
      </w:r>
      <w:r w:rsidRPr="005B537F">
        <w:rPr>
          <w:rFonts w:ascii="Arial Narrow" w:eastAsia="Times New Roman" w:hAnsi="Arial Narrow" w:cs="Courier New"/>
          <w:color w:val="000000" w:themeColor="text1"/>
          <w:sz w:val="24"/>
          <w:szCs w:val="24"/>
        </w:rPr>
        <w:t>LIKE LINE OF</w:t>
      </w:r>
      <w:r>
        <w:rPr>
          <w:rFonts w:ascii="Arial Narrow" w:eastAsia="Times New Roman" w:hAnsi="Arial Narrow" w:cs="Courier New"/>
          <w:color w:val="000000" w:themeColor="text1"/>
          <w:sz w:val="24"/>
          <w:szCs w:val="24"/>
        </w:rPr>
        <w:t xml:space="preserve"> </w:t>
      </w:r>
      <w:r w:rsidRPr="005B537F">
        <w:rPr>
          <w:rFonts w:ascii="Arial Narrow" w:eastAsia="Times New Roman" w:hAnsi="Arial Narrow" w:cs="Courier New"/>
          <w:color w:val="000000" w:themeColor="text1"/>
          <w:sz w:val="24"/>
          <w:szCs w:val="24"/>
        </w:rPr>
        <w:t>l_t_req,</w:t>
      </w:r>
    </w:p>
    <w:p w:rsidR="005B537F" w:rsidRDefault="005B537F" w:rsidP="005B537F">
      <w:pPr>
        <w:spacing w:after="0" w:line="240" w:lineRule="auto"/>
        <w:ind w:firstLine="567"/>
        <w:rPr>
          <w:rFonts w:ascii="Arial Narrow" w:eastAsia="Times New Roman" w:hAnsi="Arial Narrow" w:cs="Courier New"/>
          <w:color w:val="000000" w:themeColor="text1"/>
          <w:sz w:val="24"/>
          <w:szCs w:val="24"/>
        </w:rPr>
      </w:pPr>
      <w:r>
        <w:rPr>
          <w:rFonts w:ascii="Arial Narrow" w:eastAsia="Times New Roman" w:hAnsi="Arial Narrow" w:cs="Courier New"/>
          <w:color w:val="000000" w:themeColor="text1"/>
          <w:sz w:val="24"/>
          <w:szCs w:val="24"/>
        </w:rPr>
        <w:t xml:space="preserve">            </w:t>
      </w:r>
      <w:r w:rsidRPr="005B537F">
        <w:rPr>
          <w:rFonts w:ascii="Arial Narrow" w:eastAsia="Times New Roman" w:hAnsi="Arial Narrow" w:cs="Courier New"/>
          <w:color w:val="000000" w:themeColor="text1"/>
          <w:sz w:val="24"/>
          <w:szCs w:val="24"/>
        </w:rPr>
        <w:t xml:space="preserve">l_t_req_src TYPE STANDARD TABLE OF rsbkrequest, </w:t>
      </w:r>
    </w:p>
    <w:p w:rsidR="005B537F" w:rsidRPr="005B537F" w:rsidRDefault="005B537F" w:rsidP="005B537F">
      <w:pPr>
        <w:spacing w:after="0" w:line="240" w:lineRule="auto"/>
        <w:ind w:firstLine="567"/>
        <w:rPr>
          <w:rFonts w:ascii="Arial Narrow" w:eastAsia="Times New Roman" w:hAnsi="Arial Narrow" w:cs="Times New Roman"/>
          <w:color w:val="000000" w:themeColor="text1"/>
          <w:sz w:val="24"/>
          <w:szCs w:val="24"/>
        </w:rPr>
      </w:pPr>
      <w:r>
        <w:rPr>
          <w:rFonts w:ascii="Arial Narrow" w:eastAsia="Times New Roman" w:hAnsi="Arial Narrow" w:cs="Courier New"/>
          <w:color w:val="000000" w:themeColor="text1"/>
          <w:sz w:val="24"/>
          <w:szCs w:val="24"/>
        </w:rPr>
        <w:t xml:space="preserve">            l_</w:t>
      </w:r>
      <w:r w:rsidRPr="005B537F">
        <w:rPr>
          <w:rFonts w:ascii="Arial Narrow" w:eastAsia="Times New Roman" w:hAnsi="Arial Narrow" w:cs="Courier New"/>
          <w:color w:val="000000" w:themeColor="text1"/>
          <w:sz w:val="24"/>
          <w:szCs w:val="24"/>
        </w:rPr>
        <w:t>v</w:t>
      </w:r>
      <w:r>
        <w:rPr>
          <w:rFonts w:ascii="Arial Narrow" w:eastAsia="Times New Roman" w:hAnsi="Arial Narrow" w:cs="Courier New"/>
          <w:color w:val="000000" w:themeColor="text1"/>
          <w:sz w:val="24"/>
          <w:szCs w:val="24"/>
        </w:rPr>
        <w:t>_</w:t>
      </w:r>
      <w:r w:rsidRPr="005B537F">
        <w:rPr>
          <w:rFonts w:ascii="Arial Narrow" w:eastAsia="Times New Roman" w:hAnsi="Arial Narrow" w:cs="Courier New"/>
          <w:color w:val="000000" w:themeColor="text1"/>
          <w:sz w:val="24"/>
          <w:szCs w:val="24"/>
        </w:rPr>
        <w:t>count</w:t>
      </w:r>
      <w:r w:rsidRPr="005B537F">
        <w:rPr>
          <w:rFonts w:ascii="Arial Narrow" w:eastAsia="Times New Roman" w:hAnsi="Arial Narrow" w:cs="Courier New"/>
          <w:color w:val="000000" w:themeColor="text1"/>
          <w:sz w:val="24"/>
          <w:szCs w:val="24"/>
        </w:rPr>
        <w:tab/>
        <w:t>TYPE</w:t>
      </w:r>
      <w:r>
        <w:rPr>
          <w:rFonts w:ascii="Arial Narrow" w:eastAsia="Times New Roman" w:hAnsi="Arial Narrow" w:cs="Courier New"/>
          <w:color w:val="000000" w:themeColor="text1"/>
          <w:sz w:val="24"/>
          <w:szCs w:val="24"/>
        </w:rPr>
        <w:t xml:space="preserve"> </w:t>
      </w:r>
      <w:r w:rsidRPr="005B537F">
        <w:rPr>
          <w:rFonts w:ascii="Arial Narrow" w:eastAsia="Times New Roman" w:hAnsi="Arial Narrow" w:cs="Courier New"/>
          <w:color w:val="000000" w:themeColor="text1"/>
          <w:sz w:val="24"/>
          <w:szCs w:val="24"/>
        </w:rPr>
        <w:t>i.</w:t>
      </w:r>
    </w:p>
    <w:p w:rsidR="005B537F" w:rsidRPr="005B537F" w:rsidRDefault="005B537F" w:rsidP="005B537F">
      <w:pPr>
        <w:spacing w:after="0" w:line="240" w:lineRule="auto"/>
        <w:ind w:firstLine="567"/>
        <w:rPr>
          <w:rFonts w:ascii="Arial Narrow" w:eastAsia="Times New Roman" w:hAnsi="Arial Narrow" w:cs="Times New Roman"/>
          <w:color w:val="000000" w:themeColor="text1"/>
          <w:sz w:val="24"/>
          <w:szCs w:val="24"/>
        </w:rPr>
      </w:pPr>
      <w:r w:rsidRPr="005B537F">
        <w:rPr>
          <w:rFonts w:ascii="Arial Narrow" w:eastAsia="Times New Roman" w:hAnsi="Arial Narrow" w:cs="Courier New"/>
          <w:color w:val="000000" w:themeColor="text1"/>
          <w:sz w:val="24"/>
          <w:szCs w:val="24"/>
        </w:rPr>
        <w:t>FIELD-SYMBOLS: &lt;fs_req&gt; TYPE rsbkrequest.</w:t>
      </w:r>
    </w:p>
    <w:p w:rsidR="005B537F" w:rsidRDefault="005B537F" w:rsidP="005B537F">
      <w:pPr>
        <w:spacing w:after="0" w:line="240" w:lineRule="auto"/>
        <w:ind w:firstLine="567"/>
        <w:rPr>
          <w:rFonts w:ascii="Arial Narrow" w:eastAsia="Times New Roman" w:hAnsi="Arial Narrow" w:cs="Courier New"/>
          <w:i/>
          <w:color w:val="000000" w:themeColor="text1"/>
          <w:sz w:val="24"/>
          <w:szCs w:val="24"/>
        </w:rPr>
      </w:pPr>
    </w:p>
    <w:p w:rsidR="005B537F" w:rsidRDefault="005B537F" w:rsidP="005B537F">
      <w:pPr>
        <w:spacing w:after="0" w:line="240" w:lineRule="auto"/>
        <w:ind w:firstLine="567"/>
        <w:rPr>
          <w:rFonts w:ascii="Arial Narrow" w:eastAsia="Times New Roman" w:hAnsi="Arial Narrow" w:cs="Courier New"/>
          <w:color w:val="000000" w:themeColor="text1"/>
          <w:sz w:val="24"/>
          <w:szCs w:val="24"/>
        </w:rPr>
      </w:pPr>
      <w:r w:rsidRPr="005B537F">
        <w:rPr>
          <w:rFonts w:ascii="Arial Narrow" w:eastAsia="Times New Roman" w:hAnsi="Arial Narrow" w:cs="Courier New"/>
          <w:i/>
          <w:color w:val="000000" w:themeColor="text1"/>
          <w:sz w:val="24"/>
          <w:szCs w:val="24"/>
        </w:rPr>
        <w:t xml:space="preserve">"Get </w:t>
      </w:r>
      <w:r>
        <w:rPr>
          <w:rFonts w:ascii="Arial Narrow" w:eastAsia="Times New Roman" w:hAnsi="Arial Narrow" w:cs="Courier New"/>
          <w:i/>
          <w:color w:val="000000" w:themeColor="text1"/>
          <w:sz w:val="24"/>
          <w:szCs w:val="24"/>
        </w:rPr>
        <w:t>list</w:t>
      </w:r>
      <w:r w:rsidRPr="005B537F">
        <w:rPr>
          <w:rFonts w:ascii="Arial Narrow" w:eastAsia="Times New Roman" w:hAnsi="Arial Narrow" w:cs="Courier New"/>
          <w:i/>
          <w:iCs/>
          <w:color w:val="000000" w:themeColor="text1"/>
          <w:sz w:val="24"/>
          <w:szCs w:val="24"/>
        </w:rPr>
        <w:t xml:space="preserve"> of all requests loaded from source</w:t>
      </w:r>
      <w:r w:rsidRPr="005B537F">
        <w:rPr>
          <w:rFonts w:ascii="Arial Narrow" w:eastAsia="Times New Roman" w:hAnsi="Arial Narrow" w:cs="Courier New"/>
          <w:i/>
          <w:color w:val="000000" w:themeColor="text1"/>
          <w:sz w:val="24"/>
          <w:szCs w:val="24"/>
        </w:rPr>
        <w:t xml:space="preserve"> to target</w:t>
      </w:r>
      <w:r w:rsidRPr="005B537F">
        <w:rPr>
          <w:rFonts w:ascii="Arial Narrow" w:eastAsia="Times New Roman" w:hAnsi="Arial Narrow" w:cs="Courier New"/>
          <w:color w:val="000000" w:themeColor="text1"/>
          <w:sz w:val="24"/>
          <w:szCs w:val="24"/>
        </w:rPr>
        <w:t xml:space="preserve"> </w:t>
      </w:r>
    </w:p>
    <w:p w:rsidR="005B537F" w:rsidRPr="005B537F" w:rsidRDefault="005B537F" w:rsidP="005B537F">
      <w:pPr>
        <w:spacing w:after="0" w:line="240" w:lineRule="auto"/>
        <w:ind w:firstLine="567"/>
        <w:rPr>
          <w:rFonts w:ascii="Arial Narrow" w:eastAsia="Times New Roman" w:hAnsi="Arial Narrow" w:cs="Times New Roman"/>
          <w:color w:val="000000" w:themeColor="text1"/>
          <w:sz w:val="24"/>
          <w:szCs w:val="24"/>
        </w:rPr>
      </w:pPr>
      <w:r w:rsidRPr="005B537F">
        <w:rPr>
          <w:rFonts w:ascii="Arial Narrow" w:eastAsia="Times New Roman" w:hAnsi="Arial Narrow" w:cs="Courier New"/>
          <w:color w:val="000000" w:themeColor="text1"/>
          <w:sz w:val="24"/>
          <w:szCs w:val="24"/>
        </w:rPr>
        <w:t>SELECT requ</w:t>
      </w:r>
      <w:r>
        <w:rPr>
          <w:rFonts w:ascii="Arial Narrow" w:eastAsia="Times New Roman" w:hAnsi="Arial Narrow" w:cs="Courier New"/>
          <w:color w:val="000000" w:themeColor="text1"/>
          <w:sz w:val="24"/>
          <w:szCs w:val="24"/>
        </w:rPr>
        <w:t>id</w:t>
      </w:r>
      <w:r w:rsidRPr="005B537F">
        <w:rPr>
          <w:rFonts w:ascii="Arial Narrow" w:eastAsia="Times New Roman" w:hAnsi="Arial Narrow" w:cs="Courier New"/>
          <w:color w:val="000000" w:themeColor="text1"/>
          <w:sz w:val="24"/>
          <w:szCs w:val="24"/>
        </w:rPr>
        <w:t xml:space="preserve"> tst</w:t>
      </w:r>
      <w:r>
        <w:rPr>
          <w:rFonts w:ascii="Arial Narrow" w:eastAsia="Times New Roman" w:hAnsi="Arial Narrow" w:cs="Courier New"/>
          <w:color w:val="000000" w:themeColor="text1"/>
          <w:sz w:val="24"/>
          <w:szCs w:val="24"/>
        </w:rPr>
        <w:t>mp_</w:t>
      </w:r>
      <w:r w:rsidRPr="005B537F">
        <w:rPr>
          <w:rFonts w:ascii="Arial Narrow" w:eastAsia="Times New Roman" w:hAnsi="Arial Narrow" w:cs="Courier New"/>
          <w:color w:val="000000" w:themeColor="text1"/>
          <w:sz w:val="24"/>
          <w:szCs w:val="24"/>
        </w:rPr>
        <w:t>fin</w:t>
      </w:r>
      <w:r>
        <w:rPr>
          <w:rFonts w:ascii="Arial Narrow" w:eastAsia="Times New Roman" w:hAnsi="Arial Narrow" w:cs="Courier New"/>
          <w:color w:val="000000" w:themeColor="text1"/>
          <w:sz w:val="24"/>
          <w:szCs w:val="24"/>
        </w:rPr>
        <w:t>i</w:t>
      </w:r>
      <w:r w:rsidRPr="005B537F">
        <w:rPr>
          <w:rFonts w:ascii="Arial Narrow" w:eastAsia="Times New Roman" w:hAnsi="Arial Narrow" w:cs="Courier New"/>
          <w:color w:val="000000" w:themeColor="text1"/>
          <w:sz w:val="24"/>
          <w:szCs w:val="24"/>
        </w:rPr>
        <w:t>sh</w:t>
      </w:r>
    </w:p>
    <w:p w:rsidR="005B537F" w:rsidRPr="005B537F" w:rsidRDefault="005B537F" w:rsidP="005B537F">
      <w:pPr>
        <w:spacing w:after="0" w:line="240" w:lineRule="auto"/>
        <w:ind w:firstLine="567"/>
        <w:rPr>
          <w:rFonts w:ascii="Arial Narrow" w:eastAsia="Times New Roman" w:hAnsi="Arial Narrow" w:cs="Times New Roman"/>
          <w:color w:val="000000" w:themeColor="text1"/>
          <w:sz w:val="24"/>
          <w:szCs w:val="24"/>
        </w:rPr>
      </w:pPr>
      <w:r w:rsidRPr="005B537F">
        <w:rPr>
          <w:rFonts w:ascii="Arial Narrow" w:eastAsia="Times New Roman" w:hAnsi="Arial Narrow" w:cs="Courier New"/>
          <w:color w:val="000000" w:themeColor="text1"/>
          <w:sz w:val="24"/>
          <w:szCs w:val="24"/>
        </w:rPr>
        <w:t>APPENDING CORRESPONDING FIELDS OF TABLE l_t_req</w:t>
      </w:r>
      <w:r>
        <w:rPr>
          <w:rFonts w:ascii="Arial Narrow" w:eastAsia="Times New Roman" w:hAnsi="Arial Narrow" w:cs="Courier New"/>
          <w:color w:val="000000" w:themeColor="text1"/>
          <w:sz w:val="24"/>
          <w:szCs w:val="24"/>
        </w:rPr>
        <w:t>_src</w:t>
      </w:r>
    </w:p>
    <w:p w:rsidR="005B537F" w:rsidRPr="005B537F" w:rsidRDefault="005B537F" w:rsidP="005B537F">
      <w:pPr>
        <w:spacing w:after="0" w:line="240" w:lineRule="auto"/>
        <w:ind w:firstLine="567"/>
        <w:rPr>
          <w:rFonts w:ascii="Arial Narrow" w:eastAsia="Times New Roman" w:hAnsi="Arial Narrow" w:cs="Times New Roman"/>
          <w:color w:val="000000" w:themeColor="text1"/>
          <w:sz w:val="24"/>
          <w:szCs w:val="24"/>
        </w:rPr>
      </w:pPr>
      <w:r w:rsidRPr="005B537F">
        <w:rPr>
          <w:rFonts w:ascii="Arial Narrow" w:eastAsia="Times New Roman" w:hAnsi="Arial Narrow" w:cs="Courier New"/>
          <w:color w:val="000000" w:themeColor="text1"/>
          <w:sz w:val="24"/>
          <w:szCs w:val="24"/>
        </w:rPr>
        <w:t>FROM rsbkrequest</w:t>
      </w:r>
    </w:p>
    <w:p w:rsidR="005B537F" w:rsidRPr="005B537F" w:rsidRDefault="005B537F" w:rsidP="005B537F">
      <w:pPr>
        <w:spacing w:after="0" w:line="240" w:lineRule="auto"/>
        <w:ind w:firstLine="567"/>
        <w:rPr>
          <w:rFonts w:ascii="Arial Narrow" w:eastAsia="Times New Roman" w:hAnsi="Arial Narrow" w:cs="Times New Roman"/>
          <w:color w:val="000000" w:themeColor="text1"/>
          <w:sz w:val="24"/>
          <w:szCs w:val="24"/>
        </w:rPr>
      </w:pPr>
      <w:r w:rsidRPr="005B537F">
        <w:rPr>
          <w:rFonts w:ascii="Arial Narrow" w:eastAsia="Times New Roman" w:hAnsi="Arial Narrow" w:cs="Courier New"/>
          <w:color w:val="000000" w:themeColor="text1"/>
          <w:sz w:val="24"/>
          <w:szCs w:val="24"/>
        </w:rPr>
        <w:t xml:space="preserve">WHERE </w:t>
      </w:r>
      <w:r>
        <w:rPr>
          <w:rFonts w:ascii="Arial Narrow" w:eastAsia="Times New Roman" w:hAnsi="Arial Narrow" w:cs="Courier New"/>
          <w:color w:val="000000" w:themeColor="text1"/>
          <w:sz w:val="24"/>
          <w:szCs w:val="24"/>
        </w:rPr>
        <w:t xml:space="preserve">tgt = </w:t>
      </w:r>
      <w:r w:rsidRPr="005B537F">
        <w:rPr>
          <w:rFonts w:ascii="Arial Narrow" w:eastAsia="Times New Roman" w:hAnsi="Arial Narrow" w:cs="Courier New"/>
          <w:color w:val="000000" w:themeColor="text1"/>
          <w:sz w:val="24"/>
          <w:szCs w:val="24"/>
        </w:rPr>
        <w:t>i_source AND</w:t>
      </w:r>
      <w:r>
        <w:rPr>
          <w:rFonts w:ascii="Arial Narrow" w:eastAsia="Times New Roman" w:hAnsi="Arial Narrow" w:cs="Courier New"/>
          <w:color w:val="000000" w:themeColor="text1"/>
          <w:sz w:val="24"/>
          <w:szCs w:val="24"/>
        </w:rPr>
        <w:t xml:space="preserve"> </w:t>
      </w:r>
      <w:r w:rsidRPr="005B537F">
        <w:rPr>
          <w:rFonts w:ascii="Arial Narrow" w:eastAsia="Times New Roman" w:hAnsi="Arial Narrow" w:cs="Courier New"/>
          <w:color w:val="000000" w:themeColor="text1"/>
          <w:sz w:val="24"/>
          <w:szCs w:val="24"/>
        </w:rPr>
        <w:t>t</w:t>
      </w:r>
      <w:r>
        <w:rPr>
          <w:rFonts w:ascii="Arial Narrow" w:eastAsia="Times New Roman" w:hAnsi="Arial Narrow" w:cs="Courier New"/>
          <w:color w:val="000000" w:themeColor="text1"/>
          <w:sz w:val="24"/>
          <w:szCs w:val="24"/>
        </w:rPr>
        <w:t xml:space="preserve">gt = </w:t>
      </w:r>
      <w:r w:rsidRPr="005B537F">
        <w:rPr>
          <w:rFonts w:ascii="Arial Narrow" w:eastAsia="Times New Roman" w:hAnsi="Arial Narrow" w:cs="Courier New"/>
          <w:color w:val="000000" w:themeColor="text1"/>
          <w:sz w:val="24"/>
          <w:szCs w:val="24"/>
        </w:rPr>
        <w:t>i_target</w:t>
      </w:r>
    </w:p>
    <w:p w:rsidR="005B537F" w:rsidRDefault="005B537F" w:rsidP="005B537F">
      <w:pPr>
        <w:spacing w:after="0" w:line="240" w:lineRule="auto"/>
        <w:ind w:firstLine="567"/>
        <w:rPr>
          <w:rFonts w:ascii="Arial Narrow" w:eastAsia="Times New Roman" w:hAnsi="Arial Narrow" w:cs="Courier New"/>
          <w:color w:val="000000" w:themeColor="text1"/>
          <w:sz w:val="24"/>
          <w:szCs w:val="24"/>
        </w:rPr>
      </w:pPr>
      <w:r w:rsidRPr="005B537F">
        <w:rPr>
          <w:rFonts w:ascii="Arial Narrow" w:eastAsia="Times New Roman" w:hAnsi="Arial Narrow" w:cs="Courier New"/>
          <w:color w:val="000000" w:themeColor="text1"/>
          <w:sz w:val="24"/>
          <w:szCs w:val="24"/>
        </w:rPr>
        <w:t>ORDER BY tstmp_finish DESCENDING.</w:t>
      </w:r>
    </w:p>
    <w:p w:rsidR="005B537F" w:rsidRPr="005B537F" w:rsidRDefault="005B537F" w:rsidP="005B537F">
      <w:pPr>
        <w:spacing w:after="0" w:line="240" w:lineRule="auto"/>
        <w:ind w:firstLine="567"/>
        <w:rPr>
          <w:rFonts w:ascii="Arial Narrow" w:eastAsia="Times New Roman" w:hAnsi="Arial Narrow" w:cs="Times New Roman"/>
          <w:color w:val="000000" w:themeColor="text1"/>
          <w:sz w:val="24"/>
          <w:szCs w:val="24"/>
        </w:rPr>
      </w:pPr>
    </w:p>
    <w:p w:rsidR="005B537F" w:rsidRPr="005B537F" w:rsidRDefault="005B537F" w:rsidP="005B537F">
      <w:pPr>
        <w:spacing w:after="0" w:line="240" w:lineRule="auto"/>
        <w:ind w:firstLine="567"/>
        <w:rPr>
          <w:rFonts w:ascii="Arial Narrow" w:eastAsia="Times New Roman" w:hAnsi="Arial Narrow" w:cs="Times New Roman"/>
          <w:i/>
          <w:color w:val="000000" w:themeColor="text1"/>
          <w:sz w:val="24"/>
          <w:szCs w:val="24"/>
        </w:rPr>
      </w:pPr>
      <w:r w:rsidRPr="005B537F">
        <w:rPr>
          <w:rFonts w:ascii="Arial Narrow" w:eastAsia="Times New Roman" w:hAnsi="Arial Narrow" w:cs="Courier New"/>
          <w:i/>
          <w:iCs/>
          <w:color w:val="000000" w:themeColor="text1"/>
          <w:sz w:val="24"/>
          <w:szCs w:val="24"/>
        </w:rPr>
        <w:t>"Get latest timestamp</w:t>
      </w:r>
      <w:r w:rsidRPr="005B537F">
        <w:rPr>
          <w:rFonts w:ascii="Arial Narrow" w:eastAsia="Times New Roman" w:hAnsi="Arial Narrow" w:cs="Courier New"/>
          <w:i/>
          <w:color w:val="000000" w:themeColor="text1"/>
          <w:sz w:val="24"/>
          <w:szCs w:val="24"/>
        </w:rPr>
        <w:t xml:space="preserve"> request</w:t>
      </w:r>
    </w:p>
    <w:p w:rsidR="005B537F" w:rsidRPr="005B537F" w:rsidRDefault="005B537F" w:rsidP="005B537F">
      <w:pPr>
        <w:spacing w:after="0" w:line="240" w:lineRule="auto"/>
        <w:ind w:firstLine="567"/>
        <w:rPr>
          <w:rFonts w:ascii="Arial Narrow" w:eastAsia="Times New Roman" w:hAnsi="Arial Narrow" w:cs="Times New Roman"/>
          <w:color w:val="000000" w:themeColor="text1"/>
          <w:sz w:val="24"/>
          <w:szCs w:val="24"/>
        </w:rPr>
      </w:pPr>
      <w:r w:rsidRPr="005B537F">
        <w:rPr>
          <w:rFonts w:ascii="Arial Narrow" w:eastAsia="Times New Roman" w:hAnsi="Arial Narrow" w:cs="Courier New"/>
          <w:color w:val="000000" w:themeColor="text1"/>
          <w:sz w:val="24"/>
          <w:szCs w:val="24"/>
        </w:rPr>
        <w:t>READ TABLE l_t_req INTO l_s_req INDEX 1.</w:t>
      </w:r>
    </w:p>
    <w:p w:rsidR="005B537F" w:rsidRDefault="005B537F" w:rsidP="005B537F">
      <w:pPr>
        <w:spacing w:after="0" w:line="240" w:lineRule="auto"/>
        <w:ind w:firstLine="567"/>
        <w:rPr>
          <w:rFonts w:ascii="Arial Narrow" w:eastAsia="Times New Roman" w:hAnsi="Arial Narrow" w:cs="Courier New"/>
          <w:color w:val="000000" w:themeColor="text1"/>
          <w:sz w:val="24"/>
          <w:szCs w:val="24"/>
        </w:rPr>
      </w:pPr>
    </w:p>
    <w:p w:rsidR="005B537F" w:rsidRPr="005B537F" w:rsidRDefault="005B537F" w:rsidP="005B537F">
      <w:pPr>
        <w:spacing w:after="0" w:line="240" w:lineRule="auto"/>
        <w:ind w:firstLine="567"/>
        <w:rPr>
          <w:rFonts w:ascii="Arial Narrow" w:eastAsia="Times New Roman" w:hAnsi="Arial Narrow" w:cs="Times New Roman"/>
          <w:i/>
          <w:color w:val="000000" w:themeColor="text1"/>
          <w:sz w:val="24"/>
          <w:szCs w:val="24"/>
        </w:rPr>
      </w:pPr>
      <w:r w:rsidRPr="005B537F">
        <w:rPr>
          <w:rFonts w:ascii="Arial Narrow" w:eastAsia="Times New Roman" w:hAnsi="Arial Narrow" w:cs="Courier New"/>
          <w:i/>
          <w:color w:val="000000" w:themeColor="text1"/>
          <w:sz w:val="24"/>
          <w:szCs w:val="24"/>
        </w:rPr>
        <w:t xml:space="preserve">"Get list </w:t>
      </w:r>
      <w:r w:rsidRPr="005B537F">
        <w:rPr>
          <w:rFonts w:ascii="Arial Narrow" w:eastAsia="Times New Roman" w:hAnsi="Arial Narrow" w:cs="Courier New"/>
          <w:i/>
          <w:iCs/>
          <w:color w:val="000000" w:themeColor="text1"/>
          <w:sz w:val="24"/>
          <w:szCs w:val="24"/>
        </w:rPr>
        <w:t>of all requests loaded</w:t>
      </w:r>
      <w:r w:rsidRPr="005B537F">
        <w:rPr>
          <w:rFonts w:ascii="Arial Narrow" w:eastAsia="Times New Roman" w:hAnsi="Arial Narrow" w:cs="Courier New"/>
          <w:i/>
          <w:color w:val="000000" w:themeColor="text1"/>
          <w:sz w:val="24"/>
          <w:szCs w:val="24"/>
        </w:rPr>
        <w:t xml:space="preserve"> to </w:t>
      </w:r>
      <w:r w:rsidRPr="005B537F">
        <w:rPr>
          <w:rFonts w:ascii="Arial Narrow" w:eastAsia="Times New Roman" w:hAnsi="Arial Narrow" w:cs="Courier New"/>
          <w:i/>
          <w:iCs/>
          <w:color w:val="000000" w:themeColor="text1"/>
          <w:sz w:val="24"/>
          <w:szCs w:val="24"/>
        </w:rPr>
        <w:t>source after timestamp of last load to target</w:t>
      </w:r>
    </w:p>
    <w:p w:rsidR="005B537F" w:rsidRPr="005B537F" w:rsidRDefault="005B537F" w:rsidP="005B537F">
      <w:pPr>
        <w:spacing w:after="0" w:line="240" w:lineRule="auto"/>
        <w:ind w:firstLine="567"/>
        <w:rPr>
          <w:rFonts w:ascii="Arial Narrow" w:eastAsia="Times New Roman" w:hAnsi="Arial Narrow" w:cs="Times New Roman"/>
          <w:color w:val="000000" w:themeColor="text1"/>
          <w:sz w:val="24"/>
          <w:szCs w:val="24"/>
        </w:rPr>
      </w:pPr>
      <w:r w:rsidRPr="005B537F">
        <w:rPr>
          <w:rFonts w:ascii="Arial Narrow" w:eastAsia="Times New Roman" w:hAnsi="Arial Narrow" w:cs="Courier New"/>
          <w:color w:val="000000" w:themeColor="text1"/>
          <w:sz w:val="24"/>
          <w:szCs w:val="24"/>
        </w:rPr>
        <w:t>SELECT requid linesread</w:t>
      </w:r>
    </w:p>
    <w:p w:rsidR="005B537F" w:rsidRPr="005B537F" w:rsidRDefault="005B537F" w:rsidP="005B537F">
      <w:pPr>
        <w:spacing w:after="0" w:line="240" w:lineRule="auto"/>
        <w:ind w:firstLine="567"/>
        <w:rPr>
          <w:rFonts w:ascii="Arial Narrow" w:eastAsia="Times New Roman" w:hAnsi="Arial Narrow" w:cs="Times New Roman"/>
          <w:color w:val="000000" w:themeColor="text1"/>
          <w:sz w:val="24"/>
          <w:szCs w:val="24"/>
        </w:rPr>
      </w:pPr>
      <w:r w:rsidRPr="005B537F">
        <w:rPr>
          <w:rFonts w:ascii="Arial Narrow" w:eastAsia="Times New Roman" w:hAnsi="Arial Narrow" w:cs="Courier New"/>
          <w:color w:val="000000" w:themeColor="text1"/>
          <w:sz w:val="24"/>
          <w:szCs w:val="24"/>
        </w:rPr>
        <w:lastRenderedPageBreak/>
        <w:t>APPENDING CORRESPONDING FIELDS OF TABLE l_t_req_src</w:t>
      </w:r>
    </w:p>
    <w:p w:rsidR="005B537F" w:rsidRPr="005B537F" w:rsidRDefault="005B537F" w:rsidP="005B537F">
      <w:pPr>
        <w:spacing w:after="0" w:line="240" w:lineRule="auto"/>
        <w:ind w:firstLine="567"/>
        <w:rPr>
          <w:rFonts w:ascii="Arial Narrow" w:eastAsia="Times New Roman" w:hAnsi="Arial Narrow" w:cs="Times New Roman"/>
          <w:color w:val="000000" w:themeColor="text1"/>
          <w:sz w:val="24"/>
          <w:szCs w:val="24"/>
        </w:rPr>
      </w:pPr>
      <w:r w:rsidRPr="005B537F">
        <w:rPr>
          <w:rFonts w:ascii="Arial Narrow" w:eastAsia="Times New Roman" w:hAnsi="Arial Narrow" w:cs="Courier New"/>
          <w:color w:val="000000" w:themeColor="text1"/>
          <w:sz w:val="24"/>
          <w:szCs w:val="24"/>
        </w:rPr>
        <w:t>FROM rsbkrequest</w:t>
      </w:r>
    </w:p>
    <w:p w:rsidR="005B537F" w:rsidRPr="005B537F" w:rsidRDefault="005B537F" w:rsidP="005B537F">
      <w:pPr>
        <w:spacing w:after="0" w:line="240" w:lineRule="auto"/>
        <w:ind w:firstLine="567"/>
        <w:rPr>
          <w:rFonts w:ascii="Arial Narrow" w:eastAsia="Times New Roman" w:hAnsi="Arial Narrow" w:cs="Times New Roman"/>
          <w:color w:val="000000" w:themeColor="text1"/>
          <w:sz w:val="24"/>
          <w:szCs w:val="24"/>
        </w:rPr>
      </w:pPr>
      <w:r w:rsidRPr="005B537F">
        <w:rPr>
          <w:rFonts w:ascii="Arial Narrow" w:eastAsia="Times New Roman" w:hAnsi="Arial Narrow" w:cs="Courier New"/>
          <w:color w:val="000000" w:themeColor="text1"/>
          <w:sz w:val="24"/>
          <w:szCs w:val="24"/>
        </w:rPr>
        <w:t xml:space="preserve">WHERE tgt = </w:t>
      </w:r>
      <w:r>
        <w:rPr>
          <w:rFonts w:ascii="Arial Narrow" w:eastAsia="Times New Roman" w:hAnsi="Arial Narrow" w:cs="Courier New"/>
          <w:color w:val="000000" w:themeColor="text1"/>
          <w:sz w:val="24"/>
          <w:szCs w:val="24"/>
        </w:rPr>
        <w:t>i</w:t>
      </w:r>
      <w:r w:rsidRPr="005B537F">
        <w:rPr>
          <w:rFonts w:ascii="Arial Narrow" w:eastAsia="Times New Roman" w:hAnsi="Arial Narrow" w:cs="Courier New"/>
          <w:color w:val="000000" w:themeColor="text1"/>
          <w:sz w:val="24"/>
          <w:szCs w:val="24"/>
        </w:rPr>
        <w:t>_source AND</w:t>
      </w:r>
      <w:r>
        <w:rPr>
          <w:rFonts w:ascii="Arial Narrow" w:eastAsia="Times New Roman" w:hAnsi="Arial Narrow" w:cs="Courier New"/>
          <w:color w:val="000000" w:themeColor="text1"/>
          <w:sz w:val="24"/>
          <w:szCs w:val="24"/>
        </w:rPr>
        <w:t xml:space="preserve"> </w:t>
      </w:r>
      <w:r w:rsidRPr="005B537F">
        <w:rPr>
          <w:rFonts w:ascii="Arial Narrow" w:eastAsia="Times New Roman" w:hAnsi="Arial Narrow" w:cs="Courier New"/>
          <w:color w:val="000000" w:themeColor="text1"/>
          <w:sz w:val="24"/>
          <w:szCs w:val="24"/>
        </w:rPr>
        <w:t>tstmp_finish &gt;= l_s_req-tst</w:t>
      </w:r>
      <w:r w:rsidR="0058285A">
        <w:rPr>
          <w:rFonts w:ascii="Arial Narrow" w:eastAsia="Times New Roman" w:hAnsi="Arial Narrow" w:cs="Courier New"/>
          <w:color w:val="000000" w:themeColor="text1"/>
          <w:sz w:val="24"/>
          <w:szCs w:val="24"/>
        </w:rPr>
        <w:t>m</w:t>
      </w:r>
      <w:r w:rsidRPr="005B537F">
        <w:rPr>
          <w:rFonts w:ascii="Arial Narrow" w:eastAsia="Times New Roman" w:hAnsi="Arial Narrow" w:cs="Courier New"/>
          <w:color w:val="000000" w:themeColor="text1"/>
          <w:sz w:val="24"/>
          <w:szCs w:val="24"/>
        </w:rPr>
        <w:t>p_finish.</w:t>
      </w:r>
    </w:p>
    <w:p w:rsidR="0058285A" w:rsidRDefault="0058285A" w:rsidP="005B537F">
      <w:pPr>
        <w:spacing w:after="0" w:line="240" w:lineRule="auto"/>
        <w:ind w:firstLine="567"/>
        <w:rPr>
          <w:rFonts w:ascii="Arial Narrow" w:eastAsia="Times New Roman" w:hAnsi="Arial Narrow" w:cs="Courier New"/>
          <w:color w:val="000000" w:themeColor="text1"/>
          <w:sz w:val="24"/>
          <w:szCs w:val="24"/>
        </w:rPr>
      </w:pPr>
    </w:p>
    <w:p w:rsidR="005B537F" w:rsidRPr="005B537F" w:rsidRDefault="005B537F" w:rsidP="005B537F">
      <w:pPr>
        <w:spacing w:after="0" w:line="240" w:lineRule="auto"/>
        <w:ind w:firstLine="567"/>
        <w:rPr>
          <w:rFonts w:ascii="Arial Narrow" w:eastAsia="Times New Roman" w:hAnsi="Arial Narrow" w:cs="Times New Roman"/>
          <w:color w:val="000000" w:themeColor="text1"/>
          <w:sz w:val="24"/>
          <w:szCs w:val="24"/>
        </w:rPr>
      </w:pPr>
      <w:r w:rsidRPr="005B537F">
        <w:rPr>
          <w:rFonts w:ascii="Arial Narrow" w:eastAsia="Times New Roman" w:hAnsi="Arial Narrow" w:cs="Courier New"/>
          <w:color w:val="000000" w:themeColor="text1"/>
          <w:sz w:val="24"/>
          <w:szCs w:val="24"/>
        </w:rPr>
        <w:t>LOOP AT l_t_req_src ASSIGNING &lt;fs_req&gt;.</w:t>
      </w:r>
    </w:p>
    <w:p w:rsidR="0058285A" w:rsidRPr="005B537F" w:rsidRDefault="005B537F" w:rsidP="0058285A">
      <w:pPr>
        <w:spacing w:after="0" w:line="240" w:lineRule="auto"/>
        <w:ind w:firstLine="720"/>
        <w:jc w:val="both"/>
        <w:rPr>
          <w:rFonts w:ascii="Arial Narrow" w:hAnsi="Arial Narrow"/>
          <w:color w:val="000000" w:themeColor="text1"/>
          <w:sz w:val="24"/>
          <w:szCs w:val="24"/>
        </w:rPr>
      </w:pPr>
      <w:r w:rsidRPr="005B537F">
        <w:rPr>
          <w:rFonts w:ascii="Arial Narrow" w:eastAsia="Times New Roman" w:hAnsi="Arial Narrow" w:cs="Courier New"/>
          <w:color w:val="000000" w:themeColor="text1"/>
          <w:sz w:val="24"/>
          <w:szCs w:val="24"/>
        </w:rPr>
        <w:t xml:space="preserve">l_v_count </w:t>
      </w:r>
      <w:r w:rsidR="0058285A">
        <w:rPr>
          <w:rFonts w:ascii="Arial Narrow" w:eastAsia="Times New Roman" w:hAnsi="Arial Narrow" w:cs="Courier New"/>
          <w:color w:val="000000" w:themeColor="text1"/>
          <w:sz w:val="24"/>
          <w:szCs w:val="24"/>
        </w:rPr>
        <w:t xml:space="preserve">= </w:t>
      </w:r>
      <w:r w:rsidR="0058285A" w:rsidRPr="005B537F">
        <w:rPr>
          <w:rFonts w:ascii="Arial Narrow" w:eastAsia="Times New Roman" w:hAnsi="Arial Narrow" w:cs="Courier New"/>
          <w:color w:val="000000" w:themeColor="text1"/>
          <w:sz w:val="24"/>
          <w:szCs w:val="24"/>
        </w:rPr>
        <w:t xml:space="preserve">l_v_count </w:t>
      </w:r>
      <w:r w:rsidR="0058285A">
        <w:rPr>
          <w:rFonts w:ascii="Arial Narrow" w:eastAsia="Times New Roman" w:hAnsi="Arial Narrow" w:cs="Courier New"/>
          <w:color w:val="000000" w:themeColor="text1"/>
          <w:sz w:val="24"/>
          <w:szCs w:val="24"/>
        </w:rPr>
        <w:t xml:space="preserve"> + &lt;fs_</w:t>
      </w:r>
      <w:r w:rsidR="0058285A" w:rsidRPr="005B537F">
        <w:rPr>
          <w:rFonts w:ascii="Arial Narrow" w:eastAsia="Times New Roman" w:hAnsi="Arial Narrow" w:cs="Courier New"/>
          <w:color w:val="000000" w:themeColor="text1"/>
          <w:sz w:val="24"/>
          <w:szCs w:val="24"/>
        </w:rPr>
        <w:t>rec</w:t>
      </w:r>
      <w:r w:rsidR="0058285A">
        <w:rPr>
          <w:rFonts w:ascii="Arial Narrow" w:eastAsia="Times New Roman" w:hAnsi="Arial Narrow" w:cs="Courier New"/>
          <w:color w:val="000000" w:themeColor="text1"/>
          <w:sz w:val="24"/>
          <w:szCs w:val="24"/>
        </w:rPr>
        <w:t>&gt;-linesread</w:t>
      </w:r>
      <w:r w:rsidR="0058285A" w:rsidRPr="005B537F">
        <w:rPr>
          <w:rFonts w:ascii="Arial Narrow" w:eastAsia="Times New Roman" w:hAnsi="Arial Narrow" w:cs="Courier New"/>
          <w:color w:val="000000" w:themeColor="text1"/>
          <w:sz w:val="24"/>
          <w:szCs w:val="24"/>
        </w:rPr>
        <w:t>.</w:t>
      </w:r>
    </w:p>
    <w:p w:rsidR="005B537F" w:rsidRDefault="0058285A" w:rsidP="0058285A">
      <w:pPr>
        <w:spacing w:after="0" w:line="240" w:lineRule="auto"/>
        <w:rPr>
          <w:rFonts w:ascii="Arial Narrow" w:eastAsia="Times New Roman" w:hAnsi="Arial Narrow" w:cs="Courier New"/>
          <w:color w:val="000000" w:themeColor="text1"/>
          <w:sz w:val="24"/>
          <w:szCs w:val="24"/>
        </w:rPr>
      </w:pPr>
      <w:r>
        <w:rPr>
          <w:rFonts w:ascii="Arial Narrow" w:eastAsia="Times New Roman" w:hAnsi="Arial Narrow" w:cs="Courier New"/>
          <w:color w:val="000000" w:themeColor="text1"/>
          <w:sz w:val="24"/>
          <w:szCs w:val="24"/>
        </w:rPr>
        <w:t xml:space="preserve">          </w:t>
      </w:r>
      <w:r w:rsidR="005B537F" w:rsidRPr="005B537F">
        <w:rPr>
          <w:rFonts w:ascii="Arial Narrow" w:eastAsia="Times New Roman" w:hAnsi="Arial Narrow" w:cs="Courier New"/>
          <w:color w:val="000000" w:themeColor="text1"/>
          <w:sz w:val="24"/>
          <w:szCs w:val="24"/>
        </w:rPr>
        <w:t>ENDLOOP.</w:t>
      </w:r>
    </w:p>
    <w:p w:rsidR="0058285A" w:rsidRDefault="0058285A" w:rsidP="0058285A">
      <w:pPr>
        <w:spacing w:after="0" w:line="240" w:lineRule="auto"/>
        <w:rPr>
          <w:rFonts w:ascii="Arial Narrow" w:eastAsia="Times New Roman" w:hAnsi="Arial Narrow" w:cs="Courier New"/>
          <w:color w:val="000000" w:themeColor="text1"/>
          <w:sz w:val="24"/>
          <w:szCs w:val="24"/>
        </w:rPr>
      </w:pPr>
      <w:r>
        <w:rPr>
          <w:rFonts w:ascii="Arial Narrow" w:eastAsia="Times New Roman" w:hAnsi="Arial Narrow" w:cs="Courier New"/>
          <w:color w:val="000000" w:themeColor="text1"/>
          <w:sz w:val="24"/>
          <w:szCs w:val="24"/>
        </w:rPr>
        <w:t xml:space="preserve">          e_records = </w:t>
      </w:r>
      <w:r w:rsidRPr="005B537F">
        <w:rPr>
          <w:rFonts w:ascii="Arial Narrow" w:eastAsia="Times New Roman" w:hAnsi="Arial Narrow" w:cs="Courier New"/>
          <w:color w:val="000000" w:themeColor="text1"/>
          <w:sz w:val="24"/>
          <w:szCs w:val="24"/>
        </w:rPr>
        <w:t>l_v_count</w:t>
      </w:r>
      <w:r>
        <w:rPr>
          <w:rFonts w:ascii="Arial Narrow" w:eastAsia="Times New Roman" w:hAnsi="Arial Narrow" w:cs="Courier New"/>
          <w:color w:val="000000" w:themeColor="text1"/>
          <w:sz w:val="24"/>
          <w:szCs w:val="24"/>
        </w:rPr>
        <w:t xml:space="preserve">. </w:t>
      </w:r>
    </w:p>
    <w:p w:rsidR="0058285A" w:rsidRDefault="0058285A" w:rsidP="0058285A">
      <w:pPr>
        <w:spacing w:after="0" w:line="240" w:lineRule="auto"/>
        <w:rPr>
          <w:rFonts w:ascii="Arial Narrow" w:eastAsia="Times New Roman" w:hAnsi="Arial Narrow" w:cs="Courier New"/>
          <w:color w:val="000000" w:themeColor="text1"/>
          <w:sz w:val="24"/>
          <w:szCs w:val="24"/>
        </w:rPr>
      </w:pPr>
    </w:p>
    <w:p w:rsidR="0058285A" w:rsidRPr="0058285A" w:rsidRDefault="0058285A" w:rsidP="0058285A">
      <w:pPr>
        <w:spacing w:after="0" w:line="240" w:lineRule="auto"/>
        <w:ind w:firstLine="567"/>
        <w:rPr>
          <w:rFonts w:ascii="Arial Narrow" w:eastAsia="Times New Roman" w:hAnsi="Arial Narrow" w:cs="Times New Roman"/>
          <w:sz w:val="24"/>
          <w:szCs w:val="24"/>
        </w:rPr>
      </w:pPr>
      <w:r w:rsidRPr="0058285A">
        <w:rPr>
          <w:rFonts w:ascii="Arial Narrow" w:eastAsia="Times New Roman" w:hAnsi="Arial Narrow" w:cs="Times New Roman"/>
          <w:sz w:val="24"/>
          <w:szCs w:val="24"/>
        </w:rPr>
        <w:t>5) Test, save and activate your method then come back to the main SE24 screen and activate the class.</w:t>
      </w:r>
    </w:p>
    <w:p w:rsidR="0058285A" w:rsidRDefault="0058285A" w:rsidP="0058285A">
      <w:pPr>
        <w:spacing w:after="0" w:line="240" w:lineRule="auto"/>
        <w:ind w:firstLine="567"/>
        <w:rPr>
          <w:rFonts w:ascii="Arial Narrow" w:eastAsia="Times New Roman" w:hAnsi="Arial Narrow" w:cs="Times New Roman"/>
          <w:sz w:val="24"/>
          <w:szCs w:val="24"/>
        </w:rPr>
      </w:pPr>
      <w:r w:rsidRPr="0058285A">
        <w:rPr>
          <w:rFonts w:ascii="Arial Narrow" w:eastAsia="Times New Roman" w:hAnsi="Arial Narrow" w:cs="Times New Roman"/>
          <w:sz w:val="24"/>
          <w:szCs w:val="24"/>
        </w:rPr>
        <w:t xml:space="preserve">6) Using </w:t>
      </w:r>
      <w:r w:rsidRPr="0058285A">
        <w:rPr>
          <w:rFonts w:ascii="Arial Narrow" w:eastAsia="Times New Roman" w:hAnsi="Arial Narrow" w:cs="Times New Roman"/>
          <w:b/>
          <w:sz w:val="24"/>
          <w:szCs w:val="24"/>
        </w:rPr>
        <w:t xml:space="preserve">SE19 </w:t>
      </w:r>
      <w:r w:rsidRPr="0058285A">
        <w:rPr>
          <w:rFonts w:ascii="Arial Narrow" w:eastAsia="Times New Roman" w:hAnsi="Arial Narrow" w:cs="Times New Roman"/>
          <w:sz w:val="24"/>
          <w:szCs w:val="24"/>
        </w:rPr>
        <w:t>edit your BAdI implementation</w:t>
      </w:r>
    </w:p>
    <w:p w:rsidR="0058285A" w:rsidRPr="0058285A" w:rsidRDefault="0058285A" w:rsidP="0058285A">
      <w:pPr>
        <w:spacing w:after="0" w:line="240" w:lineRule="auto"/>
        <w:ind w:firstLine="567"/>
        <w:rPr>
          <w:rFonts w:ascii="Arial Narrow" w:eastAsia="Times New Roman" w:hAnsi="Arial Narrow" w:cs="Times New Roman"/>
          <w:sz w:val="24"/>
          <w:szCs w:val="24"/>
        </w:rPr>
      </w:pPr>
    </w:p>
    <w:p w:rsidR="0058285A" w:rsidRDefault="0058285A" w:rsidP="0058285A">
      <w:pPr>
        <w:spacing w:after="0" w:line="240" w:lineRule="auto"/>
        <w:ind w:firstLine="567"/>
        <w:rPr>
          <w:rFonts w:ascii="Arial Narrow" w:eastAsia="Times New Roman" w:hAnsi="Arial Narrow" w:cs="Times New Roman"/>
          <w:color w:val="000000" w:themeColor="text1"/>
          <w:sz w:val="24"/>
          <w:szCs w:val="24"/>
        </w:rPr>
      </w:pPr>
      <w:r>
        <w:rPr>
          <w:noProof/>
        </w:rPr>
        <w:drawing>
          <wp:inline distT="0" distB="0" distL="0" distR="0" wp14:anchorId="32A30EC7" wp14:editId="601DF612">
            <wp:extent cx="4531786" cy="3604533"/>
            <wp:effectExtent l="0" t="0" r="254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539403" cy="3610591"/>
                    </a:xfrm>
                    <a:prstGeom prst="rect">
                      <a:avLst/>
                    </a:prstGeom>
                  </pic:spPr>
                </pic:pic>
              </a:graphicData>
            </a:graphic>
          </wp:inline>
        </w:drawing>
      </w:r>
    </w:p>
    <w:p w:rsidR="0058285A" w:rsidRDefault="0058285A" w:rsidP="0058285A">
      <w:pPr>
        <w:spacing w:after="0" w:line="240" w:lineRule="auto"/>
        <w:ind w:firstLine="567"/>
        <w:rPr>
          <w:rFonts w:ascii="Arial Narrow" w:eastAsia="Times New Roman" w:hAnsi="Arial Narrow" w:cs="Times New Roman"/>
          <w:color w:val="000000" w:themeColor="text1"/>
          <w:sz w:val="24"/>
          <w:szCs w:val="24"/>
        </w:rPr>
      </w:pPr>
    </w:p>
    <w:p w:rsidR="0058285A" w:rsidRDefault="0058285A" w:rsidP="0058285A">
      <w:pPr>
        <w:spacing w:after="0" w:line="240" w:lineRule="auto"/>
        <w:ind w:firstLine="567"/>
        <w:jc w:val="both"/>
        <w:rPr>
          <w:rFonts w:ascii="Arial Narrow" w:hAnsi="Arial Narrow"/>
          <w:sz w:val="24"/>
          <w:szCs w:val="24"/>
        </w:rPr>
      </w:pPr>
      <w:r w:rsidRPr="0058285A">
        <w:rPr>
          <w:rFonts w:ascii="Arial Narrow" w:hAnsi="Arial Narrow"/>
          <w:sz w:val="24"/>
          <w:szCs w:val="24"/>
        </w:rPr>
        <w:t>7) On the Interface tab double click on the GET method to edit the code. The code here allows the method we’ve just created to be seen in the formula screen in the Decision process</w:t>
      </w:r>
    </w:p>
    <w:p w:rsidR="0058285A" w:rsidRDefault="0058285A" w:rsidP="0058285A">
      <w:pPr>
        <w:spacing w:after="0" w:line="240" w:lineRule="auto"/>
        <w:ind w:firstLine="567"/>
        <w:jc w:val="both"/>
        <w:rPr>
          <w:rFonts w:ascii="Arial Narrow" w:hAnsi="Arial Narrow"/>
          <w:sz w:val="24"/>
          <w:szCs w:val="24"/>
        </w:rPr>
      </w:pPr>
    </w:p>
    <w:p w:rsidR="0058285A" w:rsidRPr="0058285A" w:rsidRDefault="0058285A" w:rsidP="0058285A">
      <w:pPr>
        <w:spacing w:after="0" w:line="240" w:lineRule="auto"/>
        <w:ind w:firstLine="567"/>
        <w:rPr>
          <w:rFonts w:ascii="Arial Narrow" w:eastAsia="Times New Roman" w:hAnsi="Arial Narrow" w:cs="Times New Roman"/>
          <w:color w:val="000000" w:themeColor="text1"/>
          <w:sz w:val="24"/>
          <w:szCs w:val="24"/>
        </w:rPr>
      </w:pPr>
      <w:r w:rsidRPr="0058285A">
        <w:rPr>
          <w:rFonts w:ascii="Arial Narrow" w:eastAsia="Times New Roman" w:hAnsi="Arial Narrow" w:cs="Times New Roman"/>
          <w:color w:val="000000" w:themeColor="text1"/>
          <w:sz w:val="24"/>
          <w:szCs w:val="24"/>
        </w:rPr>
        <w:t xml:space="preserve">method </w:t>
      </w:r>
      <w:r w:rsidRPr="0058285A">
        <w:rPr>
          <w:rFonts w:ascii="Arial Narrow" w:eastAsia="Times New Roman" w:hAnsi="Arial Narrow" w:cs="Times New Roman"/>
          <w:b/>
          <w:i/>
          <w:color w:val="000000" w:themeColor="text1"/>
          <w:sz w:val="24"/>
          <w:szCs w:val="24"/>
        </w:rPr>
        <w:t>IF_EX_RSAR_CONNECTOR~GET</w:t>
      </w:r>
      <w:r w:rsidRPr="0058285A">
        <w:rPr>
          <w:rFonts w:ascii="Arial Narrow" w:eastAsia="Times New Roman" w:hAnsi="Arial Narrow" w:cs="Times New Roman"/>
          <w:color w:val="000000" w:themeColor="text1"/>
          <w:sz w:val="24"/>
          <w:szCs w:val="24"/>
        </w:rPr>
        <w:t xml:space="preserve">. </w:t>
      </w:r>
    </w:p>
    <w:p w:rsidR="0058285A" w:rsidRPr="0058285A" w:rsidRDefault="0058285A" w:rsidP="0058285A">
      <w:pPr>
        <w:spacing w:after="0" w:line="240" w:lineRule="auto"/>
        <w:ind w:firstLine="567"/>
        <w:rPr>
          <w:rFonts w:ascii="Arial Narrow" w:eastAsia="Times New Roman" w:hAnsi="Arial Narrow" w:cs="Times New Roman"/>
          <w:color w:val="000000" w:themeColor="text1"/>
          <w:sz w:val="24"/>
          <w:szCs w:val="24"/>
        </w:rPr>
      </w:pPr>
      <w:r w:rsidRPr="0058285A">
        <w:rPr>
          <w:rFonts w:ascii="Arial Narrow" w:eastAsia="Times New Roman" w:hAnsi="Arial Narrow" w:cs="Times New Roman"/>
          <w:color w:val="000000" w:themeColor="text1"/>
          <w:sz w:val="24"/>
          <w:szCs w:val="24"/>
        </w:rPr>
        <w:t>data: l_function type sfbeoprnd.</w:t>
      </w:r>
    </w:p>
    <w:p w:rsidR="0058285A" w:rsidRPr="0058285A" w:rsidRDefault="0058285A" w:rsidP="0058285A">
      <w:pPr>
        <w:spacing w:after="0" w:line="240" w:lineRule="auto"/>
        <w:ind w:firstLine="567"/>
        <w:rPr>
          <w:rFonts w:ascii="Arial Narrow" w:eastAsia="Times New Roman" w:hAnsi="Arial Narrow" w:cs="Times New Roman"/>
          <w:color w:val="000000" w:themeColor="text1"/>
          <w:sz w:val="24"/>
          <w:szCs w:val="24"/>
        </w:rPr>
      </w:pPr>
      <w:r w:rsidRPr="0058285A">
        <w:rPr>
          <w:rFonts w:ascii="Arial Narrow" w:eastAsia="Times New Roman" w:hAnsi="Arial Narrow" w:cs="Times New Roman"/>
          <w:color w:val="000000" w:themeColor="text1"/>
          <w:sz w:val="24"/>
          <w:szCs w:val="24"/>
        </w:rPr>
        <w:t>case i_key.</w:t>
      </w:r>
    </w:p>
    <w:p w:rsidR="0058285A" w:rsidRPr="0058285A" w:rsidRDefault="0058285A" w:rsidP="0058285A">
      <w:pPr>
        <w:spacing w:after="0" w:line="240" w:lineRule="auto"/>
        <w:ind w:firstLine="567"/>
        <w:rPr>
          <w:rFonts w:ascii="Arial Narrow" w:eastAsia="Times New Roman" w:hAnsi="Arial Narrow" w:cs="Times New Roman"/>
          <w:color w:val="000000" w:themeColor="text1"/>
          <w:sz w:val="24"/>
          <w:szCs w:val="24"/>
        </w:rPr>
      </w:pPr>
      <w:r w:rsidRPr="0058285A">
        <w:rPr>
          <w:rFonts w:ascii="Arial Narrow" w:eastAsia="Times New Roman" w:hAnsi="Arial Narrow" w:cs="Times New Roman"/>
          <w:color w:val="000000" w:themeColor="text1"/>
          <w:sz w:val="24"/>
          <w:szCs w:val="24"/>
        </w:rPr>
        <w:t>when '</w:t>
      </w:r>
      <w:r>
        <w:rPr>
          <w:rFonts w:ascii="Arial Narrow" w:eastAsia="Times New Roman" w:hAnsi="Arial Narrow" w:cs="Times New Roman"/>
          <w:color w:val="000000" w:themeColor="text1"/>
          <w:sz w:val="24"/>
          <w:szCs w:val="24"/>
        </w:rPr>
        <w:t xml:space="preserve"> </w:t>
      </w:r>
      <w:r w:rsidRPr="0058285A">
        <w:rPr>
          <w:rFonts w:ascii="Arial Narrow" w:eastAsia="Times New Roman" w:hAnsi="Arial Narrow" w:cs="Times New Roman"/>
          <w:color w:val="000000" w:themeColor="text1"/>
          <w:sz w:val="24"/>
          <w:szCs w:val="24"/>
        </w:rPr>
        <w:t xml:space="preserve"> '.</w:t>
      </w:r>
    </w:p>
    <w:p w:rsidR="0058285A" w:rsidRDefault="0058285A" w:rsidP="0058285A">
      <w:pPr>
        <w:spacing w:after="0" w:line="240" w:lineRule="auto"/>
        <w:ind w:firstLine="567"/>
        <w:rPr>
          <w:rFonts w:ascii="Arial Narrow" w:eastAsia="Times New Roman" w:hAnsi="Arial Narrow" w:cs="Times New Roman"/>
          <w:color w:val="000000" w:themeColor="text1"/>
          <w:sz w:val="24"/>
          <w:szCs w:val="24"/>
        </w:rPr>
      </w:pPr>
      <w:r>
        <w:rPr>
          <w:rFonts w:ascii="Arial Narrow" w:eastAsia="Times New Roman" w:hAnsi="Arial Narrow" w:cs="Times New Roman"/>
          <w:color w:val="000000" w:themeColor="text1"/>
          <w:sz w:val="24"/>
          <w:szCs w:val="24"/>
        </w:rPr>
        <w:t xml:space="preserve">    </w:t>
      </w:r>
      <w:r w:rsidRPr="0058285A">
        <w:rPr>
          <w:rFonts w:ascii="Arial Narrow" w:eastAsia="Times New Roman" w:hAnsi="Arial Narrow" w:cs="Times New Roman"/>
          <w:color w:val="000000" w:themeColor="text1"/>
          <w:sz w:val="24"/>
          <w:szCs w:val="24"/>
        </w:rPr>
        <w:t>l_function</w:t>
      </w:r>
      <w:r>
        <w:rPr>
          <w:rFonts w:ascii="Arial Narrow" w:eastAsia="Times New Roman" w:hAnsi="Arial Narrow" w:cs="Times New Roman"/>
          <w:color w:val="000000" w:themeColor="text1"/>
          <w:sz w:val="24"/>
          <w:szCs w:val="24"/>
        </w:rPr>
        <w:t>-</w:t>
      </w:r>
      <w:r w:rsidRPr="0058285A">
        <w:rPr>
          <w:rFonts w:ascii="Arial Narrow" w:eastAsia="Times New Roman" w:hAnsi="Arial Narrow" w:cs="Times New Roman"/>
          <w:color w:val="000000" w:themeColor="text1"/>
          <w:sz w:val="24"/>
          <w:szCs w:val="24"/>
        </w:rPr>
        <w:t xml:space="preserve">descriptn = 'BW Custom Functions'. </w:t>
      </w:r>
    </w:p>
    <w:p w:rsidR="0058285A" w:rsidRDefault="0058285A" w:rsidP="0058285A">
      <w:pPr>
        <w:spacing w:after="0" w:line="240" w:lineRule="auto"/>
        <w:ind w:firstLine="567"/>
        <w:rPr>
          <w:rFonts w:ascii="Arial Narrow" w:eastAsia="Times New Roman" w:hAnsi="Arial Narrow" w:cs="Times New Roman"/>
          <w:color w:val="000000" w:themeColor="text1"/>
          <w:sz w:val="24"/>
          <w:szCs w:val="24"/>
        </w:rPr>
      </w:pPr>
      <w:r>
        <w:rPr>
          <w:rFonts w:ascii="Arial Narrow" w:eastAsia="Times New Roman" w:hAnsi="Arial Narrow" w:cs="Times New Roman"/>
          <w:color w:val="000000" w:themeColor="text1"/>
          <w:sz w:val="24"/>
          <w:szCs w:val="24"/>
        </w:rPr>
        <w:t xml:space="preserve">    </w:t>
      </w:r>
      <w:r w:rsidRPr="0058285A">
        <w:rPr>
          <w:rFonts w:ascii="Arial Narrow" w:eastAsia="Times New Roman" w:hAnsi="Arial Narrow" w:cs="Times New Roman"/>
          <w:color w:val="000000" w:themeColor="text1"/>
          <w:sz w:val="24"/>
          <w:szCs w:val="24"/>
        </w:rPr>
        <w:t xml:space="preserve">l_function-tech_name = 'C_BW_CUSTOM'. </w:t>
      </w:r>
    </w:p>
    <w:p w:rsidR="0058285A" w:rsidRPr="0058285A" w:rsidRDefault="0058285A" w:rsidP="0058285A">
      <w:pPr>
        <w:spacing w:after="0" w:line="240" w:lineRule="auto"/>
        <w:ind w:firstLine="567"/>
        <w:rPr>
          <w:rFonts w:ascii="Arial Narrow" w:eastAsia="Times New Roman" w:hAnsi="Arial Narrow" w:cs="Times New Roman"/>
          <w:color w:val="000000" w:themeColor="text1"/>
          <w:sz w:val="24"/>
          <w:szCs w:val="24"/>
        </w:rPr>
      </w:pPr>
      <w:r>
        <w:rPr>
          <w:rFonts w:ascii="Arial Narrow" w:eastAsia="Times New Roman" w:hAnsi="Arial Narrow" w:cs="Times New Roman"/>
          <w:color w:val="000000" w:themeColor="text1"/>
          <w:sz w:val="24"/>
          <w:szCs w:val="24"/>
        </w:rPr>
        <w:t xml:space="preserve">    </w:t>
      </w:r>
      <w:r w:rsidRPr="0058285A">
        <w:rPr>
          <w:rFonts w:ascii="Arial Narrow" w:eastAsia="Times New Roman" w:hAnsi="Arial Narrow" w:cs="Times New Roman"/>
          <w:color w:val="000000" w:themeColor="text1"/>
          <w:sz w:val="24"/>
          <w:szCs w:val="24"/>
        </w:rPr>
        <w:t>append l_function to c_operands.</w:t>
      </w:r>
    </w:p>
    <w:p w:rsidR="0058285A" w:rsidRPr="0058285A" w:rsidRDefault="0058285A" w:rsidP="0058285A">
      <w:pPr>
        <w:spacing w:after="0" w:line="240" w:lineRule="auto"/>
        <w:ind w:firstLine="567"/>
        <w:rPr>
          <w:rFonts w:ascii="Arial Narrow" w:eastAsia="Times New Roman" w:hAnsi="Arial Narrow" w:cs="Times New Roman"/>
          <w:color w:val="000000" w:themeColor="text1"/>
          <w:sz w:val="24"/>
          <w:szCs w:val="24"/>
        </w:rPr>
      </w:pPr>
      <w:r w:rsidRPr="0058285A">
        <w:rPr>
          <w:rFonts w:ascii="Arial Narrow" w:eastAsia="Times New Roman" w:hAnsi="Arial Narrow" w:cs="Times New Roman"/>
          <w:color w:val="000000" w:themeColor="text1"/>
          <w:sz w:val="24"/>
          <w:szCs w:val="24"/>
        </w:rPr>
        <w:t>when 'C-BW-CUSTOM'.</w:t>
      </w:r>
    </w:p>
    <w:p w:rsidR="0058285A" w:rsidRDefault="0058285A" w:rsidP="0058285A">
      <w:pPr>
        <w:spacing w:after="0" w:line="240" w:lineRule="auto"/>
        <w:ind w:firstLine="567"/>
        <w:rPr>
          <w:rFonts w:ascii="Arial Narrow" w:eastAsia="Times New Roman" w:hAnsi="Arial Narrow" w:cs="Times New Roman"/>
          <w:color w:val="000000" w:themeColor="text1"/>
          <w:sz w:val="24"/>
          <w:szCs w:val="24"/>
        </w:rPr>
      </w:pPr>
      <w:r>
        <w:rPr>
          <w:rFonts w:ascii="Arial Narrow" w:eastAsia="Times New Roman" w:hAnsi="Arial Narrow" w:cs="Times New Roman"/>
          <w:color w:val="000000" w:themeColor="text1"/>
          <w:sz w:val="24"/>
          <w:szCs w:val="24"/>
        </w:rPr>
        <w:t xml:space="preserve">    </w:t>
      </w:r>
      <w:r w:rsidRPr="0058285A">
        <w:rPr>
          <w:rFonts w:ascii="Arial Narrow" w:eastAsia="Times New Roman" w:hAnsi="Arial Narrow" w:cs="Times New Roman"/>
          <w:color w:val="000000" w:themeColor="text1"/>
          <w:sz w:val="24"/>
          <w:szCs w:val="24"/>
        </w:rPr>
        <w:t xml:space="preserve">l_function-tech_name = 'Z_GET_RECORDS_IN_DELTA' </w:t>
      </w:r>
      <w:r>
        <w:rPr>
          <w:rFonts w:ascii="Arial Narrow" w:eastAsia="Times New Roman" w:hAnsi="Arial Narrow" w:cs="Times New Roman"/>
          <w:color w:val="000000" w:themeColor="text1"/>
          <w:sz w:val="24"/>
          <w:szCs w:val="24"/>
        </w:rPr>
        <w:t>.</w:t>
      </w:r>
    </w:p>
    <w:p w:rsidR="0058285A" w:rsidRDefault="0058285A" w:rsidP="0058285A">
      <w:pPr>
        <w:spacing w:after="0" w:line="240" w:lineRule="auto"/>
        <w:ind w:firstLine="567"/>
        <w:rPr>
          <w:rFonts w:ascii="Arial Narrow" w:eastAsia="Times New Roman" w:hAnsi="Arial Narrow" w:cs="Times New Roman"/>
          <w:color w:val="000000" w:themeColor="text1"/>
          <w:sz w:val="24"/>
          <w:szCs w:val="24"/>
        </w:rPr>
      </w:pPr>
      <w:r>
        <w:rPr>
          <w:rFonts w:ascii="Arial Narrow" w:eastAsia="Times New Roman" w:hAnsi="Arial Narrow" w:cs="Times New Roman"/>
          <w:color w:val="000000" w:themeColor="text1"/>
          <w:sz w:val="24"/>
          <w:szCs w:val="24"/>
        </w:rPr>
        <w:t xml:space="preserve">    </w:t>
      </w:r>
      <w:r w:rsidRPr="0058285A">
        <w:rPr>
          <w:rFonts w:ascii="Arial Narrow" w:eastAsia="Times New Roman" w:hAnsi="Arial Narrow" w:cs="Times New Roman"/>
          <w:color w:val="000000" w:themeColor="text1"/>
          <w:sz w:val="24"/>
          <w:szCs w:val="24"/>
        </w:rPr>
        <w:t xml:space="preserve">l_function-descriptn = 'Get number of records </w:t>
      </w:r>
      <w:r>
        <w:rPr>
          <w:rFonts w:ascii="Arial Narrow" w:eastAsia="Times New Roman" w:hAnsi="Arial Narrow" w:cs="Times New Roman"/>
          <w:color w:val="000000" w:themeColor="text1"/>
          <w:sz w:val="24"/>
          <w:szCs w:val="24"/>
        </w:rPr>
        <w:t>in next del’.</w:t>
      </w:r>
    </w:p>
    <w:p w:rsidR="0058285A" w:rsidRDefault="0058285A" w:rsidP="0058285A">
      <w:pPr>
        <w:spacing w:after="0" w:line="240" w:lineRule="auto"/>
        <w:ind w:firstLine="567"/>
        <w:rPr>
          <w:rFonts w:ascii="Arial Narrow" w:eastAsia="Times New Roman" w:hAnsi="Arial Narrow" w:cs="Times New Roman"/>
          <w:color w:val="000000" w:themeColor="text1"/>
          <w:sz w:val="24"/>
          <w:szCs w:val="24"/>
        </w:rPr>
      </w:pPr>
      <w:r>
        <w:rPr>
          <w:rFonts w:ascii="Arial Narrow" w:eastAsia="Times New Roman" w:hAnsi="Arial Narrow" w:cs="Times New Roman"/>
          <w:color w:val="000000" w:themeColor="text1"/>
          <w:sz w:val="24"/>
          <w:szCs w:val="24"/>
        </w:rPr>
        <w:t xml:space="preserve">    </w:t>
      </w:r>
      <w:r w:rsidRPr="0058285A">
        <w:rPr>
          <w:rFonts w:ascii="Arial Narrow" w:eastAsia="Times New Roman" w:hAnsi="Arial Narrow" w:cs="Times New Roman"/>
          <w:color w:val="000000" w:themeColor="text1"/>
          <w:sz w:val="24"/>
          <w:szCs w:val="24"/>
        </w:rPr>
        <w:t xml:space="preserve">l_function-method = </w:t>
      </w:r>
      <w:r>
        <w:rPr>
          <w:rFonts w:ascii="Arial Narrow" w:eastAsia="Times New Roman" w:hAnsi="Arial Narrow" w:cs="Times New Roman"/>
          <w:color w:val="000000" w:themeColor="text1"/>
          <w:sz w:val="24"/>
          <w:szCs w:val="24"/>
        </w:rPr>
        <w:t>‘</w:t>
      </w:r>
      <w:r w:rsidRPr="0058285A">
        <w:rPr>
          <w:rFonts w:ascii="Arial Narrow" w:eastAsia="Times New Roman" w:hAnsi="Arial Narrow" w:cs="Times New Roman"/>
          <w:color w:val="000000" w:themeColor="text1"/>
          <w:sz w:val="24"/>
          <w:szCs w:val="24"/>
        </w:rPr>
        <w:t xml:space="preserve">Z_GET_RECORDS_IN_DELTA'. </w:t>
      </w:r>
    </w:p>
    <w:p w:rsidR="0058285A" w:rsidRDefault="0058285A" w:rsidP="0058285A">
      <w:pPr>
        <w:spacing w:after="0" w:line="240" w:lineRule="auto"/>
        <w:ind w:firstLine="567"/>
        <w:rPr>
          <w:rFonts w:ascii="Arial Narrow" w:eastAsia="Times New Roman" w:hAnsi="Arial Narrow" w:cs="Times New Roman"/>
          <w:color w:val="000000" w:themeColor="text1"/>
          <w:sz w:val="24"/>
          <w:szCs w:val="24"/>
        </w:rPr>
      </w:pPr>
      <w:r>
        <w:rPr>
          <w:rFonts w:ascii="Arial Narrow" w:eastAsia="Times New Roman" w:hAnsi="Arial Narrow" w:cs="Times New Roman"/>
          <w:color w:val="000000" w:themeColor="text1"/>
          <w:sz w:val="24"/>
          <w:szCs w:val="24"/>
        </w:rPr>
        <w:t xml:space="preserve">    </w:t>
      </w:r>
      <w:r w:rsidRPr="0058285A">
        <w:rPr>
          <w:rFonts w:ascii="Arial Narrow" w:eastAsia="Times New Roman" w:hAnsi="Arial Narrow" w:cs="Times New Roman"/>
          <w:color w:val="000000" w:themeColor="text1"/>
          <w:sz w:val="24"/>
          <w:szCs w:val="24"/>
        </w:rPr>
        <w:t xml:space="preserve">l_function-class = 'ZCL_IM_BW_FUNCTIONS'. </w:t>
      </w:r>
    </w:p>
    <w:p w:rsidR="0058285A" w:rsidRPr="0058285A" w:rsidRDefault="0058285A" w:rsidP="0058285A">
      <w:pPr>
        <w:spacing w:after="0" w:line="240" w:lineRule="auto"/>
        <w:ind w:firstLine="567"/>
        <w:rPr>
          <w:rFonts w:ascii="Arial Narrow" w:eastAsia="Times New Roman" w:hAnsi="Arial Narrow" w:cs="Times New Roman"/>
          <w:color w:val="000000" w:themeColor="text1"/>
          <w:sz w:val="24"/>
          <w:szCs w:val="24"/>
        </w:rPr>
      </w:pPr>
      <w:r>
        <w:rPr>
          <w:rFonts w:ascii="Arial Narrow" w:eastAsia="Times New Roman" w:hAnsi="Arial Narrow" w:cs="Times New Roman"/>
          <w:color w:val="000000" w:themeColor="text1"/>
          <w:sz w:val="24"/>
          <w:szCs w:val="24"/>
        </w:rPr>
        <w:lastRenderedPageBreak/>
        <w:t xml:space="preserve">    </w:t>
      </w:r>
      <w:r w:rsidRPr="0058285A">
        <w:rPr>
          <w:rFonts w:ascii="Arial Narrow" w:eastAsia="Times New Roman" w:hAnsi="Arial Narrow" w:cs="Times New Roman"/>
          <w:color w:val="000000" w:themeColor="text1"/>
          <w:sz w:val="24"/>
          <w:szCs w:val="24"/>
        </w:rPr>
        <w:t>append l_function to c_operands.</w:t>
      </w:r>
    </w:p>
    <w:p w:rsidR="0058285A" w:rsidRPr="0058285A" w:rsidRDefault="0058285A" w:rsidP="0058285A">
      <w:pPr>
        <w:spacing w:after="0" w:line="240" w:lineRule="auto"/>
        <w:ind w:firstLine="567"/>
        <w:rPr>
          <w:rFonts w:ascii="Arial Narrow" w:eastAsia="Times New Roman" w:hAnsi="Arial Narrow" w:cs="Times New Roman"/>
          <w:color w:val="000000" w:themeColor="text1"/>
          <w:sz w:val="24"/>
          <w:szCs w:val="24"/>
        </w:rPr>
      </w:pPr>
      <w:r>
        <w:rPr>
          <w:rFonts w:ascii="Arial Narrow" w:eastAsia="Times New Roman" w:hAnsi="Arial Narrow" w:cs="Times New Roman"/>
          <w:color w:val="000000" w:themeColor="text1"/>
          <w:sz w:val="24"/>
          <w:szCs w:val="24"/>
        </w:rPr>
        <w:t xml:space="preserve">    </w:t>
      </w:r>
      <w:r w:rsidRPr="0058285A">
        <w:rPr>
          <w:rFonts w:ascii="Arial Narrow" w:eastAsia="Times New Roman" w:hAnsi="Arial Narrow" w:cs="Times New Roman"/>
          <w:color w:val="000000" w:themeColor="text1"/>
          <w:sz w:val="24"/>
          <w:szCs w:val="24"/>
        </w:rPr>
        <w:t>clear: l_function.</w:t>
      </w:r>
    </w:p>
    <w:p w:rsidR="0058285A" w:rsidRPr="0058285A" w:rsidRDefault="0058285A" w:rsidP="0058285A">
      <w:pPr>
        <w:spacing w:after="0" w:line="240" w:lineRule="auto"/>
        <w:ind w:firstLine="567"/>
        <w:rPr>
          <w:rFonts w:ascii="Arial Narrow" w:eastAsia="Times New Roman" w:hAnsi="Arial Narrow" w:cs="Times New Roman"/>
          <w:color w:val="000000" w:themeColor="text1"/>
          <w:sz w:val="24"/>
          <w:szCs w:val="24"/>
        </w:rPr>
      </w:pPr>
      <w:r>
        <w:rPr>
          <w:rFonts w:ascii="Arial Narrow" w:eastAsia="Times New Roman" w:hAnsi="Arial Narrow" w:cs="Times New Roman"/>
          <w:color w:val="000000" w:themeColor="text1"/>
          <w:sz w:val="24"/>
          <w:szCs w:val="24"/>
        </w:rPr>
        <w:t>endcase</w:t>
      </w:r>
      <w:r w:rsidRPr="0058285A">
        <w:rPr>
          <w:rFonts w:ascii="Arial Narrow" w:eastAsia="Times New Roman" w:hAnsi="Arial Narrow" w:cs="Times New Roman"/>
          <w:color w:val="000000" w:themeColor="text1"/>
          <w:sz w:val="24"/>
          <w:szCs w:val="24"/>
        </w:rPr>
        <w:t>.</w:t>
      </w:r>
    </w:p>
    <w:p w:rsidR="0058285A" w:rsidRPr="0058285A" w:rsidRDefault="0058285A" w:rsidP="0058285A">
      <w:pPr>
        <w:spacing w:after="0" w:line="240" w:lineRule="auto"/>
        <w:ind w:firstLine="567"/>
        <w:rPr>
          <w:rFonts w:ascii="Arial Narrow" w:eastAsia="Times New Roman" w:hAnsi="Arial Narrow" w:cs="Times New Roman"/>
          <w:color w:val="000000" w:themeColor="text1"/>
          <w:sz w:val="24"/>
          <w:szCs w:val="24"/>
        </w:rPr>
      </w:pPr>
      <w:r w:rsidRPr="0058285A">
        <w:rPr>
          <w:rFonts w:ascii="Arial Narrow" w:eastAsia="Times New Roman" w:hAnsi="Arial Narrow" w:cs="Times New Roman"/>
          <w:color w:val="000000" w:themeColor="text1"/>
          <w:sz w:val="24"/>
          <w:szCs w:val="24"/>
        </w:rPr>
        <w:t>endmethod.</w:t>
      </w:r>
    </w:p>
    <w:p w:rsidR="0058285A" w:rsidRDefault="0058285A" w:rsidP="0058285A">
      <w:pPr>
        <w:spacing w:after="0" w:line="240" w:lineRule="auto"/>
        <w:ind w:firstLine="567"/>
        <w:jc w:val="both"/>
        <w:rPr>
          <w:rFonts w:ascii="Arial Narrow" w:eastAsia="Times New Roman" w:hAnsi="Arial Narrow" w:cs="Times New Roman"/>
          <w:color w:val="000000" w:themeColor="text1"/>
          <w:sz w:val="24"/>
          <w:szCs w:val="24"/>
        </w:rPr>
      </w:pPr>
    </w:p>
    <w:p w:rsidR="0058285A" w:rsidRPr="0058285A" w:rsidRDefault="0058285A" w:rsidP="0058285A">
      <w:pPr>
        <w:spacing w:after="0" w:line="240" w:lineRule="auto"/>
        <w:ind w:firstLine="567"/>
        <w:jc w:val="both"/>
        <w:rPr>
          <w:rFonts w:ascii="Arial Narrow" w:eastAsia="Times New Roman" w:hAnsi="Arial Narrow" w:cs="Times New Roman"/>
          <w:sz w:val="24"/>
          <w:szCs w:val="24"/>
        </w:rPr>
      </w:pPr>
      <w:r w:rsidRPr="0058285A">
        <w:rPr>
          <w:rFonts w:ascii="Arial Narrow" w:eastAsia="Times New Roman" w:hAnsi="Arial Narrow" w:cs="Times New Roman"/>
          <w:sz w:val="24"/>
          <w:szCs w:val="24"/>
        </w:rPr>
        <w:t xml:space="preserve">  The first part of the code </w:t>
      </w:r>
      <w:r>
        <w:rPr>
          <w:rFonts w:ascii="Arial Narrow" w:eastAsia="Times New Roman" w:hAnsi="Arial Narrow" w:cs="Times New Roman"/>
          <w:sz w:val="24"/>
          <w:szCs w:val="24"/>
        </w:rPr>
        <w:t xml:space="preserve">- </w:t>
      </w:r>
      <w:r w:rsidRPr="0058285A">
        <w:rPr>
          <w:rFonts w:ascii="Arial Narrow" w:eastAsia="Times New Roman" w:hAnsi="Arial Narrow" w:cs="Times New Roman"/>
          <w:sz w:val="24"/>
          <w:szCs w:val="24"/>
        </w:rPr>
        <w:t>WHEN ‘ ‘</w:t>
      </w:r>
      <w:r>
        <w:rPr>
          <w:rFonts w:ascii="Arial Narrow" w:eastAsia="Times New Roman" w:hAnsi="Arial Narrow" w:cs="Times New Roman"/>
          <w:sz w:val="24"/>
          <w:szCs w:val="24"/>
        </w:rPr>
        <w:t xml:space="preserve">  - </w:t>
      </w:r>
      <w:r w:rsidRPr="0058285A">
        <w:rPr>
          <w:rFonts w:ascii="Arial Narrow" w:eastAsia="Times New Roman" w:hAnsi="Arial Narrow" w:cs="Times New Roman"/>
          <w:sz w:val="24"/>
          <w:szCs w:val="24"/>
        </w:rPr>
        <w:t xml:space="preserve"> sets up a new category in the Functions drop down menu, the second part of the code adds the new method created to that new category.</w:t>
      </w:r>
    </w:p>
    <w:p w:rsidR="005D09BE" w:rsidRDefault="005D09BE" w:rsidP="0058285A">
      <w:pPr>
        <w:spacing w:after="0" w:line="240" w:lineRule="auto"/>
        <w:ind w:firstLine="567"/>
        <w:jc w:val="both"/>
        <w:rPr>
          <w:rFonts w:ascii="Arial Narrow" w:eastAsia="Times New Roman" w:hAnsi="Arial Narrow" w:cs="Times New Roman"/>
          <w:sz w:val="24"/>
          <w:szCs w:val="24"/>
        </w:rPr>
      </w:pPr>
    </w:p>
    <w:p w:rsidR="0058285A" w:rsidRDefault="0058285A" w:rsidP="0058285A">
      <w:pPr>
        <w:spacing w:after="0" w:line="240" w:lineRule="auto"/>
        <w:ind w:firstLine="567"/>
        <w:jc w:val="both"/>
        <w:rPr>
          <w:rFonts w:ascii="Arial Narrow" w:eastAsia="Times New Roman" w:hAnsi="Arial Narrow" w:cs="Times New Roman"/>
          <w:i/>
          <w:color w:val="002060"/>
          <w:sz w:val="24"/>
          <w:szCs w:val="24"/>
        </w:rPr>
      </w:pPr>
      <w:r w:rsidRPr="0058285A">
        <w:rPr>
          <w:rFonts w:ascii="Arial Narrow" w:eastAsia="Times New Roman" w:hAnsi="Arial Narrow" w:cs="Times New Roman"/>
          <w:sz w:val="24"/>
          <w:szCs w:val="24"/>
        </w:rPr>
        <w:t xml:space="preserve">8) Activate your code then activate the BadI. Note that when it is activated the Runtime Behaviour field will be set to </w:t>
      </w:r>
      <w:r w:rsidRPr="0058285A">
        <w:rPr>
          <w:rFonts w:ascii="Arial Narrow" w:eastAsia="Times New Roman" w:hAnsi="Arial Narrow" w:cs="Times New Roman"/>
          <w:i/>
          <w:color w:val="002060"/>
          <w:sz w:val="24"/>
          <w:szCs w:val="24"/>
        </w:rPr>
        <w:t>Implementation will be called</w:t>
      </w:r>
    </w:p>
    <w:p w:rsidR="005D09BE" w:rsidRDefault="005D09BE" w:rsidP="0058285A">
      <w:pPr>
        <w:spacing w:after="0" w:line="240" w:lineRule="auto"/>
        <w:ind w:firstLine="567"/>
        <w:jc w:val="both"/>
        <w:rPr>
          <w:rFonts w:ascii="Arial Narrow" w:eastAsia="Times New Roman" w:hAnsi="Arial Narrow" w:cs="Times New Roman"/>
          <w:i/>
          <w:color w:val="002060"/>
          <w:sz w:val="24"/>
          <w:szCs w:val="24"/>
        </w:rPr>
      </w:pPr>
    </w:p>
    <w:p w:rsidR="005D09BE" w:rsidRPr="0058285A" w:rsidRDefault="005D09BE" w:rsidP="0058285A">
      <w:pPr>
        <w:spacing w:after="0" w:line="240" w:lineRule="auto"/>
        <w:ind w:firstLine="567"/>
        <w:jc w:val="both"/>
        <w:rPr>
          <w:rFonts w:ascii="Arial Narrow" w:eastAsia="Times New Roman" w:hAnsi="Arial Narrow" w:cs="Times New Roman"/>
          <w:sz w:val="24"/>
          <w:szCs w:val="24"/>
        </w:rPr>
      </w:pPr>
      <w:r>
        <w:rPr>
          <w:noProof/>
        </w:rPr>
        <w:drawing>
          <wp:inline distT="0" distB="0" distL="0" distR="0" wp14:anchorId="50BC9106" wp14:editId="70CCB1A5">
            <wp:extent cx="4841821" cy="242091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873443" cy="2436722"/>
                    </a:xfrm>
                    <a:prstGeom prst="rect">
                      <a:avLst/>
                    </a:prstGeom>
                  </pic:spPr>
                </pic:pic>
              </a:graphicData>
            </a:graphic>
          </wp:inline>
        </w:drawing>
      </w:r>
    </w:p>
    <w:p w:rsidR="0058285A" w:rsidRDefault="0058285A" w:rsidP="0058285A">
      <w:pPr>
        <w:spacing w:after="0" w:line="240" w:lineRule="auto"/>
        <w:ind w:firstLine="567"/>
        <w:jc w:val="both"/>
        <w:rPr>
          <w:rFonts w:ascii="Arial Narrow" w:eastAsia="Times New Roman" w:hAnsi="Arial Narrow" w:cs="Times New Roman"/>
          <w:color w:val="000000" w:themeColor="text1"/>
          <w:sz w:val="24"/>
          <w:szCs w:val="24"/>
        </w:rPr>
      </w:pPr>
    </w:p>
    <w:p w:rsidR="005D09BE" w:rsidRPr="005D09BE" w:rsidRDefault="005D09BE" w:rsidP="0058285A">
      <w:pPr>
        <w:spacing w:after="0" w:line="240" w:lineRule="auto"/>
        <w:ind w:firstLine="567"/>
        <w:jc w:val="both"/>
        <w:rPr>
          <w:rFonts w:ascii="Arial Narrow" w:eastAsia="Times New Roman" w:hAnsi="Arial Narrow" w:cs="Times New Roman"/>
          <w:color w:val="000000" w:themeColor="text1"/>
          <w:sz w:val="24"/>
          <w:szCs w:val="24"/>
        </w:rPr>
      </w:pPr>
    </w:p>
    <w:p w:rsidR="005D09BE" w:rsidRPr="005D09BE" w:rsidRDefault="005D09BE" w:rsidP="0058285A">
      <w:pPr>
        <w:spacing w:after="0" w:line="240" w:lineRule="auto"/>
        <w:ind w:firstLine="567"/>
        <w:jc w:val="both"/>
        <w:rPr>
          <w:rFonts w:ascii="Arial Narrow" w:hAnsi="Arial Narrow"/>
          <w:sz w:val="24"/>
          <w:szCs w:val="24"/>
        </w:rPr>
      </w:pPr>
      <w:r w:rsidRPr="005D09BE">
        <w:rPr>
          <w:rFonts w:ascii="Arial Narrow" w:hAnsi="Arial Narrow"/>
          <w:sz w:val="24"/>
          <w:szCs w:val="24"/>
        </w:rPr>
        <w:t>9) Create/Modify Process Chain using RSA1 – Here we are creating a new process chain</w:t>
      </w:r>
    </w:p>
    <w:p w:rsidR="005D09BE" w:rsidRPr="005D09BE" w:rsidRDefault="005D09BE" w:rsidP="0058285A">
      <w:pPr>
        <w:spacing w:after="0" w:line="240" w:lineRule="auto"/>
        <w:ind w:firstLine="567"/>
        <w:jc w:val="both"/>
        <w:rPr>
          <w:rFonts w:ascii="Arial Narrow" w:hAnsi="Arial Narrow"/>
          <w:sz w:val="24"/>
          <w:szCs w:val="24"/>
        </w:rPr>
      </w:pPr>
    </w:p>
    <w:p w:rsidR="005D09BE" w:rsidRDefault="005D09BE" w:rsidP="0058285A">
      <w:pPr>
        <w:spacing w:after="0" w:line="240" w:lineRule="auto"/>
        <w:ind w:firstLine="567"/>
        <w:jc w:val="both"/>
        <w:rPr>
          <w:rFonts w:ascii="Arial Narrow" w:eastAsia="Times New Roman" w:hAnsi="Arial Narrow" w:cs="Times New Roman"/>
          <w:color w:val="000000" w:themeColor="text1"/>
          <w:sz w:val="24"/>
          <w:szCs w:val="24"/>
        </w:rPr>
      </w:pPr>
      <w:r>
        <w:rPr>
          <w:noProof/>
        </w:rPr>
        <w:drawing>
          <wp:inline distT="0" distB="0" distL="0" distR="0" wp14:anchorId="43B22BE5" wp14:editId="564C7813">
            <wp:extent cx="2983042" cy="695828"/>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043198" cy="709860"/>
                    </a:xfrm>
                    <a:prstGeom prst="rect">
                      <a:avLst/>
                    </a:prstGeom>
                  </pic:spPr>
                </pic:pic>
              </a:graphicData>
            </a:graphic>
          </wp:inline>
        </w:drawing>
      </w:r>
    </w:p>
    <w:p w:rsidR="005D09BE" w:rsidRDefault="005D09BE" w:rsidP="0058285A">
      <w:pPr>
        <w:spacing w:after="0" w:line="240" w:lineRule="auto"/>
        <w:ind w:firstLine="567"/>
        <w:jc w:val="both"/>
        <w:rPr>
          <w:rFonts w:ascii="Arial Narrow" w:eastAsia="Times New Roman" w:hAnsi="Arial Narrow" w:cs="Times New Roman"/>
          <w:color w:val="000000" w:themeColor="text1"/>
          <w:sz w:val="24"/>
          <w:szCs w:val="24"/>
        </w:rPr>
      </w:pPr>
    </w:p>
    <w:p w:rsidR="005D09BE" w:rsidRPr="005D09BE" w:rsidRDefault="005D09BE" w:rsidP="0058285A">
      <w:pPr>
        <w:spacing w:after="0" w:line="240" w:lineRule="auto"/>
        <w:ind w:firstLine="567"/>
        <w:jc w:val="both"/>
        <w:rPr>
          <w:rFonts w:ascii="Arial Narrow" w:hAnsi="Arial Narrow"/>
          <w:sz w:val="24"/>
          <w:szCs w:val="24"/>
        </w:rPr>
      </w:pPr>
      <w:r w:rsidRPr="005D09BE">
        <w:rPr>
          <w:rFonts w:ascii="Arial Narrow" w:hAnsi="Arial Narrow"/>
          <w:sz w:val="24"/>
          <w:szCs w:val="24"/>
        </w:rPr>
        <w:t>Create a new Decision Process and enter a name and description</w:t>
      </w:r>
    </w:p>
    <w:p w:rsidR="005D09BE" w:rsidRDefault="005D09BE" w:rsidP="0058285A">
      <w:pPr>
        <w:spacing w:after="0" w:line="240" w:lineRule="auto"/>
        <w:ind w:firstLine="567"/>
        <w:jc w:val="both"/>
        <w:rPr>
          <w:rFonts w:ascii="Arial Narrow" w:eastAsia="Times New Roman" w:hAnsi="Arial Narrow" w:cs="Times New Roman"/>
          <w:color w:val="000000" w:themeColor="text1"/>
          <w:sz w:val="24"/>
          <w:szCs w:val="24"/>
        </w:rPr>
      </w:pPr>
    </w:p>
    <w:p w:rsidR="005D09BE" w:rsidRDefault="005D09BE" w:rsidP="0058285A">
      <w:pPr>
        <w:spacing w:after="0" w:line="240" w:lineRule="auto"/>
        <w:ind w:firstLine="567"/>
        <w:jc w:val="both"/>
        <w:rPr>
          <w:rFonts w:ascii="Arial Narrow" w:eastAsia="Times New Roman" w:hAnsi="Arial Narrow" w:cs="Times New Roman"/>
          <w:color w:val="000000" w:themeColor="text1"/>
          <w:sz w:val="24"/>
          <w:szCs w:val="24"/>
        </w:rPr>
      </w:pPr>
      <w:r>
        <w:rPr>
          <w:noProof/>
        </w:rPr>
        <w:drawing>
          <wp:inline distT="0" distB="0" distL="0" distR="0" wp14:anchorId="0932C96A" wp14:editId="77F43ACD">
            <wp:extent cx="4338008" cy="1757540"/>
            <wp:effectExtent l="0" t="0" r="571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350429" cy="1762572"/>
                    </a:xfrm>
                    <a:prstGeom prst="rect">
                      <a:avLst/>
                    </a:prstGeom>
                  </pic:spPr>
                </pic:pic>
              </a:graphicData>
            </a:graphic>
          </wp:inline>
        </w:drawing>
      </w:r>
    </w:p>
    <w:p w:rsidR="005D09BE" w:rsidRDefault="005D09BE" w:rsidP="0058285A">
      <w:pPr>
        <w:spacing w:after="0" w:line="240" w:lineRule="auto"/>
        <w:ind w:firstLine="567"/>
        <w:jc w:val="both"/>
        <w:rPr>
          <w:rFonts w:ascii="Arial Narrow" w:eastAsia="Times New Roman" w:hAnsi="Arial Narrow" w:cs="Times New Roman"/>
          <w:color w:val="000000" w:themeColor="text1"/>
          <w:sz w:val="24"/>
          <w:szCs w:val="24"/>
        </w:rPr>
      </w:pPr>
    </w:p>
    <w:p w:rsidR="005D09BE" w:rsidRDefault="005D09BE" w:rsidP="0058285A">
      <w:pPr>
        <w:spacing w:after="0" w:line="240" w:lineRule="auto"/>
        <w:ind w:firstLine="567"/>
        <w:jc w:val="both"/>
        <w:rPr>
          <w:rFonts w:ascii="Arial Narrow" w:hAnsi="Arial Narrow"/>
          <w:sz w:val="24"/>
          <w:szCs w:val="24"/>
        </w:rPr>
      </w:pPr>
      <w:r w:rsidRPr="005D09BE">
        <w:rPr>
          <w:rFonts w:ascii="Arial Narrow" w:hAnsi="Arial Narrow"/>
          <w:sz w:val="24"/>
          <w:szCs w:val="24"/>
        </w:rPr>
        <w:t xml:space="preserve">Edit the formula, enter a name and click ok. In the drop down menu on the function side you can now see </w:t>
      </w:r>
      <w:r w:rsidRPr="005D09BE">
        <w:rPr>
          <w:rFonts w:ascii="Arial Narrow" w:hAnsi="Arial Narrow"/>
          <w:i/>
          <w:color w:val="002060"/>
          <w:sz w:val="24"/>
          <w:szCs w:val="24"/>
        </w:rPr>
        <w:t>BW Custom Functions</w:t>
      </w:r>
      <w:r w:rsidRPr="005D09BE">
        <w:rPr>
          <w:rFonts w:ascii="Arial Narrow" w:hAnsi="Arial Narrow"/>
          <w:sz w:val="24"/>
          <w:szCs w:val="24"/>
        </w:rPr>
        <w:t xml:space="preserve"> and in there is our new function</w:t>
      </w:r>
    </w:p>
    <w:p w:rsidR="005D09BE" w:rsidRDefault="005D09BE" w:rsidP="0058285A">
      <w:pPr>
        <w:spacing w:after="0" w:line="240" w:lineRule="auto"/>
        <w:ind w:firstLine="567"/>
        <w:jc w:val="both"/>
        <w:rPr>
          <w:rFonts w:ascii="Arial Narrow" w:hAnsi="Arial Narrow"/>
          <w:sz w:val="24"/>
          <w:szCs w:val="24"/>
        </w:rPr>
      </w:pPr>
    </w:p>
    <w:p w:rsidR="005D09BE" w:rsidRDefault="005D09BE" w:rsidP="0058285A">
      <w:pPr>
        <w:spacing w:after="0" w:line="240" w:lineRule="auto"/>
        <w:ind w:firstLine="567"/>
        <w:jc w:val="both"/>
        <w:rPr>
          <w:rFonts w:ascii="Arial Narrow" w:hAnsi="Arial Narrow"/>
          <w:sz w:val="24"/>
          <w:szCs w:val="24"/>
        </w:rPr>
      </w:pPr>
      <w:r>
        <w:rPr>
          <w:noProof/>
        </w:rPr>
        <w:drawing>
          <wp:inline distT="0" distB="0" distL="0" distR="0" wp14:anchorId="24DA087E" wp14:editId="671AC82C">
            <wp:extent cx="3800006" cy="1417581"/>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824753" cy="1426813"/>
                    </a:xfrm>
                    <a:prstGeom prst="rect">
                      <a:avLst/>
                    </a:prstGeom>
                  </pic:spPr>
                </pic:pic>
              </a:graphicData>
            </a:graphic>
          </wp:inline>
        </w:drawing>
      </w:r>
    </w:p>
    <w:p w:rsidR="005D09BE" w:rsidRDefault="005D09BE" w:rsidP="0058285A">
      <w:pPr>
        <w:spacing w:after="0" w:line="240" w:lineRule="auto"/>
        <w:ind w:firstLine="567"/>
        <w:jc w:val="both"/>
        <w:rPr>
          <w:rFonts w:ascii="Arial Narrow" w:hAnsi="Arial Narrow"/>
          <w:sz w:val="24"/>
          <w:szCs w:val="24"/>
        </w:rPr>
      </w:pPr>
    </w:p>
    <w:p w:rsidR="005D09BE" w:rsidRDefault="005D09BE" w:rsidP="005D09BE">
      <w:pPr>
        <w:spacing w:after="0" w:line="240" w:lineRule="auto"/>
        <w:ind w:firstLine="567"/>
        <w:jc w:val="both"/>
        <w:rPr>
          <w:rFonts w:ascii="Arial Narrow" w:eastAsia="Times New Roman" w:hAnsi="Arial Narrow" w:cs="Times New Roman"/>
          <w:sz w:val="24"/>
          <w:szCs w:val="24"/>
        </w:rPr>
      </w:pPr>
      <w:r w:rsidRPr="005D09BE">
        <w:rPr>
          <w:rFonts w:ascii="Arial Narrow" w:eastAsia="Times New Roman" w:hAnsi="Arial Narrow" w:cs="Times New Roman"/>
          <w:sz w:val="24"/>
          <w:szCs w:val="24"/>
        </w:rPr>
        <w:t>Exit and save your Decision process. Note that in this example the Else section event has been changed to Option 2 rather than the default Error</w:t>
      </w:r>
    </w:p>
    <w:p w:rsidR="005D09BE" w:rsidRDefault="005D09BE" w:rsidP="005D09BE">
      <w:pPr>
        <w:spacing w:after="0" w:line="240" w:lineRule="auto"/>
        <w:ind w:firstLine="567"/>
        <w:jc w:val="both"/>
        <w:rPr>
          <w:rFonts w:ascii="Arial Narrow" w:eastAsia="Times New Roman" w:hAnsi="Arial Narrow" w:cs="Times New Roman"/>
          <w:sz w:val="24"/>
          <w:szCs w:val="24"/>
        </w:rPr>
      </w:pPr>
    </w:p>
    <w:p w:rsidR="005D09BE" w:rsidRDefault="005D09BE" w:rsidP="005D09BE">
      <w:pPr>
        <w:spacing w:after="0" w:line="240" w:lineRule="auto"/>
        <w:ind w:firstLine="567"/>
        <w:jc w:val="both"/>
        <w:rPr>
          <w:rFonts w:ascii="Arial Narrow" w:eastAsia="Times New Roman" w:hAnsi="Arial Narrow" w:cs="Times New Roman"/>
          <w:sz w:val="24"/>
          <w:szCs w:val="24"/>
        </w:rPr>
      </w:pPr>
      <w:r>
        <w:rPr>
          <w:noProof/>
        </w:rPr>
        <w:drawing>
          <wp:inline distT="0" distB="0" distL="0" distR="0" wp14:anchorId="64021530" wp14:editId="18DFC989">
            <wp:extent cx="4615211" cy="1839719"/>
            <wp:effectExtent l="0" t="0" r="0" b="825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639426" cy="1849372"/>
                    </a:xfrm>
                    <a:prstGeom prst="rect">
                      <a:avLst/>
                    </a:prstGeom>
                  </pic:spPr>
                </pic:pic>
              </a:graphicData>
            </a:graphic>
          </wp:inline>
        </w:drawing>
      </w:r>
    </w:p>
    <w:p w:rsidR="005D09BE" w:rsidRDefault="005D09BE" w:rsidP="005D09BE">
      <w:pPr>
        <w:spacing w:after="0" w:line="240" w:lineRule="auto"/>
        <w:ind w:firstLine="567"/>
        <w:jc w:val="both"/>
        <w:rPr>
          <w:rFonts w:ascii="Arial Narrow" w:eastAsia="Times New Roman" w:hAnsi="Arial Narrow" w:cs="Times New Roman"/>
          <w:sz w:val="24"/>
          <w:szCs w:val="24"/>
        </w:rPr>
      </w:pPr>
    </w:p>
    <w:p w:rsidR="005D09BE" w:rsidRDefault="005D09BE" w:rsidP="005D09BE">
      <w:pPr>
        <w:spacing w:after="0" w:line="240" w:lineRule="auto"/>
        <w:ind w:firstLine="567"/>
        <w:jc w:val="both"/>
        <w:rPr>
          <w:rFonts w:ascii="Arial Narrow" w:hAnsi="Arial Narrow"/>
          <w:sz w:val="24"/>
          <w:szCs w:val="24"/>
        </w:rPr>
      </w:pPr>
      <w:r w:rsidRPr="005D09BE">
        <w:rPr>
          <w:rFonts w:ascii="Arial Narrow" w:hAnsi="Arial Narrow"/>
          <w:sz w:val="24"/>
          <w:szCs w:val="24"/>
        </w:rPr>
        <w:t>Now create the logic flow in the Process Chain</w:t>
      </w:r>
    </w:p>
    <w:p w:rsidR="009B3428" w:rsidRDefault="009B3428" w:rsidP="005D09BE">
      <w:pPr>
        <w:spacing w:after="0" w:line="240" w:lineRule="auto"/>
        <w:ind w:firstLine="567"/>
        <w:jc w:val="both"/>
        <w:rPr>
          <w:rFonts w:ascii="Arial Narrow" w:hAnsi="Arial Narrow"/>
          <w:sz w:val="24"/>
          <w:szCs w:val="24"/>
        </w:rPr>
      </w:pPr>
    </w:p>
    <w:p w:rsidR="009B3428" w:rsidRPr="009B3428" w:rsidRDefault="009B3428" w:rsidP="009B3428">
      <w:pPr>
        <w:pStyle w:val="1"/>
        <w:spacing w:before="0" w:beforeAutospacing="0" w:after="0" w:afterAutospacing="0"/>
        <w:ind w:firstLine="567"/>
        <w:jc w:val="center"/>
        <w:rPr>
          <w:rFonts w:ascii="Arial Narrow" w:hAnsi="Arial Narrow"/>
          <w:sz w:val="24"/>
          <w:szCs w:val="24"/>
        </w:rPr>
      </w:pPr>
      <w:r w:rsidRPr="009B3428">
        <w:rPr>
          <w:rFonts w:ascii="Arial Narrow" w:hAnsi="Arial Narrow"/>
          <w:sz w:val="24"/>
          <w:szCs w:val="24"/>
        </w:rPr>
        <w:t>SAP BW Process Chain - Passing parameters to ABAP Program</w:t>
      </w:r>
    </w:p>
    <w:p w:rsidR="009B3428" w:rsidRDefault="009B3428" w:rsidP="009B3428">
      <w:pPr>
        <w:spacing w:after="0" w:line="240" w:lineRule="auto"/>
        <w:ind w:firstLine="567"/>
        <w:jc w:val="both"/>
        <w:rPr>
          <w:rFonts w:ascii="Arial Narrow" w:eastAsia="Times New Roman" w:hAnsi="Arial Narrow" w:cs="Times New Roman"/>
          <w:sz w:val="24"/>
          <w:szCs w:val="24"/>
        </w:rPr>
      </w:pPr>
    </w:p>
    <w:p w:rsidR="009B3428" w:rsidRPr="009B3428" w:rsidRDefault="009B3428" w:rsidP="009B3428">
      <w:pPr>
        <w:spacing w:after="0" w:line="240" w:lineRule="auto"/>
        <w:ind w:firstLine="567"/>
        <w:jc w:val="both"/>
        <w:rPr>
          <w:rFonts w:ascii="Arial Narrow" w:eastAsia="Times New Roman" w:hAnsi="Arial Narrow" w:cs="Times New Roman"/>
          <w:sz w:val="24"/>
          <w:szCs w:val="24"/>
        </w:rPr>
      </w:pPr>
      <w:r w:rsidRPr="009B3428">
        <w:rPr>
          <w:rFonts w:ascii="Arial Narrow" w:eastAsia="Times New Roman" w:hAnsi="Arial Narrow" w:cs="Times New Roman"/>
          <w:sz w:val="24"/>
          <w:szCs w:val="24"/>
        </w:rPr>
        <w:t>In the process chain, you add object abap with something like this</w:t>
      </w:r>
    </w:p>
    <w:p w:rsidR="009B3428" w:rsidRDefault="009B3428" w:rsidP="009B3428">
      <w:pPr>
        <w:spacing w:after="0" w:line="240" w:lineRule="auto"/>
        <w:ind w:firstLine="567"/>
        <w:jc w:val="both"/>
        <w:rPr>
          <w:rFonts w:ascii="Arial Narrow" w:eastAsia="Times New Roman" w:hAnsi="Arial Narrow" w:cs="Times New Roman"/>
          <w:sz w:val="24"/>
          <w:szCs w:val="24"/>
        </w:rPr>
      </w:pPr>
    </w:p>
    <w:p w:rsidR="009B3428" w:rsidRPr="009B3428" w:rsidRDefault="009B3428" w:rsidP="009B3428">
      <w:pPr>
        <w:spacing w:after="0" w:line="240" w:lineRule="auto"/>
        <w:ind w:firstLine="567"/>
        <w:jc w:val="both"/>
        <w:rPr>
          <w:rFonts w:ascii="Arial Narrow" w:eastAsia="Times New Roman" w:hAnsi="Arial Narrow" w:cs="Times New Roman"/>
          <w:i/>
          <w:sz w:val="24"/>
          <w:szCs w:val="24"/>
        </w:rPr>
      </w:pPr>
      <w:r w:rsidRPr="009B3428">
        <w:rPr>
          <w:rFonts w:ascii="Arial Narrow" w:eastAsia="Times New Roman" w:hAnsi="Arial Narrow" w:cs="Times New Roman"/>
          <w:sz w:val="24"/>
          <w:szCs w:val="24"/>
        </w:rPr>
        <w:t xml:space="preserve">CALL FUNCTION ZXX_XXX </w:t>
      </w:r>
      <w:r w:rsidRPr="009B3428">
        <w:rPr>
          <w:rFonts w:ascii="Arial Narrow" w:eastAsia="Times New Roman" w:hAnsi="Arial Narrow" w:cs="Times New Roman"/>
          <w:i/>
          <w:sz w:val="24"/>
          <w:szCs w:val="24"/>
        </w:rPr>
        <w:t>"Your function module</w:t>
      </w:r>
    </w:p>
    <w:p w:rsidR="009B3428" w:rsidRPr="009B3428" w:rsidRDefault="009B3428" w:rsidP="009B3428">
      <w:pPr>
        <w:spacing w:after="0" w:line="240" w:lineRule="auto"/>
        <w:ind w:firstLine="567"/>
        <w:jc w:val="both"/>
        <w:rPr>
          <w:rFonts w:ascii="Arial Narrow" w:eastAsia="Times New Roman" w:hAnsi="Arial Narrow" w:cs="Times New Roman"/>
          <w:sz w:val="24"/>
          <w:szCs w:val="24"/>
        </w:rPr>
      </w:pPr>
      <w:r w:rsidRPr="009B3428">
        <w:rPr>
          <w:rFonts w:ascii="Arial Narrow" w:eastAsia="Times New Roman" w:hAnsi="Arial Narrow" w:cs="Times New Roman"/>
          <w:sz w:val="24"/>
          <w:szCs w:val="24"/>
        </w:rPr>
        <w:t>EXPORTING</w:t>
      </w:r>
    </w:p>
    <w:p w:rsidR="009B3428" w:rsidRPr="009B3428" w:rsidRDefault="009B3428" w:rsidP="009B3428">
      <w:pPr>
        <w:spacing w:after="0" w:line="240" w:lineRule="auto"/>
        <w:ind w:firstLine="720"/>
        <w:jc w:val="both"/>
        <w:rPr>
          <w:rFonts w:ascii="Arial Narrow" w:eastAsia="Times New Roman" w:hAnsi="Arial Narrow" w:cs="Times New Roman"/>
          <w:sz w:val="24"/>
          <w:szCs w:val="24"/>
        </w:rPr>
      </w:pPr>
      <w:r w:rsidRPr="009B3428">
        <w:rPr>
          <w:rFonts w:ascii="Arial Narrow" w:eastAsia="Times New Roman" w:hAnsi="Arial Narrow" w:cs="Times New Roman"/>
          <w:sz w:val="24"/>
          <w:szCs w:val="24"/>
        </w:rPr>
        <w:t>val1 = your_first_parameter</w:t>
      </w:r>
    </w:p>
    <w:p w:rsidR="009B3428" w:rsidRPr="009B3428" w:rsidRDefault="009B3428" w:rsidP="009B3428">
      <w:pPr>
        <w:spacing w:after="0" w:line="240" w:lineRule="auto"/>
        <w:ind w:firstLine="720"/>
        <w:jc w:val="both"/>
        <w:rPr>
          <w:rFonts w:ascii="Arial Narrow" w:eastAsia="Times New Roman" w:hAnsi="Arial Narrow" w:cs="Times New Roman"/>
          <w:sz w:val="24"/>
          <w:szCs w:val="24"/>
        </w:rPr>
      </w:pPr>
      <w:r w:rsidRPr="009B3428">
        <w:rPr>
          <w:rFonts w:ascii="Arial Narrow" w:eastAsia="Times New Roman" w:hAnsi="Arial Narrow" w:cs="Times New Roman"/>
          <w:sz w:val="24"/>
          <w:szCs w:val="24"/>
        </w:rPr>
        <w:t>var2 = your_second_parameter</w:t>
      </w:r>
    </w:p>
    <w:p w:rsidR="009B3428" w:rsidRPr="009B3428" w:rsidRDefault="009B3428" w:rsidP="009B3428">
      <w:pPr>
        <w:spacing w:after="0" w:line="240" w:lineRule="auto"/>
        <w:ind w:firstLine="567"/>
        <w:jc w:val="both"/>
        <w:rPr>
          <w:rFonts w:ascii="Arial Narrow" w:eastAsia="Times New Roman" w:hAnsi="Arial Narrow" w:cs="Times New Roman"/>
          <w:sz w:val="24"/>
          <w:szCs w:val="24"/>
        </w:rPr>
      </w:pPr>
      <w:r w:rsidRPr="009B3428">
        <w:rPr>
          <w:rFonts w:ascii="Arial Narrow" w:eastAsia="Times New Roman" w:hAnsi="Arial Narrow" w:cs="Times New Roman"/>
          <w:sz w:val="24"/>
          <w:szCs w:val="24"/>
        </w:rPr>
        <w:t>IMPORTING</w:t>
      </w:r>
    </w:p>
    <w:p w:rsidR="009B3428" w:rsidRPr="009B3428" w:rsidRDefault="009B3428" w:rsidP="009B3428">
      <w:pPr>
        <w:spacing w:after="0" w:line="240" w:lineRule="auto"/>
        <w:ind w:firstLine="720"/>
        <w:jc w:val="both"/>
        <w:rPr>
          <w:rFonts w:ascii="Arial Narrow" w:eastAsia="Times New Roman" w:hAnsi="Arial Narrow" w:cs="Times New Roman"/>
          <w:sz w:val="24"/>
          <w:szCs w:val="24"/>
        </w:rPr>
      </w:pPr>
      <w:r w:rsidRPr="009B3428">
        <w:rPr>
          <w:rFonts w:ascii="Arial Narrow" w:eastAsia="Times New Roman" w:hAnsi="Arial Narrow" w:cs="Times New Roman"/>
          <w:sz w:val="24"/>
          <w:szCs w:val="24"/>
        </w:rPr>
        <w:t>val3 = your_result</w:t>
      </w:r>
    </w:p>
    <w:p w:rsidR="009B3428" w:rsidRDefault="009B3428" w:rsidP="005D09BE">
      <w:pPr>
        <w:spacing w:after="0" w:line="240" w:lineRule="auto"/>
        <w:ind w:firstLine="567"/>
        <w:jc w:val="both"/>
        <w:rPr>
          <w:rFonts w:ascii="Arial Narrow" w:hAnsi="Arial Narrow"/>
          <w:sz w:val="24"/>
          <w:szCs w:val="24"/>
        </w:rPr>
      </w:pPr>
    </w:p>
    <w:p w:rsidR="005D09BE" w:rsidRPr="005D09BE" w:rsidRDefault="005D09BE" w:rsidP="005D09BE">
      <w:pPr>
        <w:spacing w:after="0" w:line="240" w:lineRule="auto"/>
        <w:ind w:firstLine="567"/>
        <w:jc w:val="both"/>
        <w:rPr>
          <w:rFonts w:ascii="Arial Narrow" w:eastAsia="Times New Roman" w:hAnsi="Arial Narrow" w:cs="Times New Roman"/>
          <w:sz w:val="24"/>
          <w:szCs w:val="24"/>
        </w:rPr>
      </w:pPr>
      <w:r>
        <w:rPr>
          <w:noProof/>
        </w:rPr>
        <w:lastRenderedPageBreak/>
        <w:drawing>
          <wp:inline distT="0" distB="0" distL="0" distR="0" wp14:anchorId="23E8EBD4" wp14:editId="1F092A03">
            <wp:extent cx="3681818" cy="6625668"/>
            <wp:effectExtent l="0" t="0" r="0"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681818" cy="6625668"/>
                    </a:xfrm>
                    <a:prstGeom prst="rect">
                      <a:avLst/>
                    </a:prstGeom>
                  </pic:spPr>
                </pic:pic>
              </a:graphicData>
            </a:graphic>
          </wp:inline>
        </w:drawing>
      </w:r>
    </w:p>
    <w:p w:rsidR="005D09BE" w:rsidRPr="005D09BE" w:rsidRDefault="005D09BE" w:rsidP="0058285A">
      <w:pPr>
        <w:spacing w:after="0" w:line="240" w:lineRule="auto"/>
        <w:ind w:firstLine="567"/>
        <w:jc w:val="both"/>
        <w:rPr>
          <w:rFonts w:ascii="Arial Narrow" w:hAnsi="Arial Narrow"/>
          <w:sz w:val="24"/>
          <w:szCs w:val="24"/>
        </w:rPr>
      </w:pPr>
    </w:p>
    <w:p w:rsidR="005D09BE" w:rsidRPr="005D09BE" w:rsidRDefault="005D09BE" w:rsidP="005D09BE">
      <w:pPr>
        <w:spacing w:after="0" w:line="240" w:lineRule="auto"/>
        <w:ind w:firstLine="567"/>
        <w:jc w:val="both"/>
        <w:rPr>
          <w:rFonts w:ascii="Arial Narrow" w:eastAsia="Times New Roman" w:hAnsi="Arial Narrow" w:cs="Times New Roman"/>
          <w:sz w:val="24"/>
          <w:szCs w:val="24"/>
        </w:rPr>
      </w:pPr>
      <w:r w:rsidRPr="005D09BE">
        <w:rPr>
          <w:rFonts w:ascii="Arial Narrow" w:eastAsia="Times New Roman" w:hAnsi="Arial Narrow" w:cs="Times New Roman"/>
          <w:sz w:val="24"/>
          <w:szCs w:val="24"/>
        </w:rPr>
        <w:t>The first step determines if the number of records is over 1000 in the next delta (Option 1). If so then it deletes the index and executes the DTP, if not (Option 2) then it just executes the DTP without deletion of indexes. The decision step is also used to determine if index creation is necessary and will do this once the DTP has completed it’s load (AND step at the end).</w:t>
      </w:r>
    </w:p>
    <w:p w:rsidR="005D09BE" w:rsidRPr="005D09BE" w:rsidRDefault="005D09BE" w:rsidP="005D09BE">
      <w:pPr>
        <w:spacing w:after="0" w:line="240" w:lineRule="auto"/>
        <w:ind w:firstLine="567"/>
        <w:jc w:val="both"/>
        <w:rPr>
          <w:rFonts w:ascii="Arial Narrow" w:eastAsia="Times New Roman" w:hAnsi="Arial Narrow" w:cs="Times New Roman"/>
          <w:sz w:val="24"/>
          <w:szCs w:val="24"/>
        </w:rPr>
      </w:pPr>
      <w:r w:rsidRPr="005D09BE">
        <w:rPr>
          <w:rFonts w:ascii="Arial Narrow" w:eastAsia="Times New Roman" w:hAnsi="Arial Narrow" w:cs="Times New Roman"/>
          <w:sz w:val="24"/>
          <w:szCs w:val="24"/>
        </w:rPr>
        <w:t xml:space="preserve">First run </w:t>
      </w:r>
      <w:r>
        <w:rPr>
          <w:rFonts w:ascii="Arial Narrow" w:eastAsia="Times New Roman" w:hAnsi="Arial Narrow" w:cs="Times New Roman"/>
          <w:sz w:val="24"/>
          <w:szCs w:val="24"/>
        </w:rPr>
        <w:t xml:space="preserve">- </w:t>
      </w:r>
      <w:r w:rsidRPr="005D09BE">
        <w:rPr>
          <w:rFonts w:ascii="Arial Narrow" w:eastAsia="Times New Roman" w:hAnsi="Arial Narrow" w:cs="Times New Roman"/>
          <w:sz w:val="24"/>
          <w:szCs w:val="24"/>
        </w:rPr>
        <w:t>Delta has 865000 records</w:t>
      </w:r>
      <w:r>
        <w:rPr>
          <w:rFonts w:ascii="Arial Narrow" w:eastAsia="Times New Roman" w:hAnsi="Arial Narrow" w:cs="Times New Roman"/>
          <w:sz w:val="24"/>
          <w:szCs w:val="24"/>
        </w:rPr>
        <w:t>.</w:t>
      </w:r>
    </w:p>
    <w:p w:rsidR="005D09BE" w:rsidRPr="005D09BE" w:rsidRDefault="005D09BE" w:rsidP="005D09BE">
      <w:pPr>
        <w:spacing w:after="0" w:line="240" w:lineRule="auto"/>
        <w:ind w:firstLine="567"/>
        <w:jc w:val="both"/>
        <w:rPr>
          <w:rFonts w:ascii="Arial Narrow" w:hAnsi="Arial Narrow"/>
          <w:sz w:val="24"/>
          <w:szCs w:val="24"/>
        </w:rPr>
      </w:pPr>
      <w:r w:rsidRPr="005D09BE">
        <w:rPr>
          <w:rFonts w:ascii="Arial Narrow" w:hAnsi="Arial Narrow"/>
          <w:sz w:val="24"/>
          <w:szCs w:val="24"/>
        </w:rPr>
        <w:t xml:space="preserve">Second run </w:t>
      </w:r>
      <w:r>
        <w:rPr>
          <w:rFonts w:ascii="Arial Narrow" w:hAnsi="Arial Narrow"/>
          <w:sz w:val="24"/>
          <w:szCs w:val="24"/>
        </w:rPr>
        <w:t xml:space="preserve">- </w:t>
      </w:r>
      <w:r w:rsidRPr="005D09BE">
        <w:rPr>
          <w:rFonts w:ascii="Arial Narrow" w:hAnsi="Arial Narrow"/>
          <w:sz w:val="24"/>
          <w:szCs w:val="24"/>
        </w:rPr>
        <w:t>Delta has 0 records</w:t>
      </w:r>
      <w:r>
        <w:rPr>
          <w:rFonts w:ascii="Arial Narrow" w:hAnsi="Arial Narrow"/>
          <w:sz w:val="24"/>
          <w:szCs w:val="24"/>
        </w:rPr>
        <w:t>.</w:t>
      </w:r>
    </w:p>
    <w:p w:rsidR="005D09BE" w:rsidRPr="005D09BE" w:rsidRDefault="005D09BE" w:rsidP="005D09BE">
      <w:pPr>
        <w:spacing w:after="0" w:line="240" w:lineRule="auto"/>
        <w:ind w:firstLine="567"/>
        <w:jc w:val="both"/>
        <w:rPr>
          <w:rFonts w:ascii="Arial Narrow" w:eastAsia="Times New Roman" w:hAnsi="Arial Narrow" w:cs="Times New Roman"/>
          <w:sz w:val="24"/>
          <w:szCs w:val="24"/>
        </w:rPr>
      </w:pPr>
      <w:r w:rsidRPr="005D09BE">
        <w:rPr>
          <w:rFonts w:ascii="Arial Narrow" w:eastAsia="Times New Roman" w:hAnsi="Arial Narrow" w:cs="Times New Roman"/>
          <w:sz w:val="24"/>
          <w:szCs w:val="24"/>
        </w:rPr>
        <w:t>To make this a more global solution I’d probably include a value in a parameter table for the threshold value and possibly have a default value with the option to specify thresholds for those loads that do not fit.</w:t>
      </w:r>
    </w:p>
    <w:p w:rsidR="005D09BE" w:rsidRPr="005D09BE" w:rsidRDefault="005D09BE" w:rsidP="005D09BE">
      <w:pPr>
        <w:spacing w:after="0" w:line="240" w:lineRule="auto"/>
        <w:ind w:firstLine="567"/>
        <w:jc w:val="both"/>
        <w:rPr>
          <w:rFonts w:ascii="Arial Narrow" w:eastAsia="Times New Roman" w:hAnsi="Arial Narrow" w:cs="Times New Roman"/>
          <w:sz w:val="24"/>
          <w:szCs w:val="24"/>
        </w:rPr>
      </w:pPr>
      <w:r w:rsidRPr="005D09BE">
        <w:rPr>
          <w:rFonts w:ascii="Arial Narrow" w:eastAsia="Times New Roman" w:hAnsi="Arial Narrow" w:cs="Times New Roman"/>
          <w:sz w:val="24"/>
          <w:szCs w:val="24"/>
        </w:rPr>
        <w:t xml:space="preserve">In conclusion this is just a simple example of how you can include ABAP within a Process Chain Decision process. I hope it helps. </w:t>
      </w:r>
    </w:p>
    <w:p w:rsidR="00D64B89" w:rsidRDefault="00D64B89" w:rsidP="00045328">
      <w:pPr>
        <w:pStyle w:val="1"/>
        <w:spacing w:before="0" w:beforeAutospacing="0" w:after="0" w:afterAutospacing="0"/>
        <w:ind w:firstLine="567"/>
        <w:jc w:val="center"/>
        <w:rPr>
          <w:rFonts w:ascii="Arial Narrow" w:hAnsi="Arial Narrow"/>
          <w:sz w:val="24"/>
          <w:szCs w:val="24"/>
        </w:rPr>
      </w:pPr>
      <w:bookmarkStart w:id="61" w:name="CDS_based_data_extraction"/>
      <w:r w:rsidRPr="00045328">
        <w:rPr>
          <w:rFonts w:ascii="Arial Narrow" w:hAnsi="Arial Narrow"/>
          <w:sz w:val="24"/>
          <w:szCs w:val="24"/>
        </w:rPr>
        <w:lastRenderedPageBreak/>
        <w:t>CDS based data extraction</w:t>
      </w:r>
    </w:p>
    <w:p w:rsidR="00045328" w:rsidRPr="00045328" w:rsidRDefault="00045328" w:rsidP="00045328">
      <w:pPr>
        <w:pStyle w:val="1"/>
        <w:spacing w:before="0" w:beforeAutospacing="0" w:after="0" w:afterAutospacing="0"/>
        <w:ind w:firstLine="567"/>
        <w:jc w:val="center"/>
        <w:rPr>
          <w:rFonts w:ascii="Arial Narrow" w:hAnsi="Arial Narrow"/>
          <w:sz w:val="24"/>
          <w:szCs w:val="24"/>
        </w:rPr>
      </w:pPr>
      <w:bookmarkStart w:id="62" w:name="CDS_bde_Overview"/>
      <w:bookmarkEnd w:id="61"/>
      <w:r w:rsidRPr="00045328">
        <w:rPr>
          <w:rFonts w:ascii="Arial Narrow" w:hAnsi="Arial Narrow"/>
          <w:sz w:val="24"/>
          <w:szCs w:val="24"/>
        </w:rPr>
        <w:t>Overview</w:t>
      </w:r>
    </w:p>
    <w:bookmarkEnd w:id="62"/>
    <w:p w:rsidR="005D09BE" w:rsidRPr="00045328" w:rsidRDefault="00285149" w:rsidP="00045328">
      <w:pPr>
        <w:spacing w:after="0" w:line="240" w:lineRule="auto"/>
        <w:ind w:firstLine="567"/>
        <w:jc w:val="center"/>
        <w:rPr>
          <w:rFonts w:ascii="Arial Narrow" w:eastAsia="Times New Roman" w:hAnsi="Arial Narrow" w:cs="Times New Roman"/>
          <w:color w:val="000000" w:themeColor="text1"/>
          <w:sz w:val="24"/>
          <w:szCs w:val="24"/>
        </w:rPr>
      </w:pPr>
      <w:r>
        <w:fldChar w:fldCharType="begin"/>
      </w:r>
      <w:r>
        <w:instrText xml:space="preserve"> HYPERLINK "https://blogs.sap.com/2019/12/13/cds-based-data-extraction-part-i-overview/" </w:instrText>
      </w:r>
      <w:r>
        <w:fldChar w:fldCharType="separate"/>
      </w:r>
      <w:r w:rsidR="00045328" w:rsidRPr="00045328">
        <w:rPr>
          <w:rStyle w:val="a3"/>
          <w:rFonts w:ascii="Arial Narrow" w:eastAsia="Times New Roman" w:hAnsi="Arial Narrow" w:cs="Times New Roman"/>
          <w:sz w:val="24"/>
          <w:szCs w:val="24"/>
          <w:u w:val="none"/>
        </w:rPr>
        <w:t>https://blogs.sap.com/2019/12/13/cds-based-data-extraction-part-i-overview/</w:t>
      </w:r>
      <w:r>
        <w:rPr>
          <w:rStyle w:val="a3"/>
          <w:rFonts w:ascii="Arial Narrow" w:eastAsia="Times New Roman" w:hAnsi="Arial Narrow" w:cs="Times New Roman"/>
          <w:sz w:val="24"/>
          <w:szCs w:val="24"/>
          <w:u w:val="none"/>
        </w:rPr>
        <w:fldChar w:fldCharType="end"/>
      </w:r>
    </w:p>
    <w:p w:rsidR="007F4EC1" w:rsidRPr="001E461A" w:rsidRDefault="00912F9E" w:rsidP="007F4EC1">
      <w:pPr>
        <w:spacing w:after="0" w:line="240" w:lineRule="auto"/>
        <w:ind w:firstLine="567"/>
        <w:jc w:val="both"/>
        <w:outlineLvl w:val="0"/>
        <w:rPr>
          <w:rFonts w:ascii="Arial Narrow" w:eastAsia="Times New Roman" w:hAnsi="Arial Narrow" w:cs="Times New Roman"/>
          <w:bCs/>
          <w:kern w:val="36"/>
          <w:sz w:val="24"/>
          <w:szCs w:val="24"/>
        </w:rPr>
      </w:pPr>
      <w:hyperlink w:anchor="Содержание" w:history="1">
        <w:r w:rsidR="007F4EC1" w:rsidRPr="002E64CF">
          <w:rPr>
            <w:rStyle w:val="a3"/>
            <w:rFonts w:ascii="Arial Narrow" w:eastAsia="Times New Roman" w:hAnsi="Arial Narrow" w:cs="Times New Roman"/>
            <w:bCs/>
            <w:kern w:val="36"/>
            <w:sz w:val="24"/>
            <w:szCs w:val="24"/>
            <w:u w:val="none"/>
            <w:lang w:val="ru-RU"/>
          </w:rPr>
          <w:t>Содержание</w:t>
        </w:r>
      </w:hyperlink>
    </w:p>
    <w:p w:rsidR="00045328" w:rsidRDefault="00045328" w:rsidP="005D09BE">
      <w:pPr>
        <w:spacing w:after="0" w:line="240" w:lineRule="auto"/>
        <w:ind w:firstLine="567"/>
        <w:jc w:val="both"/>
        <w:rPr>
          <w:rFonts w:ascii="Arial Narrow" w:eastAsia="Times New Roman" w:hAnsi="Arial Narrow" w:cs="Times New Roman"/>
          <w:color w:val="000000" w:themeColor="text1"/>
          <w:sz w:val="24"/>
          <w:szCs w:val="24"/>
        </w:rPr>
      </w:pPr>
    </w:p>
    <w:p w:rsidR="006E02E8" w:rsidRPr="006E02E8" w:rsidRDefault="006E02E8" w:rsidP="005D09BE">
      <w:pPr>
        <w:spacing w:after="0" w:line="240" w:lineRule="auto"/>
        <w:ind w:firstLine="567"/>
        <w:jc w:val="both"/>
        <w:rPr>
          <w:rFonts w:ascii="Arial Narrow" w:hAnsi="Arial Narrow"/>
          <w:sz w:val="24"/>
          <w:szCs w:val="24"/>
        </w:rPr>
      </w:pPr>
      <w:r w:rsidRPr="00E17E54">
        <w:rPr>
          <w:rFonts w:ascii="Arial Narrow" w:hAnsi="Arial Narrow"/>
          <w:b/>
          <w:i/>
          <w:color w:val="000000" w:themeColor="text1"/>
          <w:sz w:val="24"/>
          <w:szCs w:val="24"/>
        </w:rPr>
        <w:t>CDS based extraction</w:t>
      </w:r>
      <w:r w:rsidRPr="00E17E54">
        <w:rPr>
          <w:rFonts w:ascii="Arial Narrow" w:hAnsi="Arial Narrow"/>
          <w:color w:val="000000" w:themeColor="text1"/>
          <w:sz w:val="24"/>
          <w:szCs w:val="24"/>
        </w:rPr>
        <w:t xml:space="preserve"> </w:t>
      </w:r>
      <w:r w:rsidRPr="006E02E8">
        <w:rPr>
          <w:rFonts w:ascii="Arial Narrow" w:hAnsi="Arial Narrow"/>
          <w:sz w:val="24"/>
          <w:szCs w:val="24"/>
        </w:rPr>
        <w:t xml:space="preserve">is handled by the </w:t>
      </w:r>
      <w:r w:rsidRPr="00E17E54">
        <w:rPr>
          <w:rFonts w:ascii="Arial Narrow" w:hAnsi="Arial Narrow"/>
          <w:i/>
          <w:color w:val="002060"/>
          <w:spacing w:val="20"/>
          <w:sz w:val="24"/>
          <w:szCs w:val="24"/>
        </w:rPr>
        <w:t>Operational Data Provisioning</w:t>
      </w:r>
      <w:r w:rsidRPr="00E17E54">
        <w:rPr>
          <w:rFonts w:ascii="Arial Narrow" w:hAnsi="Arial Narrow"/>
          <w:color w:val="002060"/>
          <w:sz w:val="24"/>
          <w:szCs w:val="24"/>
        </w:rPr>
        <w:t xml:space="preserve"> </w:t>
      </w:r>
      <w:r w:rsidR="00E17E54">
        <w:rPr>
          <w:rFonts w:ascii="Arial Narrow" w:hAnsi="Arial Narrow"/>
          <w:sz w:val="24"/>
          <w:szCs w:val="24"/>
        </w:rPr>
        <w:t xml:space="preserve">- </w:t>
      </w:r>
      <w:r w:rsidRPr="00E17E54">
        <w:rPr>
          <w:rFonts w:ascii="Arial Narrow" w:hAnsi="Arial Narrow"/>
          <w:b/>
          <w:i/>
          <w:sz w:val="24"/>
          <w:szCs w:val="24"/>
        </w:rPr>
        <w:t>ODP</w:t>
      </w:r>
      <w:r w:rsidRPr="006E02E8">
        <w:rPr>
          <w:rFonts w:ascii="Arial Narrow" w:hAnsi="Arial Narrow"/>
          <w:sz w:val="24"/>
          <w:szCs w:val="24"/>
        </w:rPr>
        <w:t xml:space="preserve"> framework, the context is called </w:t>
      </w:r>
      <w:r w:rsidRPr="006E02E8">
        <w:rPr>
          <w:rStyle w:val="a5"/>
          <w:rFonts w:ascii="Arial Narrow" w:hAnsi="Arial Narrow"/>
          <w:sz w:val="24"/>
          <w:szCs w:val="24"/>
        </w:rPr>
        <w:t>ODP – ABAP CDS Views</w:t>
      </w:r>
      <w:r w:rsidRPr="006E02E8">
        <w:rPr>
          <w:rFonts w:ascii="Arial Narrow" w:hAnsi="Arial Narrow"/>
          <w:sz w:val="24"/>
          <w:szCs w:val="24"/>
        </w:rPr>
        <w:t xml:space="preserve">  /ODP_CDS/. More info on ODP can be found in Rudolf Henneckes </w:t>
      </w:r>
      <w:hyperlink r:id="rId141" w:tgtFrame="_blank" w:history="1">
        <w:r w:rsidRPr="006E02E8">
          <w:rPr>
            <w:rStyle w:val="a3"/>
            <w:rFonts w:ascii="Arial Narrow" w:hAnsi="Arial Narrow"/>
            <w:sz w:val="24"/>
            <w:szCs w:val="24"/>
            <w:u w:val="none"/>
          </w:rPr>
          <w:t>blog</w:t>
        </w:r>
      </w:hyperlink>
      <w:r w:rsidRPr="006E02E8">
        <w:rPr>
          <w:rFonts w:ascii="Arial Narrow" w:hAnsi="Arial Narrow"/>
          <w:sz w:val="24"/>
          <w:szCs w:val="24"/>
        </w:rPr>
        <w:t>.</w:t>
      </w:r>
    </w:p>
    <w:p w:rsidR="006E02E8" w:rsidRDefault="006E02E8" w:rsidP="005D09BE">
      <w:pPr>
        <w:spacing w:after="0" w:line="240" w:lineRule="auto"/>
        <w:ind w:firstLine="567"/>
        <w:jc w:val="both"/>
        <w:rPr>
          <w:rFonts w:ascii="Arial Narrow" w:hAnsi="Arial Narrow"/>
          <w:sz w:val="24"/>
          <w:szCs w:val="24"/>
        </w:rPr>
      </w:pPr>
      <w:r w:rsidRPr="006E02E8">
        <w:rPr>
          <w:rFonts w:ascii="Arial Narrow" w:hAnsi="Arial Narrow"/>
          <w:sz w:val="24"/>
          <w:szCs w:val="24"/>
        </w:rPr>
        <w:t xml:space="preserve">Starting from SAP S/4HANA 2020 and SAP S/4HANA Cloud Edition you can use the CDS view </w:t>
      </w:r>
      <w:r w:rsidRPr="00E17E54">
        <w:rPr>
          <w:rStyle w:val="a5"/>
          <w:rFonts w:ascii="Arial Narrow" w:hAnsi="Arial Narrow"/>
          <w:b/>
          <w:color w:val="000000" w:themeColor="text1"/>
          <w:sz w:val="24"/>
          <w:szCs w:val="24"/>
          <w:shd w:val="clear" w:color="auto" w:fill="FFFFFF" w:themeFill="background1"/>
        </w:rPr>
        <w:t>I_DataExtractionEnabledView</w:t>
      </w:r>
      <w:r w:rsidRPr="00E17E54">
        <w:rPr>
          <w:rFonts w:ascii="Arial Narrow" w:hAnsi="Arial Narrow"/>
          <w:color w:val="000000" w:themeColor="text1"/>
          <w:sz w:val="24"/>
          <w:szCs w:val="24"/>
        </w:rPr>
        <w:t xml:space="preserve"> </w:t>
      </w:r>
      <w:r w:rsidRPr="006E02E8">
        <w:rPr>
          <w:rFonts w:ascii="Arial Narrow" w:hAnsi="Arial Narrow"/>
          <w:sz w:val="24"/>
          <w:szCs w:val="24"/>
        </w:rPr>
        <w:t xml:space="preserve">to </w:t>
      </w:r>
      <w:r w:rsidRPr="00E17E54">
        <w:rPr>
          <w:rFonts w:ascii="Arial Narrow" w:hAnsi="Arial Narrow"/>
          <w:i/>
          <w:color w:val="002060"/>
          <w:sz w:val="24"/>
          <w:szCs w:val="24"/>
        </w:rPr>
        <w:t>identify CDS views available for data extraction</w:t>
      </w:r>
      <w:r w:rsidRPr="006E02E8">
        <w:rPr>
          <w:rFonts w:ascii="Arial Narrow" w:hAnsi="Arial Narrow"/>
          <w:sz w:val="24"/>
          <w:szCs w:val="24"/>
        </w:rPr>
        <w:t>.</w:t>
      </w:r>
    </w:p>
    <w:p w:rsidR="00E17E54" w:rsidRDefault="00E17E54" w:rsidP="005D09BE">
      <w:pPr>
        <w:spacing w:after="0" w:line="240" w:lineRule="auto"/>
        <w:ind w:firstLine="567"/>
        <w:jc w:val="both"/>
        <w:rPr>
          <w:rFonts w:ascii="Arial Narrow" w:hAnsi="Arial Narrow"/>
          <w:sz w:val="24"/>
          <w:szCs w:val="24"/>
        </w:rPr>
      </w:pPr>
    </w:p>
    <w:p w:rsidR="006E02E8" w:rsidRDefault="006E02E8" w:rsidP="005D09BE">
      <w:pPr>
        <w:spacing w:after="0" w:line="240" w:lineRule="auto"/>
        <w:ind w:firstLine="567"/>
        <w:jc w:val="both"/>
        <w:rPr>
          <w:rFonts w:ascii="Arial Narrow" w:hAnsi="Arial Narrow"/>
          <w:sz w:val="24"/>
          <w:szCs w:val="24"/>
        </w:rPr>
      </w:pPr>
      <w:r w:rsidRPr="006E02E8">
        <w:rPr>
          <w:rFonts w:ascii="Arial Narrow" w:hAnsi="Arial Narrow"/>
          <w:sz w:val="24"/>
          <w:szCs w:val="24"/>
        </w:rPr>
        <w:t>A CDS view can be enabled for data extraction by just adding the following annotation</w:t>
      </w:r>
    </w:p>
    <w:p w:rsidR="006E02E8" w:rsidRDefault="006E02E8" w:rsidP="005D09BE">
      <w:pPr>
        <w:spacing w:after="0" w:line="240" w:lineRule="auto"/>
        <w:ind w:firstLine="567"/>
        <w:jc w:val="both"/>
        <w:rPr>
          <w:rFonts w:ascii="Arial Narrow" w:hAnsi="Arial Narrow" w:cs="Courier New"/>
          <w:sz w:val="24"/>
          <w:szCs w:val="24"/>
        </w:rPr>
      </w:pPr>
    </w:p>
    <w:p w:rsidR="006E02E8" w:rsidRDefault="006E02E8" w:rsidP="005D09BE">
      <w:pPr>
        <w:spacing w:after="0" w:line="240" w:lineRule="auto"/>
        <w:ind w:firstLine="567"/>
        <w:jc w:val="both"/>
        <w:rPr>
          <w:rStyle w:val="a4"/>
          <w:rFonts w:ascii="Arial Narrow" w:hAnsi="Arial Narrow" w:cs="Courier New"/>
          <w:sz w:val="24"/>
          <w:szCs w:val="24"/>
        </w:rPr>
      </w:pPr>
      <w:r w:rsidRPr="00285149">
        <w:rPr>
          <w:rFonts w:ascii="Arial Narrow" w:hAnsi="Arial Narrow" w:cs="Courier New"/>
          <w:sz w:val="24"/>
          <w:szCs w:val="24"/>
          <w:shd w:val="clear" w:color="auto" w:fill="F2F2F2" w:themeFill="background1" w:themeFillShade="F2"/>
        </w:rPr>
        <w:t>@</w:t>
      </w:r>
      <w:r w:rsidRPr="00285149">
        <w:rPr>
          <w:rFonts w:ascii="Arial Narrow" w:hAnsi="Arial Narrow" w:cs="Courier New"/>
          <w:color w:val="000000" w:themeColor="text1"/>
          <w:sz w:val="24"/>
          <w:szCs w:val="24"/>
          <w:shd w:val="clear" w:color="auto" w:fill="F2F2F2" w:themeFill="background1" w:themeFillShade="F2"/>
        </w:rPr>
        <w:t>Analytics.</w:t>
      </w:r>
      <w:r w:rsidRPr="00E17E54">
        <w:rPr>
          <w:rFonts w:ascii="Arial Narrow" w:hAnsi="Arial Narrow" w:cs="Courier New"/>
          <w:i/>
          <w:color w:val="385623" w:themeColor="accent6" w:themeShade="80"/>
          <w:sz w:val="24"/>
          <w:szCs w:val="24"/>
          <w:shd w:val="clear" w:color="auto" w:fill="F2F2F2" w:themeFill="background1" w:themeFillShade="F2"/>
        </w:rPr>
        <w:t>dataExtraction.</w:t>
      </w:r>
      <w:r w:rsidRPr="00E17E54">
        <w:rPr>
          <w:rStyle w:val="a4"/>
          <w:rFonts w:ascii="Arial Narrow" w:hAnsi="Arial Narrow" w:cs="Courier New"/>
          <w:b w:val="0"/>
          <w:i/>
          <w:color w:val="385623" w:themeColor="accent6" w:themeShade="80"/>
          <w:sz w:val="24"/>
          <w:szCs w:val="24"/>
          <w:shd w:val="clear" w:color="auto" w:fill="F2F2F2" w:themeFill="background1" w:themeFillShade="F2"/>
        </w:rPr>
        <w:t>enabled</w:t>
      </w:r>
    </w:p>
    <w:p w:rsidR="006E02E8" w:rsidRDefault="006E02E8" w:rsidP="005D09BE">
      <w:pPr>
        <w:spacing w:after="0" w:line="240" w:lineRule="auto"/>
        <w:ind w:firstLine="567"/>
        <w:jc w:val="both"/>
        <w:rPr>
          <w:rFonts w:ascii="Arial Narrow" w:hAnsi="Arial Narrow"/>
          <w:sz w:val="24"/>
          <w:szCs w:val="24"/>
        </w:rPr>
      </w:pPr>
      <w:r>
        <w:rPr>
          <w:rFonts w:ascii="Arial Narrow" w:hAnsi="Arial Narrow"/>
          <w:sz w:val="24"/>
          <w:szCs w:val="24"/>
        </w:rPr>
        <w:t>o</w:t>
      </w:r>
      <w:r w:rsidRPr="006E02E8">
        <w:rPr>
          <w:rFonts w:ascii="Arial Narrow" w:hAnsi="Arial Narrow"/>
          <w:sz w:val="24"/>
          <w:szCs w:val="24"/>
        </w:rPr>
        <w:t>r</w:t>
      </w:r>
    </w:p>
    <w:p w:rsidR="006E02E8" w:rsidRDefault="006E02E8" w:rsidP="005D09BE">
      <w:pPr>
        <w:spacing w:after="0" w:line="240" w:lineRule="auto"/>
        <w:ind w:firstLine="567"/>
        <w:jc w:val="both"/>
        <w:rPr>
          <w:rStyle w:val="a4"/>
          <w:rFonts w:ascii="Arial Narrow" w:hAnsi="Arial Narrow" w:cs="Courier New"/>
          <w:sz w:val="24"/>
          <w:szCs w:val="24"/>
        </w:rPr>
      </w:pPr>
      <w:r w:rsidRPr="00285149">
        <w:rPr>
          <w:rFonts w:ascii="Arial Narrow" w:hAnsi="Arial Narrow" w:cs="Courier New"/>
          <w:sz w:val="24"/>
          <w:szCs w:val="24"/>
          <w:shd w:val="clear" w:color="auto" w:fill="F2F2F2" w:themeFill="background1" w:themeFillShade="F2"/>
        </w:rPr>
        <w:t>@Analytics.</w:t>
      </w:r>
      <w:r w:rsidRPr="00E17E54">
        <w:rPr>
          <w:rFonts w:ascii="Arial Narrow" w:hAnsi="Arial Narrow" w:cs="Courier New"/>
          <w:i/>
          <w:color w:val="385623" w:themeColor="accent6" w:themeShade="80"/>
          <w:sz w:val="24"/>
          <w:szCs w:val="24"/>
          <w:shd w:val="clear" w:color="auto" w:fill="F2F2F2" w:themeFill="background1" w:themeFillShade="F2"/>
        </w:rPr>
        <w:t>dataExtraction.</w:t>
      </w:r>
      <w:r w:rsidRPr="00E17E54">
        <w:rPr>
          <w:rStyle w:val="a4"/>
          <w:rFonts w:ascii="Arial Narrow" w:hAnsi="Arial Narrow" w:cs="Courier New"/>
          <w:b w:val="0"/>
          <w:i/>
          <w:color w:val="385623" w:themeColor="accent6" w:themeShade="80"/>
          <w:sz w:val="24"/>
          <w:szCs w:val="24"/>
          <w:shd w:val="clear" w:color="auto" w:fill="F2F2F2" w:themeFill="background1" w:themeFillShade="F2"/>
        </w:rPr>
        <w:t>enabled</w:t>
      </w:r>
      <w:r w:rsidRPr="00E17E54">
        <w:rPr>
          <w:rStyle w:val="a4"/>
          <w:rFonts w:ascii="Arial Narrow" w:hAnsi="Arial Narrow" w:cs="Courier New"/>
          <w:b w:val="0"/>
          <w:color w:val="385623" w:themeColor="accent6" w:themeShade="80"/>
          <w:sz w:val="24"/>
          <w:szCs w:val="24"/>
          <w:shd w:val="clear" w:color="auto" w:fill="F2F2F2" w:themeFill="background1" w:themeFillShade="F2"/>
        </w:rPr>
        <w:t xml:space="preserve"> </w:t>
      </w:r>
      <w:r w:rsidRPr="00285149">
        <w:rPr>
          <w:rStyle w:val="a4"/>
          <w:rFonts w:ascii="Arial Narrow" w:hAnsi="Arial Narrow" w:cs="Courier New"/>
          <w:b w:val="0"/>
          <w:sz w:val="24"/>
          <w:szCs w:val="24"/>
          <w:shd w:val="clear" w:color="auto" w:fill="F2F2F2" w:themeFill="background1" w:themeFillShade="F2"/>
        </w:rPr>
        <w:t>: true</w:t>
      </w:r>
    </w:p>
    <w:p w:rsidR="006E02E8" w:rsidRDefault="006E02E8" w:rsidP="005D09BE">
      <w:pPr>
        <w:spacing w:after="0" w:line="240" w:lineRule="auto"/>
        <w:ind w:firstLine="567"/>
        <w:jc w:val="both"/>
        <w:rPr>
          <w:rFonts w:ascii="Arial Narrow" w:hAnsi="Arial Narrow"/>
          <w:sz w:val="24"/>
          <w:szCs w:val="24"/>
        </w:rPr>
      </w:pPr>
    </w:p>
    <w:p w:rsidR="006E02E8" w:rsidRPr="00117F0B" w:rsidRDefault="006E02E8" w:rsidP="00285149">
      <w:pPr>
        <w:pStyle w:val="2"/>
        <w:shd w:val="clear" w:color="auto" w:fill="FFFFFF" w:themeFill="background1"/>
        <w:spacing w:before="0" w:line="240" w:lineRule="auto"/>
        <w:ind w:firstLine="567"/>
        <w:jc w:val="center"/>
        <w:rPr>
          <w:rFonts w:ascii="Arial Narrow" w:hAnsi="Arial Narrow"/>
          <w:b/>
          <w:i/>
          <w:color w:val="000000" w:themeColor="text1"/>
          <w:sz w:val="24"/>
          <w:szCs w:val="24"/>
        </w:rPr>
      </w:pPr>
      <w:r w:rsidRPr="00117F0B">
        <w:rPr>
          <w:rFonts w:ascii="Arial Narrow" w:hAnsi="Arial Narrow"/>
          <w:b/>
          <w:i/>
          <w:color w:val="000000" w:themeColor="text1"/>
          <w:sz w:val="24"/>
          <w:szCs w:val="24"/>
        </w:rPr>
        <w:t>Classification of CDS views</w:t>
      </w:r>
    </w:p>
    <w:p w:rsidR="00285149" w:rsidRDefault="00285149" w:rsidP="00866711">
      <w:pPr>
        <w:spacing w:after="0" w:line="240" w:lineRule="auto"/>
        <w:ind w:firstLine="567"/>
        <w:jc w:val="both"/>
        <w:rPr>
          <w:rFonts w:ascii="Arial Narrow" w:eastAsia="Times New Roman" w:hAnsi="Arial Narrow" w:cs="Times New Roman"/>
          <w:color w:val="000000" w:themeColor="text1"/>
          <w:sz w:val="24"/>
          <w:szCs w:val="24"/>
        </w:rPr>
      </w:pPr>
    </w:p>
    <w:p w:rsidR="00866711" w:rsidRPr="00285149" w:rsidRDefault="00E17E54" w:rsidP="00E17E54">
      <w:pPr>
        <w:pStyle w:val="a7"/>
        <w:spacing w:before="0" w:beforeAutospacing="0" w:after="0" w:afterAutospacing="0"/>
        <w:ind w:firstLine="567"/>
        <w:rPr>
          <w:rFonts w:ascii="Arial Narrow" w:hAnsi="Arial Narrow"/>
          <w:color w:val="000000" w:themeColor="text1"/>
          <w:spacing w:val="20"/>
        </w:rPr>
      </w:pPr>
      <w:r w:rsidRPr="00E17E54">
        <w:rPr>
          <w:rFonts w:ascii="Arial Narrow" w:hAnsi="Arial Narrow"/>
        </w:rPr>
        <w:t xml:space="preserve">You can </w:t>
      </w:r>
      <w:r w:rsidR="00184409" w:rsidRPr="00E17E54">
        <w:rPr>
          <w:rFonts w:ascii="Arial Narrow" w:hAnsi="Arial Narrow"/>
        </w:rPr>
        <w:t>classify your CDS view</w:t>
      </w:r>
      <w:r w:rsidRPr="00E17E54">
        <w:rPr>
          <w:rFonts w:ascii="Arial Narrow" w:hAnsi="Arial Narrow"/>
        </w:rPr>
        <w:t xml:space="preserve"> </w:t>
      </w:r>
      <w:r w:rsidRPr="00E17E54">
        <w:rPr>
          <w:rFonts w:ascii="Arial Narrow" w:hAnsi="Arial Narrow"/>
          <w:i/>
          <w:color w:val="002060"/>
        </w:rPr>
        <w:t>e</w:t>
      </w:r>
      <w:r w:rsidRPr="00E17E54">
        <w:rPr>
          <w:rFonts w:ascii="Arial Narrow" w:hAnsi="Arial Narrow"/>
          <w:i/>
          <w:color w:val="002060"/>
          <w:lang w:eastAsia="ru-RU"/>
        </w:rPr>
        <w:t xml:space="preserve">ither </w:t>
      </w:r>
      <w:r w:rsidRPr="00E17E54">
        <w:rPr>
          <w:rFonts w:ascii="Arial Narrow" w:hAnsi="Arial Narrow"/>
          <w:lang w:eastAsia="ru-RU"/>
        </w:rPr>
        <w:t>by</w:t>
      </w:r>
      <w:r>
        <w:rPr>
          <w:rFonts w:ascii="Arial Narrow" w:hAnsi="Arial Narrow"/>
          <w:lang w:eastAsia="ru-RU"/>
        </w:rPr>
        <w:t xml:space="preserve"> </w:t>
      </w:r>
      <w:r w:rsidRPr="00E17E54">
        <w:rPr>
          <w:rFonts w:ascii="Arial Narrow" w:hAnsi="Arial Narrow"/>
          <w:lang w:eastAsia="ru-RU"/>
        </w:rPr>
        <w:t>specifying a value for</w:t>
      </w:r>
      <w:r w:rsidR="00866711" w:rsidRPr="00285149">
        <w:rPr>
          <w:rFonts w:ascii="Arial Narrow" w:hAnsi="Arial Narrow"/>
          <w:color w:val="000000" w:themeColor="text1"/>
          <w:spacing w:val="20"/>
        </w:rPr>
        <w:t xml:space="preserve"> </w:t>
      </w:r>
      <w:r w:rsidR="00866711" w:rsidRPr="00E17E54">
        <w:rPr>
          <w:rFonts w:ascii="Arial Narrow" w:hAnsi="Arial Narrow" w:cs="Courier New"/>
          <w:i/>
          <w:color w:val="002060"/>
          <w:shd w:val="clear" w:color="auto" w:fill="F2F2F2" w:themeFill="background1" w:themeFillShade="F2"/>
        </w:rPr>
        <w:t>@</w:t>
      </w:r>
      <w:r w:rsidR="00866711" w:rsidRPr="00E17E54">
        <w:rPr>
          <w:rFonts w:ascii="Arial Narrow" w:hAnsi="Arial Narrow" w:cs="Courier New"/>
          <w:i/>
          <w:color w:val="385623" w:themeColor="accent6" w:themeShade="80"/>
          <w:shd w:val="clear" w:color="auto" w:fill="F2F2F2" w:themeFill="background1" w:themeFillShade="F2"/>
        </w:rPr>
        <w:t>Analytics</w:t>
      </w:r>
      <w:r w:rsidR="00866711" w:rsidRPr="00E17E54">
        <w:rPr>
          <w:rFonts w:ascii="Arial Narrow" w:hAnsi="Arial Narrow" w:cs="Courier New"/>
          <w:color w:val="002060"/>
          <w:shd w:val="clear" w:color="auto" w:fill="F2F2F2" w:themeFill="background1" w:themeFillShade="F2"/>
        </w:rPr>
        <w:t>.</w:t>
      </w:r>
      <w:r w:rsidR="00866711" w:rsidRPr="00E17E54">
        <w:rPr>
          <w:rFonts w:ascii="Arial Narrow" w:hAnsi="Arial Narrow" w:cs="Courier New"/>
          <w:i/>
          <w:color w:val="002060"/>
          <w:shd w:val="clear" w:color="auto" w:fill="F2F2F2" w:themeFill="background1" w:themeFillShade="F2"/>
        </w:rPr>
        <w:t>dataCategory</w:t>
      </w:r>
    </w:p>
    <w:p w:rsidR="00866711" w:rsidRPr="00866711" w:rsidRDefault="00866711" w:rsidP="005D6E43">
      <w:pPr>
        <w:numPr>
          <w:ilvl w:val="0"/>
          <w:numId w:val="42"/>
        </w:numPr>
        <w:spacing w:after="0" w:line="240" w:lineRule="auto"/>
        <w:ind w:left="1134"/>
        <w:jc w:val="both"/>
        <w:rPr>
          <w:rFonts w:ascii="Arial Narrow" w:eastAsia="Times New Roman" w:hAnsi="Arial Narrow" w:cs="Times New Roman"/>
          <w:color w:val="000000" w:themeColor="text1"/>
          <w:sz w:val="24"/>
          <w:szCs w:val="24"/>
        </w:rPr>
      </w:pPr>
      <w:r w:rsidRPr="00E17E54">
        <w:rPr>
          <w:rFonts w:ascii="Arial Narrow" w:eastAsia="Times New Roman" w:hAnsi="Arial Narrow" w:cs="Times New Roman"/>
          <w:i/>
          <w:color w:val="002060"/>
          <w:sz w:val="24"/>
          <w:szCs w:val="24"/>
          <w:shd w:val="clear" w:color="auto" w:fill="F2F2F2" w:themeFill="background1" w:themeFillShade="F2"/>
        </w:rPr>
        <w:t>#FACT</w:t>
      </w:r>
      <w:r w:rsidRPr="00E17E54">
        <w:rPr>
          <w:rFonts w:ascii="Arial Narrow" w:eastAsia="Times New Roman" w:hAnsi="Arial Narrow" w:cs="Times New Roman"/>
          <w:color w:val="002060"/>
          <w:sz w:val="24"/>
          <w:szCs w:val="24"/>
        </w:rPr>
        <w:t xml:space="preserve"> </w:t>
      </w:r>
      <w:r w:rsidR="00285149">
        <w:rPr>
          <w:rFonts w:ascii="Arial Narrow" w:eastAsia="Times New Roman" w:hAnsi="Arial Narrow" w:cs="Times New Roman"/>
          <w:color w:val="000000" w:themeColor="text1"/>
          <w:sz w:val="24"/>
          <w:szCs w:val="24"/>
          <w:lang w:val="ru-RU"/>
        </w:rPr>
        <w:t xml:space="preserve">- </w:t>
      </w:r>
      <w:r w:rsidRPr="00866711">
        <w:rPr>
          <w:rFonts w:ascii="Arial Narrow" w:eastAsia="Times New Roman" w:hAnsi="Arial Narrow" w:cs="Times New Roman"/>
          <w:color w:val="000000" w:themeColor="text1"/>
          <w:sz w:val="24"/>
          <w:szCs w:val="24"/>
        </w:rPr>
        <w:t>for transaction data</w:t>
      </w:r>
    </w:p>
    <w:p w:rsidR="00866711" w:rsidRPr="00866711" w:rsidRDefault="00866711" w:rsidP="00285149">
      <w:pPr>
        <w:numPr>
          <w:ilvl w:val="0"/>
          <w:numId w:val="42"/>
        </w:numPr>
        <w:spacing w:after="0" w:line="240" w:lineRule="auto"/>
        <w:ind w:left="1134"/>
        <w:jc w:val="both"/>
        <w:rPr>
          <w:rFonts w:ascii="Arial Narrow" w:eastAsia="Times New Roman" w:hAnsi="Arial Narrow" w:cs="Times New Roman"/>
          <w:color w:val="000000" w:themeColor="text1"/>
          <w:sz w:val="24"/>
          <w:szCs w:val="24"/>
        </w:rPr>
      </w:pPr>
      <w:r w:rsidRPr="00E17E54">
        <w:rPr>
          <w:rFonts w:ascii="Arial Narrow" w:eastAsia="Times New Roman" w:hAnsi="Arial Narrow" w:cs="Times New Roman"/>
          <w:i/>
          <w:color w:val="002060"/>
          <w:sz w:val="24"/>
          <w:szCs w:val="24"/>
          <w:shd w:val="clear" w:color="auto" w:fill="F2F2F2" w:themeFill="background1" w:themeFillShade="F2"/>
        </w:rPr>
        <w:t>#DIMENSION</w:t>
      </w:r>
      <w:r w:rsidRPr="00E17E54">
        <w:rPr>
          <w:rFonts w:ascii="Arial Narrow" w:eastAsia="Times New Roman" w:hAnsi="Arial Narrow" w:cs="Times New Roman"/>
          <w:color w:val="002060"/>
          <w:sz w:val="24"/>
          <w:szCs w:val="24"/>
        </w:rPr>
        <w:t xml:space="preserve"> </w:t>
      </w:r>
      <w:r w:rsidR="00285149" w:rsidRPr="00285149">
        <w:rPr>
          <w:rFonts w:ascii="Arial Narrow" w:eastAsia="Times New Roman" w:hAnsi="Arial Narrow" w:cs="Times New Roman"/>
          <w:color w:val="000000" w:themeColor="text1"/>
          <w:sz w:val="24"/>
          <w:szCs w:val="24"/>
        </w:rPr>
        <w:t xml:space="preserve">- </w:t>
      </w:r>
      <w:r w:rsidRPr="00866711">
        <w:rPr>
          <w:rFonts w:ascii="Arial Narrow" w:eastAsia="Times New Roman" w:hAnsi="Arial Narrow" w:cs="Times New Roman"/>
          <w:color w:val="000000" w:themeColor="text1"/>
          <w:sz w:val="24"/>
          <w:szCs w:val="24"/>
        </w:rPr>
        <w:t>for master data attributes</w:t>
      </w:r>
    </w:p>
    <w:p w:rsidR="00E17E54" w:rsidRDefault="00866711" w:rsidP="00285149">
      <w:pPr>
        <w:numPr>
          <w:ilvl w:val="0"/>
          <w:numId w:val="42"/>
        </w:numPr>
        <w:spacing w:after="0" w:line="240" w:lineRule="auto"/>
        <w:ind w:left="1134"/>
        <w:jc w:val="both"/>
        <w:rPr>
          <w:rFonts w:ascii="Arial Narrow" w:eastAsia="Times New Roman" w:hAnsi="Arial Narrow" w:cs="Times New Roman"/>
          <w:color w:val="000000" w:themeColor="text1"/>
          <w:sz w:val="24"/>
          <w:szCs w:val="24"/>
        </w:rPr>
      </w:pPr>
      <w:r w:rsidRPr="00E17E54">
        <w:rPr>
          <w:rFonts w:ascii="Arial Narrow" w:eastAsia="Times New Roman" w:hAnsi="Arial Narrow" w:cs="Times New Roman"/>
          <w:i/>
          <w:color w:val="002060"/>
          <w:sz w:val="24"/>
          <w:szCs w:val="24"/>
          <w:shd w:val="clear" w:color="auto" w:fill="F2F2F2" w:themeFill="background1" w:themeFillShade="F2"/>
        </w:rPr>
        <w:t>#CUBE</w:t>
      </w:r>
      <w:r w:rsidRPr="00E17E54">
        <w:rPr>
          <w:rFonts w:ascii="Arial Narrow" w:eastAsia="Times New Roman" w:hAnsi="Arial Narrow" w:cs="Times New Roman"/>
          <w:color w:val="002060"/>
          <w:sz w:val="24"/>
          <w:szCs w:val="24"/>
        </w:rPr>
        <w:t xml:space="preserve"> </w:t>
      </w:r>
      <w:r w:rsidR="00285149" w:rsidRPr="00E17E54">
        <w:rPr>
          <w:rFonts w:ascii="Arial Narrow" w:eastAsia="Times New Roman" w:hAnsi="Arial Narrow" w:cs="Times New Roman"/>
          <w:color w:val="002060"/>
          <w:sz w:val="24"/>
          <w:szCs w:val="24"/>
        </w:rPr>
        <w:t xml:space="preserve"> </w:t>
      </w:r>
      <w:r w:rsidR="00285149" w:rsidRPr="00285149">
        <w:rPr>
          <w:rFonts w:ascii="Arial Narrow" w:eastAsia="Times New Roman" w:hAnsi="Arial Narrow" w:cs="Times New Roman"/>
          <w:color w:val="000000" w:themeColor="text1"/>
          <w:sz w:val="24"/>
          <w:szCs w:val="24"/>
        </w:rPr>
        <w:t xml:space="preserve">- </w:t>
      </w:r>
      <w:r w:rsidRPr="00285149">
        <w:rPr>
          <w:rFonts w:ascii="Arial Narrow" w:eastAsia="Times New Roman" w:hAnsi="Arial Narrow" w:cs="Times New Roman"/>
          <w:color w:val="000000" w:themeColor="text1"/>
          <w:sz w:val="24"/>
          <w:szCs w:val="24"/>
        </w:rPr>
        <w:t>only to be used in exceptional cases</w:t>
      </w:r>
    </w:p>
    <w:p w:rsidR="00E17E54" w:rsidRDefault="00E17E54" w:rsidP="00E17E54">
      <w:pPr>
        <w:spacing w:after="0" w:line="240" w:lineRule="auto"/>
        <w:ind w:firstLine="567"/>
        <w:jc w:val="both"/>
        <w:rPr>
          <w:rFonts w:ascii="Arial Narrow" w:eastAsia="Times New Roman" w:hAnsi="Arial Narrow" w:cs="Times New Roman"/>
          <w:color w:val="000000" w:themeColor="text1"/>
          <w:sz w:val="24"/>
          <w:szCs w:val="24"/>
        </w:rPr>
      </w:pPr>
    </w:p>
    <w:p w:rsidR="00866711" w:rsidRPr="00E17E54" w:rsidRDefault="00866711" w:rsidP="00E17E54">
      <w:pPr>
        <w:spacing w:after="0" w:line="240" w:lineRule="auto"/>
        <w:ind w:firstLine="567"/>
        <w:jc w:val="both"/>
        <w:rPr>
          <w:rFonts w:ascii="Arial Narrow" w:eastAsia="Times New Roman" w:hAnsi="Arial Narrow" w:cs="Times New Roman"/>
          <w:color w:val="000000" w:themeColor="text1"/>
          <w:sz w:val="24"/>
          <w:szCs w:val="24"/>
        </w:rPr>
      </w:pPr>
      <w:r w:rsidRPr="00285149">
        <w:rPr>
          <w:rFonts w:ascii="Arial Narrow" w:eastAsia="Times New Roman" w:hAnsi="Arial Narrow" w:cs="Times New Roman"/>
          <w:color w:val="000000" w:themeColor="text1"/>
          <w:sz w:val="24"/>
          <w:szCs w:val="24"/>
        </w:rPr>
        <w:t xml:space="preserve">or specifiying a value for </w:t>
      </w:r>
      <w:r w:rsidRPr="00E17E54">
        <w:rPr>
          <w:rFonts w:ascii="Arial Narrow" w:eastAsia="Times New Roman" w:hAnsi="Arial Narrow" w:cs="Courier New"/>
          <w:i/>
          <w:color w:val="002060"/>
          <w:sz w:val="24"/>
          <w:szCs w:val="24"/>
          <w:shd w:val="clear" w:color="auto" w:fill="F2F2F2" w:themeFill="background1" w:themeFillShade="F2"/>
        </w:rPr>
        <w:t>@</w:t>
      </w:r>
      <w:r w:rsidRPr="00E17E54">
        <w:rPr>
          <w:rFonts w:ascii="Arial Narrow" w:eastAsia="Times New Roman" w:hAnsi="Arial Narrow" w:cs="Courier New"/>
          <w:i/>
          <w:color w:val="385623" w:themeColor="accent6" w:themeShade="80"/>
          <w:sz w:val="24"/>
          <w:szCs w:val="24"/>
          <w:shd w:val="clear" w:color="auto" w:fill="F2F2F2" w:themeFill="background1" w:themeFillShade="F2"/>
        </w:rPr>
        <w:t>ObjectModel</w:t>
      </w:r>
      <w:r w:rsidRPr="00E17E54">
        <w:rPr>
          <w:rFonts w:ascii="Arial Narrow" w:eastAsia="Times New Roman" w:hAnsi="Arial Narrow" w:cs="Courier New"/>
          <w:i/>
          <w:color w:val="002060"/>
          <w:sz w:val="24"/>
          <w:szCs w:val="24"/>
          <w:shd w:val="clear" w:color="auto" w:fill="F2F2F2" w:themeFill="background1" w:themeFillShade="F2"/>
        </w:rPr>
        <w:t>.dataCategory</w:t>
      </w:r>
      <w:r w:rsidR="00E17E54">
        <w:rPr>
          <w:rFonts w:ascii="Arial Narrow" w:eastAsia="Times New Roman" w:hAnsi="Arial Narrow" w:cs="Courier New"/>
          <w:i/>
          <w:color w:val="002060"/>
          <w:sz w:val="24"/>
          <w:szCs w:val="24"/>
        </w:rPr>
        <w:t>.</w:t>
      </w:r>
    </w:p>
    <w:p w:rsidR="00866711" w:rsidRPr="00866711" w:rsidRDefault="00866711" w:rsidP="005D6E43">
      <w:pPr>
        <w:numPr>
          <w:ilvl w:val="0"/>
          <w:numId w:val="43"/>
        </w:numPr>
        <w:tabs>
          <w:tab w:val="clear" w:pos="720"/>
          <w:tab w:val="num" w:pos="1134"/>
        </w:tabs>
        <w:spacing w:after="0" w:line="240" w:lineRule="auto"/>
        <w:ind w:left="1134"/>
        <w:jc w:val="both"/>
        <w:rPr>
          <w:rFonts w:ascii="Arial Narrow" w:eastAsia="Times New Roman" w:hAnsi="Arial Narrow" w:cs="Times New Roman"/>
          <w:color w:val="000000" w:themeColor="text1"/>
          <w:sz w:val="24"/>
          <w:szCs w:val="24"/>
        </w:rPr>
      </w:pPr>
      <w:r w:rsidRPr="00E17E54">
        <w:rPr>
          <w:rFonts w:ascii="Arial Narrow" w:eastAsia="Times New Roman" w:hAnsi="Arial Narrow" w:cs="Times New Roman"/>
          <w:i/>
          <w:color w:val="002060"/>
          <w:sz w:val="24"/>
          <w:szCs w:val="24"/>
          <w:shd w:val="clear" w:color="auto" w:fill="F2F2F2" w:themeFill="background1" w:themeFillShade="F2"/>
        </w:rPr>
        <w:t>#TEXT</w:t>
      </w:r>
      <w:r w:rsidRPr="00866711">
        <w:rPr>
          <w:rFonts w:ascii="Arial Narrow" w:eastAsia="Times New Roman" w:hAnsi="Arial Narrow" w:cs="Times New Roman"/>
          <w:color w:val="000000" w:themeColor="text1"/>
          <w:sz w:val="24"/>
          <w:szCs w:val="24"/>
        </w:rPr>
        <w:t xml:space="preserve"> </w:t>
      </w:r>
      <w:r w:rsidR="00285149">
        <w:rPr>
          <w:rFonts w:ascii="Arial Narrow" w:eastAsia="Times New Roman" w:hAnsi="Arial Narrow" w:cs="Times New Roman"/>
          <w:color w:val="000000" w:themeColor="text1"/>
          <w:sz w:val="24"/>
          <w:szCs w:val="24"/>
          <w:lang w:val="ru-RU"/>
        </w:rPr>
        <w:t xml:space="preserve">- </w:t>
      </w:r>
      <w:r w:rsidRPr="00866711">
        <w:rPr>
          <w:rFonts w:ascii="Arial Narrow" w:eastAsia="Times New Roman" w:hAnsi="Arial Narrow" w:cs="Times New Roman"/>
          <w:color w:val="000000" w:themeColor="text1"/>
          <w:sz w:val="24"/>
          <w:szCs w:val="24"/>
        </w:rPr>
        <w:t>for text views</w:t>
      </w:r>
    </w:p>
    <w:p w:rsidR="00866711" w:rsidRPr="00866711" w:rsidRDefault="00866711" w:rsidP="005D6E43">
      <w:pPr>
        <w:numPr>
          <w:ilvl w:val="0"/>
          <w:numId w:val="43"/>
        </w:numPr>
        <w:tabs>
          <w:tab w:val="clear" w:pos="720"/>
          <w:tab w:val="num" w:pos="1134"/>
        </w:tabs>
        <w:spacing w:after="0" w:line="240" w:lineRule="auto"/>
        <w:ind w:left="1134"/>
        <w:jc w:val="both"/>
        <w:rPr>
          <w:rFonts w:ascii="Arial Narrow" w:eastAsia="Times New Roman" w:hAnsi="Arial Narrow" w:cs="Times New Roman"/>
          <w:color w:val="000000" w:themeColor="text1"/>
          <w:sz w:val="24"/>
          <w:szCs w:val="24"/>
        </w:rPr>
      </w:pPr>
      <w:r w:rsidRPr="00E17E54">
        <w:rPr>
          <w:rFonts w:ascii="Arial Narrow" w:eastAsia="Times New Roman" w:hAnsi="Arial Narrow" w:cs="Times New Roman"/>
          <w:i/>
          <w:color w:val="002060"/>
          <w:sz w:val="24"/>
          <w:szCs w:val="24"/>
          <w:shd w:val="clear" w:color="auto" w:fill="F2F2F2" w:themeFill="background1" w:themeFillShade="F2"/>
        </w:rPr>
        <w:t>#HIERARCHY</w:t>
      </w:r>
      <w:r w:rsidRPr="00E17E54">
        <w:rPr>
          <w:rFonts w:ascii="Arial Narrow" w:eastAsia="Times New Roman" w:hAnsi="Arial Narrow" w:cs="Times New Roman"/>
          <w:color w:val="002060"/>
          <w:sz w:val="24"/>
          <w:szCs w:val="24"/>
        </w:rPr>
        <w:t xml:space="preserve"> </w:t>
      </w:r>
      <w:r w:rsidRPr="00866711">
        <w:rPr>
          <w:rFonts w:ascii="Arial Narrow" w:eastAsia="Times New Roman" w:hAnsi="Arial Narrow" w:cs="Times New Roman"/>
          <w:color w:val="000000" w:themeColor="text1"/>
          <w:sz w:val="24"/>
          <w:szCs w:val="24"/>
        </w:rPr>
        <w:t>for hierarchy views</w:t>
      </w:r>
    </w:p>
    <w:p w:rsidR="00866711" w:rsidRDefault="00866711" w:rsidP="00866711">
      <w:pPr>
        <w:spacing w:after="0" w:line="240" w:lineRule="auto"/>
        <w:ind w:firstLine="567"/>
        <w:jc w:val="both"/>
        <w:rPr>
          <w:rFonts w:ascii="Arial Narrow" w:eastAsia="Times New Roman" w:hAnsi="Arial Narrow" w:cs="Times New Roman"/>
          <w:color w:val="000000" w:themeColor="text1"/>
          <w:sz w:val="24"/>
          <w:szCs w:val="24"/>
        </w:rPr>
      </w:pPr>
      <w:r w:rsidRPr="00866711">
        <w:rPr>
          <w:rFonts w:ascii="Arial Narrow" w:eastAsia="Times New Roman" w:hAnsi="Arial Narrow" w:cs="Times New Roman"/>
          <w:color w:val="000000" w:themeColor="text1"/>
          <w:sz w:val="24"/>
          <w:szCs w:val="24"/>
        </w:rPr>
        <w:t> </w:t>
      </w:r>
    </w:p>
    <w:p w:rsidR="00117F0B" w:rsidRPr="00117F0B" w:rsidRDefault="00117F0B" w:rsidP="00117F0B">
      <w:pPr>
        <w:spacing w:after="0" w:line="240" w:lineRule="auto"/>
        <w:ind w:firstLine="567"/>
        <w:jc w:val="center"/>
        <w:rPr>
          <w:rFonts w:ascii="Arial Narrow" w:eastAsia="Times New Roman" w:hAnsi="Arial Narrow" w:cs="Times New Roman"/>
          <w:b/>
          <w:i/>
          <w:color w:val="000000" w:themeColor="text1"/>
          <w:sz w:val="24"/>
          <w:szCs w:val="24"/>
        </w:rPr>
      </w:pPr>
      <w:r w:rsidRPr="00117F0B">
        <w:rPr>
          <w:rFonts w:ascii="Arial Narrow" w:eastAsia="Times New Roman" w:hAnsi="Arial Narrow" w:cs="Times New Roman"/>
          <w:b/>
          <w:i/>
          <w:color w:val="000000" w:themeColor="text1"/>
          <w:sz w:val="24"/>
          <w:szCs w:val="24"/>
        </w:rPr>
        <w:t xml:space="preserve">Extraction from CDS in </w:t>
      </w:r>
      <w:r w:rsidRPr="00117F0B">
        <w:rPr>
          <w:rFonts w:ascii="Arial Narrow" w:eastAsia="Times New Roman" w:hAnsi="Arial Narrow" w:cs="Times New Roman"/>
          <w:b/>
          <w:bCs/>
          <w:i/>
          <w:color w:val="000000" w:themeColor="text1"/>
          <w:sz w:val="24"/>
          <w:szCs w:val="24"/>
        </w:rPr>
        <w:t>full</w:t>
      </w:r>
      <w:r w:rsidRPr="00117F0B">
        <w:rPr>
          <w:rFonts w:ascii="Arial Narrow" w:eastAsia="Times New Roman" w:hAnsi="Arial Narrow" w:cs="Times New Roman"/>
          <w:b/>
          <w:i/>
          <w:color w:val="000000" w:themeColor="text1"/>
          <w:sz w:val="24"/>
          <w:szCs w:val="24"/>
        </w:rPr>
        <w:t xml:space="preserve"> mode</w:t>
      </w:r>
    </w:p>
    <w:p w:rsidR="00117F0B" w:rsidRPr="00866711" w:rsidRDefault="00117F0B" w:rsidP="00866711">
      <w:pPr>
        <w:spacing w:after="0" w:line="240" w:lineRule="auto"/>
        <w:ind w:firstLine="567"/>
        <w:jc w:val="both"/>
        <w:rPr>
          <w:rFonts w:ascii="Arial Narrow" w:eastAsia="Times New Roman" w:hAnsi="Arial Narrow" w:cs="Times New Roman"/>
          <w:color w:val="000000" w:themeColor="text1"/>
          <w:sz w:val="24"/>
          <w:szCs w:val="24"/>
        </w:rPr>
      </w:pPr>
    </w:p>
    <w:p w:rsidR="00866711" w:rsidRPr="00866711" w:rsidRDefault="00866711" w:rsidP="00866711">
      <w:pPr>
        <w:spacing w:after="0" w:line="240" w:lineRule="auto"/>
        <w:ind w:firstLine="567"/>
        <w:jc w:val="both"/>
        <w:rPr>
          <w:rFonts w:ascii="Arial Narrow" w:eastAsia="Times New Roman" w:hAnsi="Arial Narrow" w:cs="Times New Roman"/>
          <w:color w:val="000000" w:themeColor="text1"/>
          <w:sz w:val="24"/>
          <w:szCs w:val="24"/>
        </w:rPr>
      </w:pPr>
      <w:r w:rsidRPr="00866711">
        <w:rPr>
          <w:rFonts w:ascii="Arial Narrow" w:eastAsia="Times New Roman" w:hAnsi="Arial Narrow" w:cs="Times New Roman"/>
          <w:color w:val="000000" w:themeColor="text1"/>
          <w:sz w:val="24"/>
          <w:szCs w:val="24"/>
        </w:rPr>
        <w:t xml:space="preserve">With these steps in place you have a first easy extraction enabled CDS view, in </w:t>
      </w:r>
      <w:r w:rsidRPr="00866711">
        <w:rPr>
          <w:rFonts w:ascii="Arial Narrow" w:eastAsia="Times New Roman" w:hAnsi="Arial Narrow" w:cs="Times New Roman"/>
          <w:b/>
          <w:bCs/>
          <w:color w:val="000000" w:themeColor="text1"/>
          <w:sz w:val="24"/>
          <w:szCs w:val="24"/>
        </w:rPr>
        <w:t>full</w:t>
      </w:r>
      <w:r w:rsidRPr="00866711">
        <w:rPr>
          <w:rFonts w:ascii="Arial Narrow" w:eastAsia="Times New Roman" w:hAnsi="Arial Narrow" w:cs="Times New Roman"/>
          <w:color w:val="000000" w:themeColor="text1"/>
          <w:sz w:val="24"/>
          <w:szCs w:val="24"/>
        </w:rPr>
        <w:t xml:space="preserve"> mode</w:t>
      </w:r>
      <w:r>
        <w:rPr>
          <w:rFonts w:ascii="Arial Narrow" w:eastAsia="Times New Roman" w:hAnsi="Arial Narrow" w:cs="Times New Roman"/>
          <w:color w:val="000000" w:themeColor="text1"/>
          <w:sz w:val="24"/>
          <w:szCs w:val="24"/>
        </w:rPr>
        <w:t xml:space="preserve"> - </w:t>
      </w:r>
      <w:r w:rsidRPr="00781821">
        <w:rPr>
          <w:rFonts w:ascii="Arial Narrow" w:eastAsia="Times New Roman" w:hAnsi="Arial Narrow" w:cs="Times New Roman"/>
          <w:color w:val="000000" w:themeColor="text1"/>
          <w:sz w:val="24"/>
          <w:szCs w:val="24"/>
          <w:shd w:val="clear" w:color="auto" w:fill="FFFFFF" w:themeFill="background1"/>
        </w:rPr>
        <w:t>all available data is extracted in one data extraction run</w:t>
      </w:r>
      <w:r w:rsidRPr="00866711">
        <w:rPr>
          <w:rFonts w:ascii="Arial Narrow" w:eastAsia="Times New Roman" w:hAnsi="Arial Narrow" w:cs="Times New Roman"/>
          <w:color w:val="000000" w:themeColor="text1"/>
          <w:sz w:val="24"/>
          <w:szCs w:val="24"/>
        </w:rPr>
        <w:t>. For potentially smaller data volumes (~ &lt; 1</w:t>
      </w:r>
      <w:r>
        <w:rPr>
          <w:rFonts w:ascii="Arial Narrow" w:eastAsia="Times New Roman" w:hAnsi="Arial Narrow" w:cs="Times New Roman"/>
          <w:color w:val="000000" w:themeColor="text1"/>
          <w:sz w:val="24"/>
          <w:szCs w:val="24"/>
        </w:rPr>
        <w:t>0</w:t>
      </w:r>
      <w:r w:rsidRPr="00866711">
        <w:rPr>
          <w:rFonts w:ascii="Arial Narrow" w:eastAsia="Times New Roman" w:hAnsi="Arial Narrow" w:cs="Times New Roman"/>
          <w:color w:val="000000" w:themeColor="text1"/>
          <w:sz w:val="24"/>
          <w:szCs w:val="24"/>
          <w:vertAlign w:val="superscript"/>
        </w:rPr>
        <w:t>6</w:t>
      </w:r>
      <w:r w:rsidRPr="00866711">
        <w:rPr>
          <w:rFonts w:ascii="Arial Narrow" w:eastAsia="Times New Roman" w:hAnsi="Arial Narrow" w:cs="Times New Roman"/>
          <w:color w:val="000000" w:themeColor="text1"/>
          <w:sz w:val="24"/>
          <w:szCs w:val="24"/>
        </w:rPr>
        <w:t xml:space="preserve"> data records) without any complex logic and load time considerations</w:t>
      </w:r>
      <w:r w:rsidR="00781821">
        <w:rPr>
          <w:rFonts w:ascii="Arial Narrow" w:eastAsia="Times New Roman" w:hAnsi="Arial Narrow" w:cs="Times New Roman"/>
          <w:color w:val="000000" w:themeColor="text1"/>
          <w:sz w:val="24"/>
          <w:szCs w:val="24"/>
        </w:rPr>
        <w:t xml:space="preserve"> -</w:t>
      </w:r>
      <w:r w:rsidRPr="00866711">
        <w:rPr>
          <w:rFonts w:ascii="Arial Narrow" w:eastAsia="Times New Roman" w:hAnsi="Arial Narrow" w:cs="Times New Roman"/>
          <w:color w:val="000000" w:themeColor="text1"/>
          <w:sz w:val="24"/>
          <w:szCs w:val="24"/>
        </w:rPr>
        <w:t xml:space="preserve"> a full extraction can cover the most straightforward cases.</w:t>
      </w:r>
    </w:p>
    <w:p w:rsidR="00E60D2F" w:rsidRDefault="00866711" w:rsidP="00866711">
      <w:pPr>
        <w:spacing w:after="0" w:line="240" w:lineRule="auto"/>
        <w:ind w:firstLine="567"/>
        <w:jc w:val="both"/>
        <w:rPr>
          <w:rFonts w:ascii="Arial Narrow" w:eastAsia="Times New Roman" w:hAnsi="Arial Narrow" w:cs="Times New Roman"/>
          <w:color w:val="000000" w:themeColor="text1"/>
          <w:sz w:val="24"/>
          <w:szCs w:val="24"/>
        </w:rPr>
      </w:pPr>
      <w:r w:rsidRPr="00866711">
        <w:rPr>
          <w:rFonts w:ascii="Arial Narrow" w:eastAsia="Times New Roman" w:hAnsi="Arial Narrow" w:cs="Times New Roman"/>
          <w:color w:val="000000" w:themeColor="text1"/>
          <w:sz w:val="24"/>
          <w:szCs w:val="24"/>
        </w:rPr>
        <w:t xml:space="preserve">Full extraction can mostly be applied for </w:t>
      </w:r>
      <w:r w:rsidRPr="00781821">
        <w:rPr>
          <w:rFonts w:ascii="Arial Narrow" w:eastAsia="Times New Roman" w:hAnsi="Arial Narrow" w:cs="Times New Roman"/>
          <w:i/>
          <w:color w:val="385623" w:themeColor="accent6" w:themeShade="80"/>
          <w:sz w:val="24"/>
          <w:szCs w:val="24"/>
        </w:rPr>
        <w:t>master data</w:t>
      </w:r>
      <w:r w:rsidRPr="00781821">
        <w:rPr>
          <w:rFonts w:ascii="Arial Narrow" w:eastAsia="Times New Roman" w:hAnsi="Arial Narrow" w:cs="Times New Roman"/>
          <w:color w:val="385623" w:themeColor="accent6" w:themeShade="80"/>
          <w:sz w:val="24"/>
          <w:szCs w:val="24"/>
        </w:rPr>
        <w:t xml:space="preserve"> </w:t>
      </w:r>
      <w:r w:rsidRPr="00866711">
        <w:rPr>
          <w:rFonts w:ascii="Arial Narrow" w:eastAsia="Times New Roman" w:hAnsi="Arial Narrow" w:cs="Times New Roman"/>
          <w:color w:val="000000" w:themeColor="text1"/>
          <w:sz w:val="24"/>
          <w:szCs w:val="24"/>
        </w:rPr>
        <w:t xml:space="preserve">and </w:t>
      </w:r>
      <w:r w:rsidRPr="00781821">
        <w:rPr>
          <w:rFonts w:ascii="Arial Narrow" w:eastAsia="Times New Roman" w:hAnsi="Arial Narrow" w:cs="Times New Roman"/>
          <w:i/>
          <w:color w:val="385623" w:themeColor="accent6" w:themeShade="80"/>
          <w:sz w:val="24"/>
          <w:szCs w:val="24"/>
        </w:rPr>
        <w:t xml:space="preserve">text </w:t>
      </w:r>
      <w:r w:rsidRPr="00866711">
        <w:rPr>
          <w:rFonts w:ascii="Arial Narrow" w:eastAsia="Times New Roman" w:hAnsi="Arial Narrow" w:cs="Times New Roman"/>
          <w:color w:val="000000" w:themeColor="text1"/>
          <w:sz w:val="24"/>
          <w:szCs w:val="24"/>
        </w:rPr>
        <w:t xml:space="preserve">loads. </w:t>
      </w:r>
    </w:p>
    <w:p w:rsidR="00866711" w:rsidRPr="00866711" w:rsidRDefault="00866711" w:rsidP="00866711">
      <w:pPr>
        <w:spacing w:after="0" w:line="240" w:lineRule="auto"/>
        <w:ind w:firstLine="567"/>
        <w:jc w:val="both"/>
        <w:rPr>
          <w:rFonts w:ascii="Arial Narrow" w:eastAsia="Times New Roman" w:hAnsi="Arial Narrow" w:cs="Times New Roman"/>
          <w:color w:val="000000" w:themeColor="text1"/>
          <w:sz w:val="24"/>
          <w:szCs w:val="24"/>
        </w:rPr>
      </w:pPr>
      <w:r w:rsidRPr="00866711">
        <w:rPr>
          <w:rFonts w:ascii="Arial Narrow" w:eastAsia="Times New Roman" w:hAnsi="Arial Narrow" w:cs="Times New Roman"/>
          <w:color w:val="000000" w:themeColor="text1"/>
          <w:sz w:val="24"/>
          <w:szCs w:val="24"/>
        </w:rPr>
        <w:t xml:space="preserve">Please note that </w:t>
      </w:r>
      <w:r w:rsidRPr="00BB0BC9">
        <w:rPr>
          <w:rFonts w:ascii="Arial Narrow" w:eastAsia="Times New Roman" w:hAnsi="Arial Narrow" w:cs="Times New Roman"/>
          <w:b/>
          <w:i/>
          <w:color w:val="000000" w:themeColor="text1"/>
          <w:sz w:val="24"/>
          <w:szCs w:val="24"/>
          <w:shd w:val="clear" w:color="auto" w:fill="FFF2CC" w:themeFill="accent4" w:themeFillTint="33"/>
        </w:rPr>
        <w:t>CDS views with input parameters</w:t>
      </w:r>
      <w:r w:rsidRPr="00BB0BC9">
        <w:rPr>
          <w:rFonts w:ascii="Arial Narrow" w:eastAsia="Times New Roman" w:hAnsi="Arial Narrow" w:cs="Times New Roman"/>
          <w:color w:val="000000" w:themeColor="text1"/>
          <w:sz w:val="24"/>
          <w:szCs w:val="24"/>
          <w:shd w:val="clear" w:color="auto" w:fill="FFF2CC" w:themeFill="accent4" w:themeFillTint="33"/>
        </w:rPr>
        <w:t xml:space="preserve"> only support </w:t>
      </w:r>
      <w:r w:rsidRPr="00BB0BC9">
        <w:rPr>
          <w:rFonts w:ascii="Arial Narrow" w:eastAsia="Times New Roman" w:hAnsi="Arial Narrow" w:cs="Times New Roman"/>
          <w:b/>
          <w:i/>
          <w:color w:val="000000" w:themeColor="text1"/>
          <w:sz w:val="24"/>
          <w:szCs w:val="24"/>
          <w:shd w:val="clear" w:color="auto" w:fill="FFF2CC" w:themeFill="accent4" w:themeFillTint="33"/>
        </w:rPr>
        <w:t xml:space="preserve">full </w:t>
      </w:r>
      <w:r w:rsidRPr="00BB0BC9">
        <w:rPr>
          <w:rFonts w:ascii="Arial Narrow" w:eastAsia="Times New Roman" w:hAnsi="Arial Narrow" w:cs="Times New Roman"/>
          <w:color w:val="000000" w:themeColor="text1"/>
          <w:sz w:val="24"/>
          <w:szCs w:val="24"/>
          <w:shd w:val="clear" w:color="auto" w:fill="FFF2CC" w:themeFill="accent4" w:themeFillTint="33"/>
        </w:rPr>
        <w:t>extraction</w:t>
      </w:r>
      <w:r w:rsidRPr="00866711">
        <w:rPr>
          <w:rFonts w:ascii="Arial Narrow" w:eastAsia="Times New Roman" w:hAnsi="Arial Narrow" w:cs="Times New Roman"/>
          <w:color w:val="000000" w:themeColor="text1"/>
          <w:sz w:val="24"/>
          <w:szCs w:val="24"/>
        </w:rPr>
        <w:t>.</w:t>
      </w:r>
    </w:p>
    <w:p w:rsidR="00781821" w:rsidRDefault="00866711" w:rsidP="00781821">
      <w:pPr>
        <w:spacing w:after="0" w:line="240" w:lineRule="auto"/>
        <w:ind w:firstLine="567"/>
        <w:jc w:val="both"/>
        <w:rPr>
          <w:rFonts w:ascii="Arial Narrow" w:eastAsia="Times New Roman" w:hAnsi="Arial Narrow" w:cs="Times New Roman"/>
          <w:color w:val="000000" w:themeColor="text1"/>
          <w:sz w:val="24"/>
          <w:szCs w:val="24"/>
        </w:rPr>
      </w:pPr>
      <w:r w:rsidRPr="00866711">
        <w:rPr>
          <w:rFonts w:ascii="Arial Narrow" w:eastAsia="Times New Roman" w:hAnsi="Arial Narrow" w:cs="Times New Roman"/>
          <w:color w:val="000000" w:themeColor="text1"/>
          <w:sz w:val="24"/>
          <w:szCs w:val="24"/>
        </w:rPr>
        <w:t xml:space="preserve">After that you will be able to find this CDS view on SAP BW side, i.e. create a DataSource. </w:t>
      </w:r>
    </w:p>
    <w:p w:rsidR="00781821" w:rsidRDefault="00781821" w:rsidP="00781821">
      <w:pPr>
        <w:spacing w:after="0" w:line="240" w:lineRule="auto"/>
        <w:ind w:firstLine="567"/>
        <w:jc w:val="both"/>
        <w:rPr>
          <w:rFonts w:ascii="Arial Narrow" w:eastAsia="Times New Roman" w:hAnsi="Arial Narrow" w:cs="Times New Roman"/>
          <w:color w:val="000000" w:themeColor="text1"/>
          <w:sz w:val="24"/>
          <w:szCs w:val="24"/>
        </w:rPr>
      </w:pPr>
    </w:p>
    <w:p w:rsidR="00781821" w:rsidRPr="00781821" w:rsidRDefault="00781821" w:rsidP="00781821">
      <w:pPr>
        <w:spacing w:after="0" w:line="240" w:lineRule="auto"/>
        <w:ind w:firstLine="567"/>
        <w:jc w:val="both"/>
        <w:rPr>
          <w:rFonts w:ascii="Arial Narrow" w:eastAsia="Times New Roman" w:hAnsi="Arial Narrow" w:cs="Times New Roman"/>
          <w:color w:val="002060"/>
          <w:spacing w:val="20"/>
          <w:sz w:val="24"/>
          <w:szCs w:val="24"/>
        </w:rPr>
      </w:pPr>
      <w:r w:rsidRPr="00781821">
        <w:rPr>
          <w:rFonts w:ascii="Arial Narrow" w:eastAsia="Times New Roman" w:hAnsi="Arial Narrow" w:cs="Times New Roman"/>
          <w:color w:val="002060"/>
          <w:spacing w:val="20"/>
          <w:sz w:val="24"/>
          <w:szCs w:val="24"/>
        </w:rPr>
        <w:t>Rem</w:t>
      </w:r>
    </w:p>
    <w:p w:rsidR="00866711" w:rsidRPr="00866711" w:rsidRDefault="00781821" w:rsidP="00781821">
      <w:pPr>
        <w:spacing w:after="0" w:line="240" w:lineRule="auto"/>
        <w:ind w:firstLine="567"/>
        <w:jc w:val="both"/>
        <w:rPr>
          <w:rFonts w:ascii="Arial Narrow" w:eastAsia="Times New Roman" w:hAnsi="Arial Narrow" w:cs="Times New Roman"/>
          <w:color w:val="000000" w:themeColor="text1"/>
          <w:sz w:val="24"/>
          <w:szCs w:val="24"/>
        </w:rPr>
      </w:pPr>
      <w:r>
        <w:rPr>
          <w:rFonts w:ascii="Arial Narrow" w:eastAsia="Times New Roman" w:hAnsi="Arial Narrow" w:cs="Times New Roman"/>
          <w:color w:val="000000" w:themeColor="text1"/>
          <w:sz w:val="24"/>
          <w:szCs w:val="24"/>
        </w:rPr>
        <w:t>Y</w:t>
      </w:r>
      <w:r w:rsidR="00866711" w:rsidRPr="00866711">
        <w:rPr>
          <w:rFonts w:ascii="Arial Narrow" w:eastAsia="Times New Roman" w:hAnsi="Arial Narrow" w:cs="Times New Roman"/>
          <w:color w:val="000000" w:themeColor="text1"/>
          <w:sz w:val="24"/>
          <w:szCs w:val="24"/>
        </w:rPr>
        <w:t xml:space="preserve">ou will need to search for the </w:t>
      </w:r>
      <w:r w:rsidR="00866711" w:rsidRPr="00BB0BC9">
        <w:rPr>
          <w:rFonts w:ascii="Arial Narrow" w:eastAsia="Times New Roman" w:hAnsi="Arial Narrow" w:cs="Times New Roman"/>
          <w:i/>
          <w:color w:val="385623" w:themeColor="accent6" w:themeShade="80"/>
          <w:sz w:val="24"/>
          <w:szCs w:val="24"/>
          <w:shd w:val="clear" w:color="auto" w:fill="F2F2F2" w:themeFill="background1" w:themeFillShade="F2"/>
        </w:rPr>
        <w:t>technical SQL view name</w:t>
      </w:r>
      <w:r w:rsidR="00866711" w:rsidRPr="00BB0BC9">
        <w:rPr>
          <w:rFonts w:ascii="Arial Narrow" w:eastAsia="Times New Roman" w:hAnsi="Arial Narrow" w:cs="Times New Roman"/>
          <w:color w:val="002060"/>
          <w:sz w:val="24"/>
          <w:szCs w:val="24"/>
          <w:shd w:val="clear" w:color="auto" w:fill="F2F2F2" w:themeFill="background1" w:themeFillShade="F2"/>
        </w:rPr>
        <w:t xml:space="preserve"> </w:t>
      </w:r>
      <w:r w:rsidR="00BB0BC9" w:rsidRPr="00BB0BC9">
        <w:rPr>
          <w:rFonts w:ascii="Arial Narrow" w:eastAsia="Times New Roman" w:hAnsi="Arial Narrow" w:cs="Times New Roman"/>
          <w:color w:val="002060"/>
          <w:sz w:val="24"/>
          <w:szCs w:val="24"/>
          <w:shd w:val="clear" w:color="auto" w:fill="F2F2F2" w:themeFill="background1" w:themeFillShade="F2"/>
        </w:rPr>
        <w:t xml:space="preserve">- </w:t>
      </w:r>
      <w:r w:rsidR="00866711" w:rsidRPr="00BB0BC9">
        <w:rPr>
          <w:rFonts w:ascii="Arial Narrow" w:eastAsia="Times New Roman" w:hAnsi="Arial Narrow" w:cs="Courier New"/>
          <w:i/>
          <w:color w:val="002060"/>
          <w:sz w:val="24"/>
          <w:szCs w:val="24"/>
          <w:shd w:val="clear" w:color="auto" w:fill="F2F2F2" w:themeFill="background1" w:themeFillShade="F2"/>
        </w:rPr>
        <w:t>@AbapCatalog.</w:t>
      </w:r>
      <w:r w:rsidR="00866711" w:rsidRPr="00530BE6">
        <w:rPr>
          <w:rFonts w:ascii="Arial Narrow" w:eastAsia="Times New Roman" w:hAnsi="Arial Narrow" w:cs="Courier New"/>
          <w:i/>
          <w:color w:val="385623" w:themeColor="accent6" w:themeShade="80"/>
          <w:sz w:val="24"/>
          <w:szCs w:val="24"/>
          <w:shd w:val="clear" w:color="auto" w:fill="F2F2F2" w:themeFill="background1" w:themeFillShade="F2"/>
        </w:rPr>
        <w:t>sqlViewName</w:t>
      </w:r>
      <w:r w:rsidR="00866711" w:rsidRPr="00BB0BC9">
        <w:rPr>
          <w:rFonts w:ascii="Arial Narrow" w:eastAsia="Times New Roman" w:hAnsi="Arial Narrow" w:cs="Times New Roman"/>
          <w:color w:val="002060"/>
          <w:sz w:val="24"/>
          <w:szCs w:val="24"/>
        </w:rPr>
        <w:t> </w:t>
      </w:r>
      <w:r w:rsidR="00866711" w:rsidRPr="00866711">
        <w:rPr>
          <w:rFonts w:ascii="Arial Narrow" w:eastAsia="Times New Roman" w:hAnsi="Arial Narrow" w:cs="Times New Roman"/>
          <w:color w:val="000000" w:themeColor="text1"/>
          <w:sz w:val="24"/>
          <w:szCs w:val="24"/>
        </w:rPr>
        <w:t xml:space="preserve">of the CDS view, not the </w:t>
      </w:r>
      <w:r w:rsidR="00866711" w:rsidRPr="00BB0BC9">
        <w:rPr>
          <w:rFonts w:ascii="Arial Narrow" w:eastAsia="Times New Roman" w:hAnsi="Arial Narrow" w:cs="Times New Roman"/>
          <w:i/>
          <w:color w:val="002060"/>
          <w:sz w:val="24"/>
          <w:szCs w:val="24"/>
        </w:rPr>
        <w:t>CDS view name</w:t>
      </w:r>
      <w:r w:rsidR="00866711" w:rsidRPr="00866711">
        <w:rPr>
          <w:rFonts w:ascii="Arial Narrow" w:eastAsia="Times New Roman" w:hAnsi="Arial Narrow" w:cs="Times New Roman"/>
          <w:color w:val="000000" w:themeColor="text1"/>
          <w:sz w:val="24"/>
          <w:szCs w:val="24"/>
        </w:rPr>
        <w:t>.</w:t>
      </w:r>
    </w:p>
    <w:p w:rsidR="00866711" w:rsidRDefault="00866711" w:rsidP="00866711">
      <w:pPr>
        <w:spacing w:after="0" w:line="240" w:lineRule="auto"/>
        <w:ind w:firstLine="567"/>
        <w:jc w:val="both"/>
        <w:rPr>
          <w:rFonts w:ascii="Arial Narrow" w:eastAsia="Times New Roman" w:hAnsi="Arial Narrow" w:cs="Times New Roman"/>
          <w:color w:val="000000" w:themeColor="text1"/>
          <w:sz w:val="24"/>
          <w:szCs w:val="24"/>
        </w:rPr>
      </w:pPr>
    </w:p>
    <w:p w:rsidR="00866711" w:rsidRPr="007F4EC1" w:rsidRDefault="00866711" w:rsidP="009B3857">
      <w:pPr>
        <w:spacing w:after="0" w:line="240" w:lineRule="auto"/>
        <w:ind w:firstLine="567"/>
        <w:jc w:val="both"/>
        <w:rPr>
          <w:rFonts w:ascii="Arial Narrow" w:eastAsia="Times New Roman" w:hAnsi="Arial Narrow" w:cs="Times New Roman"/>
          <w:color w:val="002060"/>
          <w:spacing w:val="20"/>
          <w:sz w:val="24"/>
          <w:szCs w:val="24"/>
        </w:rPr>
      </w:pPr>
      <w:r w:rsidRPr="007F4EC1">
        <w:rPr>
          <w:rFonts w:ascii="Arial Narrow" w:eastAsia="Times New Roman" w:hAnsi="Arial Narrow" w:cs="Times New Roman"/>
          <w:color w:val="002060"/>
          <w:spacing w:val="20"/>
          <w:sz w:val="24"/>
          <w:szCs w:val="24"/>
        </w:rPr>
        <w:t>CDS View in source system</w:t>
      </w:r>
    </w:p>
    <w:p w:rsidR="006E02E8" w:rsidRDefault="006E02E8" w:rsidP="00866711">
      <w:pPr>
        <w:spacing w:after="0" w:line="240" w:lineRule="auto"/>
        <w:ind w:firstLine="567"/>
        <w:jc w:val="both"/>
        <w:rPr>
          <w:rFonts w:ascii="Arial Narrow" w:hAnsi="Arial Narrow"/>
          <w:color w:val="000000" w:themeColor="text1"/>
          <w:sz w:val="24"/>
          <w:szCs w:val="24"/>
        </w:rPr>
      </w:pPr>
    </w:p>
    <w:p w:rsidR="00866711" w:rsidRDefault="003E698B" w:rsidP="003E698B">
      <w:pPr>
        <w:spacing w:after="0" w:line="240" w:lineRule="auto"/>
        <w:ind w:firstLine="567"/>
        <w:jc w:val="both"/>
        <w:rPr>
          <w:rFonts w:ascii="Arial Narrow" w:hAnsi="Arial Narrow"/>
          <w:color w:val="000000" w:themeColor="text1"/>
          <w:sz w:val="24"/>
          <w:szCs w:val="24"/>
          <w:lang w:val="ru-RU"/>
        </w:rPr>
      </w:pPr>
      <w:r>
        <w:rPr>
          <w:noProof/>
        </w:rPr>
        <w:lastRenderedPageBreak/>
        <w:drawing>
          <wp:inline distT="0" distB="0" distL="0" distR="0">
            <wp:extent cx="4055110" cy="2967990"/>
            <wp:effectExtent l="0" t="0" r="2540" b="3810"/>
            <wp:docPr id="51" name="Рисунок 51" descr="https://blogs.sap.com/wp-content/uploads/2019/11/SalesOrg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s.sap.com/wp-content/uploads/2019/11/SalesOrg_View.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055110" cy="2967990"/>
                    </a:xfrm>
                    <a:prstGeom prst="rect">
                      <a:avLst/>
                    </a:prstGeom>
                    <a:noFill/>
                    <a:ln>
                      <a:noFill/>
                    </a:ln>
                  </pic:spPr>
                </pic:pic>
              </a:graphicData>
            </a:graphic>
          </wp:inline>
        </w:drawing>
      </w:r>
    </w:p>
    <w:p w:rsidR="003E698B" w:rsidRDefault="003E698B" w:rsidP="003E698B">
      <w:pPr>
        <w:spacing w:after="0" w:line="240" w:lineRule="auto"/>
        <w:ind w:firstLine="567"/>
        <w:jc w:val="both"/>
        <w:rPr>
          <w:rFonts w:ascii="Arial Narrow" w:hAnsi="Arial Narrow"/>
          <w:color w:val="000000" w:themeColor="text1"/>
          <w:sz w:val="24"/>
          <w:szCs w:val="24"/>
          <w:lang w:val="ru-RU"/>
        </w:rPr>
      </w:pPr>
    </w:p>
    <w:p w:rsidR="003E698B" w:rsidRPr="007F4EC1" w:rsidRDefault="003E698B" w:rsidP="009B3857">
      <w:pPr>
        <w:pStyle w:val="a7"/>
        <w:spacing w:before="0" w:beforeAutospacing="0" w:after="0" w:afterAutospacing="0"/>
        <w:ind w:firstLine="567"/>
        <w:jc w:val="both"/>
        <w:rPr>
          <w:rFonts w:ascii="Arial Narrow" w:hAnsi="Arial Narrow"/>
          <w:color w:val="002060"/>
          <w:spacing w:val="20"/>
        </w:rPr>
      </w:pPr>
      <w:r w:rsidRPr="007F4EC1">
        <w:rPr>
          <w:rFonts w:ascii="Arial Narrow" w:hAnsi="Arial Narrow"/>
          <w:color w:val="002060"/>
          <w:spacing w:val="20"/>
        </w:rPr>
        <w:t>Data Source view on SAP BW/4HANA side</w:t>
      </w:r>
    </w:p>
    <w:p w:rsidR="007F4EC1" w:rsidRDefault="007F4EC1" w:rsidP="00E60D2F">
      <w:pPr>
        <w:pStyle w:val="a7"/>
        <w:spacing w:before="0" w:beforeAutospacing="0" w:after="0" w:afterAutospacing="0"/>
        <w:ind w:firstLine="567"/>
        <w:rPr>
          <w:rFonts w:ascii="Arial Narrow" w:hAnsi="Arial Narrow"/>
        </w:rPr>
      </w:pPr>
    </w:p>
    <w:p w:rsidR="003E698B" w:rsidRPr="00E60D2F" w:rsidRDefault="003E698B" w:rsidP="00E60D2F">
      <w:pPr>
        <w:pStyle w:val="a7"/>
        <w:spacing w:before="0" w:beforeAutospacing="0" w:after="0" w:afterAutospacing="0"/>
        <w:ind w:firstLine="567"/>
        <w:rPr>
          <w:rFonts w:ascii="Arial Narrow" w:hAnsi="Arial Narrow"/>
        </w:rPr>
      </w:pPr>
      <w:r w:rsidRPr="00E60D2F">
        <w:rPr>
          <w:rFonts w:ascii="Arial Narrow" w:hAnsi="Arial Narrow"/>
        </w:rPr>
        <w:t xml:space="preserve">Right-click on your </w:t>
      </w:r>
      <w:r w:rsidRPr="009B3857">
        <w:rPr>
          <w:rFonts w:ascii="Arial Narrow" w:hAnsi="Arial Narrow"/>
          <w:i/>
          <w:color w:val="385623" w:themeColor="accent6" w:themeShade="80"/>
          <w:shd w:val="clear" w:color="auto" w:fill="F2F2F2" w:themeFill="background1" w:themeFillShade="F2"/>
        </w:rPr>
        <w:t>ODP_CDS</w:t>
      </w:r>
      <w:r w:rsidRPr="009B3857">
        <w:rPr>
          <w:rFonts w:ascii="Arial Narrow" w:hAnsi="Arial Narrow"/>
          <w:color w:val="385623" w:themeColor="accent6" w:themeShade="80"/>
        </w:rPr>
        <w:t xml:space="preserve"> </w:t>
      </w:r>
      <w:r w:rsidRPr="00E60D2F">
        <w:rPr>
          <w:rFonts w:ascii="Arial Narrow" w:hAnsi="Arial Narrow"/>
        </w:rPr>
        <w:t xml:space="preserve">source system in the SAP BW modeling tools. In case you do not see the </w:t>
      </w:r>
      <w:r w:rsidRPr="007F4EC1">
        <w:rPr>
          <w:rStyle w:val="a5"/>
          <w:rFonts w:ascii="Arial Narrow" w:hAnsi="Arial Narrow"/>
          <w:color w:val="002060"/>
        </w:rPr>
        <w:t>New -&gt; DataSource</w:t>
      </w:r>
      <w:r w:rsidRPr="007F4EC1">
        <w:rPr>
          <w:rFonts w:ascii="Arial Narrow" w:hAnsi="Arial Narrow"/>
          <w:color w:val="002060"/>
        </w:rPr>
        <w:t xml:space="preserve"> </w:t>
      </w:r>
      <w:r w:rsidRPr="00E60D2F">
        <w:rPr>
          <w:rFonts w:ascii="Arial Narrow" w:hAnsi="Arial Narrow"/>
        </w:rPr>
        <w:t xml:space="preserve">option please make sure you have the latest version of the </w:t>
      </w:r>
      <w:hyperlink r:id="rId143" w:anchor="bw" w:tgtFrame="_blank" w:history="1">
        <w:r w:rsidRPr="00E60D2F">
          <w:rPr>
            <w:rStyle w:val="a3"/>
            <w:rFonts w:ascii="Arial Narrow" w:hAnsi="Arial Narrow"/>
            <w:u w:val="none"/>
          </w:rPr>
          <w:t>BW Modeling tools</w:t>
        </w:r>
      </w:hyperlink>
      <w:r w:rsidRPr="00E60D2F">
        <w:rPr>
          <w:rFonts w:ascii="Arial Narrow" w:hAnsi="Arial Narrow"/>
        </w:rPr>
        <w:t xml:space="preserve"> installed.</w:t>
      </w:r>
    </w:p>
    <w:p w:rsidR="003E698B" w:rsidRPr="003E698B" w:rsidRDefault="003E698B" w:rsidP="003E698B">
      <w:pPr>
        <w:pStyle w:val="a7"/>
      </w:pPr>
      <w:r>
        <w:rPr>
          <w:noProof/>
        </w:rPr>
        <w:drawing>
          <wp:inline distT="0" distB="0" distL="0" distR="0">
            <wp:extent cx="6332220" cy="1649280"/>
            <wp:effectExtent l="0" t="0" r="0" b="8255"/>
            <wp:docPr id="52" name="Рисунок 52" descr="https://blogs.sap.com/wp-content/uploads/2019/12/11_Create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s.sap.com/wp-content/uploads/2019/12/11_CreateDataSource.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332220" cy="1649280"/>
                    </a:xfrm>
                    <a:prstGeom prst="rect">
                      <a:avLst/>
                    </a:prstGeom>
                    <a:noFill/>
                    <a:ln>
                      <a:noFill/>
                    </a:ln>
                  </pic:spPr>
                </pic:pic>
              </a:graphicData>
            </a:graphic>
          </wp:inline>
        </w:drawing>
      </w:r>
    </w:p>
    <w:p w:rsidR="003E698B" w:rsidRPr="00E60D2F" w:rsidRDefault="003E698B" w:rsidP="003E698B">
      <w:pPr>
        <w:spacing w:after="0" w:line="240" w:lineRule="auto"/>
        <w:ind w:firstLine="567"/>
        <w:jc w:val="both"/>
        <w:rPr>
          <w:rStyle w:val="a5"/>
          <w:rFonts w:ascii="Arial Narrow" w:hAnsi="Arial Narrow"/>
          <w:b/>
          <w:sz w:val="24"/>
          <w:szCs w:val="24"/>
        </w:rPr>
      </w:pPr>
      <w:r w:rsidRPr="009B3857">
        <w:rPr>
          <w:rFonts w:ascii="Arial Narrow" w:hAnsi="Arial Narrow"/>
          <w:color w:val="000000" w:themeColor="text1"/>
          <w:sz w:val="24"/>
          <w:szCs w:val="24"/>
        </w:rPr>
        <w:t xml:space="preserve">Choose </w:t>
      </w:r>
      <w:r w:rsidR="009B3857" w:rsidRPr="009B3857">
        <w:rPr>
          <w:rFonts w:ascii="Arial Narrow" w:hAnsi="Arial Narrow"/>
          <w:i/>
          <w:color w:val="002060"/>
          <w:sz w:val="24"/>
          <w:szCs w:val="24"/>
        </w:rPr>
        <w:t>N</w:t>
      </w:r>
      <w:r w:rsidRPr="009B3857">
        <w:rPr>
          <w:rFonts w:ascii="Arial Narrow" w:hAnsi="Arial Narrow"/>
          <w:i/>
          <w:color w:val="002060"/>
          <w:sz w:val="24"/>
          <w:szCs w:val="24"/>
        </w:rPr>
        <w:t>ext</w:t>
      </w:r>
      <w:r w:rsidR="009B3857" w:rsidRPr="009B3857">
        <w:rPr>
          <w:rFonts w:ascii="Arial Narrow" w:hAnsi="Arial Narrow"/>
          <w:color w:val="002060"/>
          <w:sz w:val="24"/>
          <w:szCs w:val="24"/>
        </w:rPr>
        <w:t xml:space="preserve"> </w:t>
      </w:r>
      <w:r w:rsidR="009B3857">
        <w:rPr>
          <w:rFonts w:ascii="Arial Narrow" w:hAnsi="Arial Narrow"/>
          <w:sz w:val="24"/>
          <w:szCs w:val="24"/>
        </w:rPr>
        <w:t xml:space="preserve">-&gt; </w:t>
      </w:r>
      <w:r w:rsidRPr="00E60D2F">
        <w:rPr>
          <w:rFonts w:ascii="Arial Narrow" w:hAnsi="Arial Narrow"/>
          <w:sz w:val="24"/>
          <w:szCs w:val="24"/>
        </w:rPr>
        <w:t xml:space="preserve">Choose option </w:t>
      </w:r>
      <w:r w:rsidRPr="007F4EC1">
        <w:rPr>
          <w:rStyle w:val="a5"/>
          <w:rFonts w:ascii="Arial Narrow" w:hAnsi="Arial Narrow"/>
          <w:color w:val="002060"/>
          <w:sz w:val="24"/>
          <w:szCs w:val="24"/>
        </w:rPr>
        <w:t>Proposal from Operational Data Provider</w:t>
      </w:r>
    </w:p>
    <w:p w:rsidR="003E698B" w:rsidRDefault="003E698B" w:rsidP="003E698B">
      <w:pPr>
        <w:spacing w:after="0" w:line="240" w:lineRule="auto"/>
        <w:ind w:firstLine="567"/>
        <w:jc w:val="both"/>
        <w:rPr>
          <w:rFonts w:ascii="Arial Narrow" w:hAnsi="Arial Narrow"/>
          <w:color w:val="000000" w:themeColor="text1"/>
          <w:sz w:val="24"/>
          <w:szCs w:val="24"/>
        </w:rPr>
      </w:pPr>
      <w:r>
        <w:rPr>
          <w:noProof/>
        </w:rPr>
        <w:lastRenderedPageBreak/>
        <w:drawing>
          <wp:inline distT="0" distB="0" distL="0" distR="0">
            <wp:extent cx="3507740" cy="3058160"/>
            <wp:effectExtent l="0" t="0" r="0" b="8890"/>
            <wp:docPr id="53" name="Рисунок 53" descr="https://blogs.sap.com/wp-content/uploads/2019/12/13_Create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s.sap.com/wp-content/uploads/2019/12/13_CreateDataSource.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507740" cy="3058160"/>
                    </a:xfrm>
                    <a:prstGeom prst="rect">
                      <a:avLst/>
                    </a:prstGeom>
                    <a:noFill/>
                    <a:ln>
                      <a:noFill/>
                    </a:ln>
                  </pic:spPr>
                </pic:pic>
              </a:graphicData>
            </a:graphic>
          </wp:inline>
        </w:drawing>
      </w:r>
    </w:p>
    <w:p w:rsidR="00E60D2F" w:rsidRDefault="00E60D2F" w:rsidP="003E698B">
      <w:pPr>
        <w:spacing w:after="0" w:line="240" w:lineRule="auto"/>
        <w:ind w:firstLine="567"/>
        <w:jc w:val="both"/>
      </w:pPr>
    </w:p>
    <w:p w:rsidR="003E698B" w:rsidRPr="00E60D2F" w:rsidRDefault="003E698B" w:rsidP="003E698B">
      <w:pPr>
        <w:spacing w:after="0" w:line="240" w:lineRule="auto"/>
        <w:ind w:firstLine="567"/>
        <w:jc w:val="both"/>
        <w:rPr>
          <w:rFonts w:ascii="Arial Narrow" w:hAnsi="Arial Narrow"/>
          <w:sz w:val="24"/>
          <w:szCs w:val="24"/>
        </w:rPr>
      </w:pPr>
      <w:r w:rsidRPr="00E60D2F">
        <w:rPr>
          <w:rFonts w:ascii="Arial Narrow" w:hAnsi="Arial Narrow"/>
          <w:sz w:val="24"/>
          <w:szCs w:val="24"/>
        </w:rPr>
        <w:t xml:space="preserve">Search for the </w:t>
      </w:r>
      <w:r w:rsidRPr="007F4EC1">
        <w:rPr>
          <w:rFonts w:ascii="Arial Narrow" w:hAnsi="Arial Narrow"/>
          <w:i/>
          <w:color w:val="002060"/>
          <w:sz w:val="24"/>
          <w:szCs w:val="24"/>
        </w:rPr>
        <w:t>sqlViewName</w:t>
      </w:r>
      <w:r w:rsidRPr="00E60D2F">
        <w:rPr>
          <w:rFonts w:ascii="Arial Narrow" w:hAnsi="Arial Narrow"/>
          <w:sz w:val="24"/>
          <w:szCs w:val="24"/>
        </w:rPr>
        <w:t xml:space="preserve"> of your CDS view</w:t>
      </w:r>
    </w:p>
    <w:p w:rsidR="00E60D2F" w:rsidRDefault="00E60D2F" w:rsidP="003E698B">
      <w:pPr>
        <w:spacing w:after="0" w:line="240" w:lineRule="auto"/>
        <w:ind w:firstLine="567"/>
        <w:jc w:val="both"/>
      </w:pPr>
    </w:p>
    <w:p w:rsidR="003E698B" w:rsidRDefault="003E698B" w:rsidP="003E698B">
      <w:pPr>
        <w:spacing w:after="0" w:line="240" w:lineRule="auto"/>
        <w:ind w:firstLine="567"/>
        <w:jc w:val="both"/>
        <w:rPr>
          <w:rFonts w:ascii="Arial Narrow" w:hAnsi="Arial Narrow"/>
          <w:color w:val="000000" w:themeColor="text1"/>
          <w:sz w:val="24"/>
          <w:szCs w:val="24"/>
        </w:rPr>
      </w:pPr>
      <w:r>
        <w:rPr>
          <w:noProof/>
        </w:rPr>
        <w:drawing>
          <wp:inline distT="0" distB="0" distL="0" distR="0">
            <wp:extent cx="3635375" cy="3185160"/>
            <wp:effectExtent l="0" t="0" r="3175" b="0"/>
            <wp:docPr id="54" name="Рисунок 54" descr="https://blogs.sap.com/wp-content/uploads/2019/12/14_Create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logs.sap.com/wp-content/uploads/2019/12/14_CreateDataSource.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635375" cy="3185160"/>
                    </a:xfrm>
                    <a:prstGeom prst="rect">
                      <a:avLst/>
                    </a:prstGeom>
                    <a:noFill/>
                    <a:ln>
                      <a:noFill/>
                    </a:ln>
                  </pic:spPr>
                </pic:pic>
              </a:graphicData>
            </a:graphic>
          </wp:inline>
        </w:drawing>
      </w:r>
    </w:p>
    <w:p w:rsidR="00E60D2F" w:rsidRDefault="00E60D2F" w:rsidP="003E698B">
      <w:pPr>
        <w:spacing w:after="0" w:line="240" w:lineRule="auto"/>
        <w:ind w:firstLine="567"/>
        <w:jc w:val="both"/>
        <w:rPr>
          <w:rFonts w:ascii="Arial Narrow" w:hAnsi="Arial Narrow"/>
          <w:sz w:val="24"/>
          <w:szCs w:val="24"/>
        </w:rPr>
      </w:pPr>
    </w:p>
    <w:p w:rsidR="003E698B" w:rsidRPr="00E60D2F" w:rsidRDefault="003E698B" w:rsidP="003E698B">
      <w:pPr>
        <w:spacing w:after="0" w:line="240" w:lineRule="auto"/>
        <w:ind w:firstLine="567"/>
        <w:jc w:val="both"/>
        <w:rPr>
          <w:rFonts w:ascii="Arial Narrow" w:hAnsi="Arial Narrow"/>
          <w:sz w:val="24"/>
          <w:szCs w:val="24"/>
        </w:rPr>
      </w:pPr>
      <w:r w:rsidRPr="00E60D2F">
        <w:rPr>
          <w:rFonts w:ascii="Arial Narrow" w:hAnsi="Arial Narrow"/>
          <w:sz w:val="24"/>
          <w:szCs w:val="24"/>
        </w:rPr>
        <w:t xml:space="preserve">Provide an application component and a Description. The </w:t>
      </w:r>
      <w:r w:rsidRPr="000F3B4B">
        <w:rPr>
          <w:rFonts w:ascii="Arial Narrow" w:hAnsi="Arial Narrow"/>
          <w:i/>
          <w:color w:val="002060"/>
          <w:sz w:val="24"/>
          <w:szCs w:val="24"/>
        </w:rPr>
        <w:t>DataSource Type</w:t>
      </w:r>
      <w:r w:rsidRPr="000F3B4B">
        <w:rPr>
          <w:rFonts w:ascii="Arial Narrow" w:hAnsi="Arial Narrow"/>
          <w:color w:val="002060"/>
          <w:sz w:val="24"/>
          <w:szCs w:val="24"/>
        </w:rPr>
        <w:t xml:space="preserve"> </w:t>
      </w:r>
      <w:r w:rsidRPr="00E60D2F">
        <w:rPr>
          <w:rFonts w:ascii="Arial Narrow" w:hAnsi="Arial Narrow"/>
          <w:sz w:val="24"/>
          <w:szCs w:val="24"/>
        </w:rPr>
        <w:t xml:space="preserve">is derived from the </w:t>
      </w:r>
      <w:r w:rsidRPr="00E60D2F">
        <w:rPr>
          <w:rFonts w:ascii="Arial Narrow" w:hAnsi="Arial Narrow" w:cs="Courier New"/>
          <w:i/>
          <w:color w:val="002060"/>
          <w:sz w:val="24"/>
          <w:szCs w:val="24"/>
        </w:rPr>
        <w:t>@Analytics.dataCategory</w:t>
      </w:r>
      <w:r w:rsidR="009B3857">
        <w:rPr>
          <w:rFonts w:ascii="Arial Narrow" w:hAnsi="Arial Narrow" w:cs="Courier New"/>
          <w:i/>
          <w:color w:val="002060"/>
          <w:sz w:val="24"/>
          <w:szCs w:val="24"/>
        </w:rPr>
        <w:t xml:space="preserve"> | </w:t>
      </w:r>
      <w:r w:rsidRPr="00E60D2F">
        <w:rPr>
          <w:rFonts w:ascii="Arial Narrow" w:hAnsi="Arial Narrow" w:cs="Courier New"/>
          <w:i/>
          <w:color w:val="002060"/>
          <w:sz w:val="24"/>
          <w:szCs w:val="24"/>
        </w:rPr>
        <w:t>@ObjectModel.dataCategory</w:t>
      </w:r>
      <w:r w:rsidRPr="00E60D2F">
        <w:rPr>
          <w:rFonts w:ascii="Arial Narrow" w:hAnsi="Arial Narrow"/>
          <w:i/>
          <w:color w:val="002060"/>
          <w:sz w:val="24"/>
          <w:szCs w:val="24"/>
        </w:rPr>
        <w:t xml:space="preserve"> </w:t>
      </w:r>
      <w:r w:rsidRPr="00E60D2F">
        <w:rPr>
          <w:rFonts w:ascii="Arial Narrow" w:hAnsi="Arial Narrow"/>
          <w:sz w:val="24"/>
          <w:szCs w:val="24"/>
        </w:rPr>
        <w:t>defined in the CDS view.</w:t>
      </w:r>
    </w:p>
    <w:p w:rsidR="003E698B" w:rsidRDefault="003E698B" w:rsidP="003E698B">
      <w:pPr>
        <w:spacing w:after="0" w:line="240" w:lineRule="auto"/>
        <w:ind w:firstLine="567"/>
        <w:jc w:val="both"/>
        <w:rPr>
          <w:rFonts w:ascii="Arial Narrow" w:hAnsi="Arial Narrow"/>
          <w:color w:val="000000" w:themeColor="text1"/>
          <w:sz w:val="24"/>
          <w:szCs w:val="24"/>
        </w:rPr>
      </w:pPr>
      <w:r>
        <w:rPr>
          <w:noProof/>
        </w:rPr>
        <w:lastRenderedPageBreak/>
        <w:drawing>
          <wp:inline distT="0" distB="0" distL="0" distR="0">
            <wp:extent cx="3020695" cy="2660650"/>
            <wp:effectExtent l="0" t="0" r="8255" b="6350"/>
            <wp:docPr id="55" name="Рисунок 55" descr="https://blogs.sap.com/wp-content/uploads/2019/12/15_Create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logs.sap.com/wp-content/uploads/2019/12/15_CreateDataSource.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020695" cy="2660650"/>
                    </a:xfrm>
                    <a:prstGeom prst="rect">
                      <a:avLst/>
                    </a:prstGeom>
                    <a:noFill/>
                    <a:ln>
                      <a:noFill/>
                    </a:ln>
                  </pic:spPr>
                </pic:pic>
              </a:graphicData>
            </a:graphic>
          </wp:inline>
        </w:drawing>
      </w:r>
    </w:p>
    <w:p w:rsidR="003E698B" w:rsidRDefault="003E698B" w:rsidP="003E698B">
      <w:pPr>
        <w:spacing w:after="0" w:line="240" w:lineRule="auto"/>
        <w:ind w:firstLine="567"/>
        <w:jc w:val="both"/>
        <w:rPr>
          <w:rFonts w:ascii="Arial Narrow" w:hAnsi="Arial Narrow"/>
          <w:color w:val="000000" w:themeColor="text1"/>
          <w:sz w:val="24"/>
          <w:szCs w:val="24"/>
        </w:rPr>
      </w:pPr>
    </w:p>
    <w:p w:rsidR="007F4EC1" w:rsidRDefault="007F4EC1" w:rsidP="003E698B">
      <w:pPr>
        <w:spacing w:after="0" w:line="240" w:lineRule="auto"/>
        <w:ind w:firstLine="567"/>
        <w:jc w:val="both"/>
        <w:rPr>
          <w:rFonts w:ascii="Arial Narrow" w:hAnsi="Arial Narrow"/>
          <w:color w:val="000000" w:themeColor="text1"/>
          <w:sz w:val="24"/>
          <w:szCs w:val="24"/>
        </w:rPr>
      </w:pPr>
    </w:p>
    <w:p w:rsidR="003E698B" w:rsidRPr="007F4EC1" w:rsidRDefault="003E698B" w:rsidP="007F4EC1">
      <w:pPr>
        <w:pStyle w:val="1"/>
        <w:spacing w:before="0" w:beforeAutospacing="0" w:after="0" w:afterAutospacing="0"/>
        <w:ind w:firstLine="567"/>
        <w:jc w:val="center"/>
        <w:rPr>
          <w:rFonts w:ascii="Arial Narrow" w:hAnsi="Arial Narrow"/>
          <w:sz w:val="24"/>
          <w:szCs w:val="24"/>
        </w:rPr>
      </w:pPr>
      <w:bookmarkStart w:id="63" w:name="CDS_bde_Delta_Handling"/>
      <w:r w:rsidRPr="007F4EC1">
        <w:rPr>
          <w:rFonts w:ascii="Arial Narrow" w:hAnsi="Arial Narrow"/>
          <w:sz w:val="24"/>
          <w:szCs w:val="24"/>
        </w:rPr>
        <w:t>CDS based data extraction – Delta Handling</w:t>
      </w:r>
    </w:p>
    <w:bookmarkEnd w:id="63"/>
    <w:p w:rsidR="003E698B" w:rsidRPr="00681CBE" w:rsidRDefault="00285149" w:rsidP="007F4EC1">
      <w:pPr>
        <w:spacing w:after="0" w:line="240" w:lineRule="auto"/>
        <w:ind w:firstLine="567"/>
        <w:jc w:val="center"/>
        <w:rPr>
          <w:rFonts w:ascii="Arial Narrow" w:hAnsi="Arial Narrow"/>
          <w:color w:val="000000" w:themeColor="text1"/>
          <w:sz w:val="24"/>
          <w:szCs w:val="24"/>
        </w:rPr>
      </w:pPr>
      <w:r>
        <w:fldChar w:fldCharType="begin"/>
      </w:r>
      <w:r>
        <w:instrText xml:space="preserve"> HYPERLINK "https://blogs.sap.com/2019/12/16/cds-based-data-extraction-part-ii-delta-handling/" </w:instrText>
      </w:r>
      <w:r>
        <w:fldChar w:fldCharType="separate"/>
      </w:r>
      <w:r w:rsidR="003E698B" w:rsidRPr="00681CBE">
        <w:rPr>
          <w:rStyle w:val="a3"/>
          <w:rFonts w:ascii="Arial Narrow" w:hAnsi="Arial Narrow"/>
          <w:sz w:val="24"/>
          <w:szCs w:val="24"/>
          <w:u w:val="none"/>
        </w:rPr>
        <w:t>https://blogs.sap.com/2019/12/16/cds-based-data-extraction-part-ii-delta-handling/</w:t>
      </w:r>
      <w:r>
        <w:rPr>
          <w:rStyle w:val="a3"/>
          <w:rFonts w:ascii="Arial Narrow" w:hAnsi="Arial Narrow"/>
          <w:sz w:val="24"/>
          <w:szCs w:val="24"/>
          <w:u w:val="none"/>
        </w:rPr>
        <w:fldChar w:fldCharType="end"/>
      </w:r>
    </w:p>
    <w:p w:rsidR="00DC0F2C" w:rsidRPr="001E461A" w:rsidRDefault="00912F9E" w:rsidP="00DC0F2C">
      <w:pPr>
        <w:spacing w:after="0" w:line="240" w:lineRule="auto"/>
        <w:ind w:firstLine="567"/>
        <w:jc w:val="both"/>
        <w:outlineLvl w:val="0"/>
        <w:rPr>
          <w:rFonts w:ascii="Arial Narrow" w:eastAsia="Times New Roman" w:hAnsi="Arial Narrow" w:cs="Times New Roman"/>
          <w:bCs/>
          <w:kern w:val="36"/>
          <w:sz w:val="24"/>
          <w:szCs w:val="24"/>
        </w:rPr>
      </w:pPr>
      <w:hyperlink w:anchor="Содержание" w:history="1">
        <w:r w:rsidR="00DC0F2C" w:rsidRPr="002E64CF">
          <w:rPr>
            <w:rStyle w:val="a3"/>
            <w:rFonts w:ascii="Arial Narrow" w:eastAsia="Times New Roman" w:hAnsi="Arial Narrow" w:cs="Times New Roman"/>
            <w:bCs/>
            <w:kern w:val="36"/>
            <w:sz w:val="24"/>
            <w:szCs w:val="24"/>
            <w:u w:val="none"/>
            <w:lang w:val="ru-RU"/>
          </w:rPr>
          <w:t>Содержание</w:t>
        </w:r>
      </w:hyperlink>
    </w:p>
    <w:p w:rsidR="003E698B" w:rsidRDefault="003E698B" w:rsidP="00681CBE">
      <w:pPr>
        <w:spacing w:after="0" w:line="240" w:lineRule="auto"/>
        <w:ind w:firstLine="567"/>
        <w:jc w:val="both"/>
        <w:rPr>
          <w:rFonts w:ascii="Arial Narrow" w:hAnsi="Arial Narrow"/>
          <w:color w:val="000000" w:themeColor="text1"/>
          <w:sz w:val="24"/>
          <w:szCs w:val="24"/>
        </w:rPr>
      </w:pPr>
    </w:p>
    <w:p w:rsidR="005A4361" w:rsidRPr="005A4361" w:rsidRDefault="005A4361" w:rsidP="005A4361">
      <w:pPr>
        <w:shd w:val="clear" w:color="auto" w:fill="F2F2F2" w:themeFill="background1" w:themeFillShade="F2"/>
        <w:spacing w:after="0" w:line="240" w:lineRule="auto"/>
        <w:ind w:firstLine="567"/>
        <w:rPr>
          <w:rFonts w:ascii="Arial Narrow" w:eastAsia="Times New Roman" w:hAnsi="Arial Narrow" w:cs="Times New Roman"/>
          <w:sz w:val="24"/>
          <w:szCs w:val="24"/>
          <w:lang w:eastAsia="ru-RU"/>
        </w:rPr>
      </w:pPr>
      <w:r>
        <w:rPr>
          <w:rFonts w:ascii="Arial Narrow" w:eastAsia="Times New Roman" w:hAnsi="Arial Narrow" w:cs="Times New Roman"/>
          <w:sz w:val="24"/>
          <w:szCs w:val="24"/>
          <w:lang w:eastAsia="ru-RU"/>
        </w:rPr>
        <w:t>Y</w:t>
      </w:r>
      <w:r w:rsidRPr="005A4361">
        <w:rPr>
          <w:rFonts w:ascii="Arial Narrow" w:eastAsia="Times New Roman" w:hAnsi="Arial Narrow" w:cs="Times New Roman"/>
          <w:sz w:val="24"/>
          <w:szCs w:val="24"/>
          <w:lang w:eastAsia="ru-RU"/>
        </w:rPr>
        <w:t xml:space="preserve">ou have </w:t>
      </w:r>
      <w:r w:rsidRPr="005A4361">
        <w:rPr>
          <w:rFonts w:ascii="Arial Narrow" w:eastAsia="Times New Roman" w:hAnsi="Arial Narrow" w:cs="Times New Roman"/>
          <w:color w:val="002060"/>
          <w:spacing w:val="20"/>
          <w:sz w:val="24"/>
          <w:szCs w:val="24"/>
          <w:lang w:eastAsia="ru-RU"/>
        </w:rPr>
        <w:t>two options for delta handling</w:t>
      </w:r>
    </w:p>
    <w:p w:rsidR="005A4361" w:rsidRPr="005A4361" w:rsidRDefault="005A4361" w:rsidP="00145A83">
      <w:pPr>
        <w:numPr>
          <w:ilvl w:val="0"/>
          <w:numId w:val="58"/>
        </w:numPr>
        <w:spacing w:after="0" w:line="240" w:lineRule="auto"/>
        <w:ind w:left="1134"/>
        <w:jc w:val="both"/>
        <w:rPr>
          <w:rFonts w:ascii="Arial Narrow" w:eastAsia="Times New Roman" w:hAnsi="Arial Narrow" w:cs="Times New Roman"/>
          <w:sz w:val="24"/>
          <w:szCs w:val="24"/>
          <w:lang w:eastAsia="ru-RU"/>
        </w:rPr>
      </w:pPr>
      <w:r w:rsidRPr="005A4361">
        <w:rPr>
          <w:rFonts w:ascii="Arial Narrow" w:eastAsia="Times New Roman" w:hAnsi="Arial Narrow" w:cs="Times New Roman"/>
          <w:i/>
          <w:color w:val="385623" w:themeColor="accent6" w:themeShade="80"/>
          <w:sz w:val="24"/>
          <w:szCs w:val="24"/>
          <w:shd w:val="clear" w:color="auto" w:fill="F2F2F2" w:themeFill="background1" w:themeFillShade="F2"/>
          <w:lang w:eastAsia="ru-RU"/>
        </w:rPr>
        <w:t>Generic Timestamp / Date based</w:t>
      </w:r>
      <w:r w:rsidRPr="005A4361">
        <w:rPr>
          <w:rFonts w:ascii="Arial Narrow" w:eastAsia="Times New Roman" w:hAnsi="Arial Narrow" w:cs="Times New Roman"/>
          <w:color w:val="000000" w:themeColor="text1"/>
          <w:sz w:val="24"/>
          <w:szCs w:val="24"/>
          <w:shd w:val="clear" w:color="auto" w:fill="FFFFFF" w:themeFill="background1"/>
          <w:lang w:eastAsia="ru-RU"/>
        </w:rPr>
        <w:t xml:space="preserve"> Delta</w:t>
      </w:r>
      <w:r w:rsidRPr="005A4361">
        <w:rPr>
          <w:rFonts w:ascii="Arial Narrow" w:eastAsia="Times New Roman" w:hAnsi="Arial Narrow" w:cs="Times New Roman"/>
          <w:sz w:val="24"/>
          <w:szCs w:val="24"/>
          <w:lang w:eastAsia="ru-RU"/>
        </w:rPr>
        <w:t xml:space="preserve"> </w:t>
      </w:r>
      <w:r w:rsidR="00E83A8B">
        <w:rPr>
          <w:rFonts w:ascii="Arial Narrow" w:eastAsia="Times New Roman" w:hAnsi="Arial Narrow" w:cs="Times New Roman"/>
          <w:sz w:val="24"/>
          <w:szCs w:val="24"/>
          <w:lang w:eastAsia="ru-RU"/>
        </w:rPr>
        <w:t xml:space="preserve"> - </w:t>
      </w:r>
      <w:r w:rsidRPr="005A4361">
        <w:rPr>
          <w:rFonts w:ascii="Arial Narrow" w:eastAsia="Times New Roman" w:hAnsi="Arial Narrow" w:cs="Times New Roman"/>
          <w:sz w:val="24"/>
          <w:szCs w:val="24"/>
          <w:lang w:eastAsia="ru-RU"/>
        </w:rPr>
        <w:t>This requires date/time information being available in the relevant application tables that is updated based on changes of the application data.</w:t>
      </w:r>
    </w:p>
    <w:p w:rsidR="005A4361" w:rsidRPr="005A4361" w:rsidRDefault="005A4361" w:rsidP="00145A83">
      <w:pPr>
        <w:numPr>
          <w:ilvl w:val="0"/>
          <w:numId w:val="58"/>
        </w:numPr>
        <w:spacing w:after="0" w:line="240" w:lineRule="auto"/>
        <w:ind w:left="1134"/>
        <w:jc w:val="both"/>
        <w:rPr>
          <w:rFonts w:ascii="Arial Narrow" w:eastAsia="Times New Roman" w:hAnsi="Arial Narrow" w:cs="Times New Roman"/>
          <w:sz w:val="24"/>
          <w:szCs w:val="24"/>
          <w:lang w:eastAsia="ru-RU"/>
        </w:rPr>
      </w:pPr>
      <w:r w:rsidRPr="005A4361">
        <w:rPr>
          <w:rFonts w:ascii="Arial Narrow" w:eastAsia="Times New Roman" w:hAnsi="Arial Narrow" w:cs="Times New Roman"/>
          <w:i/>
          <w:color w:val="385623" w:themeColor="accent6" w:themeShade="80"/>
          <w:sz w:val="24"/>
          <w:szCs w:val="24"/>
          <w:shd w:val="clear" w:color="auto" w:fill="F2F2F2" w:themeFill="background1" w:themeFillShade="F2"/>
          <w:lang w:eastAsia="ru-RU"/>
        </w:rPr>
        <w:t>Change Data Capture</w:t>
      </w:r>
      <w:r w:rsidRPr="005A4361">
        <w:rPr>
          <w:rFonts w:ascii="Arial Narrow" w:eastAsia="Times New Roman" w:hAnsi="Arial Narrow" w:cs="Times New Roman"/>
          <w:color w:val="385623" w:themeColor="accent6" w:themeShade="80"/>
          <w:sz w:val="24"/>
          <w:szCs w:val="24"/>
          <w:shd w:val="clear" w:color="auto" w:fill="F2F2F2" w:themeFill="background1" w:themeFillShade="F2"/>
          <w:lang w:eastAsia="ru-RU"/>
        </w:rPr>
        <w:t xml:space="preserve"> </w:t>
      </w:r>
      <w:r w:rsidR="00E83A8B" w:rsidRPr="00E83A8B">
        <w:rPr>
          <w:rFonts w:ascii="Arial Narrow" w:eastAsia="Times New Roman" w:hAnsi="Arial Narrow" w:cs="Times New Roman"/>
          <w:color w:val="385623" w:themeColor="accent6" w:themeShade="80"/>
          <w:sz w:val="24"/>
          <w:szCs w:val="24"/>
          <w:shd w:val="clear" w:color="auto" w:fill="F2F2F2" w:themeFill="background1" w:themeFillShade="F2"/>
          <w:lang w:eastAsia="ru-RU"/>
        </w:rPr>
        <w:t xml:space="preserve">- </w:t>
      </w:r>
      <w:r w:rsidRPr="005A4361">
        <w:rPr>
          <w:rFonts w:ascii="Arial Narrow" w:eastAsia="Times New Roman" w:hAnsi="Arial Narrow" w:cs="Times New Roman"/>
          <w:sz w:val="24"/>
          <w:szCs w:val="24"/>
          <w:shd w:val="clear" w:color="auto" w:fill="F2F2F2" w:themeFill="background1" w:themeFillShade="F2"/>
          <w:lang w:eastAsia="ru-RU"/>
        </w:rPr>
        <w:t>CDC</w:t>
      </w:r>
      <w:r w:rsidRPr="005A4361">
        <w:rPr>
          <w:rFonts w:ascii="Arial Narrow" w:eastAsia="Times New Roman" w:hAnsi="Arial Narrow" w:cs="Times New Roman"/>
          <w:sz w:val="24"/>
          <w:szCs w:val="24"/>
          <w:lang w:eastAsia="ru-RU"/>
        </w:rPr>
        <w:t xml:space="preserve"> Delta</w:t>
      </w:r>
      <w:r w:rsidR="00E83A8B">
        <w:rPr>
          <w:rFonts w:ascii="Arial Narrow" w:eastAsia="Times New Roman" w:hAnsi="Arial Narrow" w:cs="Times New Roman"/>
          <w:sz w:val="24"/>
          <w:szCs w:val="24"/>
          <w:lang w:eastAsia="ru-RU"/>
        </w:rPr>
        <w:t xml:space="preserve"> -</w:t>
      </w:r>
      <w:r w:rsidRPr="005A4361">
        <w:rPr>
          <w:rFonts w:ascii="Arial Narrow" w:eastAsia="Times New Roman" w:hAnsi="Arial Narrow" w:cs="Times New Roman"/>
          <w:sz w:val="24"/>
          <w:szCs w:val="24"/>
          <w:lang w:eastAsia="ru-RU"/>
        </w:rPr>
        <w:t xml:space="preserve"> This delta option captures changes to the application tables based on </w:t>
      </w:r>
      <w:r w:rsidRPr="005A4361">
        <w:rPr>
          <w:rFonts w:ascii="Arial Narrow" w:eastAsia="Times New Roman" w:hAnsi="Arial Narrow" w:cs="Times New Roman"/>
          <w:i/>
          <w:color w:val="002060"/>
          <w:sz w:val="24"/>
          <w:szCs w:val="24"/>
          <w:lang w:eastAsia="ru-RU"/>
        </w:rPr>
        <w:t>data base triggers</w:t>
      </w:r>
      <w:r w:rsidRPr="005A4361">
        <w:rPr>
          <w:rFonts w:ascii="Arial Narrow" w:eastAsia="Times New Roman" w:hAnsi="Arial Narrow" w:cs="Times New Roman"/>
          <w:color w:val="002060"/>
          <w:sz w:val="24"/>
          <w:szCs w:val="24"/>
          <w:lang w:eastAsia="ru-RU"/>
        </w:rPr>
        <w:t xml:space="preserve"> </w:t>
      </w:r>
      <w:r w:rsidRPr="005A4361">
        <w:rPr>
          <w:rFonts w:ascii="Arial Narrow" w:eastAsia="Times New Roman" w:hAnsi="Arial Narrow" w:cs="Times New Roman"/>
          <w:sz w:val="24"/>
          <w:szCs w:val="24"/>
          <w:lang w:eastAsia="ru-RU"/>
        </w:rPr>
        <w:t>and enables the ODP framework to just provision these newly created/changed/deleted records to the consumers.</w:t>
      </w:r>
    </w:p>
    <w:p w:rsidR="005A4361" w:rsidRDefault="005A4361" w:rsidP="005A4361">
      <w:pPr>
        <w:spacing w:after="0" w:line="240" w:lineRule="auto"/>
        <w:ind w:firstLine="567"/>
        <w:jc w:val="both"/>
        <w:rPr>
          <w:rFonts w:ascii="Arial Narrow" w:hAnsi="Arial Narrow"/>
          <w:color w:val="000000" w:themeColor="text1"/>
          <w:sz w:val="24"/>
          <w:szCs w:val="24"/>
        </w:rPr>
      </w:pPr>
    </w:p>
    <w:p w:rsidR="008E7994" w:rsidRPr="006F56E5" w:rsidRDefault="008E7994" w:rsidP="006F56E5">
      <w:pPr>
        <w:pStyle w:val="2"/>
        <w:shd w:val="clear" w:color="auto" w:fill="F2F2F2" w:themeFill="background1" w:themeFillShade="F2"/>
        <w:spacing w:before="0" w:line="240" w:lineRule="auto"/>
        <w:ind w:firstLine="567"/>
        <w:jc w:val="center"/>
        <w:rPr>
          <w:rFonts w:ascii="Arial Narrow" w:hAnsi="Arial Narrow"/>
          <w:color w:val="002060"/>
          <w:spacing w:val="20"/>
          <w:sz w:val="24"/>
          <w:szCs w:val="24"/>
        </w:rPr>
      </w:pPr>
      <w:r w:rsidRPr="006F56E5">
        <w:rPr>
          <w:rFonts w:ascii="Arial Narrow" w:hAnsi="Arial Narrow"/>
          <w:color w:val="002060"/>
          <w:spacing w:val="20"/>
          <w:sz w:val="24"/>
          <w:szCs w:val="24"/>
        </w:rPr>
        <w:t>Generic Date/Timestamp Delta</w:t>
      </w:r>
    </w:p>
    <w:p w:rsidR="006F56E5" w:rsidRDefault="006F56E5" w:rsidP="006F56E5">
      <w:pPr>
        <w:pStyle w:val="a7"/>
        <w:spacing w:before="0" w:beforeAutospacing="0" w:after="0" w:afterAutospacing="0"/>
        <w:ind w:firstLine="567"/>
        <w:jc w:val="both"/>
        <w:rPr>
          <w:rFonts w:ascii="Arial Narrow" w:hAnsi="Arial Narrow"/>
        </w:rPr>
      </w:pPr>
    </w:p>
    <w:p w:rsidR="008E7994" w:rsidRDefault="008E7994" w:rsidP="006F56E5">
      <w:pPr>
        <w:pStyle w:val="a7"/>
        <w:spacing w:before="0" w:beforeAutospacing="0" w:after="0" w:afterAutospacing="0"/>
        <w:ind w:firstLine="567"/>
        <w:jc w:val="both"/>
        <w:rPr>
          <w:rFonts w:ascii="Arial Narrow" w:hAnsi="Arial Narrow"/>
        </w:rPr>
      </w:pPr>
      <w:r w:rsidRPr="006F56E5">
        <w:rPr>
          <w:rFonts w:ascii="Arial Narrow" w:hAnsi="Arial Narrow"/>
        </w:rPr>
        <w:t xml:space="preserve">The generic delta based on date / timestamp has been around since release SAP S/4HANA 1809 on-premise </w:t>
      </w:r>
      <w:r w:rsidR="00FE2788" w:rsidRPr="006F56E5">
        <w:rPr>
          <w:rFonts w:ascii="Arial Narrow" w:hAnsi="Arial Narrow"/>
        </w:rPr>
        <w:t>/</w:t>
      </w:r>
      <w:r w:rsidR="00FE2788" w:rsidRPr="006F56E5">
        <w:rPr>
          <w:rFonts w:ascii="Arial Narrow" w:hAnsi="Arial Narrow"/>
          <w:lang w:val="ru-RU"/>
        </w:rPr>
        <w:t>локальный</w:t>
      </w:r>
      <w:r w:rsidR="00FE2788" w:rsidRPr="006F56E5">
        <w:rPr>
          <w:rFonts w:ascii="Arial Narrow" w:hAnsi="Arial Narrow"/>
        </w:rPr>
        <w:t>/</w:t>
      </w:r>
      <w:r w:rsidRPr="006F56E5">
        <w:rPr>
          <w:rFonts w:ascii="Arial Narrow" w:hAnsi="Arial Narrow"/>
        </w:rPr>
        <w:t>.</w:t>
      </w:r>
    </w:p>
    <w:p w:rsidR="006F56E5" w:rsidRPr="006F56E5" w:rsidRDefault="006F56E5" w:rsidP="006F56E5">
      <w:pPr>
        <w:pStyle w:val="a7"/>
        <w:spacing w:before="0" w:beforeAutospacing="0" w:after="0" w:afterAutospacing="0"/>
        <w:ind w:firstLine="567"/>
        <w:jc w:val="both"/>
        <w:rPr>
          <w:rFonts w:ascii="Arial Narrow" w:hAnsi="Arial Narrow"/>
        </w:rPr>
      </w:pPr>
    </w:p>
    <w:p w:rsidR="008E7994" w:rsidRPr="008E7994" w:rsidRDefault="008E7994" w:rsidP="006F56E5">
      <w:pPr>
        <w:shd w:val="clear" w:color="auto" w:fill="F2F2F2" w:themeFill="background1" w:themeFillShade="F2"/>
        <w:spacing w:after="0" w:line="240" w:lineRule="auto"/>
        <w:ind w:firstLine="567"/>
        <w:jc w:val="both"/>
        <w:rPr>
          <w:rFonts w:ascii="Arial Narrow" w:eastAsia="Times New Roman" w:hAnsi="Arial Narrow" w:cs="Times New Roman"/>
          <w:sz w:val="24"/>
          <w:szCs w:val="24"/>
          <w:lang w:eastAsia="ru-RU"/>
        </w:rPr>
      </w:pPr>
      <w:r w:rsidRPr="008E7994">
        <w:rPr>
          <w:rFonts w:ascii="Arial Narrow" w:eastAsia="Times New Roman" w:hAnsi="Arial Narrow" w:cs="Times New Roman"/>
          <w:sz w:val="24"/>
          <w:szCs w:val="24"/>
          <w:lang w:eastAsia="ru-RU"/>
        </w:rPr>
        <w:t xml:space="preserve">You can use the following </w:t>
      </w:r>
      <w:r w:rsidRPr="008E7994">
        <w:rPr>
          <w:rFonts w:ascii="Arial Narrow" w:eastAsia="Times New Roman" w:hAnsi="Arial Narrow" w:cs="Times New Roman"/>
          <w:color w:val="002060"/>
          <w:spacing w:val="20"/>
          <w:sz w:val="24"/>
          <w:szCs w:val="24"/>
          <w:lang w:eastAsia="ru-RU"/>
        </w:rPr>
        <w:t>field types as delta criterion</w:t>
      </w:r>
    </w:p>
    <w:p w:rsidR="008E7994" w:rsidRPr="008E7994" w:rsidRDefault="008E7994" w:rsidP="00145A83">
      <w:pPr>
        <w:numPr>
          <w:ilvl w:val="0"/>
          <w:numId w:val="59"/>
        </w:numPr>
        <w:tabs>
          <w:tab w:val="clear" w:pos="720"/>
          <w:tab w:val="num" w:pos="1134"/>
        </w:tabs>
        <w:spacing w:after="0" w:line="240" w:lineRule="auto"/>
        <w:ind w:left="1134"/>
        <w:jc w:val="both"/>
        <w:rPr>
          <w:rFonts w:ascii="Arial Narrow" w:eastAsia="Times New Roman" w:hAnsi="Arial Narrow" w:cs="Times New Roman"/>
          <w:i/>
          <w:color w:val="385623" w:themeColor="accent6" w:themeShade="80"/>
          <w:sz w:val="24"/>
          <w:szCs w:val="24"/>
          <w:lang w:eastAsia="ru-RU"/>
        </w:rPr>
      </w:pPr>
      <w:r w:rsidRPr="008E7994">
        <w:rPr>
          <w:rFonts w:ascii="Arial Narrow" w:eastAsia="Times New Roman" w:hAnsi="Arial Narrow" w:cs="Times New Roman"/>
          <w:i/>
          <w:color w:val="385623" w:themeColor="accent6" w:themeShade="80"/>
          <w:sz w:val="24"/>
          <w:szCs w:val="24"/>
          <w:shd w:val="clear" w:color="auto" w:fill="F2F2F2" w:themeFill="background1" w:themeFillShade="F2"/>
          <w:lang w:eastAsia="ru-RU"/>
        </w:rPr>
        <w:t>UTC timestamp</w:t>
      </w:r>
      <w:r w:rsidR="006F56E5" w:rsidRPr="006F56E5">
        <w:rPr>
          <w:rFonts w:ascii="Arial Narrow" w:eastAsia="Times New Roman" w:hAnsi="Arial Narrow" w:cs="Times New Roman"/>
          <w:color w:val="000000" w:themeColor="text1"/>
          <w:sz w:val="24"/>
          <w:szCs w:val="24"/>
          <w:shd w:val="clear" w:color="auto" w:fill="FFFFFF" w:themeFill="background1"/>
          <w:lang w:eastAsia="ru-RU"/>
        </w:rPr>
        <w:t xml:space="preserve"> </w:t>
      </w:r>
      <w:r w:rsidR="006F56E5">
        <w:rPr>
          <w:rFonts w:ascii="Arial Narrow" w:eastAsia="Times New Roman" w:hAnsi="Arial Narrow" w:cs="Times New Roman"/>
          <w:color w:val="000000" w:themeColor="text1"/>
          <w:sz w:val="24"/>
          <w:szCs w:val="24"/>
          <w:shd w:val="clear" w:color="auto" w:fill="FFFFFF" w:themeFill="background1"/>
          <w:lang w:eastAsia="ru-RU"/>
        </w:rPr>
        <w:t>[</w:t>
      </w:r>
      <w:r w:rsidR="006F56E5" w:rsidRPr="008E7994">
        <w:rPr>
          <w:rFonts w:ascii="Arial Narrow" w:eastAsia="Times New Roman" w:hAnsi="Arial Narrow" w:cs="Times New Roman"/>
          <w:sz w:val="24"/>
          <w:szCs w:val="24"/>
          <w:lang w:val="de-DE" w:eastAsia="ru-RU"/>
        </w:rPr>
        <w:t>is the preferred way</w:t>
      </w:r>
      <w:r w:rsidR="006F56E5">
        <w:rPr>
          <w:rFonts w:ascii="Arial Narrow" w:eastAsia="Times New Roman" w:hAnsi="Arial Narrow" w:cs="Times New Roman"/>
          <w:color w:val="000000" w:themeColor="text1"/>
          <w:sz w:val="24"/>
          <w:szCs w:val="24"/>
          <w:shd w:val="clear" w:color="auto" w:fill="FFFFFF" w:themeFill="background1"/>
          <w:lang w:eastAsia="ru-RU"/>
        </w:rPr>
        <w:t>]</w:t>
      </w:r>
    </w:p>
    <w:p w:rsidR="008E7994" w:rsidRPr="008E7994" w:rsidRDefault="008E7994" w:rsidP="00145A83">
      <w:pPr>
        <w:numPr>
          <w:ilvl w:val="0"/>
          <w:numId w:val="59"/>
        </w:numPr>
        <w:tabs>
          <w:tab w:val="clear" w:pos="720"/>
          <w:tab w:val="num" w:pos="1134"/>
        </w:tabs>
        <w:spacing w:after="0" w:line="240" w:lineRule="auto"/>
        <w:ind w:left="1134"/>
        <w:jc w:val="both"/>
        <w:rPr>
          <w:rFonts w:ascii="Arial Narrow" w:eastAsia="Times New Roman" w:hAnsi="Arial Narrow" w:cs="Times New Roman"/>
          <w:sz w:val="24"/>
          <w:szCs w:val="24"/>
          <w:lang w:eastAsia="ru-RU"/>
        </w:rPr>
      </w:pPr>
      <w:r w:rsidRPr="008E7994">
        <w:rPr>
          <w:rFonts w:ascii="Arial Narrow" w:eastAsia="Times New Roman" w:hAnsi="Arial Narrow" w:cs="Times New Roman"/>
          <w:sz w:val="24"/>
          <w:szCs w:val="24"/>
          <w:lang w:eastAsia="ru-RU"/>
        </w:rPr>
        <w:t xml:space="preserve">date field </w:t>
      </w:r>
      <w:r w:rsidR="006F56E5" w:rsidRPr="006F56E5">
        <w:rPr>
          <w:rFonts w:ascii="Arial Narrow" w:eastAsia="Times New Roman" w:hAnsi="Arial Narrow" w:cs="Times New Roman"/>
          <w:sz w:val="24"/>
          <w:szCs w:val="24"/>
          <w:lang w:eastAsia="ru-RU"/>
        </w:rPr>
        <w:t>/</w:t>
      </w:r>
      <w:r w:rsidRPr="008E7994">
        <w:rPr>
          <w:rFonts w:ascii="Arial Narrow" w:eastAsia="Times New Roman" w:hAnsi="Arial Narrow" w:cs="Times New Roman"/>
          <w:sz w:val="24"/>
          <w:szCs w:val="24"/>
          <w:lang w:eastAsia="ru-RU"/>
        </w:rPr>
        <w:t xml:space="preserve">ABAP type </w:t>
      </w:r>
      <w:r w:rsidRPr="008E7994">
        <w:rPr>
          <w:rFonts w:ascii="Arial Narrow" w:eastAsia="Times New Roman" w:hAnsi="Arial Narrow" w:cs="Times New Roman"/>
          <w:i/>
          <w:color w:val="385623" w:themeColor="accent6" w:themeShade="80"/>
          <w:sz w:val="24"/>
          <w:szCs w:val="24"/>
          <w:shd w:val="clear" w:color="auto" w:fill="F2F2F2" w:themeFill="background1" w:themeFillShade="F2"/>
          <w:lang w:eastAsia="ru-RU"/>
        </w:rPr>
        <w:t>DATS</w:t>
      </w:r>
      <w:r w:rsidR="006F56E5" w:rsidRPr="006F56E5">
        <w:rPr>
          <w:rFonts w:ascii="Arial Narrow" w:eastAsia="Times New Roman" w:hAnsi="Arial Narrow" w:cs="Times New Roman"/>
          <w:sz w:val="24"/>
          <w:szCs w:val="24"/>
          <w:lang w:eastAsia="ru-RU"/>
        </w:rPr>
        <w:t>/</w:t>
      </w:r>
    </w:p>
    <w:p w:rsidR="006F56E5" w:rsidRDefault="006F56E5" w:rsidP="006F56E5">
      <w:pPr>
        <w:spacing w:after="0" w:line="240" w:lineRule="auto"/>
        <w:ind w:firstLine="567"/>
        <w:jc w:val="both"/>
        <w:rPr>
          <w:rFonts w:ascii="Arial Narrow" w:eastAsia="Times New Roman" w:hAnsi="Arial Narrow" w:cs="Times New Roman"/>
          <w:sz w:val="24"/>
          <w:szCs w:val="24"/>
          <w:lang w:val="de-DE" w:eastAsia="ru-RU"/>
        </w:rPr>
      </w:pPr>
    </w:p>
    <w:p w:rsidR="008E7994" w:rsidRDefault="008E7994" w:rsidP="006F56E5">
      <w:pPr>
        <w:spacing w:after="0" w:line="240" w:lineRule="auto"/>
        <w:ind w:firstLine="567"/>
        <w:jc w:val="both"/>
        <w:rPr>
          <w:rFonts w:ascii="Arial Narrow" w:eastAsia="Times New Roman" w:hAnsi="Arial Narrow" w:cs="Times New Roman"/>
          <w:sz w:val="24"/>
          <w:szCs w:val="24"/>
          <w:lang w:val="de-DE" w:eastAsia="ru-RU"/>
        </w:rPr>
      </w:pPr>
      <w:r w:rsidRPr="008E7994">
        <w:rPr>
          <w:rFonts w:ascii="Arial Narrow" w:eastAsia="Times New Roman" w:hAnsi="Arial Narrow" w:cs="Times New Roman"/>
          <w:sz w:val="24"/>
          <w:szCs w:val="24"/>
          <w:lang w:val="de-DE" w:eastAsia="ru-RU"/>
        </w:rPr>
        <w:t>The following annotation identifies the relevant time/date field to be used by the ODP framework</w:t>
      </w:r>
    </w:p>
    <w:p w:rsidR="00FC5DC7" w:rsidRPr="008E7994" w:rsidRDefault="00FC5DC7" w:rsidP="006F56E5">
      <w:pPr>
        <w:spacing w:after="0" w:line="240" w:lineRule="auto"/>
        <w:ind w:firstLine="567"/>
        <w:jc w:val="both"/>
        <w:rPr>
          <w:rFonts w:ascii="Arial Narrow" w:eastAsia="Times New Roman" w:hAnsi="Arial Narrow" w:cs="Times New Roman"/>
          <w:sz w:val="24"/>
          <w:szCs w:val="24"/>
          <w:lang w:val="de-DE" w:eastAsia="ru-RU"/>
        </w:rPr>
      </w:pPr>
    </w:p>
    <w:p w:rsidR="008E7994" w:rsidRPr="006F56E5" w:rsidRDefault="008E7994" w:rsidP="006F5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6F56E5">
        <w:rPr>
          <w:rFonts w:ascii="Arial Narrow" w:eastAsia="Times New Roman" w:hAnsi="Arial Narrow" w:cs="Courier New"/>
          <w:i/>
          <w:color w:val="002060"/>
          <w:sz w:val="24"/>
          <w:szCs w:val="24"/>
          <w:shd w:val="clear" w:color="auto" w:fill="F2F2F2" w:themeFill="background1" w:themeFillShade="F2"/>
          <w:lang w:eastAsia="ru-RU"/>
        </w:rPr>
        <w:t>@Analytics</w:t>
      </w:r>
      <w:r w:rsidRPr="006F56E5">
        <w:rPr>
          <w:rFonts w:ascii="Arial Narrow" w:eastAsia="Times New Roman" w:hAnsi="Arial Narrow" w:cs="Courier New"/>
          <w:sz w:val="24"/>
          <w:szCs w:val="24"/>
          <w:lang w:eastAsia="ru-RU"/>
        </w:rPr>
        <w:t>:{</w:t>
      </w:r>
    </w:p>
    <w:p w:rsidR="008E7994" w:rsidRPr="006F56E5" w:rsidRDefault="008E7994" w:rsidP="006F5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6F56E5">
        <w:rPr>
          <w:rFonts w:ascii="Arial Narrow" w:eastAsia="Times New Roman" w:hAnsi="Arial Narrow" w:cs="Courier New"/>
          <w:sz w:val="24"/>
          <w:szCs w:val="24"/>
          <w:lang w:eastAsia="ru-RU"/>
        </w:rPr>
        <w:t xml:space="preserve">  dataCategory: #FACT,</w:t>
      </w:r>
    </w:p>
    <w:p w:rsidR="008E7994" w:rsidRPr="006F56E5" w:rsidRDefault="008E7994" w:rsidP="006F5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6F56E5">
        <w:rPr>
          <w:rFonts w:ascii="Arial Narrow" w:eastAsia="Times New Roman" w:hAnsi="Arial Narrow" w:cs="Courier New"/>
          <w:sz w:val="24"/>
          <w:szCs w:val="24"/>
          <w:lang w:eastAsia="ru-RU"/>
        </w:rPr>
        <w:t xml:space="preserve">  dataExtraction: {</w:t>
      </w:r>
    </w:p>
    <w:p w:rsidR="008E7994" w:rsidRPr="006F56E5" w:rsidRDefault="008E7994" w:rsidP="006F5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6F56E5">
        <w:rPr>
          <w:rFonts w:ascii="Arial Narrow" w:eastAsia="Times New Roman" w:hAnsi="Arial Narrow" w:cs="Courier New"/>
          <w:sz w:val="24"/>
          <w:szCs w:val="24"/>
          <w:lang w:eastAsia="ru-RU"/>
        </w:rPr>
        <w:tab/>
      </w:r>
      <w:r w:rsidRPr="006F56E5">
        <w:rPr>
          <w:rFonts w:ascii="Arial Narrow" w:eastAsia="Times New Roman" w:hAnsi="Arial Narrow" w:cs="Courier New"/>
          <w:i/>
          <w:color w:val="002060"/>
          <w:sz w:val="24"/>
          <w:szCs w:val="24"/>
          <w:shd w:val="clear" w:color="auto" w:fill="F2F2F2" w:themeFill="background1" w:themeFillShade="F2"/>
          <w:lang w:eastAsia="ru-RU"/>
        </w:rPr>
        <w:t>enabled</w:t>
      </w:r>
      <w:r w:rsidRPr="006F56E5">
        <w:rPr>
          <w:rFonts w:ascii="Arial Narrow" w:eastAsia="Times New Roman" w:hAnsi="Arial Narrow" w:cs="Courier New"/>
          <w:sz w:val="24"/>
          <w:szCs w:val="24"/>
          <w:lang w:eastAsia="ru-RU"/>
        </w:rPr>
        <w:t>: true</w:t>
      </w:r>
    </w:p>
    <w:p w:rsidR="008E7994" w:rsidRPr="006F56E5" w:rsidRDefault="008E7994" w:rsidP="006F5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6F56E5">
        <w:rPr>
          <w:rFonts w:ascii="Arial Narrow" w:eastAsia="Times New Roman" w:hAnsi="Arial Narrow" w:cs="Courier New"/>
          <w:sz w:val="24"/>
          <w:szCs w:val="24"/>
          <w:lang w:eastAsia="ru-RU"/>
        </w:rPr>
        <w:tab/>
      </w:r>
      <w:r w:rsidRPr="006F56E5">
        <w:rPr>
          <w:rFonts w:ascii="Arial Narrow" w:eastAsia="Times New Roman" w:hAnsi="Arial Narrow" w:cs="Courier New"/>
          <w:i/>
          <w:color w:val="385623" w:themeColor="accent6" w:themeShade="80"/>
          <w:sz w:val="24"/>
          <w:szCs w:val="24"/>
          <w:shd w:val="clear" w:color="auto" w:fill="F2F2F2" w:themeFill="background1" w:themeFillShade="F2"/>
          <w:lang w:eastAsia="ru-RU"/>
        </w:rPr>
        <w:t>delta.byElement</w:t>
      </w:r>
      <w:r w:rsidRPr="006F56E5">
        <w:rPr>
          <w:rFonts w:ascii="Arial Narrow" w:eastAsia="Times New Roman" w:hAnsi="Arial Narrow" w:cs="Courier New"/>
          <w:sz w:val="24"/>
          <w:szCs w:val="24"/>
          <w:lang w:eastAsia="ru-RU"/>
        </w:rPr>
        <w:t>: {</w:t>
      </w:r>
    </w:p>
    <w:p w:rsidR="008E7994" w:rsidRPr="006F56E5" w:rsidRDefault="008E7994" w:rsidP="006F5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6F56E5">
        <w:rPr>
          <w:rFonts w:ascii="Arial Narrow" w:eastAsia="Times New Roman" w:hAnsi="Arial Narrow" w:cs="Courier New"/>
          <w:sz w:val="24"/>
          <w:szCs w:val="24"/>
          <w:lang w:eastAsia="ru-RU"/>
        </w:rPr>
        <w:tab/>
        <w:t xml:space="preserve">   name: 'LastChangeDateTime'</w:t>
      </w:r>
    </w:p>
    <w:p w:rsidR="008E7994" w:rsidRPr="006F56E5" w:rsidRDefault="008E7994" w:rsidP="006F5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6F56E5">
        <w:rPr>
          <w:rFonts w:ascii="Arial Narrow" w:eastAsia="Times New Roman" w:hAnsi="Arial Narrow" w:cs="Courier New"/>
          <w:sz w:val="24"/>
          <w:szCs w:val="24"/>
          <w:lang w:eastAsia="ru-RU"/>
        </w:rPr>
        <w:tab/>
        <w:t xml:space="preserve">   }</w:t>
      </w:r>
    </w:p>
    <w:p w:rsidR="008E7994" w:rsidRPr="006F56E5" w:rsidRDefault="008E7994" w:rsidP="006F5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6F56E5">
        <w:rPr>
          <w:rFonts w:ascii="Arial Narrow" w:eastAsia="Times New Roman" w:hAnsi="Arial Narrow" w:cs="Courier New"/>
          <w:sz w:val="24"/>
          <w:szCs w:val="24"/>
          <w:lang w:eastAsia="ru-RU"/>
        </w:rPr>
        <w:t xml:space="preserve">    }</w:t>
      </w:r>
    </w:p>
    <w:p w:rsidR="008E7994" w:rsidRPr="008E7994" w:rsidRDefault="008E7994" w:rsidP="006F5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6F56E5">
        <w:rPr>
          <w:rFonts w:ascii="Arial Narrow" w:eastAsia="Times New Roman" w:hAnsi="Arial Narrow" w:cs="Courier New"/>
          <w:sz w:val="24"/>
          <w:szCs w:val="24"/>
          <w:lang w:eastAsia="ru-RU"/>
        </w:rPr>
        <w:t xml:space="preserve">  }</w:t>
      </w:r>
    </w:p>
    <w:p w:rsidR="008E7994" w:rsidRPr="008E7994" w:rsidRDefault="008E7994" w:rsidP="006F56E5">
      <w:pPr>
        <w:spacing w:after="0" w:line="240" w:lineRule="auto"/>
        <w:ind w:firstLine="567"/>
        <w:jc w:val="both"/>
        <w:rPr>
          <w:rFonts w:ascii="Arial Narrow" w:eastAsia="Times New Roman" w:hAnsi="Arial Narrow" w:cs="Times New Roman"/>
          <w:sz w:val="24"/>
          <w:szCs w:val="24"/>
          <w:lang w:eastAsia="ru-RU"/>
        </w:rPr>
      </w:pPr>
      <w:r w:rsidRPr="008E7994">
        <w:rPr>
          <w:rFonts w:ascii="Arial Narrow" w:eastAsia="Times New Roman" w:hAnsi="Arial Narrow" w:cs="Times New Roman"/>
          <w:sz w:val="24"/>
          <w:szCs w:val="24"/>
          <w:lang w:eastAsia="ru-RU"/>
        </w:rPr>
        <w:lastRenderedPageBreak/>
        <w:t> </w:t>
      </w:r>
    </w:p>
    <w:p w:rsidR="00FE2788" w:rsidRPr="00FE2788" w:rsidRDefault="00FE2788" w:rsidP="006F56E5">
      <w:pPr>
        <w:spacing w:after="0" w:line="240" w:lineRule="auto"/>
        <w:ind w:firstLine="567"/>
        <w:jc w:val="both"/>
        <w:rPr>
          <w:rFonts w:ascii="Arial Narrow" w:eastAsia="Times New Roman" w:hAnsi="Arial Narrow" w:cs="Times New Roman"/>
          <w:sz w:val="24"/>
          <w:szCs w:val="24"/>
          <w:lang w:eastAsia="ru-RU"/>
        </w:rPr>
      </w:pPr>
      <w:r w:rsidRPr="00FE2788">
        <w:rPr>
          <w:rFonts w:ascii="Arial Narrow" w:eastAsia="Times New Roman" w:hAnsi="Arial Narrow" w:cs="Times New Roman"/>
          <w:sz w:val="24"/>
          <w:szCs w:val="24"/>
          <w:lang w:eastAsia="ru-RU"/>
        </w:rPr>
        <w:t xml:space="preserve">In case of a </w:t>
      </w:r>
      <w:r w:rsidRPr="00FE2788">
        <w:rPr>
          <w:rFonts w:ascii="Arial Narrow" w:eastAsia="Times New Roman" w:hAnsi="Arial Narrow" w:cs="Times New Roman"/>
          <w:b/>
          <w:i/>
          <w:sz w:val="24"/>
          <w:szCs w:val="24"/>
          <w:lang w:eastAsia="ru-RU"/>
        </w:rPr>
        <w:t>real-time delta</w:t>
      </w:r>
      <w:r w:rsidRPr="00FE2788">
        <w:rPr>
          <w:rFonts w:ascii="Arial Narrow" w:eastAsia="Times New Roman" w:hAnsi="Arial Narrow" w:cs="Times New Roman"/>
          <w:sz w:val="24"/>
          <w:szCs w:val="24"/>
          <w:lang w:eastAsia="ru-RU"/>
        </w:rPr>
        <w:t xml:space="preserve"> subscription by a streaming process chain, the real-time daemon checks for new records in the CDS views every 15 seconds by default.</w:t>
      </w:r>
    </w:p>
    <w:p w:rsidR="00FE2788" w:rsidRPr="00FE2788" w:rsidRDefault="00FE2788" w:rsidP="006F56E5">
      <w:pPr>
        <w:spacing w:after="0" w:line="240" w:lineRule="auto"/>
        <w:ind w:firstLine="567"/>
        <w:jc w:val="both"/>
        <w:rPr>
          <w:rFonts w:ascii="Arial Narrow" w:eastAsia="Times New Roman" w:hAnsi="Arial Narrow" w:cs="Times New Roman"/>
          <w:sz w:val="24"/>
          <w:szCs w:val="24"/>
          <w:lang w:eastAsia="ru-RU"/>
        </w:rPr>
      </w:pPr>
      <w:r w:rsidRPr="00FE2788">
        <w:rPr>
          <w:rFonts w:ascii="Arial Narrow" w:eastAsia="Times New Roman" w:hAnsi="Arial Narrow" w:cs="Times New Roman"/>
          <w:sz w:val="24"/>
          <w:szCs w:val="24"/>
          <w:lang w:eastAsia="ru-RU"/>
        </w:rPr>
        <w:t xml:space="preserve">For </w:t>
      </w:r>
      <w:r w:rsidRPr="00FE2788">
        <w:rPr>
          <w:rFonts w:ascii="Arial Narrow" w:eastAsia="Times New Roman" w:hAnsi="Arial Narrow" w:cs="Times New Roman"/>
          <w:b/>
          <w:i/>
          <w:sz w:val="24"/>
          <w:szCs w:val="24"/>
          <w:lang w:eastAsia="ru-RU"/>
        </w:rPr>
        <w:t>non-real-time delta</w:t>
      </w:r>
      <w:r w:rsidRPr="00FE2788">
        <w:rPr>
          <w:rFonts w:ascii="Arial Narrow" w:eastAsia="Times New Roman" w:hAnsi="Arial Narrow" w:cs="Times New Roman"/>
          <w:sz w:val="24"/>
          <w:szCs w:val="24"/>
          <w:lang w:eastAsia="ru-RU"/>
        </w:rPr>
        <w:t xml:space="preserve"> subscriptions new records according to the delta criterion are directly pulled from the CDS view during extraction.</w:t>
      </w:r>
    </w:p>
    <w:p w:rsidR="00FC5DC7" w:rsidRDefault="00FC5DC7" w:rsidP="006F56E5">
      <w:pPr>
        <w:spacing w:after="0" w:line="240" w:lineRule="auto"/>
        <w:ind w:firstLine="567"/>
        <w:jc w:val="both"/>
        <w:rPr>
          <w:rFonts w:ascii="Arial Narrow" w:eastAsia="Times New Roman" w:hAnsi="Arial Narrow" w:cs="Times New Roman"/>
          <w:sz w:val="24"/>
          <w:szCs w:val="24"/>
          <w:lang w:eastAsia="ru-RU"/>
        </w:rPr>
      </w:pPr>
    </w:p>
    <w:p w:rsidR="00FE2788" w:rsidRPr="00FE2788" w:rsidRDefault="00FE2788" w:rsidP="006F56E5">
      <w:pPr>
        <w:spacing w:after="0" w:line="240" w:lineRule="auto"/>
        <w:ind w:firstLine="567"/>
        <w:jc w:val="both"/>
        <w:rPr>
          <w:rFonts w:ascii="Arial Narrow" w:eastAsia="Times New Roman" w:hAnsi="Arial Narrow" w:cs="Times New Roman"/>
          <w:sz w:val="24"/>
          <w:szCs w:val="24"/>
          <w:lang w:eastAsia="ru-RU"/>
        </w:rPr>
      </w:pPr>
      <w:r w:rsidRPr="00FE2788">
        <w:rPr>
          <w:rFonts w:ascii="Arial Narrow" w:eastAsia="Times New Roman" w:hAnsi="Arial Narrow" w:cs="Times New Roman"/>
          <w:sz w:val="24"/>
          <w:szCs w:val="24"/>
          <w:lang w:eastAsia="ru-RU"/>
        </w:rPr>
        <w:t xml:space="preserve">As safeguarding measure, a </w:t>
      </w:r>
      <w:r w:rsidRPr="00FE2788">
        <w:rPr>
          <w:rFonts w:ascii="Arial Narrow" w:eastAsia="Times New Roman" w:hAnsi="Arial Narrow" w:cs="Times New Roman"/>
          <w:b/>
          <w:i/>
          <w:sz w:val="24"/>
          <w:szCs w:val="24"/>
          <w:lang w:eastAsia="ru-RU"/>
        </w:rPr>
        <w:t>safety interval</w:t>
      </w:r>
      <w:r w:rsidRPr="00FE2788">
        <w:rPr>
          <w:rFonts w:ascii="Arial Narrow" w:eastAsia="Times New Roman" w:hAnsi="Arial Narrow" w:cs="Times New Roman"/>
          <w:sz w:val="24"/>
          <w:szCs w:val="24"/>
          <w:lang w:eastAsia="ru-RU"/>
        </w:rPr>
        <w:t xml:space="preserve"> can be specified</w:t>
      </w:r>
      <w:r w:rsidR="00FC5DC7">
        <w:rPr>
          <w:rFonts w:ascii="Arial Narrow" w:eastAsia="Times New Roman" w:hAnsi="Arial Narrow" w:cs="Times New Roman"/>
          <w:sz w:val="24"/>
          <w:szCs w:val="24"/>
          <w:lang w:eastAsia="ru-RU"/>
        </w:rPr>
        <w:t xml:space="preserve"> - t</w:t>
      </w:r>
      <w:r w:rsidRPr="00FE2788">
        <w:rPr>
          <w:rFonts w:ascii="Arial Narrow" w:eastAsia="Times New Roman" w:hAnsi="Arial Narrow" w:cs="Times New Roman"/>
          <w:sz w:val="24"/>
          <w:szCs w:val="24"/>
          <w:lang w:eastAsia="ru-RU"/>
        </w:rPr>
        <w:t xml:space="preserve">his can accommodate </w:t>
      </w:r>
      <w:r w:rsidRPr="00FE2788">
        <w:rPr>
          <w:rFonts w:ascii="Arial Narrow" w:eastAsia="Times New Roman" w:hAnsi="Arial Narrow" w:cs="Times New Roman"/>
          <w:i/>
          <w:color w:val="002060"/>
          <w:sz w:val="24"/>
          <w:szCs w:val="24"/>
          <w:lang w:eastAsia="ru-RU"/>
        </w:rPr>
        <w:t>technical delays</w:t>
      </w:r>
      <w:r w:rsidRPr="00FE2788">
        <w:rPr>
          <w:rFonts w:ascii="Arial Narrow" w:eastAsia="Times New Roman" w:hAnsi="Arial Narrow" w:cs="Times New Roman"/>
          <w:color w:val="002060"/>
          <w:sz w:val="24"/>
          <w:szCs w:val="24"/>
          <w:lang w:eastAsia="ru-RU"/>
        </w:rPr>
        <w:t xml:space="preserve"> </w:t>
      </w:r>
      <w:r w:rsidRPr="00FE2788">
        <w:rPr>
          <w:rFonts w:ascii="Arial Narrow" w:eastAsia="Times New Roman" w:hAnsi="Arial Narrow" w:cs="Times New Roman"/>
          <w:sz w:val="24"/>
          <w:szCs w:val="24"/>
          <w:lang w:eastAsia="ru-RU"/>
        </w:rPr>
        <w:t>like waiting for a database commit on the application system side.</w:t>
      </w:r>
    </w:p>
    <w:p w:rsidR="00A1386D" w:rsidRDefault="00A1386D" w:rsidP="006F5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p>
    <w:p w:rsidR="00FE2788" w:rsidRPr="006F56E5" w:rsidRDefault="00FE2788" w:rsidP="006F5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6F56E5">
        <w:rPr>
          <w:rFonts w:ascii="Arial Narrow" w:eastAsia="Times New Roman" w:hAnsi="Arial Narrow" w:cs="Courier New"/>
          <w:sz w:val="24"/>
          <w:szCs w:val="24"/>
          <w:lang w:eastAsia="ru-RU"/>
        </w:rPr>
        <w:t>@</w:t>
      </w:r>
      <w:r w:rsidRPr="00A1386D">
        <w:rPr>
          <w:rFonts w:ascii="Arial Narrow" w:eastAsia="Times New Roman" w:hAnsi="Arial Narrow" w:cs="Courier New"/>
          <w:i/>
          <w:color w:val="002060"/>
          <w:sz w:val="24"/>
          <w:szCs w:val="24"/>
          <w:shd w:val="clear" w:color="auto" w:fill="F2F2F2" w:themeFill="background1" w:themeFillShade="F2"/>
          <w:lang w:eastAsia="ru-RU"/>
        </w:rPr>
        <w:t>Analytics</w:t>
      </w:r>
      <w:r w:rsidRPr="006F56E5">
        <w:rPr>
          <w:rFonts w:ascii="Arial Narrow" w:eastAsia="Times New Roman" w:hAnsi="Arial Narrow" w:cs="Courier New"/>
          <w:sz w:val="24"/>
          <w:szCs w:val="24"/>
          <w:lang w:eastAsia="ru-RU"/>
        </w:rPr>
        <w:t>:{</w:t>
      </w:r>
    </w:p>
    <w:p w:rsidR="00FE2788" w:rsidRPr="006F56E5" w:rsidRDefault="00FE2788" w:rsidP="006F5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6F56E5">
        <w:rPr>
          <w:rFonts w:ascii="Arial Narrow" w:eastAsia="Times New Roman" w:hAnsi="Arial Narrow" w:cs="Courier New"/>
          <w:sz w:val="24"/>
          <w:szCs w:val="24"/>
          <w:lang w:eastAsia="ru-RU"/>
        </w:rPr>
        <w:t xml:space="preserve">  </w:t>
      </w:r>
      <w:r w:rsidRPr="00A1386D">
        <w:rPr>
          <w:rFonts w:ascii="Arial Narrow" w:eastAsia="Times New Roman" w:hAnsi="Arial Narrow" w:cs="Courier New"/>
          <w:i/>
          <w:color w:val="002060"/>
          <w:sz w:val="24"/>
          <w:szCs w:val="24"/>
          <w:shd w:val="clear" w:color="auto" w:fill="F2F2F2" w:themeFill="background1" w:themeFillShade="F2"/>
          <w:lang w:eastAsia="ru-RU"/>
        </w:rPr>
        <w:t>dataCategory</w:t>
      </w:r>
      <w:r w:rsidRPr="006F56E5">
        <w:rPr>
          <w:rFonts w:ascii="Arial Narrow" w:eastAsia="Times New Roman" w:hAnsi="Arial Narrow" w:cs="Courier New"/>
          <w:sz w:val="24"/>
          <w:szCs w:val="24"/>
          <w:lang w:eastAsia="ru-RU"/>
        </w:rPr>
        <w:t>: #FACT,</w:t>
      </w:r>
    </w:p>
    <w:p w:rsidR="00FE2788" w:rsidRPr="006F56E5" w:rsidRDefault="00FE2788" w:rsidP="006F5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6F56E5">
        <w:rPr>
          <w:rFonts w:ascii="Arial Narrow" w:eastAsia="Times New Roman" w:hAnsi="Arial Narrow" w:cs="Courier New"/>
          <w:sz w:val="24"/>
          <w:szCs w:val="24"/>
          <w:lang w:eastAsia="ru-RU"/>
        </w:rPr>
        <w:t xml:space="preserve">  dataExtraction: {</w:t>
      </w:r>
    </w:p>
    <w:p w:rsidR="00FE2788" w:rsidRPr="006F56E5" w:rsidRDefault="00FE2788" w:rsidP="006F5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6F56E5">
        <w:rPr>
          <w:rFonts w:ascii="Arial Narrow" w:eastAsia="Times New Roman" w:hAnsi="Arial Narrow" w:cs="Courier New"/>
          <w:sz w:val="24"/>
          <w:szCs w:val="24"/>
          <w:lang w:eastAsia="ru-RU"/>
        </w:rPr>
        <w:tab/>
        <w:t>enabled: true,</w:t>
      </w:r>
    </w:p>
    <w:p w:rsidR="00FE2788" w:rsidRPr="006F56E5" w:rsidRDefault="00FE2788" w:rsidP="006F5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6F56E5">
        <w:rPr>
          <w:rFonts w:ascii="Arial Narrow" w:eastAsia="Times New Roman" w:hAnsi="Arial Narrow" w:cs="Courier New"/>
          <w:sz w:val="24"/>
          <w:szCs w:val="24"/>
          <w:lang w:eastAsia="ru-RU"/>
        </w:rPr>
        <w:tab/>
      </w:r>
      <w:r w:rsidRPr="00A1386D">
        <w:rPr>
          <w:rFonts w:ascii="Arial Narrow" w:eastAsia="Times New Roman" w:hAnsi="Arial Narrow" w:cs="Courier New"/>
          <w:i/>
          <w:color w:val="002060"/>
          <w:sz w:val="24"/>
          <w:szCs w:val="24"/>
          <w:shd w:val="clear" w:color="auto" w:fill="F2F2F2" w:themeFill="background1" w:themeFillShade="F2"/>
          <w:lang w:eastAsia="ru-RU"/>
        </w:rPr>
        <w:t>delta.byElement</w:t>
      </w:r>
      <w:r w:rsidRPr="006F56E5">
        <w:rPr>
          <w:rFonts w:ascii="Arial Narrow" w:eastAsia="Times New Roman" w:hAnsi="Arial Narrow" w:cs="Courier New"/>
          <w:sz w:val="24"/>
          <w:szCs w:val="24"/>
          <w:lang w:eastAsia="ru-RU"/>
        </w:rPr>
        <w:t xml:space="preserve"> : {</w:t>
      </w:r>
    </w:p>
    <w:p w:rsidR="00FE2788" w:rsidRPr="006F56E5" w:rsidRDefault="00FE2788" w:rsidP="006F5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6F56E5">
        <w:rPr>
          <w:rFonts w:ascii="Arial Narrow" w:eastAsia="Times New Roman" w:hAnsi="Arial Narrow" w:cs="Courier New"/>
          <w:sz w:val="24"/>
          <w:szCs w:val="24"/>
          <w:lang w:eastAsia="ru-RU"/>
        </w:rPr>
        <w:tab/>
        <w:t xml:space="preserve">  name: 'LastChangeDateTime',</w:t>
      </w:r>
    </w:p>
    <w:p w:rsidR="00FE2788" w:rsidRPr="006F56E5" w:rsidRDefault="00FE2788" w:rsidP="006F5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6F56E5">
        <w:rPr>
          <w:rFonts w:ascii="Arial Narrow" w:eastAsia="Times New Roman" w:hAnsi="Arial Narrow" w:cs="Courier New"/>
          <w:sz w:val="24"/>
          <w:szCs w:val="24"/>
          <w:lang w:eastAsia="ru-RU"/>
        </w:rPr>
        <w:tab/>
        <w:t xml:space="preserve">  </w:t>
      </w:r>
      <w:r w:rsidRPr="00A1386D">
        <w:rPr>
          <w:rFonts w:ascii="Arial Narrow" w:eastAsia="Times New Roman" w:hAnsi="Arial Narrow" w:cs="Courier New"/>
          <w:i/>
          <w:color w:val="385623" w:themeColor="accent6" w:themeShade="80"/>
          <w:sz w:val="24"/>
          <w:szCs w:val="24"/>
          <w:shd w:val="clear" w:color="auto" w:fill="F2F2F2" w:themeFill="background1" w:themeFillShade="F2"/>
          <w:lang w:eastAsia="ru-RU"/>
        </w:rPr>
        <w:t>maxDelayInSeconds</w:t>
      </w:r>
      <w:r w:rsidRPr="006F56E5">
        <w:rPr>
          <w:rFonts w:ascii="Arial Narrow" w:eastAsia="Times New Roman" w:hAnsi="Arial Narrow" w:cs="Courier New"/>
          <w:sz w:val="24"/>
          <w:szCs w:val="24"/>
          <w:lang w:eastAsia="ru-RU"/>
        </w:rPr>
        <w:t xml:space="preserve"> : 1800</w:t>
      </w:r>
    </w:p>
    <w:p w:rsidR="00FE2788" w:rsidRPr="006F56E5" w:rsidRDefault="00FE2788" w:rsidP="006F5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6F56E5">
        <w:rPr>
          <w:rFonts w:ascii="Arial Narrow" w:eastAsia="Times New Roman" w:hAnsi="Arial Narrow" w:cs="Courier New"/>
          <w:sz w:val="24"/>
          <w:szCs w:val="24"/>
          <w:lang w:eastAsia="ru-RU"/>
        </w:rPr>
        <w:tab/>
        <w:t xml:space="preserve">  }</w:t>
      </w:r>
    </w:p>
    <w:p w:rsidR="00FE2788" w:rsidRPr="006F56E5" w:rsidRDefault="00FE2788" w:rsidP="006F5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6F56E5">
        <w:rPr>
          <w:rFonts w:ascii="Arial Narrow" w:eastAsia="Times New Roman" w:hAnsi="Arial Narrow" w:cs="Courier New"/>
          <w:sz w:val="24"/>
          <w:szCs w:val="24"/>
          <w:lang w:eastAsia="ru-RU"/>
        </w:rPr>
        <w:tab/>
        <w:t>}</w:t>
      </w:r>
    </w:p>
    <w:p w:rsidR="00FE2788" w:rsidRDefault="00FE2788" w:rsidP="006F5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6F56E5">
        <w:rPr>
          <w:rFonts w:ascii="Arial Narrow" w:eastAsia="Times New Roman" w:hAnsi="Arial Narrow" w:cs="Courier New"/>
          <w:sz w:val="24"/>
          <w:szCs w:val="24"/>
          <w:lang w:eastAsia="ru-RU"/>
        </w:rPr>
        <w:t>}</w:t>
      </w:r>
    </w:p>
    <w:p w:rsidR="00A1386D" w:rsidRDefault="00A1386D" w:rsidP="006F5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p>
    <w:p w:rsidR="00A1386D" w:rsidRPr="00A1386D" w:rsidRDefault="00A1386D" w:rsidP="006F5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color w:val="002060"/>
          <w:spacing w:val="20"/>
          <w:sz w:val="24"/>
          <w:szCs w:val="24"/>
          <w:lang w:eastAsia="ru-RU"/>
        </w:rPr>
      </w:pPr>
      <w:r w:rsidRPr="00A1386D">
        <w:rPr>
          <w:rFonts w:ascii="Arial Narrow" w:eastAsia="Times New Roman" w:hAnsi="Arial Narrow" w:cs="Courier New"/>
          <w:color w:val="002060"/>
          <w:spacing w:val="20"/>
          <w:sz w:val="24"/>
          <w:szCs w:val="24"/>
          <w:lang w:eastAsia="ru-RU"/>
        </w:rPr>
        <w:t>Rem</w:t>
      </w:r>
    </w:p>
    <w:p w:rsidR="00A1386D" w:rsidRDefault="00A1386D" w:rsidP="006F5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hAnsi="Arial Narrow"/>
          <w:sz w:val="24"/>
          <w:szCs w:val="24"/>
        </w:rPr>
      </w:pPr>
      <w:r w:rsidRPr="00A1386D">
        <w:rPr>
          <w:rFonts w:ascii="Arial Narrow" w:hAnsi="Arial Narrow"/>
          <w:sz w:val="24"/>
          <w:szCs w:val="24"/>
        </w:rPr>
        <w:t xml:space="preserve">If you do not add </w:t>
      </w:r>
      <w:r w:rsidRPr="00A1386D">
        <w:rPr>
          <w:rFonts w:ascii="Arial Narrow" w:hAnsi="Arial Narrow" w:cs="Courier New"/>
          <w:sz w:val="24"/>
          <w:szCs w:val="24"/>
          <w:shd w:val="clear" w:color="auto" w:fill="F2F2F2" w:themeFill="background1" w:themeFillShade="F2"/>
        </w:rPr>
        <w:t>@Analytics.dataExtraction.delta.byElement.</w:t>
      </w:r>
      <w:r w:rsidRPr="00A1386D">
        <w:rPr>
          <w:rStyle w:val="a4"/>
          <w:rFonts w:ascii="Arial Narrow" w:hAnsi="Arial Narrow" w:cs="Courier New"/>
          <w:b w:val="0"/>
          <w:i/>
          <w:color w:val="385623" w:themeColor="accent6" w:themeShade="80"/>
          <w:sz w:val="24"/>
          <w:szCs w:val="24"/>
          <w:shd w:val="clear" w:color="auto" w:fill="F2F2F2" w:themeFill="background1" w:themeFillShade="F2"/>
        </w:rPr>
        <w:t>maxDelayInSeconds</w:t>
      </w:r>
      <w:r w:rsidRPr="00A1386D">
        <w:rPr>
          <w:rFonts w:ascii="Arial Narrow" w:hAnsi="Arial Narrow"/>
          <w:sz w:val="24"/>
          <w:szCs w:val="24"/>
        </w:rPr>
        <w:t xml:space="preserve"> annotation</w:t>
      </w:r>
      <w:r w:rsidR="00E14CCD">
        <w:rPr>
          <w:rFonts w:ascii="Arial Narrow" w:hAnsi="Arial Narrow"/>
          <w:sz w:val="24"/>
          <w:szCs w:val="24"/>
        </w:rPr>
        <w:t xml:space="preserve"> -</w:t>
      </w:r>
      <w:r w:rsidRPr="00A1386D">
        <w:rPr>
          <w:rFonts w:ascii="Arial Narrow" w:hAnsi="Arial Narrow"/>
          <w:sz w:val="24"/>
          <w:szCs w:val="24"/>
        </w:rPr>
        <w:t xml:space="preserve"> a default delay of 1800 seconds, i.e. half an hour, is applied.</w:t>
      </w:r>
    </w:p>
    <w:p w:rsidR="00A1386D" w:rsidRPr="00FE2788" w:rsidRDefault="00A1386D" w:rsidP="006F5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p>
    <w:p w:rsidR="00FE2788" w:rsidRPr="00FE2788" w:rsidRDefault="00FE2788" w:rsidP="006F56E5">
      <w:pPr>
        <w:spacing w:after="0" w:line="240" w:lineRule="auto"/>
        <w:ind w:firstLine="567"/>
        <w:jc w:val="both"/>
        <w:rPr>
          <w:rFonts w:ascii="Arial Narrow" w:eastAsia="Times New Roman" w:hAnsi="Arial Narrow" w:cs="Times New Roman"/>
          <w:sz w:val="24"/>
          <w:szCs w:val="24"/>
          <w:lang w:eastAsia="ru-RU"/>
        </w:rPr>
      </w:pPr>
      <w:r w:rsidRPr="00FE2788">
        <w:rPr>
          <w:rFonts w:ascii="Arial Narrow" w:eastAsia="Times New Roman" w:hAnsi="Arial Narrow" w:cs="Times New Roman"/>
          <w:color w:val="002060"/>
          <w:spacing w:val="20"/>
          <w:sz w:val="24"/>
          <w:szCs w:val="24"/>
          <w:shd w:val="clear" w:color="auto" w:fill="F2F2F2" w:themeFill="background1" w:themeFillShade="F2"/>
          <w:lang w:eastAsia="ru-RU"/>
        </w:rPr>
        <w:t xml:space="preserve">A record with a </w:t>
      </w:r>
      <w:r w:rsidRPr="00FE2788">
        <w:rPr>
          <w:rFonts w:ascii="Arial Narrow" w:eastAsia="Times New Roman" w:hAnsi="Arial Narrow" w:cs="Times New Roman"/>
          <w:i/>
          <w:color w:val="002060"/>
          <w:spacing w:val="20"/>
          <w:sz w:val="24"/>
          <w:szCs w:val="24"/>
          <w:shd w:val="clear" w:color="auto" w:fill="F2F2F2" w:themeFill="background1" w:themeFillShade="F2"/>
          <w:lang w:eastAsia="ru-RU"/>
        </w:rPr>
        <w:t>time stamp</w:t>
      </w:r>
      <w:r w:rsidRPr="00FE2788">
        <w:rPr>
          <w:rFonts w:ascii="Arial Narrow" w:eastAsia="Times New Roman" w:hAnsi="Arial Narrow" w:cs="Times New Roman"/>
          <w:color w:val="002060"/>
          <w:spacing w:val="20"/>
          <w:sz w:val="24"/>
          <w:szCs w:val="24"/>
          <w:shd w:val="clear" w:color="auto" w:fill="F2F2F2" w:themeFill="background1" w:themeFillShade="F2"/>
          <w:lang w:eastAsia="ru-RU"/>
        </w:rPr>
        <w:t xml:space="preserve"> falling in this time safety interval will be selected </w:t>
      </w:r>
      <w:r w:rsidRPr="00FE2788">
        <w:rPr>
          <w:rFonts w:ascii="Arial Narrow" w:eastAsia="Times New Roman" w:hAnsi="Arial Narrow" w:cs="Times New Roman"/>
          <w:i/>
          <w:color w:val="002060"/>
          <w:spacing w:val="20"/>
          <w:sz w:val="24"/>
          <w:szCs w:val="24"/>
          <w:shd w:val="clear" w:color="auto" w:fill="F2F2F2" w:themeFill="background1" w:themeFillShade="F2"/>
          <w:lang w:eastAsia="ru-RU"/>
        </w:rPr>
        <w:t>twice</w:t>
      </w:r>
      <w:r w:rsidRPr="00FE2788">
        <w:rPr>
          <w:rFonts w:ascii="Arial Narrow" w:eastAsia="Times New Roman" w:hAnsi="Arial Narrow" w:cs="Times New Roman"/>
          <w:color w:val="002060"/>
          <w:spacing w:val="20"/>
          <w:sz w:val="24"/>
          <w:szCs w:val="24"/>
          <w:shd w:val="clear" w:color="auto" w:fill="FFFFFF" w:themeFill="background1"/>
          <w:lang w:eastAsia="ru-RU"/>
        </w:rPr>
        <w:t xml:space="preserve"> </w:t>
      </w:r>
      <w:r w:rsidRPr="00FE2788">
        <w:rPr>
          <w:rFonts w:ascii="Arial Narrow" w:eastAsia="Times New Roman" w:hAnsi="Arial Narrow" w:cs="Times New Roman"/>
          <w:color w:val="000000" w:themeColor="text1"/>
          <w:sz w:val="24"/>
          <w:szCs w:val="24"/>
          <w:shd w:val="clear" w:color="auto" w:fill="FFFFFF" w:themeFill="background1"/>
          <w:lang w:eastAsia="ru-RU"/>
        </w:rPr>
        <w:t>from the CDS view</w:t>
      </w:r>
      <w:r w:rsidR="00A1386D">
        <w:rPr>
          <w:rFonts w:ascii="Arial Narrow" w:eastAsia="Times New Roman" w:hAnsi="Arial Narrow" w:cs="Times New Roman"/>
          <w:sz w:val="24"/>
          <w:szCs w:val="24"/>
          <w:lang w:eastAsia="ru-RU"/>
        </w:rPr>
        <w:t xml:space="preserve"> - o</w:t>
      </w:r>
      <w:r w:rsidRPr="00FE2788">
        <w:rPr>
          <w:rFonts w:ascii="Arial Narrow" w:eastAsia="Times New Roman" w:hAnsi="Arial Narrow" w:cs="Times New Roman"/>
          <w:sz w:val="24"/>
          <w:szCs w:val="24"/>
          <w:lang w:eastAsia="ru-RU"/>
        </w:rPr>
        <w:t>nce with extraction run 1 and once with extraction run 2.</w:t>
      </w:r>
    </w:p>
    <w:p w:rsidR="00FE2788" w:rsidRPr="0053706B" w:rsidRDefault="00FE2788" w:rsidP="00145A83">
      <w:pPr>
        <w:pStyle w:val="a6"/>
        <w:numPr>
          <w:ilvl w:val="0"/>
          <w:numId w:val="60"/>
        </w:numPr>
        <w:spacing w:after="0" w:line="240" w:lineRule="auto"/>
        <w:ind w:left="1134"/>
        <w:jc w:val="both"/>
        <w:rPr>
          <w:rFonts w:ascii="Arial Narrow" w:eastAsia="Times New Roman" w:hAnsi="Arial Narrow" w:cs="Times New Roman"/>
          <w:sz w:val="24"/>
          <w:szCs w:val="24"/>
          <w:lang w:eastAsia="ru-RU"/>
        </w:rPr>
      </w:pPr>
      <w:r w:rsidRPr="0053706B">
        <w:rPr>
          <w:rFonts w:ascii="Arial Narrow" w:eastAsia="Times New Roman" w:hAnsi="Arial Narrow" w:cs="Times New Roman"/>
          <w:sz w:val="24"/>
          <w:szCs w:val="24"/>
          <w:lang w:eastAsia="ru-RU"/>
        </w:rPr>
        <w:t xml:space="preserve">In the extraction </w:t>
      </w:r>
      <w:r w:rsidRPr="0053706B">
        <w:rPr>
          <w:rFonts w:ascii="Arial Narrow" w:eastAsia="Times New Roman" w:hAnsi="Arial Narrow" w:cs="Times New Roman"/>
          <w:b/>
          <w:i/>
          <w:sz w:val="24"/>
          <w:szCs w:val="24"/>
          <w:lang w:eastAsia="ru-RU"/>
        </w:rPr>
        <w:t>run 1</w:t>
      </w:r>
      <w:r w:rsidRPr="0053706B">
        <w:rPr>
          <w:rFonts w:ascii="Arial Narrow" w:eastAsia="Times New Roman" w:hAnsi="Arial Narrow" w:cs="Times New Roman"/>
          <w:sz w:val="24"/>
          <w:szCs w:val="24"/>
          <w:lang w:eastAsia="ru-RU"/>
        </w:rPr>
        <w:t xml:space="preserve"> records belonging to the time interval </w:t>
      </w:r>
      <w:r w:rsidRPr="0053706B">
        <w:rPr>
          <w:rFonts w:ascii="Arial Narrow" w:eastAsia="Times New Roman" w:hAnsi="Arial Narrow" w:cs="Times New Roman"/>
          <w:i/>
          <w:iCs/>
          <w:sz w:val="24"/>
          <w:szCs w:val="24"/>
          <w:shd w:val="clear" w:color="auto" w:fill="F2F2F2" w:themeFill="background1" w:themeFillShade="F2"/>
          <w:lang w:eastAsia="ru-RU"/>
        </w:rPr>
        <w:t>Start Timestamp of Extraction run 1 – maxDelayInseconds</w:t>
      </w:r>
      <w:r w:rsidRPr="0053706B">
        <w:rPr>
          <w:rFonts w:ascii="Arial Narrow" w:eastAsia="Times New Roman" w:hAnsi="Arial Narrow" w:cs="Times New Roman"/>
          <w:sz w:val="24"/>
          <w:szCs w:val="24"/>
          <w:lang w:eastAsia="ru-RU"/>
        </w:rPr>
        <w:t xml:space="preserve"> will be stored for later comparison.</w:t>
      </w:r>
    </w:p>
    <w:p w:rsidR="00FE2788" w:rsidRPr="005D3E91" w:rsidRDefault="00FE2788" w:rsidP="00145A83">
      <w:pPr>
        <w:pStyle w:val="a6"/>
        <w:numPr>
          <w:ilvl w:val="0"/>
          <w:numId w:val="60"/>
        </w:numPr>
        <w:spacing w:after="0" w:line="240" w:lineRule="auto"/>
        <w:ind w:left="1134"/>
        <w:jc w:val="both"/>
        <w:rPr>
          <w:rFonts w:ascii="Arial Narrow" w:eastAsia="Times New Roman" w:hAnsi="Arial Narrow" w:cs="Times New Roman"/>
          <w:sz w:val="24"/>
          <w:szCs w:val="24"/>
          <w:lang w:eastAsia="ru-RU"/>
        </w:rPr>
      </w:pPr>
      <w:r w:rsidRPr="005D3E91">
        <w:rPr>
          <w:rFonts w:ascii="Arial Narrow" w:eastAsia="Times New Roman" w:hAnsi="Arial Narrow" w:cs="Times New Roman"/>
          <w:sz w:val="24"/>
          <w:szCs w:val="24"/>
          <w:lang w:eastAsia="ru-RU"/>
        </w:rPr>
        <w:t xml:space="preserve">In subsequent extraction </w:t>
      </w:r>
      <w:r w:rsidRPr="005D3E91">
        <w:rPr>
          <w:rFonts w:ascii="Arial Narrow" w:eastAsia="Times New Roman" w:hAnsi="Arial Narrow" w:cs="Times New Roman"/>
          <w:b/>
          <w:i/>
          <w:sz w:val="24"/>
          <w:szCs w:val="24"/>
          <w:lang w:eastAsia="ru-RU"/>
        </w:rPr>
        <w:t>run 2</w:t>
      </w:r>
      <w:r w:rsidRPr="005D3E91">
        <w:rPr>
          <w:rFonts w:ascii="Arial Narrow" w:eastAsia="Times New Roman" w:hAnsi="Arial Narrow" w:cs="Times New Roman"/>
          <w:sz w:val="24"/>
          <w:szCs w:val="24"/>
          <w:lang w:eastAsia="ru-RU"/>
        </w:rPr>
        <w:t xml:space="preserve"> </w:t>
      </w:r>
      <w:r w:rsidR="00A1386D" w:rsidRPr="005D3E91">
        <w:rPr>
          <w:rFonts w:ascii="Arial Narrow" w:eastAsia="Times New Roman" w:hAnsi="Arial Narrow" w:cs="Times New Roman"/>
          <w:sz w:val="24"/>
          <w:szCs w:val="24"/>
          <w:lang w:eastAsia="ru-RU"/>
        </w:rPr>
        <w:t xml:space="preserve">- </w:t>
      </w:r>
      <w:r w:rsidRPr="005D3E91">
        <w:rPr>
          <w:rFonts w:ascii="Arial Narrow" w:eastAsia="Times New Roman" w:hAnsi="Arial Narrow" w:cs="Times New Roman"/>
          <w:sz w:val="24"/>
          <w:szCs w:val="24"/>
          <w:lang w:eastAsia="ru-RU"/>
        </w:rPr>
        <w:t>records belonging to this time interval will be selected again and compared against the formerly saved records/hashes of extraction run 1.</w:t>
      </w:r>
      <w:r w:rsidR="005D3E91">
        <w:rPr>
          <w:rFonts w:ascii="Arial Narrow" w:eastAsia="Times New Roman" w:hAnsi="Arial Narrow" w:cs="Times New Roman"/>
          <w:sz w:val="24"/>
          <w:szCs w:val="24"/>
          <w:lang w:eastAsia="ru-RU"/>
        </w:rPr>
        <w:t xml:space="preserve"> </w:t>
      </w:r>
      <w:r w:rsidRPr="00FE2788">
        <w:rPr>
          <w:rFonts w:ascii="Arial Narrow" w:eastAsia="Times New Roman" w:hAnsi="Arial Narrow" w:cs="Times New Roman"/>
          <w:sz w:val="24"/>
          <w:szCs w:val="24"/>
          <w:lang w:eastAsia="ru-RU"/>
        </w:rPr>
        <w:t xml:space="preserve">Only records with changed hashes belonging to the safety interval will be extracted again to reflect the changes in the target system. </w:t>
      </w:r>
    </w:p>
    <w:p w:rsidR="00A1386D" w:rsidRDefault="00A1386D" w:rsidP="006F56E5">
      <w:pPr>
        <w:spacing w:after="0" w:line="240" w:lineRule="auto"/>
        <w:ind w:firstLine="567"/>
        <w:jc w:val="both"/>
        <w:rPr>
          <w:rFonts w:ascii="Arial Narrow" w:eastAsia="Times New Roman" w:hAnsi="Arial Narrow" w:cs="Times New Roman"/>
          <w:sz w:val="24"/>
          <w:szCs w:val="24"/>
          <w:lang w:eastAsia="ru-RU"/>
        </w:rPr>
      </w:pPr>
    </w:p>
    <w:p w:rsidR="00E14CCD" w:rsidRPr="00E14CCD" w:rsidRDefault="00E14CCD" w:rsidP="00E14CCD">
      <w:pPr>
        <w:pStyle w:val="3"/>
        <w:shd w:val="clear" w:color="auto" w:fill="F2F2F2" w:themeFill="background1" w:themeFillShade="F2"/>
        <w:spacing w:before="0" w:line="240" w:lineRule="auto"/>
        <w:ind w:firstLine="567"/>
        <w:jc w:val="center"/>
        <w:rPr>
          <w:rFonts w:ascii="Arial Narrow" w:hAnsi="Arial Narrow"/>
          <w:color w:val="002060"/>
          <w:spacing w:val="20"/>
        </w:rPr>
      </w:pPr>
      <w:r w:rsidRPr="00E14CCD">
        <w:rPr>
          <w:rFonts w:ascii="Arial Narrow" w:hAnsi="Arial Narrow"/>
          <w:color w:val="002060"/>
          <w:spacing w:val="20"/>
        </w:rPr>
        <w:t>Detecting deletion records using the generic delta</w:t>
      </w:r>
    </w:p>
    <w:p w:rsidR="00E14CCD" w:rsidRDefault="00E14CCD" w:rsidP="00E14CCD">
      <w:pPr>
        <w:spacing w:after="0" w:line="240" w:lineRule="auto"/>
        <w:ind w:firstLine="567"/>
        <w:jc w:val="both"/>
        <w:rPr>
          <w:rFonts w:ascii="Arial Narrow" w:eastAsia="Times New Roman" w:hAnsi="Arial Narrow" w:cs="Times New Roman"/>
          <w:sz w:val="24"/>
          <w:szCs w:val="24"/>
          <w:lang w:eastAsia="ru-RU"/>
        </w:rPr>
      </w:pPr>
    </w:p>
    <w:p w:rsidR="00E14CCD" w:rsidRDefault="00E14CCD" w:rsidP="00E14CCD">
      <w:pPr>
        <w:spacing w:after="0" w:line="240" w:lineRule="auto"/>
        <w:ind w:firstLine="567"/>
        <w:jc w:val="both"/>
        <w:rPr>
          <w:rFonts w:ascii="Arial Narrow" w:eastAsia="Times New Roman" w:hAnsi="Arial Narrow" w:cs="Times New Roman"/>
          <w:sz w:val="24"/>
          <w:szCs w:val="24"/>
          <w:lang w:eastAsia="ru-RU"/>
        </w:rPr>
      </w:pPr>
      <w:r w:rsidRPr="00E14CCD">
        <w:rPr>
          <w:rFonts w:ascii="Arial Narrow" w:eastAsia="Times New Roman" w:hAnsi="Arial Narrow" w:cs="Times New Roman"/>
          <w:sz w:val="24"/>
          <w:szCs w:val="24"/>
          <w:lang w:eastAsia="ru-RU"/>
        </w:rPr>
        <w:t>With the annotations so far, you will get newly created records as well as updates to existing records, but no deletions. The annotation</w:t>
      </w:r>
      <w:r w:rsidR="00EB67C1">
        <w:rPr>
          <w:rFonts w:ascii="Arial Narrow" w:eastAsia="Times New Roman" w:hAnsi="Arial Narrow" w:cs="Times New Roman"/>
          <w:sz w:val="24"/>
          <w:szCs w:val="24"/>
          <w:lang w:eastAsia="ru-RU"/>
        </w:rPr>
        <w:t xml:space="preserve"> </w:t>
      </w:r>
      <w:r w:rsidRPr="00E14CCD">
        <w:rPr>
          <w:rFonts w:ascii="Arial Narrow" w:eastAsia="Times New Roman" w:hAnsi="Arial Narrow" w:cs="Courier New"/>
          <w:sz w:val="24"/>
          <w:szCs w:val="24"/>
          <w:shd w:val="clear" w:color="auto" w:fill="F2F2F2" w:themeFill="background1" w:themeFillShade="F2"/>
          <w:lang w:eastAsia="ru-RU"/>
        </w:rPr>
        <w:t>@Analytics.dataExtraction.delta.byElement.</w:t>
      </w:r>
      <w:r w:rsidRPr="00EB67C1">
        <w:rPr>
          <w:rFonts w:ascii="Arial Narrow" w:eastAsia="Times New Roman" w:hAnsi="Arial Narrow" w:cs="Courier New"/>
          <w:bCs/>
          <w:i/>
          <w:color w:val="385623" w:themeColor="accent6" w:themeShade="80"/>
          <w:sz w:val="24"/>
          <w:szCs w:val="24"/>
          <w:shd w:val="clear" w:color="auto" w:fill="F2F2F2" w:themeFill="background1" w:themeFillShade="F2"/>
          <w:lang w:eastAsia="ru-RU"/>
        </w:rPr>
        <w:t>detectDeletions</w:t>
      </w:r>
      <w:r w:rsidR="00EB67C1">
        <w:rPr>
          <w:rFonts w:ascii="Arial Narrow" w:eastAsia="Times New Roman" w:hAnsi="Arial Narrow" w:cs="Courier New"/>
          <w:b/>
          <w:bCs/>
          <w:sz w:val="24"/>
          <w:szCs w:val="24"/>
          <w:lang w:eastAsia="ru-RU"/>
        </w:rPr>
        <w:t xml:space="preserve"> </w:t>
      </w:r>
      <w:r w:rsidRPr="00E14CCD">
        <w:rPr>
          <w:rFonts w:ascii="Arial Narrow" w:eastAsia="Times New Roman" w:hAnsi="Arial Narrow" w:cs="Times New Roman"/>
          <w:sz w:val="24"/>
          <w:szCs w:val="24"/>
          <w:lang w:eastAsia="ru-RU"/>
        </w:rPr>
        <w:t>enables the view to detect deleted records as part of the generic delta mechanism.</w:t>
      </w:r>
    </w:p>
    <w:p w:rsidR="00EB67C1" w:rsidRPr="00E14CCD" w:rsidRDefault="00EB67C1" w:rsidP="00E14CCD">
      <w:pPr>
        <w:spacing w:after="0" w:line="240" w:lineRule="auto"/>
        <w:ind w:firstLine="567"/>
        <w:jc w:val="both"/>
        <w:rPr>
          <w:rFonts w:ascii="Arial Narrow" w:eastAsia="Times New Roman" w:hAnsi="Arial Narrow" w:cs="Times New Roman"/>
          <w:sz w:val="24"/>
          <w:szCs w:val="24"/>
          <w:lang w:eastAsia="ru-RU"/>
        </w:rPr>
      </w:pPr>
    </w:p>
    <w:p w:rsidR="00E14CCD" w:rsidRPr="00E14CCD" w:rsidRDefault="00E14CCD" w:rsidP="00E1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E14CCD">
        <w:rPr>
          <w:rFonts w:ascii="Arial Narrow" w:eastAsia="Times New Roman" w:hAnsi="Arial Narrow" w:cs="Courier New"/>
          <w:sz w:val="24"/>
          <w:szCs w:val="24"/>
          <w:lang w:eastAsia="ru-RU"/>
        </w:rPr>
        <w:t>@</w:t>
      </w:r>
      <w:r w:rsidRPr="00EB67C1">
        <w:rPr>
          <w:rFonts w:ascii="Arial Narrow" w:eastAsia="Times New Roman" w:hAnsi="Arial Narrow" w:cs="Courier New"/>
          <w:i/>
          <w:color w:val="002060"/>
          <w:sz w:val="24"/>
          <w:szCs w:val="24"/>
          <w:shd w:val="clear" w:color="auto" w:fill="F2F2F2" w:themeFill="background1" w:themeFillShade="F2"/>
          <w:lang w:eastAsia="ru-RU"/>
        </w:rPr>
        <w:t>Analytics</w:t>
      </w:r>
      <w:r w:rsidRPr="00E14CCD">
        <w:rPr>
          <w:rFonts w:ascii="Arial Narrow" w:eastAsia="Times New Roman" w:hAnsi="Arial Narrow" w:cs="Courier New"/>
          <w:sz w:val="24"/>
          <w:szCs w:val="24"/>
          <w:lang w:eastAsia="ru-RU"/>
        </w:rPr>
        <w:t>:{</w:t>
      </w:r>
    </w:p>
    <w:p w:rsidR="00E14CCD" w:rsidRPr="00E14CCD" w:rsidRDefault="00E14CCD" w:rsidP="00E1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E14CCD">
        <w:rPr>
          <w:rFonts w:ascii="Arial Narrow" w:eastAsia="Times New Roman" w:hAnsi="Arial Narrow" w:cs="Courier New"/>
          <w:sz w:val="24"/>
          <w:szCs w:val="24"/>
          <w:lang w:eastAsia="ru-RU"/>
        </w:rPr>
        <w:t xml:space="preserve">  </w:t>
      </w:r>
      <w:r w:rsidRPr="00EB67C1">
        <w:rPr>
          <w:rFonts w:ascii="Arial Narrow" w:eastAsia="Times New Roman" w:hAnsi="Arial Narrow" w:cs="Courier New"/>
          <w:i/>
          <w:color w:val="002060"/>
          <w:sz w:val="24"/>
          <w:szCs w:val="24"/>
          <w:shd w:val="clear" w:color="auto" w:fill="F2F2F2" w:themeFill="background1" w:themeFillShade="F2"/>
          <w:lang w:eastAsia="ru-RU"/>
        </w:rPr>
        <w:t>dataCategory</w:t>
      </w:r>
      <w:r w:rsidRPr="00E14CCD">
        <w:rPr>
          <w:rFonts w:ascii="Arial Narrow" w:eastAsia="Times New Roman" w:hAnsi="Arial Narrow" w:cs="Courier New"/>
          <w:sz w:val="24"/>
          <w:szCs w:val="24"/>
          <w:lang w:eastAsia="ru-RU"/>
        </w:rPr>
        <w:t>: #DIMENSION,</w:t>
      </w:r>
    </w:p>
    <w:p w:rsidR="00E14CCD" w:rsidRPr="00E14CCD" w:rsidRDefault="00E14CCD" w:rsidP="00E1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E14CCD">
        <w:rPr>
          <w:rFonts w:ascii="Arial Narrow" w:eastAsia="Times New Roman" w:hAnsi="Arial Narrow" w:cs="Courier New"/>
          <w:sz w:val="24"/>
          <w:szCs w:val="24"/>
          <w:lang w:eastAsia="ru-RU"/>
        </w:rPr>
        <w:t xml:space="preserve">  dataExtraction: {</w:t>
      </w:r>
    </w:p>
    <w:p w:rsidR="00E14CCD" w:rsidRPr="00E14CCD" w:rsidRDefault="00E14CCD" w:rsidP="00E1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E14CCD">
        <w:rPr>
          <w:rFonts w:ascii="Arial Narrow" w:eastAsia="Times New Roman" w:hAnsi="Arial Narrow" w:cs="Courier New"/>
          <w:sz w:val="24"/>
          <w:szCs w:val="24"/>
          <w:lang w:eastAsia="ru-RU"/>
        </w:rPr>
        <w:tab/>
        <w:t>enabled: true,</w:t>
      </w:r>
    </w:p>
    <w:p w:rsidR="00E14CCD" w:rsidRPr="00E14CCD" w:rsidRDefault="00E14CCD" w:rsidP="00E1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E14CCD">
        <w:rPr>
          <w:rFonts w:ascii="Arial Narrow" w:eastAsia="Times New Roman" w:hAnsi="Arial Narrow" w:cs="Courier New"/>
          <w:sz w:val="24"/>
          <w:szCs w:val="24"/>
          <w:lang w:eastAsia="ru-RU"/>
        </w:rPr>
        <w:tab/>
      </w:r>
      <w:r w:rsidRPr="00EB67C1">
        <w:rPr>
          <w:rFonts w:ascii="Arial Narrow" w:eastAsia="Times New Roman" w:hAnsi="Arial Narrow" w:cs="Courier New"/>
          <w:i/>
          <w:color w:val="002060"/>
          <w:sz w:val="24"/>
          <w:szCs w:val="24"/>
          <w:shd w:val="clear" w:color="auto" w:fill="F2F2F2" w:themeFill="background1" w:themeFillShade="F2"/>
          <w:lang w:eastAsia="ru-RU"/>
        </w:rPr>
        <w:t>delta.byElement</w:t>
      </w:r>
      <w:r w:rsidRPr="00EB67C1">
        <w:rPr>
          <w:rFonts w:ascii="Arial Narrow" w:eastAsia="Times New Roman" w:hAnsi="Arial Narrow" w:cs="Courier New"/>
          <w:color w:val="002060"/>
          <w:sz w:val="24"/>
          <w:szCs w:val="24"/>
          <w:lang w:eastAsia="ru-RU"/>
        </w:rPr>
        <w:t xml:space="preserve"> </w:t>
      </w:r>
      <w:r w:rsidRPr="00E14CCD">
        <w:rPr>
          <w:rFonts w:ascii="Arial Narrow" w:eastAsia="Times New Roman" w:hAnsi="Arial Narrow" w:cs="Courier New"/>
          <w:sz w:val="24"/>
          <w:szCs w:val="24"/>
          <w:lang w:eastAsia="ru-RU"/>
        </w:rPr>
        <w:t xml:space="preserve">: { name: 'LastChangeDateTime', </w:t>
      </w:r>
      <w:r w:rsidRPr="00EB67C1">
        <w:rPr>
          <w:rFonts w:ascii="Arial Narrow" w:eastAsia="Times New Roman" w:hAnsi="Arial Narrow" w:cs="Courier New"/>
          <w:i/>
          <w:color w:val="385623" w:themeColor="accent6" w:themeShade="80"/>
          <w:sz w:val="24"/>
          <w:szCs w:val="24"/>
          <w:shd w:val="clear" w:color="auto" w:fill="F2F2F2" w:themeFill="background1" w:themeFillShade="F2"/>
          <w:lang w:eastAsia="ru-RU"/>
        </w:rPr>
        <w:t>detectDeletions</w:t>
      </w:r>
      <w:r w:rsidRPr="00E14CCD">
        <w:rPr>
          <w:rFonts w:ascii="Arial Narrow" w:eastAsia="Times New Roman" w:hAnsi="Arial Narrow" w:cs="Courier New"/>
          <w:sz w:val="24"/>
          <w:szCs w:val="24"/>
          <w:lang w:eastAsia="ru-RU"/>
        </w:rPr>
        <w:t xml:space="preserve"> : true }</w:t>
      </w:r>
    </w:p>
    <w:p w:rsidR="00E14CCD" w:rsidRPr="00E14CCD" w:rsidRDefault="00E14CCD" w:rsidP="00E1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E14CCD">
        <w:rPr>
          <w:rFonts w:ascii="Arial Narrow" w:eastAsia="Times New Roman" w:hAnsi="Arial Narrow" w:cs="Courier New"/>
          <w:sz w:val="24"/>
          <w:szCs w:val="24"/>
          <w:lang w:eastAsia="ru-RU"/>
        </w:rPr>
        <w:tab/>
        <w:t>}</w:t>
      </w:r>
    </w:p>
    <w:p w:rsidR="00E14CCD" w:rsidRPr="00E14CCD" w:rsidRDefault="00E14CCD" w:rsidP="00E1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E14CCD">
        <w:rPr>
          <w:rFonts w:ascii="Arial Narrow" w:eastAsia="Times New Roman" w:hAnsi="Arial Narrow" w:cs="Courier New"/>
          <w:sz w:val="24"/>
          <w:szCs w:val="24"/>
          <w:lang w:eastAsia="ru-RU"/>
        </w:rPr>
        <w:t>}</w:t>
      </w:r>
    </w:p>
    <w:p w:rsidR="00E14CCD" w:rsidRPr="00E14CCD" w:rsidRDefault="00E14CCD" w:rsidP="00E14CCD">
      <w:pPr>
        <w:spacing w:after="0" w:line="240" w:lineRule="auto"/>
        <w:ind w:firstLine="567"/>
        <w:jc w:val="both"/>
        <w:rPr>
          <w:rFonts w:ascii="Arial Narrow" w:eastAsia="Times New Roman" w:hAnsi="Arial Narrow" w:cs="Times New Roman"/>
          <w:sz w:val="24"/>
          <w:szCs w:val="24"/>
          <w:lang w:eastAsia="ru-RU"/>
        </w:rPr>
      </w:pPr>
      <w:r w:rsidRPr="00E14CCD">
        <w:rPr>
          <w:rFonts w:ascii="Arial Narrow" w:eastAsia="Times New Roman" w:hAnsi="Arial Narrow" w:cs="Times New Roman"/>
          <w:sz w:val="24"/>
          <w:szCs w:val="24"/>
          <w:lang w:eastAsia="ru-RU"/>
        </w:rPr>
        <w:t xml:space="preserve">Including this annotation will store all record key combinations being extracted in a </w:t>
      </w:r>
      <w:r w:rsidRPr="00E14CCD">
        <w:rPr>
          <w:rFonts w:ascii="Arial Narrow" w:eastAsia="Times New Roman" w:hAnsi="Arial Narrow" w:cs="Times New Roman"/>
          <w:i/>
          <w:color w:val="002060"/>
          <w:sz w:val="24"/>
          <w:szCs w:val="24"/>
          <w:lang w:eastAsia="ru-RU"/>
        </w:rPr>
        <w:t>separate</w:t>
      </w:r>
      <w:r w:rsidRPr="00E14CCD">
        <w:rPr>
          <w:rFonts w:ascii="Arial Narrow" w:eastAsia="Times New Roman" w:hAnsi="Arial Narrow" w:cs="Times New Roman"/>
          <w:sz w:val="24"/>
          <w:szCs w:val="24"/>
          <w:lang w:eastAsia="ru-RU"/>
        </w:rPr>
        <w:t xml:space="preserve"> data storage.</w:t>
      </w:r>
    </w:p>
    <w:p w:rsidR="00E14CCD" w:rsidRPr="00E14CCD" w:rsidRDefault="00E14CCD" w:rsidP="00E14CCD">
      <w:pPr>
        <w:spacing w:after="0" w:line="240" w:lineRule="auto"/>
        <w:ind w:firstLine="567"/>
        <w:jc w:val="both"/>
        <w:rPr>
          <w:rFonts w:ascii="Arial Narrow" w:eastAsia="Times New Roman" w:hAnsi="Arial Narrow" w:cs="Times New Roman"/>
          <w:sz w:val="24"/>
          <w:szCs w:val="24"/>
          <w:lang w:eastAsia="ru-RU"/>
        </w:rPr>
      </w:pPr>
      <w:r w:rsidRPr="00E14CCD">
        <w:rPr>
          <w:rFonts w:ascii="Arial Narrow" w:eastAsia="Times New Roman" w:hAnsi="Arial Narrow" w:cs="Times New Roman"/>
          <w:sz w:val="24"/>
          <w:szCs w:val="24"/>
          <w:lang w:eastAsia="ru-RU"/>
        </w:rPr>
        <w:lastRenderedPageBreak/>
        <w:t xml:space="preserve">To identify deletions </w:t>
      </w:r>
      <w:r w:rsidRPr="0049140D">
        <w:rPr>
          <w:rFonts w:ascii="Arial Narrow" w:eastAsia="Times New Roman" w:hAnsi="Arial Narrow" w:cs="Times New Roman"/>
          <w:bCs/>
          <w:i/>
          <w:color w:val="002060"/>
          <w:sz w:val="24"/>
          <w:szCs w:val="24"/>
          <w:shd w:val="clear" w:color="auto" w:fill="F2F2F2" w:themeFill="background1" w:themeFillShade="F2"/>
          <w:lang w:eastAsia="ru-RU"/>
        </w:rPr>
        <w:t>all records</w:t>
      </w:r>
      <w:r w:rsidRPr="0049140D">
        <w:rPr>
          <w:rFonts w:ascii="Arial Narrow" w:eastAsia="Times New Roman" w:hAnsi="Arial Narrow" w:cs="Times New Roman"/>
          <w:b/>
          <w:bCs/>
          <w:color w:val="002060"/>
          <w:sz w:val="24"/>
          <w:szCs w:val="24"/>
          <w:shd w:val="clear" w:color="auto" w:fill="F2F2F2" w:themeFill="background1" w:themeFillShade="F2"/>
          <w:lang w:eastAsia="ru-RU"/>
        </w:rPr>
        <w:t xml:space="preserve"> </w:t>
      </w:r>
      <w:r w:rsidRPr="0049140D">
        <w:rPr>
          <w:rFonts w:ascii="Arial Narrow" w:eastAsia="Times New Roman" w:hAnsi="Arial Narrow" w:cs="Times New Roman"/>
          <w:bCs/>
          <w:sz w:val="24"/>
          <w:szCs w:val="24"/>
          <w:shd w:val="clear" w:color="auto" w:fill="F2F2F2" w:themeFill="background1" w:themeFillShade="F2"/>
          <w:lang w:eastAsia="ru-RU"/>
        </w:rPr>
        <w:t xml:space="preserve">of this </w:t>
      </w:r>
      <w:r w:rsidRPr="0049140D">
        <w:rPr>
          <w:rFonts w:ascii="Arial Narrow" w:eastAsia="Times New Roman" w:hAnsi="Arial Narrow" w:cs="Times New Roman"/>
          <w:bCs/>
          <w:i/>
          <w:color w:val="385623" w:themeColor="accent6" w:themeShade="80"/>
          <w:sz w:val="24"/>
          <w:szCs w:val="24"/>
          <w:shd w:val="clear" w:color="auto" w:fill="F2F2F2" w:themeFill="background1" w:themeFillShade="F2"/>
          <w:lang w:eastAsia="ru-RU"/>
        </w:rPr>
        <w:t>data storage</w:t>
      </w:r>
      <w:r w:rsidRPr="00E14CCD">
        <w:rPr>
          <w:rFonts w:ascii="Arial Narrow" w:eastAsia="Times New Roman" w:hAnsi="Arial Narrow" w:cs="Times New Roman"/>
          <w:color w:val="385623" w:themeColor="accent6" w:themeShade="80"/>
          <w:sz w:val="24"/>
          <w:szCs w:val="24"/>
          <w:lang w:eastAsia="ru-RU"/>
        </w:rPr>
        <w:t xml:space="preserve"> </w:t>
      </w:r>
      <w:r w:rsidRPr="00E14CCD">
        <w:rPr>
          <w:rFonts w:ascii="Arial Narrow" w:eastAsia="Times New Roman" w:hAnsi="Arial Narrow" w:cs="Times New Roman"/>
          <w:sz w:val="24"/>
          <w:szCs w:val="24"/>
          <w:lang w:eastAsia="ru-RU"/>
        </w:rPr>
        <w:t xml:space="preserve">are compared against </w:t>
      </w:r>
      <w:r w:rsidRPr="0049140D">
        <w:rPr>
          <w:rFonts w:ascii="Arial Narrow" w:eastAsia="Times New Roman" w:hAnsi="Arial Narrow" w:cs="Times New Roman"/>
          <w:bCs/>
          <w:i/>
          <w:color w:val="002060"/>
          <w:sz w:val="24"/>
          <w:szCs w:val="24"/>
          <w:shd w:val="clear" w:color="auto" w:fill="F2F2F2" w:themeFill="background1" w:themeFillShade="F2"/>
          <w:lang w:eastAsia="ru-RU"/>
        </w:rPr>
        <w:t>all records</w:t>
      </w:r>
      <w:r w:rsidRPr="0049140D">
        <w:rPr>
          <w:rFonts w:ascii="Arial Narrow" w:eastAsia="Times New Roman" w:hAnsi="Arial Narrow" w:cs="Times New Roman"/>
          <w:bCs/>
          <w:color w:val="002060"/>
          <w:sz w:val="24"/>
          <w:szCs w:val="24"/>
          <w:shd w:val="clear" w:color="auto" w:fill="F2F2F2" w:themeFill="background1" w:themeFillShade="F2"/>
          <w:lang w:eastAsia="ru-RU"/>
        </w:rPr>
        <w:t xml:space="preserve"> </w:t>
      </w:r>
      <w:r w:rsidRPr="0049140D">
        <w:rPr>
          <w:rFonts w:ascii="Arial Narrow" w:eastAsia="Times New Roman" w:hAnsi="Arial Narrow" w:cs="Times New Roman"/>
          <w:bCs/>
          <w:sz w:val="24"/>
          <w:szCs w:val="24"/>
          <w:shd w:val="clear" w:color="auto" w:fill="F2F2F2" w:themeFill="background1" w:themeFillShade="F2"/>
          <w:lang w:eastAsia="ru-RU"/>
        </w:rPr>
        <w:t xml:space="preserve">still available in the </w:t>
      </w:r>
      <w:r w:rsidRPr="0049140D">
        <w:rPr>
          <w:rFonts w:ascii="Arial Narrow" w:eastAsia="Times New Roman" w:hAnsi="Arial Narrow" w:cs="Times New Roman"/>
          <w:bCs/>
          <w:i/>
          <w:color w:val="385623" w:themeColor="accent6" w:themeShade="80"/>
          <w:sz w:val="24"/>
          <w:szCs w:val="24"/>
          <w:shd w:val="clear" w:color="auto" w:fill="F2F2F2" w:themeFill="background1" w:themeFillShade="F2"/>
          <w:lang w:eastAsia="ru-RU"/>
        </w:rPr>
        <w:t>CDS</w:t>
      </w:r>
      <w:r w:rsidRPr="00E14CCD">
        <w:rPr>
          <w:rFonts w:ascii="Arial Narrow" w:eastAsia="Times New Roman" w:hAnsi="Arial Narrow" w:cs="Times New Roman"/>
          <w:i/>
          <w:color w:val="385623" w:themeColor="accent6" w:themeShade="80"/>
          <w:sz w:val="24"/>
          <w:szCs w:val="24"/>
          <w:lang w:eastAsia="ru-RU"/>
        </w:rPr>
        <w:t xml:space="preserve"> view</w:t>
      </w:r>
      <w:r w:rsidRPr="00E14CCD">
        <w:rPr>
          <w:rFonts w:ascii="Arial Narrow" w:eastAsia="Times New Roman" w:hAnsi="Arial Narrow" w:cs="Times New Roman"/>
          <w:sz w:val="24"/>
          <w:szCs w:val="24"/>
          <w:lang w:eastAsia="ru-RU"/>
        </w:rPr>
        <w:t xml:space="preserve"> during each extraction run. </w:t>
      </w:r>
      <w:r w:rsidRPr="00E14CCD">
        <w:rPr>
          <w:rFonts w:ascii="Arial Narrow" w:eastAsia="Times New Roman" w:hAnsi="Arial Narrow" w:cs="Times New Roman"/>
          <w:sz w:val="24"/>
          <w:szCs w:val="24"/>
          <w:shd w:val="clear" w:color="auto" w:fill="F2F2F2" w:themeFill="background1" w:themeFillShade="F2"/>
          <w:lang w:eastAsia="ru-RU"/>
        </w:rPr>
        <w:t>Records not available in the view anymore are sent to the consuming clients as deletions.</w:t>
      </w:r>
    </w:p>
    <w:p w:rsidR="00E14CCD" w:rsidRPr="00E14CCD" w:rsidRDefault="00E14CCD" w:rsidP="00E14CCD">
      <w:pPr>
        <w:spacing w:after="0" w:line="240" w:lineRule="auto"/>
        <w:ind w:firstLine="567"/>
        <w:jc w:val="both"/>
        <w:rPr>
          <w:rFonts w:ascii="Arial Narrow" w:eastAsia="Times New Roman" w:hAnsi="Arial Narrow" w:cs="Times New Roman"/>
          <w:sz w:val="24"/>
          <w:szCs w:val="24"/>
          <w:lang w:eastAsia="ru-RU"/>
        </w:rPr>
      </w:pPr>
      <w:r w:rsidRPr="00E14CCD">
        <w:rPr>
          <w:rFonts w:ascii="Arial Narrow" w:eastAsia="Times New Roman" w:hAnsi="Arial Narrow" w:cs="Times New Roman"/>
          <w:sz w:val="24"/>
          <w:szCs w:val="24"/>
          <w:lang w:eastAsia="ru-RU"/>
        </w:rPr>
        <w:t xml:space="preserve">Needless to mention that this concept is only feasible for low level volumes of data </w:t>
      </w:r>
      <w:r w:rsidR="0049140D">
        <w:rPr>
          <w:rFonts w:ascii="Arial Narrow" w:eastAsia="Times New Roman" w:hAnsi="Arial Narrow" w:cs="Times New Roman"/>
          <w:sz w:val="24"/>
          <w:szCs w:val="24"/>
          <w:lang w:eastAsia="ru-RU"/>
        </w:rPr>
        <w:t>/</w:t>
      </w:r>
      <w:r w:rsidRPr="00E14CCD">
        <w:rPr>
          <w:rFonts w:ascii="Arial Narrow" w:eastAsia="Times New Roman" w:hAnsi="Arial Narrow" w:cs="Times New Roman"/>
          <w:sz w:val="24"/>
          <w:szCs w:val="24"/>
          <w:lang w:eastAsia="ru-RU"/>
        </w:rPr>
        <w:t>~&lt; 10</w:t>
      </w:r>
      <w:r w:rsidR="0049140D" w:rsidRPr="0049140D">
        <w:rPr>
          <w:rFonts w:ascii="Arial Narrow" w:eastAsia="Times New Roman" w:hAnsi="Arial Narrow" w:cs="Times New Roman"/>
          <w:sz w:val="24"/>
          <w:szCs w:val="24"/>
          <w:vertAlign w:val="superscript"/>
          <w:lang w:eastAsia="ru-RU"/>
        </w:rPr>
        <w:t>-6</w:t>
      </w:r>
      <w:r w:rsidRPr="00E14CCD">
        <w:rPr>
          <w:rFonts w:ascii="Arial Narrow" w:eastAsia="Times New Roman" w:hAnsi="Arial Narrow" w:cs="Times New Roman"/>
          <w:sz w:val="24"/>
          <w:szCs w:val="24"/>
          <w:lang w:eastAsia="ru-RU"/>
        </w:rPr>
        <w:t xml:space="preserve"> data records</w:t>
      </w:r>
      <w:r w:rsidR="0049140D">
        <w:rPr>
          <w:rFonts w:ascii="Arial Narrow" w:eastAsia="Times New Roman" w:hAnsi="Arial Narrow" w:cs="Times New Roman"/>
          <w:sz w:val="24"/>
          <w:szCs w:val="24"/>
          <w:lang w:eastAsia="ru-RU"/>
        </w:rPr>
        <w:t>/</w:t>
      </w:r>
      <w:r w:rsidRPr="00E14CCD">
        <w:rPr>
          <w:rFonts w:ascii="Arial Narrow" w:eastAsia="Times New Roman" w:hAnsi="Arial Narrow" w:cs="Times New Roman"/>
          <w:sz w:val="24"/>
          <w:szCs w:val="24"/>
          <w:lang w:eastAsia="ru-RU"/>
        </w:rPr>
        <w:t xml:space="preserve"> </w:t>
      </w:r>
      <w:r w:rsidR="0049140D">
        <w:rPr>
          <w:rFonts w:ascii="Arial Narrow" w:eastAsia="Times New Roman" w:hAnsi="Arial Narrow" w:cs="Times New Roman"/>
          <w:sz w:val="24"/>
          <w:szCs w:val="24"/>
          <w:lang w:eastAsia="ru-RU"/>
        </w:rPr>
        <w:sym w:font="Symbol" w:char="F0DE"/>
      </w:r>
      <w:r w:rsidRPr="00E14CCD">
        <w:rPr>
          <w:rFonts w:ascii="Arial Narrow" w:eastAsia="Times New Roman" w:hAnsi="Arial Narrow" w:cs="Times New Roman"/>
          <w:sz w:val="24"/>
          <w:szCs w:val="24"/>
          <w:lang w:eastAsia="ru-RU"/>
        </w:rPr>
        <w:t xml:space="preserve"> this mechanism is mainly applicable for small master data and text extractions.</w:t>
      </w:r>
    </w:p>
    <w:p w:rsidR="00E14CCD" w:rsidRPr="00E14CCD" w:rsidRDefault="00E14CCD" w:rsidP="00E14CCD">
      <w:pPr>
        <w:spacing w:after="0" w:line="240" w:lineRule="auto"/>
        <w:ind w:firstLine="567"/>
        <w:jc w:val="both"/>
        <w:rPr>
          <w:rFonts w:ascii="Arial Narrow" w:eastAsia="Times New Roman" w:hAnsi="Arial Narrow" w:cs="Times New Roman"/>
          <w:sz w:val="24"/>
          <w:szCs w:val="24"/>
          <w:lang w:eastAsia="ru-RU"/>
        </w:rPr>
      </w:pPr>
      <w:r w:rsidRPr="00E14CCD">
        <w:rPr>
          <w:rFonts w:ascii="Arial Narrow" w:eastAsia="Times New Roman" w:hAnsi="Arial Narrow" w:cs="Times New Roman"/>
          <w:sz w:val="24"/>
          <w:szCs w:val="24"/>
          <w:lang w:eastAsia="ru-RU"/>
        </w:rPr>
        <w:t>The annotation</w:t>
      </w:r>
      <w:r w:rsidR="0049140D">
        <w:rPr>
          <w:rFonts w:ascii="Arial Narrow" w:eastAsia="Times New Roman" w:hAnsi="Arial Narrow" w:cs="Times New Roman"/>
          <w:sz w:val="24"/>
          <w:szCs w:val="24"/>
          <w:lang w:eastAsia="ru-RU"/>
        </w:rPr>
        <w:t xml:space="preserve"> </w:t>
      </w:r>
      <w:r w:rsidRPr="00E14CCD">
        <w:rPr>
          <w:rFonts w:ascii="Arial Narrow" w:eastAsia="Times New Roman" w:hAnsi="Arial Narrow" w:cs="Courier New"/>
          <w:sz w:val="24"/>
          <w:szCs w:val="24"/>
          <w:shd w:val="clear" w:color="auto" w:fill="F2F2F2" w:themeFill="background1" w:themeFillShade="F2"/>
          <w:lang w:eastAsia="ru-RU"/>
        </w:rPr>
        <w:t>@Analytics.dataExtraction.delta.byElement.</w:t>
      </w:r>
      <w:r w:rsidRPr="0049140D">
        <w:rPr>
          <w:rFonts w:ascii="Arial Narrow" w:eastAsia="Times New Roman" w:hAnsi="Arial Narrow" w:cs="Courier New"/>
          <w:bCs/>
          <w:i/>
          <w:color w:val="385623" w:themeColor="accent6" w:themeShade="80"/>
          <w:sz w:val="24"/>
          <w:szCs w:val="24"/>
          <w:shd w:val="clear" w:color="auto" w:fill="F2F2F2" w:themeFill="background1" w:themeFillShade="F2"/>
          <w:lang w:eastAsia="ru-RU"/>
        </w:rPr>
        <w:t>ignoreDeletionAfterDays</w:t>
      </w:r>
      <w:r w:rsidR="0049140D" w:rsidRPr="0049140D">
        <w:rPr>
          <w:rFonts w:ascii="Arial Narrow" w:eastAsia="Times New Roman" w:hAnsi="Arial Narrow" w:cs="Courier New"/>
          <w:bCs/>
          <w:i/>
          <w:color w:val="385623" w:themeColor="accent6" w:themeShade="80"/>
          <w:sz w:val="24"/>
          <w:szCs w:val="24"/>
          <w:shd w:val="clear" w:color="auto" w:fill="FFFFFF" w:themeFill="background1"/>
          <w:lang w:eastAsia="ru-RU"/>
        </w:rPr>
        <w:t xml:space="preserve"> </w:t>
      </w:r>
      <w:r w:rsidRPr="00E14CCD">
        <w:rPr>
          <w:rFonts w:ascii="Arial Narrow" w:eastAsia="Times New Roman" w:hAnsi="Arial Narrow" w:cs="Times New Roman"/>
          <w:sz w:val="24"/>
          <w:szCs w:val="24"/>
          <w:lang w:eastAsia="ru-RU"/>
        </w:rPr>
        <w:t xml:space="preserve">can be used to reduce the </w:t>
      </w:r>
      <w:r w:rsidRPr="00E14CCD">
        <w:rPr>
          <w:rFonts w:ascii="Arial Narrow" w:eastAsia="Times New Roman" w:hAnsi="Arial Narrow" w:cs="Times New Roman"/>
          <w:i/>
          <w:color w:val="002060"/>
          <w:sz w:val="24"/>
          <w:szCs w:val="24"/>
          <w:lang w:eastAsia="ru-RU"/>
        </w:rPr>
        <w:t>time frame</w:t>
      </w:r>
      <w:r w:rsidRPr="00E14CCD">
        <w:rPr>
          <w:rFonts w:ascii="Arial Narrow" w:eastAsia="Times New Roman" w:hAnsi="Arial Narrow" w:cs="Times New Roman"/>
          <w:color w:val="002060"/>
          <w:sz w:val="24"/>
          <w:szCs w:val="24"/>
          <w:lang w:eastAsia="ru-RU"/>
        </w:rPr>
        <w:t xml:space="preserve"> </w:t>
      </w:r>
      <w:r w:rsidRPr="00E14CCD">
        <w:rPr>
          <w:rFonts w:ascii="Arial Narrow" w:eastAsia="Times New Roman" w:hAnsi="Arial Narrow" w:cs="Times New Roman"/>
          <w:sz w:val="24"/>
          <w:szCs w:val="24"/>
          <w:lang w:eastAsia="ru-RU"/>
        </w:rPr>
        <w:t>of which records are considered for the deletion comparison. </w:t>
      </w:r>
    </w:p>
    <w:p w:rsidR="0049140D" w:rsidRDefault="0049140D" w:rsidP="00E1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p>
    <w:p w:rsidR="00E14CCD" w:rsidRPr="00E14CCD" w:rsidRDefault="00E14CCD" w:rsidP="00E1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E14CCD">
        <w:rPr>
          <w:rFonts w:ascii="Arial Narrow" w:eastAsia="Times New Roman" w:hAnsi="Arial Narrow" w:cs="Courier New"/>
          <w:sz w:val="24"/>
          <w:szCs w:val="24"/>
          <w:lang w:eastAsia="ru-RU"/>
        </w:rPr>
        <w:t>@</w:t>
      </w:r>
      <w:r w:rsidRPr="0049140D">
        <w:rPr>
          <w:rFonts w:ascii="Arial Narrow" w:eastAsia="Times New Roman" w:hAnsi="Arial Narrow" w:cs="Courier New"/>
          <w:i/>
          <w:color w:val="002060"/>
          <w:sz w:val="24"/>
          <w:szCs w:val="24"/>
          <w:shd w:val="clear" w:color="auto" w:fill="F2F2F2" w:themeFill="background1" w:themeFillShade="F2"/>
          <w:lang w:eastAsia="ru-RU"/>
        </w:rPr>
        <w:t>Analytics</w:t>
      </w:r>
      <w:r w:rsidRPr="00E14CCD">
        <w:rPr>
          <w:rFonts w:ascii="Arial Narrow" w:eastAsia="Times New Roman" w:hAnsi="Arial Narrow" w:cs="Courier New"/>
          <w:sz w:val="24"/>
          <w:szCs w:val="24"/>
          <w:lang w:eastAsia="ru-RU"/>
        </w:rPr>
        <w:t>:{</w:t>
      </w:r>
    </w:p>
    <w:p w:rsidR="00E14CCD" w:rsidRPr="00E14CCD" w:rsidRDefault="00E14CCD" w:rsidP="00E1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E14CCD">
        <w:rPr>
          <w:rFonts w:ascii="Arial Narrow" w:eastAsia="Times New Roman" w:hAnsi="Arial Narrow" w:cs="Courier New"/>
          <w:sz w:val="24"/>
          <w:szCs w:val="24"/>
          <w:lang w:eastAsia="ru-RU"/>
        </w:rPr>
        <w:t xml:space="preserve">  </w:t>
      </w:r>
      <w:r w:rsidRPr="0049140D">
        <w:rPr>
          <w:rFonts w:ascii="Arial Narrow" w:eastAsia="Times New Roman" w:hAnsi="Arial Narrow" w:cs="Courier New"/>
          <w:i/>
          <w:color w:val="002060"/>
          <w:sz w:val="24"/>
          <w:szCs w:val="24"/>
          <w:shd w:val="clear" w:color="auto" w:fill="F2F2F2" w:themeFill="background1" w:themeFillShade="F2"/>
          <w:lang w:eastAsia="ru-RU"/>
        </w:rPr>
        <w:t>dataCategory</w:t>
      </w:r>
      <w:r w:rsidRPr="00E14CCD">
        <w:rPr>
          <w:rFonts w:ascii="Arial Narrow" w:eastAsia="Times New Roman" w:hAnsi="Arial Narrow" w:cs="Courier New"/>
          <w:sz w:val="24"/>
          <w:szCs w:val="24"/>
          <w:lang w:eastAsia="ru-RU"/>
        </w:rPr>
        <w:t>: #DIMENSION,</w:t>
      </w:r>
    </w:p>
    <w:p w:rsidR="00E14CCD" w:rsidRPr="00E14CCD" w:rsidRDefault="00E14CCD" w:rsidP="00E1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E14CCD">
        <w:rPr>
          <w:rFonts w:ascii="Arial Narrow" w:eastAsia="Times New Roman" w:hAnsi="Arial Narrow" w:cs="Courier New"/>
          <w:sz w:val="24"/>
          <w:szCs w:val="24"/>
          <w:lang w:eastAsia="ru-RU"/>
        </w:rPr>
        <w:t xml:space="preserve">  dataExtraction: {</w:t>
      </w:r>
    </w:p>
    <w:p w:rsidR="00E14CCD" w:rsidRPr="00E14CCD" w:rsidRDefault="00E14CCD" w:rsidP="00E1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E14CCD">
        <w:rPr>
          <w:rFonts w:ascii="Arial Narrow" w:eastAsia="Times New Roman" w:hAnsi="Arial Narrow" w:cs="Courier New"/>
          <w:sz w:val="24"/>
          <w:szCs w:val="24"/>
          <w:lang w:eastAsia="ru-RU"/>
        </w:rPr>
        <w:tab/>
        <w:t>enabled: true,</w:t>
      </w:r>
    </w:p>
    <w:p w:rsidR="00E14CCD" w:rsidRPr="0049140D" w:rsidRDefault="00E14CCD" w:rsidP="00E1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E14CCD">
        <w:rPr>
          <w:rFonts w:ascii="Arial Narrow" w:eastAsia="Times New Roman" w:hAnsi="Arial Narrow" w:cs="Courier New"/>
          <w:sz w:val="24"/>
          <w:szCs w:val="24"/>
          <w:lang w:eastAsia="ru-RU"/>
        </w:rPr>
        <w:tab/>
      </w:r>
      <w:r w:rsidRPr="0049140D">
        <w:rPr>
          <w:rFonts w:ascii="Arial Narrow" w:eastAsia="Times New Roman" w:hAnsi="Arial Narrow" w:cs="Courier New"/>
          <w:i/>
          <w:color w:val="002060"/>
          <w:sz w:val="24"/>
          <w:szCs w:val="24"/>
          <w:shd w:val="clear" w:color="auto" w:fill="F2F2F2" w:themeFill="background1" w:themeFillShade="F2"/>
          <w:lang w:eastAsia="ru-RU"/>
        </w:rPr>
        <w:t>delta.byElement</w:t>
      </w:r>
      <w:r w:rsidRPr="00E14CCD">
        <w:rPr>
          <w:rFonts w:ascii="Arial Narrow" w:eastAsia="Times New Roman" w:hAnsi="Arial Narrow" w:cs="Courier New"/>
          <w:sz w:val="24"/>
          <w:szCs w:val="24"/>
          <w:lang w:eastAsia="ru-RU"/>
        </w:rPr>
        <w:t xml:space="preserve"> : {name: 'LastChangeDateTime', </w:t>
      </w:r>
      <w:r w:rsidRPr="0049140D">
        <w:rPr>
          <w:rFonts w:ascii="Arial Narrow" w:eastAsia="Times New Roman" w:hAnsi="Arial Narrow" w:cs="Courier New"/>
          <w:i/>
          <w:color w:val="002060"/>
          <w:sz w:val="24"/>
          <w:szCs w:val="24"/>
          <w:shd w:val="clear" w:color="auto" w:fill="F2F2F2" w:themeFill="background1" w:themeFillShade="F2"/>
          <w:lang w:eastAsia="ru-RU"/>
        </w:rPr>
        <w:t>detectDeletions</w:t>
      </w:r>
      <w:r w:rsidRPr="00E14CCD">
        <w:rPr>
          <w:rFonts w:ascii="Arial Narrow" w:eastAsia="Times New Roman" w:hAnsi="Arial Narrow" w:cs="Courier New"/>
          <w:sz w:val="24"/>
          <w:szCs w:val="24"/>
          <w:lang w:eastAsia="ru-RU"/>
        </w:rPr>
        <w:t xml:space="preserve"> : true,  </w:t>
      </w:r>
      <w:r w:rsidRPr="0049140D">
        <w:rPr>
          <w:rFonts w:ascii="Arial Narrow" w:eastAsia="Times New Roman" w:hAnsi="Arial Narrow" w:cs="Courier New"/>
          <w:i/>
          <w:color w:val="385623" w:themeColor="accent6" w:themeShade="80"/>
          <w:sz w:val="24"/>
          <w:szCs w:val="24"/>
          <w:shd w:val="clear" w:color="auto" w:fill="F2F2F2" w:themeFill="background1" w:themeFillShade="F2"/>
          <w:lang w:eastAsia="ru-RU"/>
        </w:rPr>
        <w:t>ignoreDeletionAfterDays</w:t>
      </w:r>
      <w:r w:rsidRPr="0049140D">
        <w:rPr>
          <w:rFonts w:ascii="Arial Narrow" w:eastAsia="Times New Roman" w:hAnsi="Arial Narrow" w:cs="Courier New"/>
          <w:sz w:val="24"/>
          <w:szCs w:val="24"/>
          <w:lang w:eastAsia="ru-RU"/>
        </w:rPr>
        <w:t xml:space="preserve"> : '365'}</w:t>
      </w:r>
    </w:p>
    <w:p w:rsidR="00E14CCD" w:rsidRPr="0049140D" w:rsidRDefault="00E14CCD" w:rsidP="00E1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49140D">
        <w:rPr>
          <w:rFonts w:ascii="Arial Narrow" w:eastAsia="Times New Roman" w:hAnsi="Arial Narrow" w:cs="Courier New"/>
          <w:sz w:val="24"/>
          <w:szCs w:val="24"/>
          <w:lang w:eastAsia="ru-RU"/>
        </w:rPr>
        <w:tab/>
        <w:t>}</w:t>
      </w:r>
    </w:p>
    <w:p w:rsidR="00E14CCD" w:rsidRPr="00E14CCD" w:rsidRDefault="00E14CCD" w:rsidP="00E14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49140D">
        <w:rPr>
          <w:rFonts w:ascii="Arial Narrow" w:eastAsia="Times New Roman" w:hAnsi="Arial Narrow" w:cs="Courier New"/>
          <w:sz w:val="24"/>
          <w:szCs w:val="24"/>
          <w:lang w:eastAsia="ru-RU"/>
        </w:rPr>
        <w:t>}</w:t>
      </w:r>
    </w:p>
    <w:p w:rsidR="00A1386D" w:rsidRDefault="00A1386D" w:rsidP="00E14CCD">
      <w:pPr>
        <w:spacing w:after="0" w:line="240" w:lineRule="auto"/>
        <w:ind w:firstLine="567"/>
        <w:jc w:val="both"/>
        <w:rPr>
          <w:rFonts w:ascii="Arial Narrow" w:eastAsia="Times New Roman" w:hAnsi="Arial Narrow" w:cs="Times New Roman"/>
          <w:sz w:val="24"/>
          <w:szCs w:val="24"/>
          <w:lang w:eastAsia="ru-RU"/>
        </w:rPr>
      </w:pPr>
    </w:p>
    <w:p w:rsidR="00AB77EB" w:rsidRPr="00AB77EB" w:rsidRDefault="00AB77EB" w:rsidP="00AB77EB">
      <w:pPr>
        <w:pStyle w:val="3"/>
        <w:shd w:val="clear" w:color="auto" w:fill="F2F2F2" w:themeFill="background1" w:themeFillShade="F2"/>
        <w:spacing w:before="0" w:line="240" w:lineRule="auto"/>
        <w:ind w:firstLine="567"/>
        <w:jc w:val="both"/>
        <w:rPr>
          <w:rFonts w:ascii="Arial Narrow" w:hAnsi="Arial Narrow"/>
          <w:color w:val="002060"/>
          <w:spacing w:val="20"/>
        </w:rPr>
      </w:pPr>
      <w:r w:rsidRPr="00AB77EB">
        <w:rPr>
          <w:rFonts w:ascii="Arial Narrow" w:hAnsi="Arial Narrow"/>
          <w:color w:val="002060"/>
          <w:spacing w:val="20"/>
        </w:rPr>
        <w:t>Miscellaneous facts for Generic Delta</w:t>
      </w:r>
    </w:p>
    <w:p w:rsidR="00AB77EB" w:rsidRPr="00AB77EB" w:rsidRDefault="00AB77EB" w:rsidP="00145A83">
      <w:pPr>
        <w:numPr>
          <w:ilvl w:val="0"/>
          <w:numId w:val="61"/>
        </w:numPr>
        <w:tabs>
          <w:tab w:val="clear" w:pos="720"/>
          <w:tab w:val="num" w:pos="1134"/>
        </w:tabs>
        <w:spacing w:after="0" w:line="240" w:lineRule="auto"/>
        <w:ind w:left="1134"/>
        <w:jc w:val="both"/>
        <w:rPr>
          <w:rFonts w:ascii="Arial Narrow" w:hAnsi="Arial Narrow"/>
          <w:sz w:val="24"/>
          <w:szCs w:val="24"/>
        </w:rPr>
      </w:pPr>
      <w:r w:rsidRPr="00AB77EB">
        <w:rPr>
          <w:rFonts w:ascii="Arial Narrow" w:hAnsi="Arial Narrow"/>
          <w:sz w:val="24"/>
          <w:szCs w:val="24"/>
        </w:rPr>
        <w:t xml:space="preserve">Data records with an </w:t>
      </w:r>
      <w:r w:rsidRPr="00AB77EB">
        <w:rPr>
          <w:rFonts w:ascii="Arial Narrow" w:hAnsi="Arial Narrow"/>
          <w:b/>
          <w:i/>
          <w:color w:val="000000" w:themeColor="text1"/>
          <w:sz w:val="24"/>
          <w:szCs w:val="24"/>
          <w:shd w:val="clear" w:color="auto" w:fill="FFFFFF" w:themeFill="background1"/>
        </w:rPr>
        <w:t>empty</w:t>
      </w:r>
      <w:r w:rsidRPr="00AB77EB">
        <w:rPr>
          <w:rFonts w:ascii="Arial Narrow" w:hAnsi="Arial Narrow"/>
          <w:color w:val="002060"/>
          <w:sz w:val="24"/>
          <w:szCs w:val="24"/>
          <w:shd w:val="clear" w:color="auto" w:fill="FFFFFF" w:themeFill="background1"/>
        </w:rPr>
        <w:t xml:space="preserve"> </w:t>
      </w:r>
      <w:r w:rsidRPr="00AB77EB">
        <w:rPr>
          <w:rStyle w:val="a5"/>
          <w:rFonts w:ascii="Arial Narrow" w:hAnsi="Arial Narrow"/>
          <w:color w:val="002060"/>
          <w:sz w:val="24"/>
          <w:szCs w:val="24"/>
          <w:shd w:val="clear" w:color="auto" w:fill="FFFFFF" w:themeFill="background1"/>
        </w:rPr>
        <w:t>ChangeDate</w:t>
      </w:r>
      <w:r w:rsidRPr="00AB77EB">
        <w:rPr>
          <w:rFonts w:ascii="Arial Narrow" w:hAnsi="Arial Narrow"/>
          <w:sz w:val="24"/>
          <w:szCs w:val="24"/>
        </w:rPr>
        <w:t xml:space="preserve"> are only extracted during a </w:t>
      </w:r>
      <w:r w:rsidRPr="00AB77EB">
        <w:rPr>
          <w:rFonts w:ascii="Arial Narrow" w:hAnsi="Arial Narrow"/>
          <w:i/>
          <w:color w:val="002060"/>
          <w:sz w:val="24"/>
          <w:szCs w:val="24"/>
        </w:rPr>
        <w:t>Delta Init with data</w:t>
      </w:r>
      <w:r w:rsidRPr="00AB77EB">
        <w:rPr>
          <w:rFonts w:ascii="Arial Narrow" w:hAnsi="Arial Narrow"/>
          <w:sz w:val="24"/>
          <w:szCs w:val="24"/>
        </w:rPr>
        <w:t>.</w:t>
      </w:r>
    </w:p>
    <w:p w:rsidR="00AB77EB" w:rsidRPr="00AB77EB" w:rsidRDefault="00AB77EB" w:rsidP="00AB77EB">
      <w:pPr>
        <w:spacing w:after="0" w:line="240" w:lineRule="auto"/>
        <w:ind w:left="1134"/>
        <w:jc w:val="both"/>
        <w:rPr>
          <w:rFonts w:ascii="Arial Narrow" w:hAnsi="Arial Narrow"/>
          <w:sz w:val="24"/>
          <w:szCs w:val="24"/>
        </w:rPr>
      </w:pPr>
      <w:r w:rsidRPr="00AB77EB">
        <w:rPr>
          <w:rFonts w:ascii="Arial Narrow" w:hAnsi="Arial Narrow"/>
          <w:sz w:val="24"/>
          <w:szCs w:val="24"/>
        </w:rPr>
        <w:t xml:space="preserve">After the “Delta Init with data” has run, newly created records having an empty </w:t>
      </w:r>
      <w:r w:rsidRPr="00AB77EB">
        <w:rPr>
          <w:rStyle w:val="a5"/>
          <w:rFonts w:ascii="Arial Narrow" w:hAnsi="Arial Narrow"/>
          <w:sz w:val="24"/>
          <w:szCs w:val="24"/>
        </w:rPr>
        <w:t>ChangeDate</w:t>
      </w:r>
      <w:r w:rsidRPr="00AB77EB">
        <w:rPr>
          <w:rFonts w:ascii="Arial Narrow" w:hAnsi="Arial Narrow"/>
          <w:sz w:val="24"/>
          <w:szCs w:val="24"/>
        </w:rPr>
        <w:t xml:space="preserve"> field will not be extracted anymore during further delta requests. </w:t>
      </w:r>
    </w:p>
    <w:p w:rsidR="00AB77EB" w:rsidRPr="00AB77EB" w:rsidRDefault="00AB77EB" w:rsidP="00145A83">
      <w:pPr>
        <w:numPr>
          <w:ilvl w:val="0"/>
          <w:numId w:val="61"/>
        </w:numPr>
        <w:tabs>
          <w:tab w:val="clear" w:pos="720"/>
          <w:tab w:val="num" w:pos="1134"/>
        </w:tabs>
        <w:spacing w:after="0" w:line="240" w:lineRule="auto"/>
        <w:ind w:left="1134"/>
        <w:jc w:val="both"/>
        <w:rPr>
          <w:rFonts w:ascii="Arial Narrow" w:hAnsi="Arial Narrow"/>
          <w:sz w:val="24"/>
          <w:szCs w:val="24"/>
        </w:rPr>
      </w:pPr>
      <w:r w:rsidRPr="00AB77EB">
        <w:rPr>
          <w:rFonts w:ascii="Arial Narrow" w:hAnsi="Arial Narrow"/>
          <w:i/>
          <w:color w:val="002060"/>
          <w:sz w:val="24"/>
          <w:szCs w:val="24"/>
        </w:rPr>
        <w:t>Timestamp</w:t>
      </w:r>
      <w:r w:rsidRPr="00AB77EB">
        <w:rPr>
          <w:rFonts w:ascii="Arial Narrow" w:hAnsi="Arial Narrow"/>
          <w:sz w:val="24"/>
          <w:szCs w:val="24"/>
        </w:rPr>
        <w:t xml:space="preserve"> based delta extraction only supports one time field </w:t>
      </w:r>
      <w:r>
        <w:rPr>
          <w:rFonts w:ascii="Arial Narrow" w:hAnsi="Arial Narrow"/>
          <w:sz w:val="24"/>
          <w:szCs w:val="24"/>
        </w:rPr>
        <w:t>[</w:t>
      </w:r>
      <w:r w:rsidRPr="00AB77EB">
        <w:rPr>
          <w:rFonts w:ascii="Arial Narrow" w:hAnsi="Arial Narrow"/>
          <w:sz w:val="24"/>
          <w:szCs w:val="24"/>
        </w:rPr>
        <w:t>time stamp or date</w:t>
      </w:r>
      <w:r>
        <w:rPr>
          <w:rFonts w:ascii="Arial Narrow" w:hAnsi="Arial Narrow"/>
          <w:sz w:val="24"/>
          <w:szCs w:val="24"/>
        </w:rPr>
        <w:t>]</w:t>
      </w:r>
      <w:r w:rsidRPr="00AB77EB">
        <w:rPr>
          <w:rFonts w:ascii="Arial Narrow" w:hAnsi="Arial Narrow"/>
          <w:sz w:val="24"/>
          <w:szCs w:val="24"/>
        </w:rPr>
        <w:t xml:space="preserve">. This means only </w:t>
      </w:r>
      <w:r w:rsidRPr="00AB77EB">
        <w:rPr>
          <w:rStyle w:val="a4"/>
          <w:rFonts w:ascii="Arial Narrow" w:hAnsi="Arial Narrow"/>
          <w:i/>
          <w:sz w:val="24"/>
          <w:szCs w:val="24"/>
        </w:rPr>
        <w:t>one field</w:t>
      </w:r>
      <w:r w:rsidRPr="00AB77EB">
        <w:rPr>
          <w:rFonts w:ascii="Arial Narrow" w:hAnsi="Arial Narrow"/>
          <w:sz w:val="24"/>
          <w:szCs w:val="24"/>
        </w:rPr>
        <w:t xml:space="preserve"> can be identified in the </w:t>
      </w:r>
      <w:r w:rsidRPr="00AB77EB">
        <w:rPr>
          <w:rFonts w:ascii="Arial Narrow" w:hAnsi="Arial Narrow"/>
          <w:sz w:val="24"/>
          <w:szCs w:val="24"/>
          <w:shd w:val="clear" w:color="auto" w:fill="F2F2F2" w:themeFill="background1" w:themeFillShade="F2"/>
        </w:rPr>
        <w:t>@</w:t>
      </w:r>
      <w:r w:rsidRPr="00AB77EB">
        <w:rPr>
          <w:rFonts w:ascii="Arial Narrow" w:hAnsi="Arial Narrow" w:cs="Courier New"/>
          <w:sz w:val="24"/>
          <w:szCs w:val="24"/>
          <w:shd w:val="clear" w:color="auto" w:fill="F2F2F2" w:themeFill="background1" w:themeFillShade="F2"/>
        </w:rPr>
        <w:t>Analytics.dataExtraction.delta.</w:t>
      </w:r>
      <w:r w:rsidRPr="00AB77EB">
        <w:rPr>
          <w:rFonts w:ascii="Arial Narrow" w:hAnsi="Arial Narrow" w:cs="Courier New"/>
          <w:i/>
          <w:color w:val="002060"/>
          <w:sz w:val="24"/>
          <w:szCs w:val="24"/>
          <w:shd w:val="clear" w:color="auto" w:fill="F2F2F2" w:themeFill="background1" w:themeFillShade="F2"/>
        </w:rPr>
        <w:t>byElement.name</w:t>
      </w:r>
      <w:r w:rsidRPr="00AB77EB">
        <w:rPr>
          <w:rFonts w:ascii="Arial Narrow" w:hAnsi="Arial Narrow" w:cs="Courier New"/>
          <w:color w:val="002060"/>
          <w:sz w:val="24"/>
          <w:szCs w:val="24"/>
        </w:rPr>
        <w:t xml:space="preserve"> </w:t>
      </w:r>
      <w:r w:rsidRPr="00AB77EB">
        <w:rPr>
          <w:rFonts w:ascii="Arial Narrow" w:hAnsi="Arial Narrow"/>
          <w:sz w:val="24"/>
          <w:szCs w:val="24"/>
        </w:rPr>
        <w:t xml:space="preserve">annotation. </w:t>
      </w:r>
    </w:p>
    <w:p w:rsidR="00AB77EB" w:rsidRPr="00AB77EB" w:rsidRDefault="00AB77EB" w:rsidP="00145A83">
      <w:pPr>
        <w:numPr>
          <w:ilvl w:val="0"/>
          <w:numId w:val="61"/>
        </w:numPr>
        <w:tabs>
          <w:tab w:val="clear" w:pos="720"/>
          <w:tab w:val="num" w:pos="1134"/>
        </w:tabs>
        <w:spacing w:after="0" w:line="240" w:lineRule="auto"/>
        <w:ind w:left="1134"/>
        <w:jc w:val="both"/>
        <w:rPr>
          <w:rFonts w:ascii="Arial Narrow" w:hAnsi="Arial Narrow"/>
          <w:sz w:val="24"/>
          <w:szCs w:val="24"/>
        </w:rPr>
      </w:pPr>
      <w:r w:rsidRPr="00AB77EB">
        <w:rPr>
          <w:rStyle w:val="a4"/>
          <w:rFonts w:ascii="Arial Narrow" w:hAnsi="Arial Narrow"/>
          <w:i/>
          <w:sz w:val="24"/>
          <w:szCs w:val="24"/>
        </w:rPr>
        <w:t>Use only persisted time-stamp or date fields</w:t>
      </w:r>
      <w:r w:rsidRPr="00AB77EB">
        <w:rPr>
          <w:rFonts w:ascii="Arial Narrow" w:hAnsi="Arial Narrow"/>
          <w:sz w:val="24"/>
          <w:szCs w:val="24"/>
        </w:rPr>
        <w:t xml:space="preserve"> and refrain from using virtually derived or calculated fields in CDS views. This can lead to severe performance penalties.</w:t>
      </w:r>
    </w:p>
    <w:p w:rsidR="00AB77EB" w:rsidRPr="00FE2788" w:rsidRDefault="00AB77EB" w:rsidP="00E14CCD">
      <w:pPr>
        <w:spacing w:after="0" w:line="240" w:lineRule="auto"/>
        <w:ind w:firstLine="567"/>
        <w:jc w:val="both"/>
        <w:rPr>
          <w:rFonts w:ascii="Arial Narrow" w:eastAsia="Times New Roman" w:hAnsi="Arial Narrow" w:cs="Times New Roman"/>
          <w:sz w:val="24"/>
          <w:szCs w:val="24"/>
          <w:lang w:eastAsia="ru-RU"/>
        </w:rPr>
      </w:pPr>
    </w:p>
    <w:p w:rsidR="00AB77EB" w:rsidRPr="006F404F" w:rsidRDefault="00AB77EB" w:rsidP="006F404F">
      <w:pPr>
        <w:pStyle w:val="2"/>
        <w:shd w:val="clear" w:color="auto" w:fill="F2F2F2" w:themeFill="background1" w:themeFillShade="F2"/>
        <w:spacing w:before="0" w:line="240" w:lineRule="auto"/>
        <w:ind w:firstLine="567"/>
        <w:jc w:val="center"/>
        <w:rPr>
          <w:rFonts w:ascii="Arial Narrow" w:hAnsi="Arial Narrow"/>
          <w:color w:val="002060"/>
          <w:spacing w:val="20"/>
          <w:sz w:val="24"/>
          <w:szCs w:val="24"/>
        </w:rPr>
      </w:pPr>
      <w:r w:rsidRPr="006F404F">
        <w:rPr>
          <w:rFonts w:ascii="Arial Narrow" w:hAnsi="Arial Narrow"/>
          <w:color w:val="002060"/>
          <w:spacing w:val="20"/>
          <w:sz w:val="24"/>
          <w:szCs w:val="24"/>
        </w:rPr>
        <w:t>Change Data Capture Delta</w:t>
      </w:r>
    </w:p>
    <w:p w:rsidR="006F404F" w:rsidRDefault="006F404F" w:rsidP="006F404F">
      <w:pPr>
        <w:spacing w:after="0" w:line="240" w:lineRule="auto"/>
        <w:ind w:firstLine="567"/>
        <w:jc w:val="both"/>
        <w:rPr>
          <w:rFonts w:ascii="Arial Narrow" w:hAnsi="Arial Narrow"/>
          <w:sz w:val="24"/>
          <w:szCs w:val="24"/>
        </w:rPr>
      </w:pPr>
    </w:p>
    <w:p w:rsidR="00E83A8B" w:rsidRPr="006F404F" w:rsidRDefault="00AB77EB" w:rsidP="006F404F">
      <w:pPr>
        <w:spacing w:after="0" w:line="240" w:lineRule="auto"/>
        <w:ind w:firstLine="567"/>
        <w:jc w:val="both"/>
        <w:rPr>
          <w:rFonts w:ascii="Arial Narrow" w:hAnsi="Arial Narrow"/>
          <w:sz w:val="24"/>
          <w:szCs w:val="24"/>
        </w:rPr>
      </w:pPr>
      <w:r w:rsidRPr="006F404F">
        <w:rPr>
          <w:rFonts w:ascii="Arial Narrow" w:hAnsi="Arial Narrow"/>
          <w:sz w:val="24"/>
          <w:szCs w:val="24"/>
        </w:rPr>
        <w:t xml:space="preserve">Starting with SAP S/4HANA Cloud 1905 and SAP S/4HANA 1909 </w:t>
      </w:r>
      <w:r w:rsidRPr="006F404F">
        <w:rPr>
          <w:rStyle w:val="a4"/>
          <w:rFonts w:ascii="Arial Narrow" w:hAnsi="Arial Narrow"/>
          <w:b w:val="0"/>
          <w:sz w:val="24"/>
          <w:szCs w:val="24"/>
        </w:rPr>
        <w:t>FPS01</w:t>
      </w:r>
      <w:r w:rsidRPr="006F404F">
        <w:rPr>
          <w:rFonts w:ascii="Arial Narrow" w:hAnsi="Arial Narrow"/>
          <w:sz w:val="24"/>
          <w:szCs w:val="24"/>
        </w:rPr>
        <w:t xml:space="preserve"> </w:t>
      </w:r>
      <w:r w:rsidR="006F404F">
        <w:rPr>
          <w:rFonts w:ascii="Arial Narrow" w:hAnsi="Arial Narrow"/>
          <w:sz w:val="24"/>
          <w:szCs w:val="24"/>
        </w:rPr>
        <w:t>/</w:t>
      </w:r>
      <w:r w:rsidRPr="006F404F">
        <w:rPr>
          <w:rFonts w:ascii="Arial Narrow" w:hAnsi="Arial Narrow"/>
          <w:sz w:val="24"/>
          <w:szCs w:val="24"/>
        </w:rPr>
        <w:t>on-premise</w:t>
      </w:r>
      <w:r w:rsidR="006F404F">
        <w:rPr>
          <w:rFonts w:ascii="Arial Narrow" w:hAnsi="Arial Narrow"/>
          <w:sz w:val="24"/>
          <w:szCs w:val="24"/>
        </w:rPr>
        <w:t>/</w:t>
      </w:r>
      <w:r w:rsidRPr="006F404F">
        <w:rPr>
          <w:rFonts w:ascii="Arial Narrow" w:hAnsi="Arial Narrow"/>
          <w:sz w:val="24"/>
          <w:szCs w:val="24"/>
        </w:rPr>
        <w:t xml:space="preserve"> an additional delta capability facilitating database triggers can be used.</w:t>
      </w:r>
    </w:p>
    <w:p w:rsidR="00AB77EB" w:rsidRPr="006F404F" w:rsidRDefault="00AB77EB" w:rsidP="006F404F">
      <w:pPr>
        <w:spacing w:after="0" w:line="240" w:lineRule="auto"/>
        <w:ind w:firstLine="567"/>
        <w:jc w:val="both"/>
        <w:rPr>
          <w:rFonts w:ascii="Arial Narrow" w:eastAsia="Times New Roman" w:hAnsi="Arial Narrow" w:cs="Times New Roman"/>
          <w:sz w:val="24"/>
          <w:szCs w:val="24"/>
          <w:lang w:eastAsia="ru-RU"/>
        </w:rPr>
      </w:pPr>
      <w:r w:rsidRPr="006F404F">
        <w:rPr>
          <w:rFonts w:ascii="Arial Narrow" w:eastAsia="Times New Roman" w:hAnsi="Arial Narrow" w:cs="Times New Roman"/>
          <w:sz w:val="24"/>
          <w:szCs w:val="24"/>
          <w:lang w:eastAsia="ru-RU"/>
        </w:rPr>
        <w:t>For a CDS view using this delta method, changes in tables belonging to this view are recorded by the Change Data Capture mechanism. From a technology point of view this delta method makes use of real-time database triggers on table level based on SLT technology.</w:t>
      </w:r>
    </w:p>
    <w:p w:rsidR="00AB77EB" w:rsidRPr="006F404F" w:rsidRDefault="00AB77EB" w:rsidP="006F404F">
      <w:pPr>
        <w:spacing w:after="0" w:line="240" w:lineRule="auto"/>
        <w:ind w:firstLine="567"/>
        <w:jc w:val="both"/>
        <w:rPr>
          <w:rFonts w:ascii="Arial Narrow" w:eastAsia="Times New Roman" w:hAnsi="Arial Narrow" w:cs="Times New Roman"/>
          <w:sz w:val="24"/>
          <w:szCs w:val="24"/>
          <w:lang w:eastAsia="ru-RU"/>
        </w:rPr>
      </w:pPr>
      <w:r w:rsidRPr="006F404F">
        <w:rPr>
          <w:rFonts w:ascii="Arial Narrow" w:eastAsia="Times New Roman" w:hAnsi="Arial Narrow" w:cs="Times New Roman"/>
          <w:sz w:val="24"/>
          <w:szCs w:val="24"/>
          <w:lang w:eastAsia="ru-RU"/>
        </w:rPr>
        <w:t xml:space="preserve">To function properly, </w:t>
      </w:r>
      <w:r w:rsidRPr="006F404F">
        <w:rPr>
          <w:rFonts w:ascii="Arial Narrow" w:eastAsia="Times New Roman" w:hAnsi="Arial Narrow" w:cs="Times New Roman"/>
          <w:sz w:val="24"/>
          <w:szCs w:val="24"/>
          <w:shd w:val="clear" w:color="auto" w:fill="F2F2F2" w:themeFill="background1" w:themeFillShade="F2"/>
          <w:lang w:eastAsia="ru-RU"/>
        </w:rPr>
        <w:t xml:space="preserve">the </w:t>
      </w:r>
      <w:r w:rsidRPr="006F404F">
        <w:rPr>
          <w:rFonts w:ascii="Arial Narrow" w:eastAsia="Times New Roman" w:hAnsi="Arial Narrow" w:cs="Times New Roman"/>
          <w:b/>
          <w:i/>
          <w:sz w:val="24"/>
          <w:szCs w:val="24"/>
          <w:shd w:val="clear" w:color="auto" w:fill="F2F2F2" w:themeFill="background1" w:themeFillShade="F2"/>
          <w:lang w:eastAsia="ru-RU"/>
        </w:rPr>
        <w:t>key fields</w:t>
      </w:r>
      <w:r w:rsidRPr="006F404F">
        <w:rPr>
          <w:rFonts w:ascii="Arial Narrow" w:eastAsia="Times New Roman" w:hAnsi="Arial Narrow" w:cs="Times New Roman"/>
          <w:sz w:val="24"/>
          <w:szCs w:val="24"/>
          <w:shd w:val="clear" w:color="auto" w:fill="F2F2F2" w:themeFill="background1" w:themeFillShade="F2"/>
          <w:lang w:eastAsia="ru-RU"/>
        </w:rPr>
        <w:t xml:space="preserve"> of all underlying tables need to be exposed as elements of the CDS view and be mapped accordingly</w:t>
      </w:r>
      <w:r w:rsidRPr="006F404F">
        <w:rPr>
          <w:rFonts w:ascii="Arial Narrow" w:eastAsia="Times New Roman" w:hAnsi="Arial Narrow" w:cs="Times New Roman"/>
          <w:sz w:val="24"/>
          <w:szCs w:val="24"/>
          <w:lang w:eastAsia="ru-RU"/>
        </w:rPr>
        <w:t xml:space="preserve"> </w:t>
      </w:r>
      <w:r w:rsidR="006F404F">
        <w:rPr>
          <w:rFonts w:ascii="Arial Narrow" w:eastAsia="Times New Roman" w:hAnsi="Arial Narrow" w:cs="Times New Roman"/>
          <w:sz w:val="24"/>
          <w:szCs w:val="24"/>
          <w:lang w:eastAsia="ru-RU"/>
        </w:rPr>
        <w:t>- t</w:t>
      </w:r>
      <w:r w:rsidRPr="006F404F">
        <w:rPr>
          <w:rFonts w:ascii="Arial Narrow" w:eastAsia="Times New Roman" w:hAnsi="Arial Narrow" w:cs="Times New Roman"/>
          <w:sz w:val="24"/>
          <w:szCs w:val="24"/>
          <w:lang w:eastAsia="ru-RU"/>
        </w:rPr>
        <w:t>he framework records the key field values of the changed table rows.</w:t>
      </w:r>
    </w:p>
    <w:p w:rsidR="006F404F" w:rsidRDefault="006F404F" w:rsidP="006F404F">
      <w:pPr>
        <w:spacing w:after="0" w:line="240" w:lineRule="auto"/>
        <w:ind w:firstLine="567"/>
        <w:jc w:val="both"/>
        <w:rPr>
          <w:rFonts w:ascii="Arial Narrow" w:eastAsia="Times New Roman" w:hAnsi="Arial Narrow" w:cs="Times New Roman"/>
          <w:color w:val="002060"/>
          <w:spacing w:val="20"/>
          <w:sz w:val="24"/>
          <w:szCs w:val="24"/>
          <w:lang w:eastAsia="ru-RU"/>
        </w:rPr>
      </w:pPr>
    </w:p>
    <w:p w:rsidR="006F404F" w:rsidRPr="006F404F" w:rsidRDefault="00AB77EB" w:rsidP="006F404F">
      <w:pPr>
        <w:shd w:val="clear" w:color="auto" w:fill="F2F2F2" w:themeFill="background1" w:themeFillShade="F2"/>
        <w:spacing w:after="0" w:line="240" w:lineRule="auto"/>
        <w:ind w:firstLine="567"/>
        <w:jc w:val="both"/>
        <w:rPr>
          <w:rFonts w:ascii="Arial Narrow" w:eastAsia="Times New Roman" w:hAnsi="Arial Narrow" w:cs="Times New Roman"/>
          <w:color w:val="002060"/>
          <w:spacing w:val="20"/>
          <w:sz w:val="24"/>
          <w:szCs w:val="24"/>
          <w:lang w:eastAsia="ru-RU"/>
        </w:rPr>
      </w:pPr>
      <w:r w:rsidRPr="006F404F">
        <w:rPr>
          <w:rFonts w:ascii="Arial Narrow" w:eastAsia="Times New Roman" w:hAnsi="Arial Narrow" w:cs="Times New Roman"/>
          <w:color w:val="002060"/>
          <w:spacing w:val="20"/>
          <w:sz w:val="24"/>
          <w:szCs w:val="24"/>
          <w:lang w:eastAsia="ru-RU"/>
        </w:rPr>
        <w:t xml:space="preserve">In case of </w:t>
      </w:r>
    </w:p>
    <w:p w:rsidR="00AB77EB" w:rsidRPr="006F404F" w:rsidRDefault="00AB77EB" w:rsidP="00145A83">
      <w:pPr>
        <w:pStyle w:val="a6"/>
        <w:numPr>
          <w:ilvl w:val="0"/>
          <w:numId w:val="62"/>
        </w:numPr>
        <w:spacing w:after="0" w:line="240" w:lineRule="auto"/>
        <w:ind w:left="1134"/>
        <w:jc w:val="both"/>
        <w:rPr>
          <w:rFonts w:ascii="Arial Narrow" w:eastAsia="Times New Roman" w:hAnsi="Arial Narrow" w:cs="Times New Roman"/>
          <w:sz w:val="24"/>
          <w:szCs w:val="24"/>
          <w:lang w:eastAsia="ru-RU"/>
        </w:rPr>
      </w:pPr>
      <w:r w:rsidRPr="006F404F">
        <w:rPr>
          <w:rFonts w:ascii="Arial Narrow" w:eastAsia="Times New Roman" w:hAnsi="Arial Narrow" w:cs="Times New Roman"/>
          <w:sz w:val="24"/>
          <w:szCs w:val="24"/>
          <w:lang w:eastAsia="ru-RU"/>
        </w:rPr>
        <w:t xml:space="preserve">an </w:t>
      </w:r>
      <w:r w:rsidRPr="006F404F">
        <w:rPr>
          <w:rFonts w:ascii="Arial Narrow" w:eastAsia="Times New Roman" w:hAnsi="Arial Narrow" w:cs="Times New Roman"/>
          <w:b/>
          <w:i/>
          <w:sz w:val="24"/>
          <w:szCs w:val="24"/>
          <w:lang w:eastAsia="ru-RU"/>
        </w:rPr>
        <w:t>INSERT</w:t>
      </w:r>
      <w:r w:rsidRPr="006F404F">
        <w:rPr>
          <w:rFonts w:ascii="Arial Narrow" w:eastAsia="Times New Roman" w:hAnsi="Arial Narrow" w:cs="Times New Roman"/>
          <w:sz w:val="24"/>
          <w:szCs w:val="24"/>
          <w:lang w:eastAsia="ru-RU"/>
        </w:rPr>
        <w:t xml:space="preserve"> or </w:t>
      </w:r>
      <w:r w:rsidRPr="006F404F">
        <w:rPr>
          <w:rFonts w:ascii="Arial Narrow" w:eastAsia="Times New Roman" w:hAnsi="Arial Narrow" w:cs="Times New Roman"/>
          <w:b/>
          <w:i/>
          <w:sz w:val="24"/>
          <w:szCs w:val="24"/>
          <w:lang w:eastAsia="ru-RU"/>
        </w:rPr>
        <w:t>UPDATE</w:t>
      </w:r>
      <w:r w:rsidRPr="006F404F">
        <w:rPr>
          <w:rFonts w:ascii="Arial Narrow" w:eastAsia="Times New Roman" w:hAnsi="Arial Narrow" w:cs="Times New Roman"/>
          <w:sz w:val="24"/>
          <w:szCs w:val="24"/>
          <w:lang w:eastAsia="ru-RU"/>
        </w:rPr>
        <w:t xml:space="preserve"> operation </w:t>
      </w:r>
      <w:r w:rsidR="006F404F">
        <w:rPr>
          <w:rFonts w:ascii="Arial Narrow" w:eastAsia="Times New Roman" w:hAnsi="Arial Narrow" w:cs="Times New Roman"/>
          <w:sz w:val="24"/>
          <w:szCs w:val="24"/>
          <w:lang w:eastAsia="ru-RU"/>
        </w:rPr>
        <w:t xml:space="preserve">- </w:t>
      </w:r>
      <w:r w:rsidRPr="006F404F">
        <w:rPr>
          <w:rFonts w:ascii="Arial Narrow" w:eastAsia="Times New Roman" w:hAnsi="Arial Narrow" w:cs="Times New Roman"/>
          <w:sz w:val="24"/>
          <w:szCs w:val="24"/>
          <w:lang w:eastAsia="ru-RU"/>
        </w:rPr>
        <w:t xml:space="preserve">a scheduled job is selecting the records based on these key combinations from the CDS view and pushes them as complete records into the </w:t>
      </w:r>
      <w:r w:rsidRPr="006F404F">
        <w:rPr>
          <w:rFonts w:ascii="Arial Narrow" w:eastAsia="Times New Roman" w:hAnsi="Arial Narrow" w:cs="Times New Roman"/>
          <w:i/>
          <w:color w:val="002060"/>
          <w:spacing w:val="20"/>
          <w:sz w:val="24"/>
          <w:szCs w:val="24"/>
          <w:lang w:eastAsia="ru-RU"/>
        </w:rPr>
        <w:t>Operational Delta Queue</w:t>
      </w:r>
      <w:r w:rsidRPr="006F404F">
        <w:rPr>
          <w:rFonts w:ascii="Arial Narrow" w:eastAsia="Times New Roman" w:hAnsi="Arial Narrow" w:cs="Times New Roman"/>
          <w:spacing w:val="20"/>
          <w:sz w:val="24"/>
          <w:szCs w:val="24"/>
          <w:lang w:eastAsia="ru-RU"/>
        </w:rPr>
        <w:t xml:space="preserve"> </w:t>
      </w:r>
      <w:r w:rsidR="006F404F">
        <w:rPr>
          <w:rFonts w:ascii="Arial Narrow" w:eastAsia="Times New Roman" w:hAnsi="Arial Narrow" w:cs="Times New Roman"/>
          <w:sz w:val="24"/>
          <w:szCs w:val="24"/>
          <w:lang w:eastAsia="ru-RU"/>
        </w:rPr>
        <w:t xml:space="preserve">- </w:t>
      </w:r>
      <w:r w:rsidRPr="006F404F">
        <w:rPr>
          <w:rFonts w:ascii="Arial Narrow" w:eastAsia="Times New Roman" w:hAnsi="Arial Narrow" w:cs="Times New Roman"/>
          <w:b/>
          <w:i/>
          <w:sz w:val="24"/>
          <w:szCs w:val="24"/>
          <w:lang w:eastAsia="ru-RU"/>
        </w:rPr>
        <w:t>ODQ</w:t>
      </w:r>
      <w:r w:rsidRPr="006F404F">
        <w:rPr>
          <w:rFonts w:ascii="Arial Narrow" w:eastAsia="Times New Roman" w:hAnsi="Arial Narrow" w:cs="Times New Roman"/>
          <w:sz w:val="24"/>
          <w:szCs w:val="24"/>
          <w:lang w:eastAsia="ru-RU"/>
        </w:rPr>
        <w:t>).</w:t>
      </w:r>
    </w:p>
    <w:p w:rsidR="00AB77EB" w:rsidRPr="006F404F" w:rsidRDefault="00AB77EB" w:rsidP="00145A83">
      <w:pPr>
        <w:pStyle w:val="a6"/>
        <w:numPr>
          <w:ilvl w:val="0"/>
          <w:numId w:val="62"/>
        </w:numPr>
        <w:spacing w:after="0" w:line="240" w:lineRule="auto"/>
        <w:ind w:left="1134"/>
        <w:jc w:val="both"/>
        <w:rPr>
          <w:rFonts w:ascii="Arial Narrow" w:eastAsia="Times New Roman" w:hAnsi="Arial Narrow" w:cs="Times New Roman"/>
          <w:sz w:val="24"/>
          <w:szCs w:val="24"/>
          <w:lang w:eastAsia="ru-RU"/>
        </w:rPr>
      </w:pPr>
      <w:r w:rsidRPr="006F404F">
        <w:rPr>
          <w:rFonts w:ascii="Arial Narrow" w:eastAsia="Times New Roman" w:hAnsi="Arial Narrow" w:cs="Times New Roman"/>
          <w:sz w:val="24"/>
          <w:szCs w:val="24"/>
          <w:lang w:eastAsia="ru-RU"/>
        </w:rPr>
        <w:t xml:space="preserve">a </w:t>
      </w:r>
      <w:r w:rsidRPr="006F404F">
        <w:rPr>
          <w:rFonts w:ascii="Arial Narrow" w:eastAsia="Times New Roman" w:hAnsi="Arial Narrow" w:cs="Times New Roman"/>
          <w:b/>
          <w:i/>
          <w:sz w:val="24"/>
          <w:szCs w:val="24"/>
          <w:lang w:eastAsia="ru-RU"/>
        </w:rPr>
        <w:t>DELETE</w:t>
      </w:r>
      <w:r w:rsidRPr="006F404F">
        <w:rPr>
          <w:rFonts w:ascii="Arial Narrow" w:eastAsia="Times New Roman" w:hAnsi="Arial Narrow" w:cs="Times New Roman"/>
          <w:sz w:val="24"/>
          <w:szCs w:val="24"/>
          <w:lang w:eastAsia="ru-RU"/>
        </w:rPr>
        <w:t xml:space="preserve"> operation </w:t>
      </w:r>
      <w:r w:rsidR="006F404F">
        <w:rPr>
          <w:rFonts w:ascii="Arial Narrow" w:eastAsia="Times New Roman" w:hAnsi="Arial Narrow" w:cs="Times New Roman"/>
          <w:sz w:val="24"/>
          <w:szCs w:val="24"/>
          <w:lang w:eastAsia="ru-RU"/>
        </w:rPr>
        <w:t xml:space="preserve">- </w:t>
      </w:r>
      <w:r w:rsidRPr="006F404F">
        <w:rPr>
          <w:rFonts w:ascii="Arial Narrow" w:eastAsia="Times New Roman" w:hAnsi="Arial Narrow" w:cs="Times New Roman"/>
          <w:sz w:val="24"/>
          <w:szCs w:val="24"/>
          <w:lang w:eastAsia="ru-RU"/>
        </w:rPr>
        <w:t>the job generates an empty record with just the key field(s) filled, sets the deletion indicator and hands them over to ODQ.</w:t>
      </w:r>
    </w:p>
    <w:p w:rsidR="006F404F" w:rsidRDefault="006F404F" w:rsidP="006F404F">
      <w:pPr>
        <w:pStyle w:val="3"/>
        <w:spacing w:before="0" w:line="240" w:lineRule="auto"/>
        <w:ind w:firstLine="567"/>
        <w:jc w:val="both"/>
        <w:rPr>
          <w:rFonts w:ascii="Arial Narrow" w:hAnsi="Arial Narrow"/>
          <w:i/>
          <w:color w:val="002060"/>
          <w:spacing w:val="20"/>
        </w:rPr>
      </w:pPr>
    </w:p>
    <w:p w:rsidR="006F404F" w:rsidRPr="006F404F" w:rsidRDefault="006F404F" w:rsidP="006F404F">
      <w:pPr>
        <w:pStyle w:val="3"/>
        <w:shd w:val="clear" w:color="auto" w:fill="F2F2F2" w:themeFill="background1" w:themeFillShade="F2"/>
        <w:spacing w:before="0" w:line="240" w:lineRule="auto"/>
        <w:ind w:firstLine="567"/>
        <w:jc w:val="center"/>
        <w:rPr>
          <w:rFonts w:ascii="Arial Narrow" w:hAnsi="Arial Narrow"/>
          <w:i/>
          <w:color w:val="002060"/>
          <w:spacing w:val="20"/>
        </w:rPr>
      </w:pPr>
      <w:r w:rsidRPr="006F404F">
        <w:rPr>
          <w:rFonts w:ascii="Arial Narrow" w:hAnsi="Arial Narrow"/>
          <w:i/>
          <w:color w:val="002060"/>
          <w:spacing w:val="20"/>
        </w:rPr>
        <w:t>Projections</w:t>
      </w:r>
    </w:p>
    <w:p w:rsidR="006F404F" w:rsidRDefault="006F404F" w:rsidP="006F404F">
      <w:pPr>
        <w:pStyle w:val="a7"/>
        <w:spacing w:before="0" w:beforeAutospacing="0" w:after="0" w:afterAutospacing="0"/>
        <w:ind w:firstLine="567"/>
        <w:jc w:val="both"/>
        <w:rPr>
          <w:rFonts w:ascii="Arial Narrow" w:hAnsi="Arial Narrow"/>
        </w:rPr>
      </w:pPr>
    </w:p>
    <w:p w:rsidR="006F404F" w:rsidRPr="006F404F" w:rsidRDefault="006F404F" w:rsidP="006F404F">
      <w:pPr>
        <w:pStyle w:val="a7"/>
        <w:spacing w:before="0" w:beforeAutospacing="0" w:after="0" w:afterAutospacing="0"/>
        <w:ind w:firstLine="567"/>
        <w:jc w:val="both"/>
        <w:rPr>
          <w:rFonts w:ascii="Arial Narrow" w:hAnsi="Arial Narrow"/>
        </w:rPr>
      </w:pPr>
      <w:r w:rsidRPr="006F404F">
        <w:rPr>
          <w:rFonts w:ascii="Arial Narrow" w:hAnsi="Arial Narrow"/>
        </w:rPr>
        <w:t xml:space="preserve">The easy case is a </w:t>
      </w:r>
      <w:r w:rsidRPr="006F404F">
        <w:rPr>
          <w:rFonts w:ascii="Arial Narrow" w:hAnsi="Arial Narrow"/>
          <w:i/>
          <w:color w:val="002060"/>
          <w:shd w:val="clear" w:color="auto" w:fill="F2F2F2" w:themeFill="background1" w:themeFillShade="F2"/>
        </w:rPr>
        <w:t>projection</w:t>
      </w:r>
      <w:r w:rsidRPr="006F404F">
        <w:rPr>
          <w:rFonts w:ascii="Arial Narrow" w:hAnsi="Arial Narrow"/>
          <w:shd w:val="clear" w:color="auto" w:fill="F2F2F2" w:themeFill="background1" w:themeFillShade="F2"/>
        </w:rPr>
        <w:t xml:space="preserve"> CDS view on a table</w:t>
      </w:r>
      <w:r w:rsidRPr="006F404F">
        <w:rPr>
          <w:rFonts w:ascii="Arial Narrow" w:hAnsi="Arial Narrow"/>
        </w:rPr>
        <w:t>. Whenever a record is inserted, updated or deleted in the underlying table</w:t>
      </w:r>
      <w:r>
        <w:rPr>
          <w:rFonts w:ascii="Arial Narrow" w:hAnsi="Arial Narrow"/>
        </w:rPr>
        <w:t xml:space="preserve"> -</w:t>
      </w:r>
      <w:r w:rsidRPr="006F404F">
        <w:rPr>
          <w:rFonts w:ascii="Arial Narrow" w:hAnsi="Arial Narrow"/>
        </w:rPr>
        <w:t xml:space="preserve"> a record with the respective table key is stored in a generated </w:t>
      </w:r>
      <w:r w:rsidRPr="006F404F">
        <w:rPr>
          <w:rFonts w:ascii="Arial Narrow" w:hAnsi="Arial Narrow"/>
          <w:i/>
          <w:color w:val="002060"/>
        </w:rPr>
        <w:t>logging</w:t>
      </w:r>
      <w:r w:rsidRPr="006F404F">
        <w:rPr>
          <w:rFonts w:ascii="Arial Narrow" w:hAnsi="Arial Narrow"/>
        </w:rPr>
        <w:t xml:space="preserve"> table. Based on this info the scheduled job selects the data record from the CDS view and pushes it into the ODQ.</w:t>
      </w:r>
    </w:p>
    <w:p w:rsidR="006F404F" w:rsidRPr="006F404F" w:rsidRDefault="006F404F" w:rsidP="006F404F">
      <w:pPr>
        <w:pStyle w:val="a7"/>
        <w:spacing w:before="0" w:beforeAutospacing="0" w:after="0" w:afterAutospacing="0"/>
        <w:ind w:firstLine="567"/>
        <w:jc w:val="both"/>
        <w:rPr>
          <w:rFonts w:ascii="Arial Narrow" w:hAnsi="Arial Narrow"/>
        </w:rPr>
      </w:pPr>
      <w:r w:rsidRPr="006F404F">
        <w:rPr>
          <w:rFonts w:ascii="Arial Narrow" w:hAnsi="Arial Narrow"/>
          <w:b/>
          <w:i/>
          <w:color w:val="000000" w:themeColor="text1"/>
          <w:shd w:val="clear" w:color="auto" w:fill="FFFFFF" w:themeFill="background1"/>
        </w:rPr>
        <w:lastRenderedPageBreak/>
        <w:t>To specify the CDC delta for simple projections</w:t>
      </w:r>
      <w:r w:rsidRPr="006F404F">
        <w:rPr>
          <w:rFonts w:ascii="Arial Narrow" w:hAnsi="Arial Narrow"/>
        </w:rPr>
        <w:t>, you can use the</w:t>
      </w:r>
      <w:r w:rsidRPr="006F404F">
        <w:rPr>
          <w:rFonts w:ascii="Arial Narrow" w:hAnsi="Arial Narrow"/>
        </w:rPr>
        <w:br/>
      </w:r>
      <w:r w:rsidRPr="006F404F">
        <w:rPr>
          <w:rFonts w:ascii="Arial Narrow" w:hAnsi="Arial Narrow" w:cs="Courier New"/>
          <w:shd w:val="clear" w:color="auto" w:fill="F2F2F2" w:themeFill="background1" w:themeFillShade="F2"/>
        </w:rPr>
        <w:t>@Analytics.dataExtraction.delta.</w:t>
      </w:r>
      <w:r w:rsidRPr="006F404F">
        <w:rPr>
          <w:rFonts w:ascii="Arial Narrow" w:hAnsi="Arial Narrow" w:cs="Courier New"/>
          <w:i/>
          <w:color w:val="002060"/>
          <w:shd w:val="clear" w:color="auto" w:fill="F2F2F2" w:themeFill="background1" w:themeFillShade="F2"/>
        </w:rPr>
        <w:t>changeDataCapture</w:t>
      </w:r>
      <w:r w:rsidRPr="006F404F">
        <w:rPr>
          <w:rFonts w:ascii="Arial Narrow" w:hAnsi="Arial Narrow" w:cs="Courier New"/>
          <w:shd w:val="clear" w:color="auto" w:fill="F2F2F2" w:themeFill="background1" w:themeFillShade="F2"/>
        </w:rPr>
        <w:t>.</w:t>
      </w:r>
      <w:r w:rsidRPr="006F404F">
        <w:rPr>
          <w:rStyle w:val="a4"/>
          <w:rFonts w:ascii="Arial Narrow" w:hAnsi="Arial Narrow" w:cs="Courier New"/>
          <w:b w:val="0"/>
          <w:i/>
          <w:color w:val="385623" w:themeColor="accent6" w:themeShade="80"/>
          <w:shd w:val="clear" w:color="auto" w:fill="F2F2F2" w:themeFill="background1" w:themeFillShade="F2"/>
        </w:rPr>
        <w:t>automatic</w:t>
      </w:r>
    </w:p>
    <w:p w:rsidR="006F404F" w:rsidRDefault="006F404F" w:rsidP="006F404F">
      <w:pPr>
        <w:pStyle w:val="a7"/>
        <w:spacing w:before="0" w:beforeAutospacing="0" w:after="0" w:afterAutospacing="0"/>
        <w:ind w:firstLine="567"/>
        <w:jc w:val="both"/>
        <w:rPr>
          <w:rFonts w:ascii="Arial Narrow" w:hAnsi="Arial Narrow"/>
        </w:rPr>
      </w:pPr>
    </w:p>
    <w:p w:rsidR="006F404F" w:rsidRPr="006F404F" w:rsidRDefault="006F404F" w:rsidP="006F404F">
      <w:pPr>
        <w:pStyle w:val="HTML"/>
        <w:ind w:firstLine="567"/>
        <w:jc w:val="both"/>
        <w:rPr>
          <w:rStyle w:val="HTML1"/>
          <w:rFonts w:ascii="Arial Narrow" w:hAnsi="Arial Narrow"/>
          <w:sz w:val="24"/>
          <w:szCs w:val="24"/>
        </w:rPr>
      </w:pPr>
      <w:r w:rsidRPr="006F404F">
        <w:rPr>
          <w:rStyle w:val="token"/>
          <w:rFonts w:ascii="Arial Narrow" w:hAnsi="Arial Narrow"/>
          <w:sz w:val="24"/>
          <w:szCs w:val="24"/>
        </w:rPr>
        <w:t>@</w:t>
      </w:r>
      <w:r w:rsidRPr="00875039">
        <w:rPr>
          <w:rStyle w:val="token"/>
          <w:rFonts w:ascii="Arial Narrow" w:hAnsi="Arial Narrow"/>
          <w:i/>
          <w:color w:val="002060"/>
          <w:sz w:val="24"/>
          <w:szCs w:val="24"/>
          <w:shd w:val="clear" w:color="auto" w:fill="F2F2F2" w:themeFill="background1" w:themeFillShade="F2"/>
        </w:rPr>
        <w:t>Analytics</w:t>
      </w:r>
      <w:r w:rsidRPr="006F404F">
        <w:rPr>
          <w:rStyle w:val="token"/>
          <w:rFonts w:ascii="Arial Narrow" w:hAnsi="Arial Narrow"/>
          <w:sz w:val="24"/>
          <w:szCs w:val="24"/>
        </w:rPr>
        <w:t>:{</w:t>
      </w:r>
    </w:p>
    <w:p w:rsidR="006F404F" w:rsidRPr="006F404F" w:rsidRDefault="006F404F" w:rsidP="006F404F">
      <w:pPr>
        <w:pStyle w:val="HTML"/>
        <w:ind w:firstLine="567"/>
        <w:jc w:val="both"/>
        <w:rPr>
          <w:rStyle w:val="token"/>
          <w:rFonts w:ascii="Arial Narrow" w:hAnsi="Arial Narrow"/>
          <w:sz w:val="24"/>
          <w:szCs w:val="24"/>
        </w:rPr>
      </w:pPr>
      <w:r w:rsidRPr="006F404F">
        <w:rPr>
          <w:rStyle w:val="HTML1"/>
          <w:rFonts w:ascii="Arial Narrow" w:hAnsi="Arial Narrow"/>
          <w:sz w:val="24"/>
          <w:szCs w:val="24"/>
        </w:rPr>
        <w:t xml:space="preserve">    </w:t>
      </w:r>
      <w:r w:rsidRPr="00875039">
        <w:rPr>
          <w:rStyle w:val="token"/>
          <w:rFonts w:ascii="Arial Narrow" w:hAnsi="Arial Narrow"/>
          <w:i/>
          <w:color w:val="002060"/>
          <w:sz w:val="24"/>
          <w:szCs w:val="24"/>
          <w:shd w:val="clear" w:color="auto" w:fill="F2F2F2" w:themeFill="background1" w:themeFillShade="F2"/>
        </w:rPr>
        <w:t>dataCategory</w:t>
      </w:r>
      <w:r w:rsidRPr="006F404F">
        <w:rPr>
          <w:rStyle w:val="token"/>
          <w:rFonts w:ascii="Arial Narrow" w:hAnsi="Arial Narrow"/>
          <w:sz w:val="24"/>
          <w:szCs w:val="24"/>
        </w:rPr>
        <w:t>: #DIMENSION</w:t>
      </w:r>
    </w:p>
    <w:p w:rsidR="006F404F" w:rsidRPr="006F404F" w:rsidRDefault="006F404F" w:rsidP="006F404F">
      <w:pPr>
        <w:pStyle w:val="HTML"/>
        <w:ind w:firstLine="567"/>
        <w:jc w:val="both"/>
        <w:rPr>
          <w:rStyle w:val="HTML1"/>
          <w:rFonts w:ascii="Arial Narrow" w:hAnsi="Arial Narrow"/>
          <w:sz w:val="24"/>
          <w:szCs w:val="24"/>
        </w:rPr>
      </w:pPr>
      <w:r w:rsidRPr="006F404F">
        <w:rPr>
          <w:rStyle w:val="token"/>
          <w:rFonts w:ascii="Arial Narrow" w:hAnsi="Arial Narrow"/>
          <w:sz w:val="24"/>
          <w:szCs w:val="24"/>
        </w:rPr>
        <w:t xml:space="preserve">    dataExtraction:</w:t>
      </w:r>
      <w:r w:rsidRPr="006F404F">
        <w:rPr>
          <w:rStyle w:val="HTML1"/>
          <w:rFonts w:ascii="Arial Narrow" w:hAnsi="Arial Narrow"/>
          <w:sz w:val="24"/>
          <w:szCs w:val="24"/>
        </w:rPr>
        <w:t xml:space="preserve"> </w:t>
      </w:r>
      <w:r w:rsidRPr="006F404F">
        <w:rPr>
          <w:rStyle w:val="token"/>
          <w:rFonts w:ascii="Arial Narrow" w:hAnsi="Arial Narrow"/>
          <w:sz w:val="24"/>
          <w:szCs w:val="24"/>
        </w:rPr>
        <w:t>{</w:t>
      </w:r>
    </w:p>
    <w:p w:rsidR="006F404F" w:rsidRPr="006F404F" w:rsidRDefault="006F404F" w:rsidP="006F404F">
      <w:pPr>
        <w:pStyle w:val="HTML"/>
        <w:ind w:firstLine="567"/>
        <w:jc w:val="both"/>
        <w:rPr>
          <w:rStyle w:val="token"/>
          <w:rFonts w:ascii="Arial Narrow" w:hAnsi="Arial Narrow"/>
          <w:sz w:val="24"/>
          <w:szCs w:val="24"/>
        </w:rPr>
      </w:pPr>
      <w:r w:rsidRPr="006F404F">
        <w:rPr>
          <w:rStyle w:val="HTML1"/>
          <w:rFonts w:ascii="Arial Narrow" w:hAnsi="Arial Narrow"/>
          <w:sz w:val="24"/>
          <w:szCs w:val="24"/>
        </w:rPr>
        <w:t xml:space="preserve">       </w:t>
      </w:r>
      <w:r w:rsidRPr="006F404F">
        <w:rPr>
          <w:rStyle w:val="token"/>
          <w:rFonts w:ascii="Arial Narrow" w:hAnsi="Arial Narrow"/>
          <w:sz w:val="24"/>
          <w:szCs w:val="24"/>
        </w:rPr>
        <w:t>enabled: true,</w:t>
      </w:r>
    </w:p>
    <w:p w:rsidR="006F404F" w:rsidRPr="006F404F" w:rsidRDefault="006F404F" w:rsidP="00875039">
      <w:pPr>
        <w:pStyle w:val="HTML"/>
        <w:ind w:firstLine="567"/>
        <w:jc w:val="both"/>
        <w:rPr>
          <w:rStyle w:val="HTML1"/>
          <w:rFonts w:ascii="Arial Narrow" w:hAnsi="Arial Narrow"/>
          <w:sz w:val="24"/>
          <w:szCs w:val="24"/>
        </w:rPr>
      </w:pPr>
      <w:r w:rsidRPr="006F404F">
        <w:rPr>
          <w:rStyle w:val="token"/>
          <w:rFonts w:ascii="Arial Narrow" w:hAnsi="Arial Narrow"/>
          <w:sz w:val="24"/>
          <w:szCs w:val="24"/>
        </w:rPr>
        <w:t xml:space="preserve">       </w:t>
      </w:r>
      <w:r w:rsidRPr="00875039">
        <w:rPr>
          <w:rStyle w:val="token"/>
          <w:rFonts w:ascii="Arial Narrow" w:hAnsi="Arial Narrow"/>
          <w:i/>
          <w:color w:val="002060"/>
          <w:sz w:val="24"/>
          <w:szCs w:val="24"/>
          <w:shd w:val="clear" w:color="auto" w:fill="F2F2F2" w:themeFill="background1" w:themeFillShade="F2"/>
        </w:rPr>
        <w:t>delta.</w:t>
      </w:r>
      <w:r w:rsidRPr="00875039">
        <w:rPr>
          <w:rStyle w:val="token"/>
          <w:rFonts w:ascii="Arial Narrow" w:hAnsi="Arial Narrow"/>
          <w:i/>
          <w:color w:val="385623" w:themeColor="accent6" w:themeShade="80"/>
          <w:sz w:val="24"/>
          <w:szCs w:val="24"/>
          <w:shd w:val="clear" w:color="auto" w:fill="F2F2F2" w:themeFill="background1" w:themeFillShade="F2"/>
        </w:rPr>
        <w:t>changeDataCapture</w:t>
      </w:r>
      <w:r w:rsidRPr="006F404F">
        <w:rPr>
          <w:rStyle w:val="token"/>
          <w:rFonts w:ascii="Arial Narrow" w:hAnsi="Arial Narrow"/>
          <w:sz w:val="24"/>
          <w:szCs w:val="24"/>
        </w:rPr>
        <w:t>:</w:t>
      </w:r>
      <w:r w:rsidRPr="006F404F">
        <w:rPr>
          <w:rStyle w:val="HTML1"/>
          <w:rFonts w:ascii="Arial Narrow" w:hAnsi="Arial Narrow"/>
          <w:sz w:val="24"/>
          <w:szCs w:val="24"/>
        </w:rPr>
        <w:t xml:space="preserve"> </w:t>
      </w:r>
      <w:r w:rsidRPr="006F404F">
        <w:rPr>
          <w:rStyle w:val="token"/>
          <w:rFonts w:ascii="Arial Narrow" w:hAnsi="Arial Narrow"/>
          <w:sz w:val="24"/>
          <w:szCs w:val="24"/>
        </w:rPr>
        <w:t>{</w:t>
      </w:r>
      <w:r w:rsidRPr="006F404F">
        <w:rPr>
          <w:rStyle w:val="HTML1"/>
          <w:rFonts w:ascii="Arial Narrow" w:hAnsi="Arial Narrow"/>
          <w:sz w:val="24"/>
          <w:szCs w:val="24"/>
        </w:rPr>
        <w:t xml:space="preserve"> </w:t>
      </w:r>
      <w:r w:rsidRPr="00875039">
        <w:rPr>
          <w:rStyle w:val="token"/>
          <w:rFonts w:ascii="Arial Narrow" w:hAnsi="Arial Narrow"/>
          <w:i/>
          <w:color w:val="002060"/>
          <w:sz w:val="24"/>
          <w:szCs w:val="24"/>
          <w:shd w:val="clear" w:color="auto" w:fill="F2F2F2" w:themeFill="background1" w:themeFillShade="F2"/>
        </w:rPr>
        <w:t>automatic</w:t>
      </w:r>
      <w:r w:rsidRPr="006F404F">
        <w:rPr>
          <w:rStyle w:val="HTML1"/>
          <w:rFonts w:ascii="Arial Narrow" w:hAnsi="Arial Narrow"/>
          <w:sz w:val="24"/>
          <w:szCs w:val="24"/>
        </w:rPr>
        <w:t xml:space="preserve"> </w:t>
      </w:r>
      <w:r w:rsidRPr="006F404F">
        <w:rPr>
          <w:rStyle w:val="token"/>
          <w:rFonts w:ascii="Arial Narrow" w:hAnsi="Arial Narrow"/>
          <w:sz w:val="24"/>
          <w:szCs w:val="24"/>
        </w:rPr>
        <w:t>:</w:t>
      </w:r>
      <w:r w:rsidRPr="006F404F">
        <w:rPr>
          <w:rStyle w:val="HTML1"/>
          <w:rFonts w:ascii="Arial Narrow" w:hAnsi="Arial Narrow"/>
          <w:sz w:val="24"/>
          <w:szCs w:val="24"/>
        </w:rPr>
        <w:t xml:space="preserve"> true </w:t>
      </w:r>
      <w:r w:rsidRPr="006F404F">
        <w:rPr>
          <w:rStyle w:val="token"/>
          <w:rFonts w:ascii="Arial Narrow" w:hAnsi="Arial Narrow"/>
          <w:sz w:val="24"/>
          <w:szCs w:val="24"/>
        </w:rPr>
        <w:t>}</w:t>
      </w:r>
    </w:p>
    <w:p w:rsidR="006F404F" w:rsidRPr="006F404F" w:rsidRDefault="006F404F" w:rsidP="006F404F">
      <w:pPr>
        <w:pStyle w:val="HTML"/>
        <w:ind w:firstLine="567"/>
        <w:jc w:val="both"/>
        <w:rPr>
          <w:rStyle w:val="HTML1"/>
          <w:rFonts w:ascii="Arial Narrow" w:hAnsi="Arial Narrow"/>
          <w:sz w:val="24"/>
          <w:szCs w:val="24"/>
        </w:rPr>
      </w:pPr>
      <w:r w:rsidRPr="006F404F">
        <w:rPr>
          <w:rStyle w:val="HTML1"/>
          <w:rFonts w:ascii="Arial Narrow" w:hAnsi="Arial Narrow"/>
          <w:sz w:val="24"/>
          <w:szCs w:val="24"/>
        </w:rPr>
        <w:t xml:space="preserve">      </w:t>
      </w:r>
      <w:r w:rsidRPr="006F404F">
        <w:rPr>
          <w:rStyle w:val="token"/>
          <w:rFonts w:ascii="Arial Narrow" w:hAnsi="Arial Narrow"/>
          <w:sz w:val="24"/>
          <w:szCs w:val="24"/>
        </w:rPr>
        <w:t>}</w:t>
      </w:r>
    </w:p>
    <w:p w:rsidR="006F404F" w:rsidRPr="006F404F" w:rsidRDefault="006F404F" w:rsidP="006F404F">
      <w:pPr>
        <w:pStyle w:val="HTML"/>
        <w:ind w:firstLine="567"/>
        <w:jc w:val="both"/>
        <w:rPr>
          <w:rFonts w:ascii="Arial Narrow" w:hAnsi="Arial Narrow"/>
          <w:sz w:val="24"/>
          <w:szCs w:val="24"/>
        </w:rPr>
      </w:pPr>
      <w:r w:rsidRPr="006F404F">
        <w:rPr>
          <w:rStyle w:val="token"/>
          <w:rFonts w:ascii="Arial Narrow" w:hAnsi="Arial Narrow"/>
          <w:sz w:val="24"/>
          <w:szCs w:val="24"/>
        </w:rPr>
        <w:t>}</w:t>
      </w:r>
    </w:p>
    <w:p w:rsidR="00875039" w:rsidRDefault="00875039" w:rsidP="006F404F">
      <w:pPr>
        <w:pStyle w:val="a7"/>
        <w:spacing w:before="0" w:beforeAutospacing="0" w:after="0" w:afterAutospacing="0"/>
        <w:ind w:firstLine="567"/>
        <w:jc w:val="both"/>
        <w:rPr>
          <w:rFonts w:ascii="Arial Narrow" w:hAnsi="Arial Narrow"/>
        </w:rPr>
      </w:pPr>
    </w:p>
    <w:p w:rsidR="006F404F" w:rsidRPr="006F404F" w:rsidRDefault="006F404F" w:rsidP="006F404F">
      <w:pPr>
        <w:pStyle w:val="a7"/>
        <w:spacing w:before="0" w:beforeAutospacing="0" w:after="0" w:afterAutospacing="0"/>
        <w:ind w:firstLine="567"/>
        <w:jc w:val="both"/>
        <w:rPr>
          <w:rFonts w:ascii="Arial Narrow" w:hAnsi="Arial Narrow"/>
        </w:rPr>
      </w:pPr>
      <w:r w:rsidRPr="006F404F">
        <w:rPr>
          <w:rFonts w:ascii="Arial Narrow" w:hAnsi="Arial Narrow"/>
        </w:rPr>
        <w:t xml:space="preserve">As an example for this, you can have a look at the CDS view for </w:t>
      </w:r>
      <w:r w:rsidRPr="006F404F">
        <w:rPr>
          <w:rStyle w:val="a5"/>
          <w:rFonts w:ascii="Arial Narrow" w:hAnsi="Arial Narrow"/>
        </w:rPr>
        <w:t>Business Area</w:t>
      </w:r>
      <w:r w:rsidRPr="006F404F">
        <w:rPr>
          <w:rFonts w:ascii="Arial Narrow" w:hAnsi="Arial Narrow"/>
        </w:rPr>
        <w:t xml:space="preserve"> </w:t>
      </w:r>
      <w:r w:rsidR="00875039">
        <w:rPr>
          <w:rFonts w:ascii="Arial Narrow" w:hAnsi="Arial Narrow"/>
        </w:rPr>
        <w:t>/</w:t>
      </w:r>
      <w:r w:rsidRPr="006F404F">
        <w:rPr>
          <w:rFonts w:ascii="Arial Narrow" w:hAnsi="Arial Narrow"/>
        </w:rPr>
        <w:t>I_BUSINESSAREA</w:t>
      </w:r>
      <w:r w:rsidR="00875039">
        <w:rPr>
          <w:rFonts w:ascii="Arial Narrow" w:hAnsi="Arial Narrow"/>
        </w:rPr>
        <w:t>/</w:t>
      </w:r>
      <w:r w:rsidRPr="006F404F">
        <w:rPr>
          <w:rFonts w:ascii="Arial Narrow" w:hAnsi="Arial Narrow"/>
        </w:rPr>
        <w:t>, which is a projection on table TGSB. In this case you only need the @</w:t>
      </w:r>
      <w:r w:rsidRPr="006F404F">
        <w:rPr>
          <w:rFonts w:ascii="Arial Narrow" w:hAnsi="Arial Narrow" w:cs="Courier New"/>
        </w:rPr>
        <w:t xml:space="preserve"> @Analytics.dataExtraction.changeDataCapture.automatic</w:t>
      </w:r>
      <w:r w:rsidRPr="006F404F">
        <w:rPr>
          <w:rFonts w:ascii="Arial Narrow" w:hAnsi="Arial Narrow"/>
        </w:rPr>
        <w:t xml:space="preserve"> annotation.</w:t>
      </w:r>
    </w:p>
    <w:p w:rsidR="006F404F" w:rsidRDefault="006F404F" w:rsidP="00C722A1">
      <w:pPr>
        <w:pStyle w:val="a7"/>
        <w:spacing w:before="0" w:beforeAutospacing="0" w:after="0" w:afterAutospacing="0"/>
        <w:ind w:firstLine="567"/>
      </w:pPr>
      <w:r>
        <w:rPr>
          <w:noProof/>
        </w:rPr>
        <w:drawing>
          <wp:inline distT="0" distB="0" distL="0" distR="0">
            <wp:extent cx="4384675" cy="5965825"/>
            <wp:effectExtent l="0" t="0" r="0" b="0"/>
            <wp:docPr id="64" name="Рисунок 64" descr="https://blogs.sap.com/wp-content/uploads/2019/12/07_Mapping_Auto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s.sap.com/wp-content/uploads/2019/12/07_Mapping_Automatic.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384675" cy="5965825"/>
                    </a:xfrm>
                    <a:prstGeom prst="rect">
                      <a:avLst/>
                    </a:prstGeom>
                    <a:noFill/>
                    <a:ln>
                      <a:noFill/>
                    </a:ln>
                  </pic:spPr>
                </pic:pic>
              </a:graphicData>
            </a:graphic>
          </wp:inline>
        </w:drawing>
      </w:r>
    </w:p>
    <w:p w:rsidR="00AB77EB" w:rsidRDefault="00AB77EB" w:rsidP="005A4361">
      <w:pPr>
        <w:spacing w:after="0" w:line="240" w:lineRule="auto"/>
        <w:ind w:firstLine="567"/>
        <w:jc w:val="both"/>
        <w:rPr>
          <w:rFonts w:ascii="Arial Narrow" w:hAnsi="Arial Narrow"/>
          <w:color w:val="000000" w:themeColor="text1"/>
          <w:sz w:val="24"/>
          <w:szCs w:val="24"/>
        </w:rPr>
      </w:pPr>
    </w:p>
    <w:p w:rsidR="00875039" w:rsidRPr="00C722A1" w:rsidRDefault="00875039" w:rsidP="00C722A1">
      <w:pPr>
        <w:pStyle w:val="3"/>
        <w:shd w:val="clear" w:color="auto" w:fill="F2F2F2" w:themeFill="background1" w:themeFillShade="F2"/>
        <w:spacing w:before="0" w:line="240" w:lineRule="auto"/>
        <w:ind w:firstLine="567"/>
        <w:jc w:val="center"/>
        <w:rPr>
          <w:rFonts w:ascii="Arial Narrow" w:hAnsi="Arial Narrow"/>
          <w:color w:val="002060"/>
          <w:spacing w:val="20"/>
        </w:rPr>
      </w:pPr>
      <w:r w:rsidRPr="00C722A1">
        <w:rPr>
          <w:rFonts w:ascii="Arial Narrow" w:hAnsi="Arial Narrow"/>
          <w:color w:val="002060"/>
          <w:spacing w:val="20"/>
        </w:rPr>
        <w:t>Joins</w:t>
      </w:r>
    </w:p>
    <w:p w:rsidR="00C722A1" w:rsidRDefault="00C722A1" w:rsidP="00875039">
      <w:pPr>
        <w:spacing w:after="0" w:line="240" w:lineRule="auto"/>
        <w:ind w:firstLine="567"/>
        <w:jc w:val="both"/>
        <w:rPr>
          <w:rFonts w:ascii="Arial Narrow" w:hAnsi="Arial Narrow"/>
          <w:sz w:val="24"/>
          <w:szCs w:val="24"/>
        </w:rPr>
      </w:pPr>
    </w:p>
    <w:p w:rsidR="00AB77EB" w:rsidRPr="00875039" w:rsidRDefault="00875039" w:rsidP="00875039">
      <w:pPr>
        <w:spacing w:after="0" w:line="240" w:lineRule="auto"/>
        <w:ind w:firstLine="567"/>
        <w:jc w:val="both"/>
        <w:rPr>
          <w:rFonts w:ascii="Arial Narrow" w:hAnsi="Arial Narrow"/>
          <w:sz w:val="24"/>
          <w:szCs w:val="24"/>
        </w:rPr>
      </w:pPr>
      <w:r w:rsidRPr="00875039">
        <w:rPr>
          <w:rFonts w:ascii="Arial Narrow" w:hAnsi="Arial Narrow"/>
          <w:sz w:val="24"/>
          <w:szCs w:val="24"/>
        </w:rPr>
        <w:t xml:space="preserve">Currently only </w:t>
      </w:r>
      <w:r w:rsidRPr="00C722A1">
        <w:rPr>
          <w:rStyle w:val="a4"/>
          <w:rFonts w:ascii="Arial Narrow" w:hAnsi="Arial Narrow"/>
          <w:i/>
          <w:sz w:val="24"/>
          <w:szCs w:val="24"/>
        </w:rPr>
        <w:t>Left-outer-to-One</w:t>
      </w:r>
      <w:r w:rsidRPr="00875039">
        <w:rPr>
          <w:rStyle w:val="a4"/>
          <w:rFonts w:ascii="Arial Narrow" w:hAnsi="Arial Narrow"/>
          <w:sz w:val="24"/>
          <w:szCs w:val="24"/>
        </w:rPr>
        <w:t xml:space="preserve"> joins</w:t>
      </w:r>
      <w:r w:rsidRPr="00875039">
        <w:rPr>
          <w:rFonts w:ascii="Arial Narrow" w:hAnsi="Arial Narrow"/>
          <w:sz w:val="24"/>
          <w:szCs w:val="24"/>
        </w:rPr>
        <w:t xml:space="preserve"> are supported by the CDC framework.</w:t>
      </w:r>
    </w:p>
    <w:p w:rsidR="00875039" w:rsidRPr="00875039" w:rsidRDefault="00875039" w:rsidP="00875039">
      <w:pPr>
        <w:spacing w:after="0" w:line="240" w:lineRule="auto"/>
        <w:ind w:firstLine="567"/>
        <w:jc w:val="both"/>
        <w:rPr>
          <w:rFonts w:ascii="Arial Narrow" w:eastAsia="Times New Roman" w:hAnsi="Arial Narrow" w:cs="Times New Roman"/>
          <w:sz w:val="24"/>
          <w:szCs w:val="24"/>
          <w:lang w:eastAsia="ru-RU"/>
        </w:rPr>
      </w:pPr>
      <w:r w:rsidRPr="00875039">
        <w:rPr>
          <w:rFonts w:ascii="Arial Narrow" w:eastAsia="Times New Roman" w:hAnsi="Arial Narrow" w:cs="Times New Roman"/>
          <w:sz w:val="24"/>
          <w:szCs w:val="24"/>
          <w:lang w:eastAsia="ru-RU"/>
        </w:rPr>
        <w:t>Deletions of a record with regards to this CDS view only happen, if the record in the main table is deleted.</w:t>
      </w:r>
    </w:p>
    <w:p w:rsidR="00875039" w:rsidRPr="00875039" w:rsidRDefault="00C722A1" w:rsidP="00875039">
      <w:pPr>
        <w:spacing w:after="0" w:line="240" w:lineRule="auto"/>
        <w:ind w:firstLine="567"/>
        <w:jc w:val="both"/>
        <w:rPr>
          <w:rFonts w:ascii="Arial Narrow" w:eastAsia="Times New Roman" w:hAnsi="Arial Narrow" w:cs="Times New Roman"/>
          <w:sz w:val="24"/>
          <w:szCs w:val="24"/>
          <w:lang w:eastAsia="ru-RU"/>
        </w:rPr>
      </w:pPr>
      <w:r>
        <w:rPr>
          <w:rFonts w:ascii="Arial Narrow" w:eastAsia="Times New Roman" w:hAnsi="Arial Narrow" w:cs="Times New Roman"/>
          <w:sz w:val="24"/>
          <w:szCs w:val="24"/>
          <w:lang w:eastAsia="ru-RU"/>
        </w:rPr>
        <w:t>T</w:t>
      </w:r>
      <w:r w:rsidR="00875039" w:rsidRPr="00875039">
        <w:rPr>
          <w:rFonts w:ascii="Arial Narrow" w:eastAsia="Times New Roman" w:hAnsi="Arial Narrow" w:cs="Times New Roman"/>
          <w:sz w:val="24"/>
          <w:szCs w:val="24"/>
          <w:lang w:eastAsia="ru-RU"/>
        </w:rPr>
        <w:t>he developer needs to provide the mapping between the key fields of the underlying tables and their exposure as elements in the CDS view.</w:t>
      </w:r>
    </w:p>
    <w:p w:rsidR="00875039" w:rsidRPr="00875039" w:rsidRDefault="00875039" w:rsidP="00875039">
      <w:pPr>
        <w:spacing w:after="0" w:line="240" w:lineRule="auto"/>
        <w:ind w:firstLine="567"/>
        <w:jc w:val="both"/>
        <w:rPr>
          <w:rFonts w:ascii="Arial Narrow" w:eastAsia="Times New Roman" w:hAnsi="Arial Narrow" w:cs="Times New Roman"/>
          <w:sz w:val="24"/>
          <w:szCs w:val="24"/>
          <w:lang w:eastAsia="ru-RU"/>
        </w:rPr>
      </w:pPr>
      <w:r w:rsidRPr="00875039">
        <w:rPr>
          <w:rFonts w:ascii="Arial Narrow" w:eastAsia="Times New Roman" w:hAnsi="Arial Narrow" w:cs="Times New Roman"/>
          <w:sz w:val="24"/>
          <w:szCs w:val="24"/>
          <w:lang w:eastAsia="ru-RU"/>
        </w:rPr>
        <w:t>The annotations relevant for this mapping task are subsumed under</w:t>
      </w:r>
      <w:r w:rsidRPr="00875039">
        <w:rPr>
          <w:rFonts w:ascii="Arial Narrow" w:eastAsia="Times New Roman" w:hAnsi="Arial Narrow" w:cs="Times New Roman"/>
          <w:sz w:val="24"/>
          <w:szCs w:val="24"/>
          <w:lang w:eastAsia="ru-RU"/>
        </w:rPr>
        <w:br/>
      </w:r>
      <w:r w:rsidRPr="00875039">
        <w:rPr>
          <w:rFonts w:ascii="Arial Narrow" w:eastAsia="Times New Roman" w:hAnsi="Arial Narrow" w:cs="Courier New"/>
          <w:sz w:val="24"/>
          <w:szCs w:val="24"/>
          <w:shd w:val="clear" w:color="auto" w:fill="F2F2F2" w:themeFill="background1" w:themeFillShade="F2"/>
          <w:lang w:eastAsia="ru-RU"/>
        </w:rPr>
        <w:t>@Analytics.dataExtraction.delta.changeDataCapture.</w:t>
      </w:r>
      <w:r w:rsidRPr="00875039">
        <w:rPr>
          <w:rFonts w:ascii="Arial Narrow" w:eastAsia="Times New Roman" w:hAnsi="Arial Narrow" w:cs="Courier New"/>
          <w:bCs/>
          <w:i/>
          <w:color w:val="385623" w:themeColor="accent6" w:themeShade="80"/>
          <w:sz w:val="24"/>
          <w:szCs w:val="24"/>
          <w:shd w:val="clear" w:color="auto" w:fill="F2F2F2" w:themeFill="background1" w:themeFillShade="F2"/>
          <w:lang w:eastAsia="ru-RU"/>
        </w:rPr>
        <w:t>mapping</w:t>
      </w:r>
    </w:p>
    <w:p w:rsidR="00C722A1" w:rsidRDefault="00C722A1" w:rsidP="00875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p>
    <w:p w:rsidR="00875039" w:rsidRPr="00875039" w:rsidRDefault="00875039" w:rsidP="00875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875039">
        <w:rPr>
          <w:rFonts w:ascii="Arial Narrow" w:eastAsia="Times New Roman" w:hAnsi="Arial Narrow" w:cs="Courier New"/>
          <w:sz w:val="24"/>
          <w:szCs w:val="24"/>
          <w:lang w:eastAsia="ru-RU"/>
        </w:rPr>
        <w:t>@Analytics:{</w:t>
      </w:r>
    </w:p>
    <w:p w:rsidR="00875039" w:rsidRPr="00875039" w:rsidRDefault="00875039" w:rsidP="00875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875039">
        <w:rPr>
          <w:rFonts w:ascii="Arial Narrow" w:eastAsia="Times New Roman" w:hAnsi="Arial Narrow" w:cs="Courier New"/>
          <w:sz w:val="24"/>
          <w:szCs w:val="24"/>
          <w:lang w:eastAsia="ru-RU"/>
        </w:rPr>
        <w:t xml:space="preserve">    dataCategory: #DIMENSION</w:t>
      </w:r>
    </w:p>
    <w:p w:rsidR="00875039" w:rsidRPr="00875039" w:rsidRDefault="00875039" w:rsidP="00875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875039">
        <w:rPr>
          <w:rFonts w:ascii="Arial Narrow" w:eastAsia="Times New Roman" w:hAnsi="Arial Narrow" w:cs="Courier New"/>
          <w:sz w:val="24"/>
          <w:szCs w:val="24"/>
          <w:lang w:eastAsia="ru-RU"/>
        </w:rPr>
        <w:t xml:space="preserve">    dataExtraction: {</w:t>
      </w:r>
    </w:p>
    <w:p w:rsidR="00875039" w:rsidRPr="00875039" w:rsidRDefault="00875039" w:rsidP="00875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875039">
        <w:rPr>
          <w:rFonts w:ascii="Arial Narrow" w:eastAsia="Times New Roman" w:hAnsi="Arial Narrow" w:cs="Courier New"/>
          <w:sz w:val="24"/>
          <w:szCs w:val="24"/>
          <w:lang w:eastAsia="ru-RU"/>
        </w:rPr>
        <w:t xml:space="preserve">       enabled: true,</w:t>
      </w:r>
    </w:p>
    <w:p w:rsidR="00875039" w:rsidRPr="00875039" w:rsidRDefault="00875039" w:rsidP="00875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875039">
        <w:rPr>
          <w:rFonts w:ascii="Arial Narrow" w:eastAsia="Times New Roman" w:hAnsi="Arial Narrow" w:cs="Courier New"/>
          <w:sz w:val="24"/>
          <w:szCs w:val="24"/>
          <w:lang w:eastAsia="ru-RU"/>
        </w:rPr>
        <w:t xml:space="preserve">       delta.</w:t>
      </w:r>
      <w:r w:rsidRPr="00C722A1">
        <w:rPr>
          <w:rFonts w:ascii="Arial Narrow" w:eastAsia="Times New Roman" w:hAnsi="Arial Narrow" w:cs="Courier New"/>
          <w:i/>
          <w:color w:val="002060"/>
          <w:sz w:val="24"/>
          <w:szCs w:val="24"/>
          <w:shd w:val="clear" w:color="auto" w:fill="F2F2F2" w:themeFill="background1" w:themeFillShade="F2"/>
          <w:lang w:eastAsia="ru-RU"/>
        </w:rPr>
        <w:t>changeDataCapture</w:t>
      </w:r>
      <w:r w:rsidRPr="00875039">
        <w:rPr>
          <w:rFonts w:ascii="Arial Narrow" w:eastAsia="Times New Roman" w:hAnsi="Arial Narrow" w:cs="Courier New"/>
          <w:sz w:val="24"/>
          <w:szCs w:val="24"/>
          <w:lang w:eastAsia="ru-RU"/>
        </w:rPr>
        <w:t>: {</w:t>
      </w:r>
    </w:p>
    <w:p w:rsidR="00875039" w:rsidRPr="00875039" w:rsidRDefault="00875039" w:rsidP="00875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875039">
        <w:rPr>
          <w:rFonts w:ascii="Arial Narrow" w:eastAsia="Times New Roman" w:hAnsi="Arial Narrow" w:cs="Courier New"/>
          <w:sz w:val="24"/>
          <w:szCs w:val="24"/>
          <w:lang w:eastAsia="ru-RU"/>
        </w:rPr>
        <w:t xml:space="preserve">         </w:t>
      </w:r>
      <w:r w:rsidRPr="00C722A1">
        <w:rPr>
          <w:rFonts w:ascii="Arial Narrow" w:eastAsia="Times New Roman" w:hAnsi="Arial Narrow" w:cs="Courier New"/>
          <w:i/>
          <w:color w:val="385623" w:themeColor="accent6" w:themeShade="80"/>
          <w:sz w:val="24"/>
          <w:szCs w:val="24"/>
          <w:shd w:val="clear" w:color="auto" w:fill="F2F2F2" w:themeFill="background1" w:themeFillShade="F2"/>
          <w:lang w:eastAsia="ru-RU"/>
        </w:rPr>
        <w:t>mapping</w:t>
      </w:r>
      <w:r w:rsidRPr="00875039">
        <w:rPr>
          <w:rFonts w:ascii="Arial Narrow" w:eastAsia="Times New Roman" w:hAnsi="Arial Narrow" w:cs="Courier New"/>
          <w:sz w:val="24"/>
          <w:szCs w:val="24"/>
          <w:lang w:eastAsia="ru-RU"/>
        </w:rPr>
        <w:t xml:space="preserve"> : [ {</w:t>
      </w:r>
    </w:p>
    <w:p w:rsidR="00875039" w:rsidRPr="00875039" w:rsidRDefault="00875039" w:rsidP="00875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875039">
        <w:rPr>
          <w:rFonts w:ascii="Arial Narrow" w:eastAsia="Times New Roman" w:hAnsi="Arial Narrow" w:cs="Courier New"/>
          <w:sz w:val="24"/>
          <w:szCs w:val="24"/>
          <w:lang w:eastAsia="ru-RU"/>
        </w:rPr>
        <w:t xml:space="preserve">           table : 'name of table',</w:t>
      </w:r>
    </w:p>
    <w:p w:rsidR="00875039" w:rsidRPr="00875039" w:rsidRDefault="00875039" w:rsidP="00875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875039">
        <w:rPr>
          <w:rFonts w:ascii="Arial Narrow" w:eastAsia="Times New Roman" w:hAnsi="Arial Narrow" w:cs="Courier New"/>
          <w:sz w:val="24"/>
          <w:szCs w:val="24"/>
          <w:lang w:eastAsia="ru-RU"/>
        </w:rPr>
        <w:t xml:space="preserve">           role : #MAIN|#LEFT_OUTER_TO_ONE,</w:t>
      </w:r>
    </w:p>
    <w:p w:rsidR="00875039" w:rsidRPr="00875039" w:rsidRDefault="00875039" w:rsidP="00875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875039">
        <w:rPr>
          <w:rFonts w:ascii="Arial Narrow" w:eastAsia="Times New Roman" w:hAnsi="Arial Narrow" w:cs="Courier New"/>
          <w:sz w:val="24"/>
          <w:szCs w:val="24"/>
          <w:lang w:eastAsia="ru-RU"/>
        </w:rPr>
        <w:t xml:space="preserve">           viewElement : ['list of CDS view elements'],</w:t>
      </w:r>
    </w:p>
    <w:p w:rsidR="00875039" w:rsidRPr="00875039" w:rsidRDefault="00875039" w:rsidP="00875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875039">
        <w:rPr>
          <w:rFonts w:ascii="Arial Narrow" w:eastAsia="Times New Roman" w:hAnsi="Arial Narrow" w:cs="Courier New"/>
          <w:sz w:val="24"/>
          <w:szCs w:val="24"/>
          <w:lang w:eastAsia="ru-RU"/>
        </w:rPr>
        <w:t xml:space="preserve">           tableElement: ['list of table fields']</w:t>
      </w:r>
    </w:p>
    <w:p w:rsidR="00875039" w:rsidRPr="00875039" w:rsidRDefault="00875039" w:rsidP="00875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875039">
        <w:rPr>
          <w:rFonts w:ascii="Arial Narrow" w:eastAsia="Times New Roman" w:hAnsi="Arial Narrow" w:cs="Courier New"/>
          <w:sz w:val="24"/>
          <w:szCs w:val="24"/>
          <w:lang w:eastAsia="ru-RU"/>
        </w:rPr>
        <w:t xml:space="preserve">         }, ... </w:t>
      </w:r>
    </w:p>
    <w:p w:rsidR="00875039" w:rsidRPr="00875039" w:rsidRDefault="00875039" w:rsidP="00875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875039">
        <w:rPr>
          <w:rFonts w:ascii="Arial Narrow" w:eastAsia="Times New Roman" w:hAnsi="Arial Narrow" w:cs="Courier New"/>
          <w:sz w:val="24"/>
          <w:szCs w:val="24"/>
          <w:lang w:eastAsia="ru-RU"/>
        </w:rPr>
        <w:t xml:space="preserve">        ]</w:t>
      </w:r>
    </w:p>
    <w:p w:rsidR="00875039" w:rsidRPr="00875039" w:rsidRDefault="00875039" w:rsidP="00875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875039">
        <w:rPr>
          <w:rFonts w:ascii="Arial Narrow" w:eastAsia="Times New Roman" w:hAnsi="Arial Narrow" w:cs="Courier New"/>
          <w:sz w:val="24"/>
          <w:szCs w:val="24"/>
          <w:lang w:eastAsia="ru-RU"/>
        </w:rPr>
        <w:t xml:space="preserve">      }</w:t>
      </w:r>
    </w:p>
    <w:p w:rsidR="00875039" w:rsidRPr="00875039" w:rsidRDefault="00875039" w:rsidP="00875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875039">
        <w:rPr>
          <w:rFonts w:ascii="Arial Narrow" w:eastAsia="Times New Roman" w:hAnsi="Arial Narrow" w:cs="Courier New"/>
          <w:sz w:val="24"/>
          <w:szCs w:val="24"/>
          <w:lang w:eastAsia="ru-RU"/>
        </w:rPr>
        <w:t xml:space="preserve">   }</w:t>
      </w:r>
    </w:p>
    <w:p w:rsidR="00875039" w:rsidRPr="00875039" w:rsidRDefault="00875039" w:rsidP="00875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lang w:eastAsia="ru-RU"/>
        </w:rPr>
      </w:pPr>
      <w:r w:rsidRPr="00875039">
        <w:rPr>
          <w:rFonts w:ascii="Arial Narrow" w:eastAsia="Times New Roman" w:hAnsi="Arial Narrow" w:cs="Courier New"/>
          <w:sz w:val="24"/>
          <w:szCs w:val="24"/>
          <w:lang w:eastAsia="ru-RU"/>
        </w:rPr>
        <w:t>}</w:t>
      </w:r>
    </w:p>
    <w:p w:rsidR="00875039" w:rsidRPr="00875039" w:rsidRDefault="00875039" w:rsidP="00875039">
      <w:pPr>
        <w:spacing w:after="0" w:line="240" w:lineRule="auto"/>
        <w:ind w:firstLine="567"/>
        <w:jc w:val="both"/>
        <w:rPr>
          <w:rFonts w:ascii="Arial Narrow" w:eastAsia="Times New Roman" w:hAnsi="Arial Narrow" w:cs="Times New Roman"/>
          <w:sz w:val="24"/>
          <w:szCs w:val="24"/>
          <w:lang w:eastAsia="ru-RU"/>
        </w:rPr>
      </w:pPr>
      <w:r w:rsidRPr="00875039">
        <w:rPr>
          <w:rFonts w:ascii="Arial Narrow" w:eastAsia="Times New Roman" w:hAnsi="Arial Narrow" w:cs="Times New Roman"/>
          <w:sz w:val="24"/>
          <w:szCs w:val="24"/>
          <w:lang w:eastAsia="ru-RU"/>
        </w:rPr>
        <w:t> </w:t>
      </w:r>
    </w:p>
    <w:p w:rsidR="00C722A1" w:rsidRDefault="00875039" w:rsidP="00875039">
      <w:pPr>
        <w:spacing w:after="0" w:line="240" w:lineRule="auto"/>
        <w:ind w:firstLine="567"/>
        <w:jc w:val="both"/>
        <w:rPr>
          <w:rFonts w:ascii="Arial Narrow" w:eastAsia="Times New Roman" w:hAnsi="Arial Narrow" w:cs="Times New Roman"/>
          <w:sz w:val="24"/>
          <w:szCs w:val="24"/>
          <w:lang w:eastAsia="ru-RU"/>
        </w:rPr>
      </w:pPr>
      <w:r w:rsidRPr="00875039">
        <w:rPr>
          <w:rFonts w:ascii="Arial Narrow" w:eastAsia="Times New Roman" w:hAnsi="Arial Narrow" w:cs="Times New Roman"/>
          <w:sz w:val="24"/>
          <w:szCs w:val="24"/>
          <w:lang w:eastAsia="ru-RU"/>
        </w:rPr>
        <w:t>For each of the underlying tables for which a change should trigger a delta record, the following four mapping annotations must be maintained</w:t>
      </w:r>
    </w:p>
    <w:p w:rsidR="00875039" w:rsidRPr="00C722A1" w:rsidRDefault="00875039" w:rsidP="00145A83">
      <w:pPr>
        <w:pStyle w:val="a6"/>
        <w:numPr>
          <w:ilvl w:val="1"/>
          <w:numId w:val="64"/>
        </w:numPr>
        <w:spacing w:after="0" w:line="240" w:lineRule="auto"/>
        <w:ind w:left="1134"/>
        <w:jc w:val="both"/>
        <w:rPr>
          <w:rFonts w:ascii="Arial Narrow" w:eastAsia="Times New Roman" w:hAnsi="Arial Narrow" w:cs="Times New Roman"/>
          <w:sz w:val="24"/>
          <w:szCs w:val="24"/>
          <w:lang w:eastAsia="ru-RU"/>
        </w:rPr>
      </w:pPr>
      <w:r w:rsidRPr="00C722A1">
        <w:rPr>
          <w:rFonts w:ascii="Arial Narrow" w:eastAsia="Times New Roman" w:hAnsi="Arial Narrow" w:cs="Courier New"/>
          <w:sz w:val="24"/>
          <w:szCs w:val="24"/>
          <w:shd w:val="clear" w:color="auto" w:fill="F2F2F2" w:themeFill="background1" w:themeFillShade="F2"/>
          <w:lang w:eastAsia="ru-RU"/>
        </w:rPr>
        <w:t>@Analytics.dataExtraction.delta.changeDataCapture.mapping.</w:t>
      </w:r>
      <w:r w:rsidRPr="00C722A1">
        <w:rPr>
          <w:rFonts w:ascii="Arial Narrow" w:eastAsia="Times New Roman" w:hAnsi="Arial Narrow" w:cs="Courier New"/>
          <w:b/>
          <w:bCs/>
          <w:i/>
          <w:sz w:val="24"/>
          <w:szCs w:val="24"/>
          <w:shd w:val="clear" w:color="auto" w:fill="F2F2F2" w:themeFill="background1" w:themeFillShade="F2"/>
          <w:lang w:eastAsia="ru-RU"/>
        </w:rPr>
        <w:t>table</w:t>
      </w:r>
      <w:r w:rsidR="00C722A1">
        <w:rPr>
          <w:rFonts w:ascii="Arial Narrow" w:eastAsia="Times New Roman" w:hAnsi="Arial Narrow" w:cs="Times New Roman"/>
          <w:sz w:val="24"/>
          <w:szCs w:val="24"/>
          <w:lang w:eastAsia="ru-RU"/>
        </w:rPr>
        <w:t xml:space="preserve"> - </w:t>
      </w:r>
      <w:r w:rsidRPr="00C722A1">
        <w:rPr>
          <w:rFonts w:ascii="Arial Narrow" w:eastAsia="Times New Roman" w:hAnsi="Arial Narrow" w:cs="Times New Roman"/>
          <w:sz w:val="24"/>
          <w:szCs w:val="24"/>
          <w:lang w:eastAsia="ru-RU"/>
        </w:rPr>
        <w:t>identify the name of the underlying table(s) to be logged.</w:t>
      </w:r>
    </w:p>
    <w:p w:rsidR="00875039" w:rsidRPr="00C722A1" w:rsidRDefault="00875039" w:rsidP="00145A83">
      <w:pPr>
        <w:pStyle w:val="a6"/>
        <w:numPr>
          <w:ilvl w:val="1"/>
          <w:numId w:val="64"/>
        </w:numPr>
        <w:spacing w:after="0" w:line="240" w:lineRule="auto"/>
        <w:ind w:left="1134"/>
        <w:jc w:val="both"/>
        <w:rPr>
          <w:rFonts w:ascii="Arial Narrow" w:eastAsia="Times New Roman" w:hAnsi="Arial Narrow" w:cs="Times New Roman"/>
          <w:sz w:val="24"/>
          <w:szCs w:val="24"/>
          <w:lang w:eastAsia="ru-RU"/>
        </w:rPr>
      </w:pPr>
      <w:r w:rsidRPr="00C722A1">
        <w:rPr>
          <w:rFonts w:ascii="Arial Narrow" w:eastAsia="Times New Roman" w:hAnsi="Arial Narrow" w:cs="Courier New"/>
          <w:sz w:val="24"/>
          <w:szCs w:val="24"/>
          <w:shd w:val="clear" w:color="auto" w:fill="F2F2F2" w:themeFill="background1" w:themeFillShade="F2"/>
          <w:lang w:eastAsia="ru-RU"/>
        </w:rPr>
        <w:t>@Analytics.dataExtraction.delta.changeDataCapture.mapping.</w:t>
      </w:r>
      <w:r w:rsidRPr="00C722A1">
        <w:rPr>
          <w:rFonts w:ascii="Arial Narrow" w:eastAsia="Times New Roman" w:hAnsi="Arial Narrow" w:cs="Courier New"/>
          <w:b/>
          <w:bCs/>
          <w:i/>
          <w:sz w:val="24"/>
          <w:szCs w:val="24"/>
          <w:shd w:val="clear" w:color="auto" w:fill="F2F2F2" w:themeFill="background1" w:themeFillShade="F2"/>
          <w:lang w:eastAsia="ru-RU"/>
        </w:rPr>
        <w:t>role</w:t>
      </w:r>
      <w:r w:rsidR="00C722A1">
        <w:rPr>
          <w:rFonts w:ascii="Arial Narrow" w:eastAsia="Times New Roman" w:hAnsi="Arial Narrow" w:cs="Times New Roman"/>
          <w:sz w:val="24"/>
          <w:szCs w:val="24"/>
          <w:lang w:eastAsia="ru-RU"/>
        </w:rPr>
        <w:t xml:space="preserve"> - </w:t>
      </w:r>
      <w:r w:rsidRPr="00C722A1">
        <w:rPr>
          <w:rFonts w:ascii="Arial Narrow" w:eastAsia="Times New Roman" w:hAnsi="Arial Narrow" w:cs="Times New Roman"/>
          <w:sz w:val="24"/>
          <w:szCs w:val="24"/>
          <w:lang w:eastAsia="ru-RU"/>
        </w:rPr>
        <w:t>identify the role of a participating table</w:t>
      </w:r>
      <w:r w:rsidR="00C722A1">
        <w:rPr>
          <w:rFonts w:ascii="Arial Narrow" w:eastAsia="Times New Roman" w:hAnsi="Arial Narrow" w:cs="Times New Roman"/>
          <w:sz w:val="24"/>
          <w:szCs w:val="24"/>
          <w:lang w:eastAsia="ru-RU"/>
        </w:rPr>
        <w:t>.</w:t>
      </w:r>
    </w:p>
    <w:p w:rsidR="00875039" w:rsidRPr="00C722A1" w:rsidRDefault="00875039" w:rsidP="00C722A1">
      <w:pPr>
        <w:pStyle w:val="a6"/>
        <w:spacing w:after="0" w:line="240" w:lineRule="auto"/>
        <w:ind w:left="1134"/>
        <w:jc w:val="both"/>
        <w:rPr>
          <w:rFonts w:ascii="Arial Narrow" w:eastAsia="Times New Roman" w:hAnsi="Arial Narrow" w:cs="Times New Roman"/>
          <w:sz w:val="24"/>
          <w:szCs w:val="24"/>
          <w:lang w:eastAsia="ru-RU"/>
        </w:rPr>
      </w:pPr>
      <w:r w:rsidRPr="00C722A1">
        <w:rPr>
          <w:rFonts w:ascii="Arial Narrow" w:eastAsia="Times New Roman" w:hAnsi="Arial Narrow" w:cs="Times New Roman"/>
          <w:sz w:val="24"/>
          <w:szCs w:val="24"/>
          <w:lang w:eastAsia="ru-RU"/>
        </w:rPr>
        <w:t xml:space="preserve">The </w:t>
      </w:r>
      <w:r w:rsidRPr="00C722A1">
        <w:rPr>
          <w:rFonts w:ascii="Arial Narrow" w:eastAsia="Times New Roman" w:hAnsi="Arial Narrow" w:cs="Times New Roman"/>
          <w:b/>
          <w:bCs/>
          <w:i/>
          <w:sz w:val="24"/>
          <w:szCs w:val="24"/>
          <w:lang w:eastAsia="ru-RU"/>
        </w:rPr>
        <w:t xml:space="preserve">main </w:t>
      </w:r>
      <w:r w:rsidRPr="00C722A1">
        <w:rPr>
          <w:rFonts w:ascii="Arial Narrow" w:eastAsia="Times New Roman" w:hAnsi="Arial Narrow" w:cs="Times New Roman"/>
          <w:bCs/>
          <w:sz w:val="24"/>
          <w:szCs w:val="24"/>
          <w:lang w:eastAsia="ru-RU"/>
        </w:rPr>
        <w:t>table</w:t>
      </w:r>
      <w:r w:rsidRPr="00C722A1">
        <w:rPr>
          <w:rFonts w:ascii="Arial Narrow" w:eastAsia="Times New Roman" w:hAnsi="Arial Narrow" w:cs="Times New Roman"/>
          <w:sz w:val="24"/>
          <w:szCs w:val="24"/>
          <w:lang w:eastAsia="ru-RU"/>
        </w:rPr>
        <w:t xml:space="preserve"> receives the value </w:t>
      </w:r>
      <w:r w:rsidRPr="00C722A1">
        <w:rPr>
          <w:rFonts w:ascii="Arial Narrow" w:eastAsia="Times New Roman" w:hAnsi="Arial Narrow" w:cs="Times New Roman"/>
          <w:bCs/>
          <w:i/>
          <w:color w:val="002060"/>
          <w:sz w:val="24"/>
          <w:szCs w:val="24"/>
          <w:shd w:val="clear" w:color="auto" w:fill="F2F2F2" w:themeFill="background1" w:themeFillShade="F2"/>
          <w:lang w:eastAsia="ru-RU"/>
        </w:rPr>
        <w:t>#MAIN</w:t>
      </w:r>
      <w:r w:rsidRPr="00C722A1">
        <w:rPr>
          <w:rFonts w:ascii="Arial Narrow" w:eastAsia="Times New Roman" w:hAnsi="Arial Narrow" w:cs="Times New Roman"/>
          <w:sz w:val="24"/>
          <w:szCs w:val="24"/>
          <w:lang w:eastAsia="ru-RU"/>
        </w:rPr>
        <w:t xml:space="preserve">. The key(s) of the CDS view correspond(s) exactly to the key(s) of the underlying main table to be logged. The </w:t>
      </w:r>
      <w:r w:rsidRPr="00C722A1">
        <w:rPr>
          <w:rFonts w:ascii="Arial Narrow" w:eastAsia="Times New Roman" w:hAnsi="Arial Narrow" w:cs="Times New Roman"/>
          <w:b/>
          <w:i/>
          <w:sz w:val="24"/>
          <w:szCs w:val="24"/>
          <w:lang w:eastAsia="ru-RU"/>
        </w:rPr>
        <w:t>outer</w:t>
      </w:r>
      <w:r w:rsidRPr="00C722A1">
        <w:rPr>
          <w:rFonts w:ascii="Arial Narrow" w:eastAsia="Times New Roman" w:hAnsi="Arial Narrow" w:cs="Times New Roman"/>
          <w:sz w:val="24"/>
          <w:szCs w:val="24"/>
          <w:lang w:eastAsia="ru-RU"/>
        </w:rPr>
        <w:t xml:space="preserve"> table(s) receive(s) the value </w:t>
      </w:r>
      <w:r w:rsidRPr="00C722A1">
        <w:rPr>
          <w:rFonts w:ascii="Arial Narrow" w:eastAsia="Times New Roman" w:hAnsi="Arial Narrow" w:cs="Times New Roman"/>
          <w:bCs/>
          <w:i/>
          <w:color w:val="002060"/>
          <w:sz w:val="24"/>
          <w:szCs w:val="24"/>
          <w:shd w:val="clear" w:color="auto" w:fill="F2F2F2" w:themeFill="background1" w:themeFillShade="F2"/>
          <w:lang w:eastAsia="ru-RU"/>
        </w:rPr>
        <w:t>#LEFT_OUTER_TO_ONE_JOIN</w:t>
      </w:r>
      <w:r w:rsidRPr="00C722A1">
        <w:rPr>
          <w:rFonts w:ascii="Arial Narrow" w:eastAsia="Times New Roman" w:hAnsi="Arial Narrow" w:cs="Times New Roman"/>
          <w:sz w:val="24"/>
          <w:szCs w:val="24"/>
          <w:lang w:eastAsia="ru-RU"/>
        </w:rPr>
        <w:t>.</w:t>
      </w:r>
    </w:p>
    <w:p w:rsidR="00C722A1" w:rsidRDefault="00875039" w:rsidP="00145A83">
      <w:pPr>
        <w:pStyle w:val="a6"/>
        <w:numPr>
          <w:ilvl w:val="1"/>
          <w:numId w:val="63"/>
        </w:numPr>
        <w:spacing w:after="0" w:line="240" w:lineRule="auto"/>
        <w:ind w:left="1134"/>
        <w:jc w:val="both"/>
        <w:rPr>
          <w:rFonts w:ascii="Arial Narrow" w:eastAsia="Times New Roman" w:hAnsi="Arial Narrow" w:cs="Times New Roman"/>
          <w:sz w:val="24"/>
          <w:szCs w:val="24"/>
          <w:lang w:eastAsia="ru-RU"/>
        </w:rPr>
      </w:pPr>
      <w:r w:rsidRPr="00C722A1">
        <w:rPr>
          <w:rFonts w:ascii="Arial Narrow" w:eastAsia="Times New Roman" w:hAnsi="Arial Narrow" w:cs="Courier New"/>
          <w:sz w:val="24"/>
          <w:szCs w:val="24"/>
          <w:shd w:val="clear" w:color="auto" w:fill="F2F2F2" w:themeFill="background1" w:themeFillShade="F2"/>
          <w:lang w:eastAsia="ru-RU"/>
        </w:rPr>
        <w:t>@Analytics.dataExtraction.delta.changeDataCapture.mapping.</w:t>
      </w:r>
      <w:r w:rsidRPr="00C722A1">
        <w:rPr>
          <w:rFonts w:ascii="Arial Narrow" w:eastAsia="Times New Roman" w:hAnsi="Arial Narrow" w:cs="Courier New"/>
          <w:b/>
          <w:bCs/>
          <w:i/>
          <w:sz w:val="24"/>
          <w:szCs w:val="24"/>
          <w:shd w:val="clear" w:color="auto" w:fill="F2F2F2" w:themeFill="background1" w:themeFillShade="F2"/>
          <w:lang w:eastAsia="ru-RU"/>
        </w:rPr>
        <w:t>viewElement</w:t>
      </w:r>
      <w:r w:rsidR="00C722A1">
        <w:rPr>
          <w:rFonts w:ascii="Arial Narrow" w:eastAsia="Times New Roman" w:hAnsi="Arial Narrow" w:cs="Times New Roman"/>
          <w:sz w:val="24"/>
          <w:szCs w:val="24"/>
          <w:lang w:eastAsia="ru-RU"/>
        </w:rPr>
        <w:t xml:space="preserve">. </w:t>
      </w:r>
    </w:p>
    <w:p w:rsidR="00C722A1" w:rsidRDefault="00C722A1" w:rsidP="00C722A1">
      <w:pPr>
        <w:pStyle w:val="a6"/>
        <w:spacing w:after="0" w:line="240" w:lineRule="auto"/>
        <w:ind w:left="1134"/>
        <w:jc w:val="both"/>
        <w:rPr>
          <w:rFonts w:ascii="Arial Narrow" w:eastAsia="Times New Roman" w:hAnsi="Arial Narrow" w:cs="Times New Roman"/>
          <w:sz w:val="24"/>
          <w:szCs w:val="24"/>
          <w:lang w:eastAsia="ru-RU"/>
        </w:rPr>
      </w:pPr>
      <w:r>
        <w:rPr>
          <w:rFonts w:ascii="Arial Narrow" w:eastAsia="Times New Roman" w:hAnsi="Arial Narrow" w:cs="Times New Roman"/>
          <w:sz w:val="24"/>
          <w:szCs w:val="24"/>
          <w:lang w:eastAsia="ru-RU"/>
        </w:rPr>
        <w:t>I</w:t>
      </w:r>
      <w:r w:rsidR="00875039" w:rsidRPr="00C722A1">
        <w:rPr>
          <w:rFonts w:ascii="Arial Narrow" w:eastAsia="Times New Roman" w:hAnsi="Arial Narrow" w:cs="Times New Roman"/>
          <w:sz w:val="24"/>
          <w:szCs w:val="24"/>
          <w:lang w:eastAsia="ru-RU"/>
        </w:rPr>
        <w:t xml:space="preserve">n case of </w:t>
      </w:r>
    </w:p>
    <w:p w:rsidR="00875039" w:rsidRPr="00C722A1" w:rsidRDefault="00875039" w:rsidP="00145A83">
      <w:pPr>
        <w:pStyle w:val="a6"/>
        <w:numPr>
          <w:ilvl w:val="1"/>
          <w:numId w:val="63"/>
        </w:numPr>
        <w:spacing w:after="0" w:line="240" w:lineRule="auto"/>
        <w:ind w:left="1701"/>
        <w:jc w:val="both"/>
        <w:rPr>
          <w:rFonts w:ascii="Arial Narrow" w:eastAsia="Times New Roman" w:hAnsi="Arial Narrow" w:cs="Times New Roman"/>
          <w:sz w:val="24"/>
          <w:szCs w:val="24"/>
          <w:lang w:eastAsia="ru-RU"/>
        </w:rPr>
      </w:pPr>
      <w:r w:rsidRPr="00C722A1">
        <w:rPr>
          <w:rFonts w:ascii="Arial Narrow" w:eastAsia="Times New Roman" w:hAnsi="Arial Narrow" w:cs="Times New Roman"/>
          <w:sz w:val="24"/>
          <w:szCs w:val="24"/>
          <w:lang w:eastAsia="ru-RU"/>
        </w:rPr>
        <w:t>the</w:t>
      </w:r>
      <w:r w:rsidRPr="00C722A1">
        <w:rPr>
          <w:rFonts w:ascii="Arial Narrow" w:eastAsia="Times New Roman" w:hAnsi="Arial Narrow" w:cs="Times New Roman"/>
          <w:b/>
          <w:bCs/>
          <w:sz w:val="24"/>
          <w:szCs w:val="24"/>
          <w:lang w:eastAsia="ru-RU"/>
        </w:rPr>
        <w:t xml:space="preserve"> </w:t>
      </w:r>
      <w:r w:rsidRPr="00C722A1">
        <w:rPr>
          <w:rFonts w:ascii="Arial Narrow" w:eastAsia="Times New Roman" w:hAnsi="Arial Narrow" w:cs="Times New Roman"/>
          <w:b/>
          <w:bCs/>
          <w:i/>
          <w:sz w:val="24"/>
          <w:szCs w:val="24"/>
          <w:lang w:eastAsia="ru-RU"/>
        </w:rPr>
        <w:t>main</w:t>
      </w:r>
      <w:r w:rsidRPr="00C722A1">
        <w:rPr>
          <w:rFonts w:ascii="Arial Narrow" w:eastAsia="Times New Roman" w:hAnsi="Arial Narrow" w:cs="Times New Roman"/>
          <w:b/>
          <w:bCs/>
          <w:sz w:val="24"/>
          <w:szCs w:val="24"/>
          <w:lang w:eastAsia="ru-RU"/>
        </w:rPr>
        <w:t xml:space="preserve"> </w:t>
      </w:r>
      <w:r w:rsidRPr="00C722A1">
        <w:rPr>
          <w:rFonts w:ascii="Arial Narrow" w:eastAsia="Times New Roman" w:hAnsi="Arial Narrow" w:cs="Times New Roman"/>
          <w:bCs/>
          <w:sz w:val="24"/>
          <w:szCs w:val="24"/>
          <w:lang w:eastAsia="ru-RU"/>
        </w:rPr>
        <w:t>table</w:t>
      </w:r>
      <w:r w:rsidRPr="00C722A1">
        <w:rPr>
          <w:rFonts w:ascii="Arial Narrow" w:eastAsia="Times New Roman" w:hAnsi="Arial Narrow" w:cs="Times New Roman"/>
          <w:sz w:val="24"/>
          <w:szCs w:val="24"/>
          <w:lang w:eastAsia="ru-RU"/>
        </w:rPr>
        <w:t xml:space="preserve"> </w:t>
      </w:r>
      <w:r w:rsidR="00C722A1">
        <w:rPr>
          <w:rFonts w:ascii="Arial Narrow" w:eastAsia="Times New Roman" w:hAnsi="Arial Narrow" w:cs="Times New Roman"/>
          <w:sz w:val="24"/>
          <w:szCs w:val="24"/>
          <w:lang w:eastAsia="ru-RU"/>
        </w:rPr>
        <w:t xml:space="preserve">- </w:t>
      </w:r>
      <w:r w:rsidRPr="00C722A1">
        <w:rPr>
          <w:rFonts w:ascii="Arial Narrow" w:eastAsia="Times New Roman" w:hAnsi="Arial Narrow" w:cs="Times New Roman"/>
          <w:sz w:val="24"/>
          <w:szCs w:val="24"/>
          <w:lang w:eastAsia="ru-RU"/>
        </w:rPr>
        <w:t>this list enumerates all exposed CDS view element names corresponding to the key fields of the main table</w:t>
      </w:r>
    </w:p>
    <w:p w:rsidR="00875039" w:rsidRPr="00C722A1" w:rsidRDefault="00875039" w:rsidP="00145A83">
      <w:pPr>
        <w:pStyle w:val="a6"/>
        <w:numPr>
          <w:ilvl w:val="0"/>
          <w:numId w:val="63"/>
        </w:numPr>
        <w:spacing w:after="0" w:line="240" w:lineRule="auto"/>
        <w:ind w:left="1701"/>
        <w:jc w:val="both"/>
        <w:rPr>
          <w:rFonts w:ascii="Arial Narrow" w:eastAsia="Times New Roman" w:hAnsi="Arial Narrow" w:cs="Times New Roman"/>
          <w:sz w:val="24"/>
          <w:szCs w:val="24"/>
          <w:lang w:eastAsia="ru-RU"/>
        </w:rPr>
      </w:pPr>
      <w:r w:rsidRPr="00C722A1">
        <w:rPr>
          <w:rFonts w:ascii="Arial Narrow" w:eastAsia="Times New Roman" w:hAnsi="Arial Narrow" w:cs="Times New Roman"/>
          <w:sz w:val="24"/>
          <w:szCs w:val="24"/>
          <w:lang w:eastAsia="ru-RU"/>
        </w:rPr>
        <w:t xml:space="preserve">an </w:t>
      </w:r>
      <w:r w:rsidRPr="00C722A1">
        <w:rPr>
          <w:rFonts w:ascii="Arial Narrow" w:eastAsia="Times New Roman" w:hAnsi="Arial Narrow" w:cs="Times New Roman"/>
          <w:b/>
          <w:bCs/>
          <w:i/>
          <w:sz w:val="24"/>
          <w:szCs w:val="24"/>
          <w:lang w:eastAsia="ru-RU"/>
        </w:rPr>
        <w:t>outer</w:t>
      </w:r>
      <w:r w:rsidRPr="00C722A1">
        <w:rPr>
          <w:rFonts w:ascii="Arial Narrow" w:eastAsia="Times New Roman" w:hAnsi="Arial Narrow" w:cs="Times New Roman"/>
          <w:b/>
          <w:bCs/>
          <w:sz w:val="24"/>
          <w:szCs w:val="24"/>
          <w:lang w:eastAsia="ru-RU"/>
        </w:rPr>
        <w:t xml:space="preserve"> </w:t>
      </w:r>
      <w:r w:rsidRPr="00C722A1">
        <w:rPr>
          <w:rFonts w:ascii="Arial Narrow" w:eastAsia="Times New Roman" w:hAnsi="Arial Narrow" w:cs="Times New Roman"/>
          <w:bCs/>
          <w:sz w:val="24"/>
          <w:szCs w:val="24"/>
          <w:lang w:eastAsia="ru-RU"/>
        </w:rPr>
        <w:t>table</w:t>
      </w:r>
      <w:r w:rsidR="00C722A1">
        <w:rPr>
          <w:rFonts w:ascii="Arial Narrow" w:eastAsia="Times New Roman" w:hAnsi="Arial Narrow" w:cs="Times New Roman"/>
          <w:bCs/>
          <w:sz w:val="24"/>
          <w:szCs w:val="24"/>
          <w:lang w:eastAsia="ru-RU"/>
        </w:rPr>
        <w:t xml:space="preserve"> -</w:t>
      </w:r>
      <w:r w:rsidRPr="00C722A1">
        <w:rPr>
          <w:rFonts w:ascii="Arial Narrow" w:eastAsia="Times New Roman" w:hAnsi="Arial Narrow" w:cs="Times New Roman"/>
          <w:sz w:val="24"/>
          <w:szCs w:val="24"/>
          <w:lang w:eastAsia="ru-RU"/>
        </w:rPr>
        <w:t xml:space="preserve"> this list enumerates all exposed CDS view element names that correspond to key fields in this underlying outer table</w:t>
      </w:r>
      <w:r w:rsidR="00C722A1">
        <w:rPr>
          <w:rFonts w:ascii="Arial Narrow" w:eastAsia="Times New Roman" w:hAnsi="Arial Narrow" w:cs="Times New Roman"/>
          <w:sz w:val="24"/>
          <w:szCs w:val="24"/>
          <w:lang w:eastAsia="ru-RU"/>
        </w:rPr>
        <w:t xml:space="preserve"> [</w:t>
      </w:r>
      <w:r w:rsidRPr="00C722A1">
        <w:rPr>
          <w:rFonts w:ascii="Arial Narrow" w:eastAsia="Times New Roman" w:hAnsi="Arial Narrow" w:cs="Times New Roman"/>
          <w:i/>
          <w:color w:val="002060"/>
          <w:sz w:val="24"/>
          <w:szCs w:val="24"/>
          <w:shd w:val="clear" w:color="auto" w:fill="F2F2F2" w:themeFill="background1" w:themeFillShade="F2"/>
          <w:lang w:eastAsia="ru-RU"/>
        </w:rPr>
        <w:t>foreign key fields</w:t>
      </w:r>
      <w:r w:rsidR="00C722A1">
        <w:rPr>
          <w:rFonts w:ascii="Arial Narrow" w:eastAsia="Times New Roman" w:hAnsi="Arial Narrow" w:cs="Times New Roman"/>
          <w:color w:val="002060"/>
          <w:sz w:val="24"/>
          <w:szCs w:val="24"/>
          <w:lang w:eastAsia="ru-RU"/>
        </w:rPr>
        <w:t>]</w:t>
      </w:r>
      <w:r w:rsidRPr="00C722A1">
        <w:rPr>
          <w:rFonts w:ascii="Arial Narrow" w:eastAsia="Times New Roman" w:hAnsi="Arial Narrow" w:cs="Times New Roman"/>
          <w:sz w:val="24"/>
          <w:szCs w:val="24"/>
          <w:lang w:eastAsia="ru-RU"/>
        </w:rPr>
        <w:t>.</w:t>
      </w:r>
    </w:p>
    <w:p w:rsidR="00875039" w:rsidRPr="00C722A1" w:rsidRDefault="00875039" w:rsidP="00145A83">
      <w:pPr>
        <w:pStyle w:val="a6"/>
        <w:numPr>
          <w:ilvl w:val="1"/>
          <w:numId w:val="63"/>
        </w:numPr>
        <w:spacing w:after="0" w:line="240" w:lineRule="auto"/>
        <w:ind w:left="1134"/>
        <w:jc w:val="both"/>
        <w:rPr>
          <w:rFonts w:ascii="Arial Narrow" w:eastAsia="Times New Roman" w:hAnsi="Arial Narrow" w:cs="Times New Roman"/>
          <w:sz w:val="24"/>
          <w:szCs w:val="24"/>
          <w:lang w:eastAsia="ru-RU"/>
        </w:rPr>
      </w:pPr>
      <w:r w:rsidRPr="0083478D">
        <w:rPr>
          <w:rFonts w:ascii="Arial Narrow" w:eastAsia="Times New Roman" w:hAnsi="Arial Narrow" w:cs="Courier New"/>
          <w:sz w:val="24"/>
          <w:szCs w:val="24"/>
          <w:shd w:val="clear" w:color="auto" w:fill="F2F2F2" w:themeFill="background1" w:themeFillShade="F2"/>
          <w:lang w:eastAsia="ru-RU"/>
        </w:rPr>
        <w:t>@Analytics.dataExtraction.delta.changeDataCapture.mapping.</w:t>
      </w:r>
      <w:r w:rsidRPr="0083478D">
        <w:rPr>
          <w:rFonts w:ascii="Arial Narrow" w:eastAsia="Times New Roman" w:hAnsi="Arial Narrow" w:cs="Courier New"/>
          <w:b/>
          <w:bCs/>
          <w:i/>
          <w:sz w:val="24"/>
          <w:szCs w:val="24"/>
          <w:shd w:val="clear" w:color="auto" w:fill="F2F2F2" w:themeFill="background1" w:themeFillShade="F2"/>
          <w:lang w:eastAsia="ru-RU"/>
        </w:rPr>
        <w:t>tableElement</w:t>
      </w:r>
      <w:r w:rsidR="0083478D">
        <w:rPr>
          <w:rFonts w:ascii="Arial Narrow" w:eastAsia="Times New Roman" w:hAnsi="Arial Narrow" w:cs="Times New Roman"/>
          <w:sz w:val="24"/>
          <w:szCs w:val="24"/>
          <w:lang w:eastAsia="ru-RU"/>
        </w:rPr>
        <w:t xml:space="preserve"> - </w:t>
      </w:r>
      <w:r w:rsidRPr="00C722A1">
        <w:rPr>
          <w:rFonts w:ascii="Arial Narrow" w:eastAsia="Times New Roman" w:hAnsi="Arial Narrow" w:cs="Times New Roman"/>
          <w:sz w:val="24"/>
          <w:szCs w:val="24"/>
          <w:lang w:eastAsia="ru-RU"/>
        </w:rPr>
        <w:t>enumerates the respective key fields of the underlying tables to be logged.</w:t>
      </w:r>
    </w:p>
    <w:p w:rsidR="0083478D" w:rsidRDefault="0083478D" w:rsidP="00875039">
      <w:pPr>
        <w:spacing w:after="0" w:line="240" w:lineRule="auto"/>
        <w:ind w:firstLine="567"/>
        <w:jc w:val="both"/>
        <w:rPr>
          <w:rFonts w:ascii="Arial Narrow" w:eastAsia="Times New Roman" w:hAnsi="Arial Narrow" w:cs="Times New Roman"/>
          <w:sz w:val="24"/>
          <w:szCs w:val="24"/>
          <w:lang w:eastAsia="ru-RU"/>
        </w:rPr>
      </w:pPr>
    </w:p>
    <w:p w:rsidR="00875039" w:rsidRPr="00875039" w:rsidRDefault="00875039" w:rsidP="00875039">
      <w:pPr>
        <w:spacing w:after="0" w:line="240" w:lineRule="auto"/>
        <w:ind w:firstLine="567"/>
        <w:jc w:val="both"/>
        <w:rPr>
          <w:rFonts w:ascii="Arial Narrow" w:eastAsia="Times New Roman" w:hAnsi="Arial Narrow" w:cs="Times New Roman"/>
          <w:sz w:val="24"/>
          <w:szCs w:val="24"/>
          <w:lang w:eastAsia="ru-RU"/>
        </w:rPr>
      </w:pPr>
      <w:r w:rsidRPr="00875039">
        <w:rPr>
          <w:rFonts w:ascii="Arial Narrow" w:eastAsia="Times New Roman" w:hAnsi="Arial Narrow" w:cs="Times New Roman"/>
          <w:sz w:val="24"/>
          <w:szCs w:val="24"/>
          <w:lang w:eastAsia="ru-RU"/>
        </w:rPr>
        <w:t xml:space="preserve">Both lists, </w:t>
      </w:r>
      <w:r w:rsidRPr="0083478D">
        <w:rPr>
          <w:rFonts w:ascii="Arial Narrow" w:eastAsia="Times New Roman" w:hAnsi="Arial Narrow" w:cs="Times New Roman"/>
          <w:i/>
          <w:iCs/>
          <w:color w:val="002060"/>
          <w:sz w:val="24"/>
          <w:szCs w:val="24"/>
          <w:shd w:val="clear" w:color="auto" w:fill="F2F2F2" w:themeFill="background1" w:themeFillShade="F2"/>
          <w:lang w:eastAsia="ru-RU"/>
        </w:rPr>
        <w:t>viewElement</w:t>
      </w:r>
      <w:r w:rsidRPr="00875039">
        <w:rPr>
          <w:rFonts w:ascii="Arial Narrow" w:eastAsia="Times New Roman" w:hAnsi="Arial Narrow" w:cs="Times New Roman"/>
          <w:sz w:val="24"/>
          <w:szCs w:val="24"/>
          <w:lang w:eastAsia="ru-RU"/>
        </w:rPr>
        <w:t xml:space="preserve"> and </w:t>
      </w:r>
      <w:r w:rsidRPr="0083478D">
        <w:rPr>
          <w:rFonts w:ascii="Arial Narrow" w:eastAsia="Times New Roman" w:hAnsi="Arial Narrow" w:cs="Times New Roman"/>
          <w:i/>
          <w:iCs/>
          <w:color w:val="002060"/>
          <w:sz w:val="24"/>
          <w:szCs w:val="24"/>
          <w:shd w:val="clear" w:color="auto" w:fill="F2F2F2" w:themeFill="background1" w:themeFillShade="F2"/>
          <w:lang w:eastAsia="ru-RU"/>
        </w:rPr>
        <w:t>tableElement</w:t>
      </w:r>
      <w:r w:rsidRPr="00875039">
        <w:rPr>
          <w:rFonts w:ascii="Arial Narrow" w:eastAsia="Times New Roman" w:hAnsi="Arial Narrow" w:cs="Times New Roman"/>
          <w:color w:val="002060"/>
          <w:sz w:val="24"/>
          <w:szCs w:val="24"/>
          <w:lang w:eastAsia="ru-RU"/>
        </w:rPr>
        <w:t>,</w:t>
      </w:r>
      <w:r w:rsidRPr="00875039">
        <w:rPr>
          <w:rFonts w:ascii="Arial Narrow" w:eastAsia="Times New Roman" w:hAnsi="Arial Narrow" w:cs="Times New Roman"/>
          <w:sz w:val="24"/>
          <w:szCs w:val="24"/>
          <w:lang w:eastAsia="ru-RU"/>
        </w:rPr>
        <w:t xml:space="preserve"> must contain an equal number of elements and must list them in the </w:t>
      </w:r>
      <w:r w:rsidRPr="00875039">
        <w:rPr>
          <w:rFonts w:ascii="Arial Narrow" w:eastAsia="Times New Roman" w:hAnsi="Arial Narrow" w:cs="Times New Roman"/>
          <w:b/>
          <w:i/>
          <w:sz w:val="24"/>
          <w:szCs w:val="24"/>
          <w:lang w:eastAsia="ru-RU"/>
        </w:rPr>
        <w:t>same order</w:t>
      </w:r>
      <w:r w:rsidRPr="00875039">
        <w:rPr>
          <w:rFonts w:ascii="Arial Narrow" w:eastAsia="Times New Roman" w:hAnsi="Arial Narrow" w:cs="Times New Roman"/>
          <w:sz w:val="24"/>
          <w:szCs w:val="24"/>
          <w:lang w:eastAsia="ru-RU"/>
        </w:rPr>
        <w:t xml:space="preserve"> so that corresponding fields match.</w:t>
      </w:r>
    </w:p>
    <w:p w:rsidR="00875039" w:rsidRPr="00875039" w:rsidRDefault="00875039" w:rsidP="00875039">
      <w:pPr>
        <w:spacing w:after="0" w:line="240" w:lineRule="auto"/>
        <w:ind w:firstLine="567"/>
        <w:jc w:val="both"/>
        <w:rPr>
          <w:rFonts w:ascii="Arial Narrow" w:eastAsia="Times New Roman" w:hAnsi="Arial Narrow" w:cs="Times New Roman"/>
          <w:sz w:val="24"/>
          <w:szCs w:val="24"/>
          <w:lang w:eastAsia="ru-RU"/>
        </w:rPr>
      </w:pPr>
      <w:r w:rsidRPr="00875039">
        <w:rPr>
          <w:rFonts w:ascii="Arial Narrow" w:eastAsia="Times New Roman" w:hAnsi="Arial Narrow" w:cs="Times New Roman"/>
          <w:sz w:val="24"/>
          <w:szCs w:val="24"/>
          <w:lang w:eastAsia="ru-RU"/>
        </w:rPr>
        <w:t>Important for the tables for which you want to have delta records recorded</w:t>
      </w:r>
      <w:r w:rsidR="0083478D">
        <w:rPr>
          <w:rFonts w:ascii="Arial Narrow" w:eastAsia="Times New Roman" w:hAnsi="Arial Narrow" w:cs="Times New Roman"/>
          <w:sz w:val="24"/>
          <w:szCs w:val="24"/>
          <w:lang w:eastAsia="ru-RU"/>
        </w:rPr>
        <w:t xml:space="preserve"> - </w:t>
      </w:r>
      <w:r w:rsidRPr="00875039">
        <w:rPr>
          <w:rFonts w:ascii="Arial Narrow" w:eastAsia="Times New Roman" w:hAnsi="Arial Narrow" w:cs="Times New Roman"/>
          <w:b/>
          <w:i/>
          <w:sz w:val="24"/>
          <w:szCs w:val="24"/>
          <w:lang w:eastAsia="ru-RU"/>
        </w:rPr>
        <w:t>all foreign key fields</w:t>
      </w:r>
      <w:r w:rsidRPr="00875039">
        <w:rPr>
          <w:rFonts w:ascii="Arial Narrow" w:eastAsia="Times New Roman" w:hAnsi="Arial Narrow" w:cs="Times New Roman"/>
          <w:sz w:val="24"/>
          <w:szCs w:val="24"/>
          <w:lang w:eastAsia="ru-RU"/>
        </w:rPr>
        <w:t xml:space="preserve"> pointing to the respective outer tables which are used in joins need to be exposed as fields in the CDS view. If some of these </w:t>
      </w:r>
      <w:r w:rsidRPr="00875039">
        <w:rPr>
          <w:rFonts w:ascii="Arial Narrow" w:eastAsia="Times New Roman" w:hAnsi="Arial Narrow" w:cs="Times New Roman"/>
          <w:sz w:val="24"/>
          <w:szCs w:val="24"/>
          <w:lang w:eastAsia="ru-RU"/>
        </w:rPr>
        <w:lastRenderedPageBreak/>
        <w:t>fields are not meant to be consumed by the end user, they can be hidden by the annotation</w:t>
      </w:r>
      <w:r w:rsidRPr="00875039">
        <w:rPr>
          <w:rFonts w:ascii="Arial Narrow" w:eastAsia="Times New Roman" w:hAnsi="Arial Narrow" w:cs="Times New Roman"/>
          <w:sz w:val="24"/>
          <w:szCs w:val="24"/>
          <w:lang w:eastAsia="ru-RU"/>
        </w:rPr>
        <w:br/>
      </w:r>
      <w:r w:rsidRPr="00875039">
        <w:rPr>
          <w:rFonts w:ascii="Arial Narrow" w:eastAsia="Times New Roman" w:hAnsi="Arial Narrow" w:cs="Courier New"/>
          <w:sz w:val="24"/>
          <w:szCs w:val="24"/>
          <w:shd w:val="clear" w:color="auto" w:fill="F2F2F2" w:themeFill="background1" w:themeFillShade="F2"/>
          <w:lang w:eastAsia="ru-RU"/>
        </w:rPr>
        <w:t>@Consumption.</w:t>
      </w:r>
      <w:r w:rsidRPr="00875039">
        <w:rPr>
          <w:rFonts w:ascii="Arial Narrow" w:eastAsia="Times New Roman" w:hAnsi="Arial Narrow" w:cs="Courier New"/>
          <w:i/>
          <w:color w:val="385623" w:themeColor="accent6" w:themeShade="80"/>
          <w:sz w:val="24"/>
          <w:szCs w:val="24"/>
          <w:shd w:val="clear" w:color="auto" w:fill="F2F2F2" w:themeFill="background1" w:themeFillShade="F2"/>
          <w:lang w:eastAsia="ru-RU"/>
        </w:rPr>
        <w:t>hidden</w:t>
      </w:r>
    </w:p>
    <w:p w:rsidR="00875039" w:rsidRPr="00875039" w:rsidRDefault="00875039" w:rsidP="00875039">
      <w:pPr>
        <w:spacing w:after="0" w:line="240" w:lineRule="auto"/>
        <w:ind w:firstLine="567"/>
        <w:jc w:val="both"/>
        <w:rPr>
          <w:rFonts w:ascii="Arial Narrow" w:eastAsia="Times New Roman" w:hAnsi="Arial Narrow" w:cs="Times New Roman"/>
          <w:sz w:val="24"/>
          <w:szCs w:val="24"/>
          <w:lang w:eastAsia="ru-RU"/>
        </w:rPr>
      </w:pPr>
      <w:del w:id="64" w:author="Unknown">
        <w:r w:rsidRPr="00875039">
          <w:rPr>
            <w:rFonts w:ascii="Arial Narrow" w:eastAsia="Times New Roman" w:hAnsi="Arial Narrow" w:cs="Times New Roman"/>
            <w:sz w:val="24"/>
            <w:szCs w:val="24"/>
            <w:lang w:eastAsia="ru-RU"/>
          </w:rPr>
          <w:delText xml:space="preserve">The figure below illustrates these mappings based on CDS view </w:delText>
        </w:r>
        <w:r w:rsidRPr="00875039">
          <w:rPr>
            <w:rFonts w:ascii="Arial Narrow" w:eastAsia="Times New Roman" w:hAnsi="Arial Narrow" w:cs="Times New Roman"/>
            <w:i/>
            <w:iCs/>
            <w:sz w:val="24"/>
            <w:szCs w:val="24"/>
            <w:lang w:eastAsia="ru-RU"/>
          </w:rPr>
          <w:delText>Data Extraction for Sales Document Item</w:delText>
        </w:r>
        <w:r w:rsidRPr="00875039">
          <w:rPr>
            <w:rFonts w:ascii="Arial Narrow" w:eastAsia="Times New Roman" w:hAnsi="Arial Narrow" w:cs="Times New Roman"/>
            <w:sz w:val="24"/>
            <w:szCs w:val="24"/>
            <w:lang w:eastAsia="ru-RU"/>
          </w:rPr>
          <w:delText xml:space="preserve"> (C_SALESDOCUMENTITEMDEX)  which you can find in any SAP S/4HANA system starting from release CE1905 /OP1909. Please note, not all annotations are listed here, but just the relevant ones for pointing out the mapping.</w:delText>
        </w:r>
      </w:del>
    </w:p>
    <w:p w:rsidR="00875039" w:rsidRDefault="0083478D" w:rsidP="0083478D">
      <w:pPr>
        <w:spacing w:after="0" w:line="240" w:lineRule="auto"/>
        <w:ind w:left="-567" w:right="-518"/>
        <w:jc w:val="both"/>
        <w:rPr>
          <w:rFonts w:ascii="Arial Narrow" w:hAnsi="Arial Narrow"/>
          <w:color w:val="000000" w:themeColor="text1"/>
          <w:sz w:val="24"/>
          <w:szCs w:val="24"/>
        </w:rPr>
      </w:pPr>
      <w:r>
        <w:rPr>
          <w:noProof/>
        </w:rPr>
        <w:drawing>
          <wp:inline distT="0" distB="0" distL="0" distR="0">
            <wp:extent cx="7038483" cy="2540833"/>
            <wp:effectExtent l="0" t="0" r="0" b="0"/>
            <wp:docPr id="65" name="Рисунок 65" descr="Mapping%20for%20C_SALESDOCUMENTITEMDE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pping%20for%20C_SALESDOCUMENTITEMDEX_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7052703" cy="2545966"/>
                    </a:xfrm>
                    <a:prstGeom prst="rect">
                      <a:avLst/>
                    </a:prstGeom>
                    <a:noFill/>
                    <a:ln>
                      <a:noFill/>
                    </a:ln>
                  </pic:spPr>
                </pic:pic>
              </a:graphicData>
            </a:graphic>
          </wp:inline>
        </w:drawing>
      </w:r>
    </w:p>
    <w:p w:rsidR="0083478D" w:rsidRDefault="0083478D" w:rsidP="0083478D">
      <w:pPr>
        <w:spacing w:after="0" w:line="240" w:lineRule="auto"/>
        <w:ind w:left="-567" w:right="-518"/>
        <w:jc w:val="both"/>
        <w:rPr>
          <w:rFonts w:ascii="Arial Narrow" w:hAnsi="Arial Narrow"/>
          <w:color w:val="000000" w:themeColor="text1"/>
          <w:sz w:val="24"/>
          <w:szCs w:val="24"/>
        </w:rPr>
      </w:pPr>
    </w:p>
    <w:p w:rsidR="00AB4CE5" w:rsidRPr="00AB4CE5" w:rsidRDefault="00AB4CE5" w:rsidP="00AB4CE5">
      <w:pPr>
        <w:pStyle w:val="3"/>
        <w:shd w:val="clear" w:color="auto" w:fill="F2F2F2" w:themeFill="background1" w:themeFillShade="F2"/>
        <w:spacing w:before="0" w:line="240" w:lineRule="auto"/>
        <w:ind w:firstLine="567"/>
        <w:jc w:val="center"/>
        <w:rPr>
          <w:rFonts w:ascii="Arial Narrow" w:hAnsi="Arial Narrow"/>
          <w:color w:val="002060"/>
          <w:spacing w:val="20"/>
        </w:rPr>
      </w:pPr>
      <w:r w:rsidRPr="00AB4CE5">
        <w:rPr>
          <w:rFonts w:ascii="Arial Narrow" w:hAnsi="Arial Narrow"/>
          <w:color w:val="002060"/>
          <w:spacing w:val="20"/>
        </w:rPr>
        <w:t>Filters</w:t>
      </w:r>
    </w:p>
    <w:p w:rsidR="00AB4CE5" w:rsidRDefault="00AB4CE5" w:rsidP="00AB4CE5">
      <w:pPr>
        <w:pStyle w:val="a7"/>
        <w:spacing w:before="0" w:beforeAutospacing="0" w:after="0" w:afterAutospacing="0"/>
        <w:ind w:firstLine="567"/>
        <w:jc w:val="both"/>
        <w:rPr>
          <w:rFonts w:ascii="Arial Narrow" w:hAnsi="Arial Narrow"/>
          <w:color w:val="000000" w:themeColor="text1"/>
        </w:rPr>
      </w:pPr>
    </w:p>
    <w:p w:rsidR="00AB4CE5" w:rsidRPr="007C74CC" w:rsidRDefault="00AB4CE5" w:rsidP="007C74CC">
      <w:pPr>
        <w:pStyle w:val="a7"/>
        <w:shd w:val="clear" w:color="auto" w:fill="FFFFFF" w:themeFill="background1"/>
        <w:spacing w:before="0" w:beforeAutospacing="0" w:after="0" w:afterAutospacing="0"/>
        <w:ind w:firstLine="567"/>
        <w:jc w:val="both"/>
        <w:rPr>
          <w:rFonts w:ascii="Arial Narrow" w:hAnsi="Arial Narrow"/>
          <w:color w:val="000000" w:themeColor="text1"/>
        </w:rPr>
      </w:pPr>
      <w:r w:rsidRPr="00AB4CE5">
        <w:rPr>
          <w:rFonts w:ascii="Arial Narrow" w:hAnsi="Arial Narrow"/>
          <w:color w:val="000000" w:themeColor="text1"/>
        </w:rPr>
        <w:t>You might only want to track certain values which you deem relevant for your extraction. For this purpose you can use the filter annotation</w:t>
      </w:r>
      <w:r w:rsidRPr="00AB4CE5">
        <w:rPr>
          <w:rFonts w:ascii="Arial Narrow" w:hAnsi="Arial Narrow"/>
          <w:color w:val="000000" w:themeColor="text1"/>
        </w:rPr>
        <w:br/>
      </w:r>
      <w:r w:rsidRPr="007C74CC">
        <w:rPr>
          <w:rFonts w:ascii="Arial Narrow" w:hAnsi="Arial Narrow" w:cs="Courier New"/>
          <w:color w:val="000000" w:themeColor="text1"/>
          <w:shd w:val="clear" w:color="auto" w:fill="F2F2F2" w:themeFill="background1" w:themeFillShade="F2"/>
        </w:rPr>
        <w:t>@Analytics.dataExtraction.delta.changeDataCapture.mapping.</w:t>
      </w:r>
      <w:r w:rsidRPr="007C74CC">
        <w:rPr>
          <w:rStyle w:val="a4"/>
          <w:rFonts w:ascii="Arial Narrow" w:hAnsi="Arial Narrow" w:cs="Courier New"/>
          <w:i/>
          <w:color w:val="000000" w:themeColor="text1"/>
          <w:shd w:val="clear" w:color="auto" w:fill="F2F2F2" w:themeFill="background1" w:themeFillShade="F2"/>
        </w:rPr>
        <w:t>filter</w:t>
      </w:r>
      <w:r w:rsidR="007C74CC" w:rsidRPr="007C74CC">
        <w:rPr>
          <w:rStyle w:val="a4"/>
          <w:rFonts w:ascii="Arial Narrow" w:hAnsi="Arial Narrow" w:cs="Courier New"/>
          <w:b w:val="0"/>
          <w:color w:val="000000" w:themeColor="text1"/>
          <w:shd w:val="clear" w:color="auto" w:fill="F2F2F2" w:themeFill="background1" w:themeFillShade="F2"/>
        </w:rPr>
        <w:t>.</w:t>
      </w:r>
    </w:p>
    <w:p w:rsidR="00AB4CE5" w:rsidRPr="00AB4CE5" w:rsidRDefault="00AB4CE5" w:rsidP="00AB4CE5">
      <w:pPr>
        <w:pStyle w:val="a7"/>
        <w:spacing w:before="0" w:beforeAutospacing="0" w:after="0" w:afterAutospacing="0"/>
        <w:ind w:firstLine="567"/>
        <w:jc w:val="both"/>
        <w:rPr>
          <w:rFonts w:ascii="Arial Narrow" w:hAnsi="Arial Narrow"/>
          <w:color w:val="000000" w:themeColor="text1"/>
        </w:rPr>
      </w:pPr>
      <w:r w:rsidRPr="00AB4CE5">
        <w:rPr>
          <w:rFonts w:ascii="Arial Narrow" w:hAnsi="Arial Narrow"/>
          <w:color w:val="000000" w:themeColor="text1"/>
        </w:rPr>
        <w:t>If you only have a single filter value for a field</w:t>
      </w:r>
      <w:r w:rsidR="007327EA" w:rsidRPr="007327EA">
        <w:rPr>
          <w:rFonts w:ascii="Arial Narrow" w:hAnsi="Arial Narrow"/>
          <w:color w:val="000000" w:themeColor="text1"/>
        </w:rPr>
        <w:t xml:space="preserve"> -</w:t>
      </w:r>
      <w:r w:rsidRPr="00AB4CE5">
        <w:rPr>
          <w:rFonts w:ascii="Arial Narrow" w:hAnsi="Arial Narrow"/>
          <w:color w:val="000000" w:themeColor="text1"/>
        </w:rPr>
        <w:t xml:space="preserve"> </w:t>
      </w:r>
      <w:r w:rsidR="007327EA">
        <w:rPr>
          <w:rFonts w:ascii="Arial Narrow" w:hAnsi="Arial Narrow"/>
          <w:color w:val="000000" w:themeColor="text1"/>
        </w:rPr>
        <w:t>I</w:t>
      </w:r>
      <w:r w:rsidRPr="00AB4CE5">
        <w:rPr>
          <w:rFonts w:ascii="Arial Narrow" w:hAnsi="Arial Narrow"/>
          <w:color w:val="000000" w:themeColor="text1"/>
        </w:rPr>
        <w:t xml:space="preserve">t can also be used to replace a missing mapping between a viewElement and a tableElement </w:t>
      </w:r>
      <w:r w:rsidR="007327EA">
        <w:rPr>
          <w:rFonts w:ascii="Arial Narrow" w:hAnsi="Arial Narrow"/>
          <w:color w:val="000000" w:themeColor="text1"/>
        </w:rPr>
        <w:t>[</w:t>
      </w:r>
      <w:r w:rsidRPr="00AB4CE5">
        <w:rPr>
          <w:rFonts w:ascii="Arial Narrow" w:hAnsi="Arial Narrow"/>
          <w:color w:val="000000" w:themeColor="text1"/>
        </w:rPr>
        <w:t>an on-condition for a join</w:t>
      </w:r>
      <w:r w:rsidR="007327EA">
        <w:rPr>
          <w:rFonts w:ascii="Arial Narrow" w:hAnsi="Arial Narrow"/>
          <w:color w:val="000000" w:themeColor="text1"/>
        </w:rPr>
        <w:t>]</w:t>
      </w:r>
      <w:r w:rsidRPr="00AB4CE5">
        <w:rPr>
          <w:rFonts w:ascii="Arial Narrow" w:hAnsi="Arial Narrow"/>
          <w:color w:val="000000" w:themeColor="text1"/>
        </w:rPr>
        <w:t>.</w:t>
      </w:r>
    </w:p>
    <w:p w:rsidR="007327EA" w:rsidRDefault="007327EA" w:rsidP="00AB4CE5">
      <w:pPr>
        <w:pStyle w:val="HTML"/>
        <w:ind w:firstLine="567"/>
        <w:jc w:val="both"/>
        <w:rPr>
          <w:rStyle w:val="token"/>
          <w:rFonts w:ascii="Arial Narrow" w:hAnsi="Arial Narrow"/>
          <w:color w:val="000000" w:themeColor="text1"/>
          <w:sz w:val="24"/>
          <w:szCs w:val="24"/>
        </w:rPr>
      </w:pPr>
    </w:p>
    <w:p w:rsidR="00AB4CE5" w:rsidRPr="00AB4CE5" w:rsidRDefault="00AB4CE5" w:rsidP="00AB4CE5">
      <w:pPr>
        <w:pStyle w:val="HTML"/>
        <w:ind w:firstLine="567"/>
        <w:jc w:val="both"/>
        <w:rPr>
          <w:rStyle w:val="HTML1"/>
          <w:rFonts w:ascii="Arial Narrow" w:hAnsi="Arial Narrow"/>
          <w:color w:val="000000" w:themeColor="text1"/>
          <w:sz w:val="24"/>
          <w:szCs w:val="24"/>
        </w:rPr>
      </w:pPr>
      <w:r w:rsidRPr="00AB4CE5">
        <w:rPr>
          <w:rStyle w:val="token"/>
          <w:rFonts w:ascii="Arial Narrow" w:hAnsi="Arial Narrow"/>
          <w:color w:val="000000" w:themeColor="text1"/>
          <w:sz w:val="24"/>
          <w:szCs w:val="24"/>
        </w:rPr>
        <w:t>@Analytics:{</w:t>
      </w:r>
    </w:p>
    <w:p w:rsidR="00AB4CE5" w:rsidRPr="00AB4CE5" w:rsidRDefault="00AB4CE5" w:rsidP="00AB4CE5">
      <w:pPr>
        <w:pStyle w:val="HTML"/>
        <w:ind w:firstLine="567"/>
        <w:jc w:val="both"/>
        <w:rPr>
          <w:rStyle w:val="token"/>
          <w:rFonts w:ascii="Arial Narrow" w:hAnsi="Arial Narrow"/>
          <w:color w:val="000000" w:themeColor="text1"/>
          <w:sz w:val="24"/>
          <w:szCs w:val="24"/>
        </w:rPr>
      </w:pPr>
      <w:r w:rsidRPr="00AB4CE5">
        <w:rPr>
          <w:rStyle w:val="HTML1"/>
          <w:rFonts w:ascii="Arial Narrow" w:hAnsi="Arial Narrow"/>
          <w:color w:val="000000" w:themeColor="text1"/>
          <w:sz w:val="24"/>
          <w:szCs w:val="24"/>
        </w:rPr>
        <w:t xml:space="preserve">    </w:t>
      </w:r>
      <w:r w:rsidRPr="00AB4CE5">
        <w:rPr>
          <w:rStyle w:val="token"/>
          <w:rFonts w:ascii="Arial Narrow" w:hAnsi="Arial Narrow"/>
          <w:color w:val="000000" w:themeColor="text1"/>
          <w:sz w:val="24"/>
          <w:szCs w:val="24"/>
        </w:rPr>
        <w:t>dataCategory: #DIMENSION</w:t>
      </w:r>
    </w:p>
    <w:p w:rsidR="00AB4CE5" w:rsidRPr="00AB4CE5" w:rsidRDefault="00AB4CE5" w:rsidP="00AB4CE5">
      <w:pPr>
        <w:pStyle w:val="HTML"/>
        <w:ind w:firstLine="567"/>
        <w:jc w:val="both"/>
        <w:rPr>
          <w:rStyle w:val="HTML1"/>
          <w:rFonts w:ascii="Arial Narrow" w:hAnsi="Arial Narrow"/>
          <w:color w:val="000000" w:themeColor="text1"/>
          <w:sz w:val="24"/>
          <w:szCs w:val="24"/>
        </w:rPr>
      </w:pPr>
      <w:r w:rsidRPr="00AB4CE5">
        <w:rPr>
          <w:rStyle w:val="token"/>
          <w:rFonts w:ascii="Arial Narrow" w:hAnsi="Arial Narrow"/>
          <w:color w:val="000000" w:themeColor="text1"/>
          <w:sz w:val="24"/>
          <w:szCs w:val="24"/>
        </w:rPr>
        <w:t xml:space="preserve">    dataExtraction:</w:t>
      </w:r>
      <w:r w:rsidRPr="00AB4CE5">
        <w:rPr>
          <w:rStyle w:val="HTML1"/>
          <w:rFonts w:ascii="Arial Narrow" w:hAnsi="Arial Narrow"/>
          <w:color w:val="000000" w:themeColor="text1"/>
          <w:sz w:val="24"/>
          <w:szCs w:val="24"/>
        </w:rPr>
        <w:t xml:space="preserve"> </w:t>
      </w:r>
      <w:r w:rsidRPr="00AB4CE5">
        <w:rPr>
          <w:rStyle w:val="token"/>
          <w:rFonts w:ascii="Arial Narrow" w:hAnsi="Arial Narrow"/>
          <w:color w:val="000000" w:themeColor="text1"/>
          <w:sz w:val="24"/>
          <w:szCs w:val="24"/>
        </w:rPr>
        <w:t>{</w:t>
      </w:r>
    </w:p>
    <w:p w:rsidR="00AB4CE5" w:rsidRPr="00AB4CE5" w:rsidRDefault="00AB4CE5" w:rsidP="00AB4CE5">
      <w:pPr>
        <w:pStyle w:val="HTML"/>
        <w:ind w:firstLine="567"/>
        <w:jc w:val="both"/>
        <w:rPr>
          <w:rStyle w:val="token"/>
          <w:rFonts w:ascii="Arial Narrow" w:hAnsi="Arial Narrow"/>
          <w:color w:val="000000" w:themeColor="text1"/>
          <w:sz w:val="24"/>
          <w:szCs w:val="24"/>
        </w:rPr>
      </w:pPr>
      <w:r w:rsidRPr="00AB4CE5">
        <w:rPr>
          <w:rStyle w:val="HTML1"/>
          <w:rFonts w:ascii="Arial Narrow" w:hAnsi="Arial Narrow"/>
          <w:color w:val="000000" w:themeColor="text1"/>
          <w:sz w:val="24"/>
          <w:szCs w:val="24"/>
        </w:rPr>
        <w:t xml:space="preserve">       </w:t>
      </w:r>
      <w:r w:rsidRPr="00AB4CE5">
        <w:rPr>
          <w:rStyle w:val="token"/>
          <w:rFonts w:ascii="Arial Narrow" w:hAnsi="Arial Narrow"/>
          <w:color w:val="000000" w:themeColor="text1"/>
          <w:sz w:val="24"/>
          <w:szCs w:val="24"/>
        </w:rPr>
        <w:t>enabled: true,</w:t>
      </w:r>
    </w:p>
    <w:p w:rsidR="00AB4CE5" w:rsidRPr="00AB4CE5" w:rsidRDefault="00AB4CE5" w:rsidP="00AB4CE5">
      <w:pPr>
        <w:pStyle w:val="HTML"/>
        <w:ind w:firstLine="567"/>
        <w:jc w:val="both"/>
        <w:rPr>
          <w:rStyle w:val="HTML1"/>
          <w:rFonts w:ascii="Arial Narrow" w:hAnsi="Arial Narrow"/>
          <w:color w:val="000000" w:themeColor="text1"/>
          <w:sz w:val="24"/>
          <w:szCs w:val="24"/>
        </w:rPr>
      </w:pPr>
      <w:r w:rsidRPr="00AB4CE5">
        <w:rPr>
          <w:rStyle w:val="token"/>
          <w:rFonts w:ascii="Arial Narrow" w:hAnsi="Arial Narrow"/>
          <w:color w:val="000000" w:themeColor="text1"/>
          <w:sz w:val="24"/>
          <w:szCs w:val="24"/>
        </w:rPr>
        <w:t xml:space="preserve">       delta.</w:t>
      </w:r>
      <w:r w:rsidRPr="007327EA">
        <w:rPr>
          <w:rStyle w:val="token"/>
          <w:rFonts w:ascii="Arial Narrow" w:hAnsi="Arial Narrow"/>
          <w:i/>
          <w:color w:val="002060"/>
          <w:sz w:val="24"/>
          <w:szCs w:val="24"/>
          <w:shd w:val="clear" w:color="auto" w:fill="F2F2F2" w:themeFill="background1" w:themeFillShade="F2"/>
        </w:rPr>
        <w:t>changeDataCapture</w:t>
      </w:r>
      <w:r w:rsidRPr="00AB4CE5">
        <w:rPr>
          <w:rStyle w:val="token"/>
          <w:rFonts w:ascii="Arial Narrow" w:hAnsi="Arial Narrow"/>
          <w:color w:val="000000" w:themeColor="text1"/>
          <w:sz w:val="24"/>
          <w:szCs w:val="24"/>
        </w:rPr>
        <w:t>:</w:t>
      </w:r>
      <w:r w:rsidRPr="00AB4CE5">
        <w:rPr>
          <w:rStyle w:val="HTML1"/>
          <w:rFonts w:ascii="Arial Narrow" w:hAnsi="Arial Narrow"/>
          <w:color w:val="000000" w:themeColor="text1"/>
          <w:sz w:val="24"/>
          <w:szCs w:val="24"/>
        </w:rPr>
        <w:t xml:space="preserve"> </w:t>
      </w:r>
      <w:r w:rsidRPr="00AB4CE5">
        <w:rPr>
          <w:rStyle w:val="token"/>
          <w:rFonts w:ascii="Arial Narrow" w:hAnsi="Arial Narrow"/>
          <w:color w:val="000000" w:themeColor="text1"/>
          <w:sz w:val="24"/>
          <w:szCs w:val="24"/>
        </w:rPr>
        <w:t>{</w:t>
      </w:r>
    </w:p>
    <w:p w:rsidR="00AB4CE5" w:rsidRPr="00AB4CE5" w:rsidRDefault="00AB4CE5" w:rsidP="00AB4CE5">
      <w:pPr>
        <w:pStyle w:val="HTML"/>
        <w:ind w:firstLine="567"/>
        <w:jc w:val="both"/>
        <w:rPr>
          <w:rStyle w:val="HTML1"/>
          <w:rFonts w:ascii="Arial Narrow" w:hAnsi="Arial Narrow"/>
          <w:color w:val="000000" w:themeColor="text1"/>
          <w:sz w:val="24"/>
          <w:szCs w:val="24"/>
        </w:rPr>
      </w:pPr>
      <w:r w:rsidRPr="00AB4CE5">
        <w:rPr>
          <w:rStyle w:val="HTML1"/>
          <w:rFonts w:ascii="Arial Narrow" w:hAnsi="Arial Narrow"/>
          <w:color w:val="000000" w:themeColor="text1"/>
          <w:sz w:val="24"/>
          <w:szCs w:val="24"/>
        </w:rPr>
        <w:t xml:space="preserve">         </w:t>
      </w:r>
      <w:r w:rsidRPr="007327EA">
        <w:rPr>
          <w:rStyle w:val="token"/>
          <w:rFonts w:ascii="Arial Narrow" w:hAnsi="Arial Narrow"/>
          <w:i/>
          <w:color w:val="002060"/>
          <w:sz w:val="24"/>
          <w:szCs w:val="24"/>
          <w:shd w:val="clear" w:color="auto" w:fill="F2F2F2" w:themeFill="background1" w:themeFillShade="F2"/>
        </w:rPr>
        <w:t>mapping</w:t>
      </w:r>
      <w:r w:rsidRPr="00AB4CE5">
        <w:rPr>
          <w:rStyle w:val="token"/>
          <w:rFonts w:ascii="Arial Narrow" w:hAnsi="Arial Narrow"/>
          <w:color w:val="000000" w:themeColor="text1"/>
          <w:sz w:val="24"/>
          <w:szCs w:val="24"/>
        </w:rPr>
        <w:t xml:space="preserve"> : [</w:t>
      </w:r>
      <w:r w:rsidRPr="00AB4CE5">
        <w:rPr>
          <w:rStyle w:val="HTML1"/>
          <w:rFonts w:ascii="Arial Narrow" w:hAnsi="Arial Narrow"/>
          <w:color w:val="000000" w:themeColor="text1"/>
          <w:sz w:val="24"/>
          <w:szCs w:val="24"/>
        </w:rPr>
        <w:t xml:space="preserve"> </w:t>
      </w:r>
      <w:r w:rsidRPr="00AB4CE5">
        <w:rPr>
          <w:rStyle w:val="token"/>
          <w:rFonts w:ascii="Arial Narrow" w:hAnsi="Arial Narrow"/>
          <w:color w:val="000000" w:themeColor="text1"/>
          <w:sz w:val="24"/>
          <w:szCs w:val="24"/>
        </w:rPr>
        <w:t>{</w:t>
      </w:r>
    </w:p>
    <w:p w:rsidR="00AB4CE5" w:rsidRPr="00AB4CE5" w:rsidRDefault="00AB4CE5" w:rsidP="00AB4CE5">
      <w:pPr>
        <w:pStyle w:val="HTML"/>
        <w:ind w:firstLine="567"/>
        <w:jc w:val="both"/>
        <w:rPr>
          <w:rStyle w:val="token"/>
          <w:rFonts w:ascii="Arial Narrow" w:hAnsi="Arial Narrow"/>
          <w:color w:val="000000" w:themeColor="text1"/>
          <w:sz w:val="24"/>
          <w:szCs w:val="24"/>
        </w:rPr>
      </w:pPr>
      <w:r w:rsidRPr="00AB4CE5">
        <w:rPr>
          <w:rStyle w:val="HTML1"/>
          <w:rFonts w:ascii="Arial Narrow" w:hAnsi="Arial Narrow"/>
          <w:color w:val="000000" w:themeColor="text1"/>
          <w:sz w:val="24"/>
          <w:szCs w:val="24"/>
        </w:rPr>
        <w:t xml:space="preserve">           </w:t>
      </w:r>
      <w:r w:rsidRPr="00AB4CE5">
        <w:rPr>
          <w:rStyle w:val="token"/>
          <w:rFonts w:ascii="Arial Narrow" w:hAnsi="Arial Narrow"/>
          <w:color w:val="000000" w:themeColor="text1"/>
          <w:sz w:val="24"/>
          <w:szCs w:val="24"/>
        </w:rPr>
        <w:t>table : 'name of table',</w:t>
      </w:r>
    </w:p>
    <w:p w:rsidR="00AB4CE5" w:rsidRPr="00AB4CE5" w:rsidRDefault="00AB4CE5" w:rsidP="00AB4CE5">
      <w:pPr>
        <w:pStyle w:val="HTML"/>
        <w:ind w:firstLine="567"/>
        <w:jc w:val="both"/>
        <w:rPr>
          <w:rStyle w:val="token"/>
          <w:rFonts w:ascii="Arial Narrow" w:hAnsi="Arial Narrow"/>
          <w:color w:val="000000" w:themeColor="text1"/>
          <w:sz w:val="24"/>
          <w:szCs w:val="24"/>
        </w:rPr>
      </w:pPr>
      <w:r w:rsidRPr="00AB4CE5">
        <w:rPr>
          <w:rStyle w:val="token"/>
          <w:rFonts w:ascii="Arial Narrow" w:hAnsi="Arial Narrow"/>
          <w:color w:val="000000" w:themeColor="text1"/>
          <w:sz w:val="24"/>
          <w:szCs w:val="24"/>
        </w:rPr>
        <w:t xml:space="preserve">           role : #MAIN|#LEFT_OUTER_TO_ONE,</w:t>
      </w:r>
    </w:p>
    <w:p w:rsidR="00AB4CE5" w:rsidRPr="00AB4CE5" w:rsidRDefault="00AB4CE5" w:rsidP="00AB4CE5">
      <w:pPr>
        <w:pStyle w:val="HTML"/>
        <w:ind w:firstLine="567"/>
        <w:jc w:val="both"/>
        <w:rPr>
          <w:rStyle w:val="token"/>
          <w:rFonts w:ascii="Arial Narrow" w:hAnsi="Arial Narrow"/>
          <w:color w:val="000000" w:themeColor="text1"/>
          <w:sz w:val="24"/>
          <w:szCs w:val="24"/>
        </w:rPr>
      </w:pPr>
      <w:r w:rsidRPr="00AB4CE5">
        <w:rPr>
          <w:rStyle w:val="token"/>
          <w:rFonts w:ascii="Arial Narrow" w:hAnsi="Arial Narrow"/>
          <w:color w:val="000000" w:themeColor="text1"/>
          <w:sz w:val="24"/>
          <w:szCs w:val="24"/>
        </w:rPr>
        <w:t xml:space="preserve">           viewElement : ['list of CDS view elements'],</w:t>
      </w:r>
    </w:p>
    <w:p w:rsidR="00AB4CE5" w:rsidRPr="00AB4CE5" w:rsidRDefault="00AB4CE5" w:rsidP="00AB4CE5">
      <w:pPr>
        <w:pStyle w:val="HTML"/>
        <w:ind w:firstLine="567"/>
        <w:jc w:val="both"/>
        <w:rPr>
          <w:rStyle w:val="token"/>
          <w:rFonts w:ascii="Arial Narrow" w:hAnsi="Arial Narrow"/>
          <w:color w:val="000000" w:themeColor="text1"/>
          <w:sz w:val="24"/>
          <w:szCs w:val="24"/>
        </w:rPr>
      </w:pPr>
      <w:r w:rsidRPr="00AB4CE5">
        <w:rPr>
          <w:rStyle w:val="token"/>
          <w:rFonts w:ascii="Arial Narrow" w:hAnsi="Arial Narrow"/>
          <w:color w:val="000000" w:themeColor="text1"/>
          <w:sz w:val="24"/>
          <w:szCs w:val="24"/>
        </w:rPr>
        <w:t xml:space="preserve">           tableElement : ['list of table fields'],</w:t>
      </w:r>
    </w:p>
    <w:p w:rsidR="00AB4CE5" w:rsidRPr="00AB4CE5" w:rsidRDefault="00AB4CE5" w:rsidP="00AB4CE5">
      <w:pPr>
        <w:pStyle w:val="HTML"/>
        <w:ind w:firstLine="567"/>
        <w:jc w:val="both"/>
        <w:rPr>
          <w:rStyle w:val="HTML1"/>
          <w:rFonts w:ascii="Arial Narrow" w:hAnsi="Arial Narrow"/>
          <w:color w:val="000000" w:themeColor="text1"/>
          <w:sz w:val="24"/>
          <w:szCs w:val="24"/>
        </w:rPr>
      </w:pPr>
      <w:r w:rsidRPr="00AB4CE5">
        <w:rPr>
          <w:rStyle w:val="token"/>
          <w:rFonts w:ascii="Arial Narrow" w:hAnsi="Arial Narrow"/>
          <w:color w:val="000000" w:themeColor="text1"/>
          <w:sz w:val="24"/>
          <w:szCs w:val="24"/>
        </w:rPr>
        <w:t xml:space="preserve">           </w:t>
      </w:r>
      <w:r w:rsidRPr="007327EA">
        <w:rPr>
          <w:rStyle w:val="token"/>
          <w:rFonts w:ascii="Arial Narrow" w:hAnsi="Arial Narrow"/>
          <w:i/>
          <w:color w:val="385623" w:themeColor="accent6" w:themeShade="80"/>
          <w:sz w:val="24"/>
          <w:szCs w:val="24"/>
          <w:shd w:val="clear" w:color="auto" w:fill="F2F2F2" w:themeFill="background1" w:themeFillShade="F2"/>
        </w:rPr>
        <w:t>filter</w:t>
      </w:r>
      <w:r w:rsidRPr="00AB4CE5">
        <w:rPr>
          <w:rStyle w:val="token"/>
          <w:rFonts w:ascii="Arial Narrow" w:hAnsi="Arial Narrow"/>
          <w:color w:val="000000" w:themeColor="text1"/>
          <w:sz w:val="24"/>
          <w:szCs w:val="24"/>
        </w:rPr>
        <w:t>: [{</w:t>
      </w:r>
      <w:r w:rsidRPr="00AB4CE5">
        <w:rPr>
          <w:rStyle w:val="HTML1"/>
          <w:rFonts w:ascii="Arial Narrow" w:hAnsi="Arial Narrow"/>
          <w:color w:val="000000" w:themeColor="text1"/>
          <w:sz w:val="24"/>
          <w:szCs w:val="24"/>
        </w:rPr>
        <w:t xml:space="preserve"> </w:t>
      </w:r>
      <w:r w:rsidRPr="00AB4CE5">
        <w:rPr>
          <w:rStyle w:val="token"/>
          <w:rFonts w:ascii="Arial Narrow" w:hAnsi="Arial Narrow"/>
          <w:color w:val="000000" w:themeColor="text1"/>
          <w:sz w:val="24"/>
          <w:szCs w:val="24"/>
        </w:rPr>
        <w:t>tableElement</w:t>
      </w:r>
      <w:r w:rsidRPr="00AB4CE5">
        <w:rPr>
          <w:rStyle w:val="HTML1"/>
          <w:rFonts w:ascii="Arial Narrow" w:hAnsi="Arial Narrow"/>
          <w:color w:val="000000" w:themeColor="text1"/>
          <w:sz w:val="24"/>
          <w:szCs w:val="24"/>
        </w:rPr>
        <w:t xml:space="preserve"> </w:t>
      </w:r>
      <w:r w:rsidRPr="00AB4CE5">
        <w:rPr>
          <w:rStyle w:val="token"/>
          <w:rFonts w:ascii="Arial Narrow" w:hAnsi="Arial Narrow"/>
          <w:color w:val="000000" w:themeColor="text1"/>
          <w:sz w:val="24"/>
          <w:szCs w:val="24"/>
        </w:rPr>
        <w:t>:</w:t>
      </w:r>
      <w:r w:rsidRPr="00AB4CE5">
        <w:rPr>
          <w:rStyle w:val="HTML1"/>
          <w:rFonts w:ascii="Arial Narrow" w:hAnsi="Arial Narrow"/>
          <w:color w:val="000000" w:themeColor="text1"/>
          <w:sz w:val="24"/>
          <w:szCs w:val="24"/>
        </w:rPr>
        <w:t xml:space="preserve"> </w:t>
      </w:r>
      <w:r w:rsidRPr="00AB4CE5">
        <w:rPr>
          <w:rStyle w:val="token"/>
          <w:rFonts w:ascii="Arial Narrow" w:hAnsi="Arial Narrow"/>
          <w:color w:val="000000" w:themeColor="text1"/>
          <w:sz w:val="24"/>
          <w:szCs w:val="24"/>
        </w:rPr>
        <w:t>'table element to be filtered'</w:t>
      </w:r>
    </w:p>
    <w:p w:rsidR="00AB4CE5" w:rsidRPr="00AB4CE5" w:rsidRDefault="00AB4CE5" w:rsidP="00AB4CE5">
      <w:pPr>
        <w:pStyle w:val="HTML"/>
        <w:ind w:firstLine="567"/>
        <w:jc w:val="both"/>
        <w:rPr>
          <w:rStyle w:val="HTML1"/>
          <w:rFonts w:ascii="Arial Narrow" w:hAnsi="Arial Narrow"/>
          <w:color w:val="000000" w:themeColor="text1"/>
          <w:sz w:val="24"/>
          <w:szCs w:val="24"/>
        </w:rPr>
      </w:pPr>
      <w:r w:rsidRPr="00AB4CE5">
        <w:rPr>
          <w:rStyle w:val="HTML1"/>
          <w:rFonts w:ascii="Arial Narrow" w:hAnsi="Arial Narrow"/>
          <w:color w:val="000000" w:themeColor="text1"/>
          <w:sz w:val="24"/>
          <w:szCs w:val="24"/>
        </w:rPr>
        <w:t xml:space="preserve">                      </w:t>
      </w:r>
      <w:r w:rsidRPr="00AB4CE5">
        <w:rPr>
          <w:rStyle w:val="token"/>
          <w:rFonts w:ascii="Arial Narrow" w:hAnsi="Arial Narrow"/>
          <w:color w:val="000000" w:themeColor="text1"/>
          <w:sz w:val="24"/>
          <w:szCs w:val="24"/>
        </w:rPr>
        <w:t>operator</w:t>
      </w:r>
      <w:r w:rsidRPr="00AB4CE5">
        <w:rPr>
          <w:rStyle w:val="HTML1"/>
          <w:rFonts w:ascii="Arial Narrow" w:hAnsi="Arial Narrow"/>
          <w:color w:val="000000" w:themeColor="text1"/>
          <w:sz w:val="24"/>
          <w:szCs w:val="24"/>
        </w:rPr>
        <w:t xml:space="preserve"> </w:t>
      </w:r>
      <w:r w:rsidRPr="00AB4CE5">
        <w:rPr>
          <w:rStyle w:val="token"/>
          <w:rFonts w:ascii="Arial Narrow" w:hAnsi="Arial Narrow"/>
          <w:color w:val="000000" w:themeColor="text1"/>
          <w:sz w:val="24"/>
          <w:szCs w:val="24"/>
        </w:rPr>
        <w:t>:</w:t>
      </w:r>
      <w:r w:rsidRPr="00AB4CE5">
        <w:rPr>
          <w:rStyle w:val="HTML1"/>
          <w:rFonts w:ascii="Arial Narrow" w:hAnsi="Arial Narrow"/>
          <w:color w:val="000000" w:themeColor="text1"/>
          <w:sz w:val="24"/>
          <w:szCs w:val="24"/>
        </w:rPr>
        <w:t xml:space="preserve">  #EQ|#NOT_EQ|#GT|#GE|#LT|#LE|#BETWEEN|#NOT_BETWEEN</w:t>
      </w:r>
      <w:r w:rsidRPr="00AB4CE5">
        <w:rPr>
          <w:rStyle w:val="token"/>
          <w:rFonts w:ascii="Arial Narrow" w:hAnsi="Arial Narrow"/>
          <w:color w:val="000000" w:themeColor="text1"/>
          <w:sz w:val="24"/>
          <w:szCs w:val="24"/>
        </w:rPr>
        <w:t>;</w:t>
      </w:r>
    </w:p>
    <w:p w:rsidR="00AB4CE5" w:rsidRPr="00AB4CE5" w:rsidRDefault="00AB4CE5" w:rsidP="00AB4CE5">
      <w:pPr>
        <w:pStyle w:val="HTML"/>
        <w:ind w:firstLine="567"/>
        <w:jc w:val="both"/>
        <w:rPr>
          <w:rStyle w:val="HTML1"/>
          <w:rFonts w:ascii="Arial Narrow" w:hAnsi="Arial Narrow"/>
          <w:color w:val="000000" w:themeColor="text1"/>
          <w:sz w:val="24"/>
          <w:szCs w:val="24"/>
        </w:rPr>
      </w:pPr>
      <w:r w:rsidRPr="00AB4CE5">
        <w:rPr>
          <w:rStyle w:val="HTML1"/>
          <w:rFonts w:ascii="Arial Narrow" w:hAnsi="Arial Narrow"/>
          <w:color w:val="000000" w:themeColor="text1"/>
          <w:sz w:val="24"/>
          <w:szCs w:val="24"/>
        </w:rPr>
        <w:t xml:space="preserve">                      </w:t>
      </w:r>
      <w:r w:rsidRPr="00AB4CE5">
        <w:rPr>
          <w:rStyle w:val="token"/>
          <w:rFonts w:ascii="Arial Narrow" w:hAnsi="Arial Narrow"/>
          <w:color w:val="000000" w:themeColor="text1"/>
          <w:sz w:val="24"/>
          <w:szCs w:val="24"/>
        </w:rPr>
        <w:t>value</w:t>
      </w:r>
      <w:r w:rsidRPr="00AB4CE5">
        <w:rPr>
          <w:rStyle w:val="HTML1"/>
          <w:rFonts w:ascii="Arial Narrow" w:hAnsi="Arial Narrow"/>
          <w:color w:val="000000" w:themeColor="text1"/>
          <w:sz w:val="24"/>
          <w:szCs w:val="24"/>
        </w:rPr>
        <w:t xml:space="preserve"> </w:t>
      </w:r>
      <w:r w:rsidRPr="00AB4CE5">
        <w:rPr>
          <w:rStyle w:val="token"/>
          <w:rFonts w:ascii="Arial Narrow" w:hAnsi="Arial Narrow"/>
          <w:color w:val="000000" w:themeColor="text1"/>
          <w:sz w:val="24"/>
          <w:szCs w:val="24"/>
        </w:rPr>
        <w:t>:</w:t>
      </w:r>
      <w:r w:rsidRPr="00AB4CE5">
        <w:rPr>
          <w:rStyle w:val="HTML1"/>
          <w:rFonts w:ascii="Arial Narrow" w:hAnsi="Arial Narrow"/>
          <w:color w:val="000000" w:themeColor="text1"/>
          <w:sz w:val="24"/>
          <w:szCs w:val="24"/>
        </w:rPr>
        <w:t xml:space="preserve"> </w:t>
      </w:r>
      <w:r w:rsidRPr="00AB4CE5">
        <w:rPr>
          <w:rStyle w:val="token"/>
          <w:rFonts w:ascii="Arial Narrow" w:hAnsi="Arial Narrow"/>
          <w:color w:val="000000" w:themeColor="text1"/>
          <w:sz w:val="24"/>
          <w:szCs w:val="24"/>
        </w:rPr>
        <w:t>'filter value'</w:t>
      </w:r>
    </w:p>
    <w:p w:rsidR="00AB4CE5" w:rsidRPr="00AB4CE5" w:rsidRDefault="00AB4CE5" w:rsidP="00AB4CE5">
      <w:pPr>
        <w:pStyle w:val="HTML"/>
        <w:ind w:firstLine="567"/>
        <w:jc w:val="both"/>
        <w:rPr>
          <w:rStyle w:val="HTML1"/>
          <w:rFonts w:ascii="Arial Narrow" w:hAnsi="Arial Narrow"/>
          <w:color w:val="000000" w:themeColor="text1"/>
          <w:sz w:val="24"/>
          <w:szCs w:val="24"/>
        </w:rPr>
      </w:pPr>
      <w:r w:rsidRPr="00AB4CE5">
        <w:rPr>
          <w:rStyle w:val="HTML1"/>
          <w:rFonts w:ascii="Arial Narrow" w:hAnsi="Arial Narrow"/>
          <w:color w:val="000000" w:themeColor="text1"/>
          <w:sz w:val="24"/>
          <w:szCs w:val="24"/>
        </w:rPr>
        <w:t xml:space="preserve">                      </w:t>
      </w:r>
      <w:r w:rsidRPr="00AB4CE5">
        <w:rPr>
          <w:rStyle w:val="token"/>
          <w:rFonts w:ascii="Arial Narrow" w:hAnsi="Arial Narrow"/>
          <w:color w:val="000000" w:themeColor="text1"/>
          <w:sz w:val="24"/>
          <w:szCs w:val="24"/>
        </w:rPr>
        <w:t>highValue</w:t>
      </w:r>
      <w:r w:rsidRPr="00AB4CE5">
        <w:rPr>
          <w:rStyle w:val="HTML1"/>
          <w:rFonts w:ascii="Arial Narrow" w:hAnsi="Arial Narrow"/>
          <w:color w:val="000000" w:themeColor="text1"/>
          <w:sz w:val="24"/>
          <w:szCs w:val="24"/>
        </w:rPr>
        <w:t xml:space="preserve"> </w:t>
      </w:r>
      <w:r w:rsidRPr="00AB4CE5">
        <w:rPr>
          <w:rStyle w:val="token"/>
          <w:rFonts w:ascii="Arial Narrow" w:hAnsi="Arial Narrow"/>
          <w:color w:val="000000" w:themeColor="text1"/>
          <w:sz w:val="24"/>
          <w:szCs w:val="24"/>
        </w:rPr>
        <w:t>:</w:t>
      </w:r>
      <w:r w:rsidRPr="00AB4CE5">
        <w:rPr>
          <w:rStyle w:val="HTML1"/>
          <w:rFonts w:ascii="Arial Narrow" w:hAnsi="Arial Narrow"/>
          <w:color w:val="000000" w:themeColor="text1"/>
          <w:sz w:val="24"/>
          <w:szCs w:val="24"/>
        </w:rPr>
        <w:t xml:space="preserve"> </w:t>
      </w:r>
      <w:r w:rsidRPr="00AB4CE5">
        <w:rPr>
          <w:rStyle w:val="token"/>
          <w:rFonts w:ascii="Arial Narrow" w:hAnsi="Arial Narrow"/>
          <w:color w:val="000000" w:themeColor="text1"/>
          <w:sz w:val="24"/>
          <w:szCs w:val="24"/>
        </w:rPr>
        <w:t>'upper filter value in case of range'</w:t>
      </w:r>
      <w:r w:rsidRPr="00AB4CE5">
        <w:rPr>
          <w:rStyle w:val="HTML1"/>
          <w:rFonts w:ascii="Arial Narrow" w:hAnsi="Arial Narrow"/>
          <w:color w:val="000000" w:themeColor="text1"/>
          <w:sz w:val="24"/>
          <w:szCs w:val="24"/>
        </w:rPr>
        <w:t xml:space="preserve"> </w:t>
      </w:r>
      <w:r w:rsidRPr="00AB4CE5">
        <w:rPr>
          <w:rStyle w:val="token"/>
          <w:rFonts w:ascii="Arial Narrow" w:hAnsi="Arial Narrow"/>
          <w:color w:val="000000" w:themeColor="text1"/>
          <w:sz w:val="24"/>
          <w:szCs w:val="24"/>
        </w:rPr>
        <w:t>}</w:t>
      </w:r>
      <w:r w:rsidRPr="00AB4CE5">
        <w:rPr>
          <w:rStyle w:val="HTML1"/>
          <w:rFonts w:ascii="Arial Narrow" w:hAnsi="Arial Narrow"/>
          <w:color w:val="000000" w:themeColor="text1"/>
          <w:sz w:val="24"/>
          <w:szCs w:val="24"/>
        </w:rPr>
        <w:t xml:space="preserve"> ], ...</w:t>
      </w:r>
    </w:p>
    <w:p w:rsidR="00AB4CE5" w:rsidRPr="00AB4CE5" w:rsidRDefault="00AB4CE5" w:rsidP="00AB4CE5">
      <w:pPr>
        <w:pStyle w:val="HTML"/>
        <w:ind w:firstLine="567"/>
        <w:jc w:val="both"/>
        <w:rPr>
          <w:rStyle w:val="HTML1"/>
          <w:rFonts w:ascii="Arial Narrow" w:hAnsi="Arial Narrow"/>
          <w:color w:val="000000" w:themeColor="text1"/>
          <w:sz w:val="24"/>
          <w:szCs w:val="24"/>
        </w:rPr>
      </w:pPr>
      <w:r w:rsidRPr="00AB4CE5">
        <w:rPr>
          <w:rStyle w:val="HTML1"/>
          <w:rFonts w:ascii="Arial Narrow" w:hAnsi="Arial Narrow"/>
          <w:color w:val="000000" w:themeColor="text1"/>
          <w:sz w:val="24"/>
          <w:szCs w:val="24"/>
        </w:rPr>
        <w:t xml:space="preserve"> </w:t>
      </w:r>
    </w:p>
    <w:p w:rsidR="00AB4CE5" w:rsidRPr="00AB4CE5" w:rsidRDefault="00AB4CE5" w:rsidP="00AB4CE5">
      <w:pPr>
        <w:pStyle w:val="HTML"/>
        <w:ind w:firstLine="567"/>
        <w:jc w:val="both"/>
        <w:rPr>
          <w:rStyle w:val="HTML1"/>
          <w:rFonts w:ascii="Arial Narrow" w:hAnsi="Arial Narrow"/>
          <w:color w:val="000000" w:themeColor="text1"/>
          <w:sz w:val="24"/>
          <w:szCs w:val="24"/>
        </w:rPr>
      </w:pPr>
      <w:r w:rsidRPr="00AB4CE5">
        <w:rPr>
          <w:rStyle w:val="HTML1"/>
          <w:rFonts w:ascii="Arial Narrow" w:hAnsi="Arial Narrow"/>
          <w:color w:val="000000" w:themeColor="text1"/>
          <w:sz w:val="24"/>
          <w:szCs w:val="24"/>
        </w:rPr>
        <w:t xml:space="preserve">         </w:t>
      </w:r>
      <w:r w:rsidRPr="00AB4CE5">
        <w:rPr>
          <w:rStyle w:val="token"/>
          <w:rFonts w:ascii="Arial Narrow" w:hAnsi="Arial Narrow"/>
          <w:color w:val="000000" w:themeColor="text1"/>
          <w:sz w:val="24"/>
          <w:szCs w:val="24"/>
        </w:rPr>
        <w:t>}</w:t>
      </w:r>
      <w:r w:rsidRPr="00AB4CE5">
        <w:rPr>
          <w:rStyle w:val="HTML1"/>
          <w:rFonts w:ascii="Arial Narrow" w:hAnsi="Arial Narrow"/>
          <w:color w:val="000000" w:themeColor="text1"/>
          <w:sz w:val="24"/>
          <w:szCs w:val="24"/>
        </w:rPr>
        <w:t xml:space="preserve">, ... </w:t>
      </w:r>
    </w:p>
    <w:p w:rsidR="00AB4CE5" w:rsidRPr="00AB4CE5" w:rsidRDefault="00AB4CE5" w:rsidP="00AB4CE5">
      <w:pPr>
        <w:pStyle w:val="HTML"/>
        <w:ind w:firstLine="567"/>
        <w:jc w:val="both"/>
        <w:rPr>
          <w:rStyle w:val="HTML1"/>
          <w:rFonts w:ascii="Arial Narrow" w:hAnsi="Arial Narrow"/>
          <w:color w:val="000000" w:themeColor="text1"/>
          <w:sz w:val="24"/>
          <w:szCs w:val="24"/>
        </w:rPr>
      </w:pPr>
      <w:r w:rsidRPr="00AB4CE5">
        <w:rPr>
          <w:rStyle w:val="HTML1"/>
          <w:rFonts w:ascii="Arial Narrow" w:hAnsi="Arial Narrow"/>
          <w:color w:val="000000" w:themeColor="text1"/>
          <w:sz w:val="24"/>
          <w:szCs w:val="24"/>
        </w:rPr>
        <w:t xml:space="preserve">        ]</w:t>
      </w:r>
    </w:p>
    <w:p w:rsidR="00AB4CE5" w:rsidRPr="00AB4CE5" w:rsidRDefault="00AB4CE5" w:rsidP="00AB4CE5">
      <w:pPr>
        <w:pStyle w:val="HTML"/>
        <w:ind w:firstLine="567"/>
        <w:jc w:val="both"/>
        <w:rPr>
          <w:rStyle w:val="HTML1"/>
          <w:rFonts w:ascii="Arial Narrow" w:hAnsi="Arial Narrow"/>
          <w:color w:val="000000" w:themeColor="text1"/>
          <w:sz w:val="24"/>
          <w:szCs w:val="24"/>
        </w:rPr>
      </w:pPr>
      <w:r w:rsidRPr="00AB4CE5">
        <w:rPr>
          <w:rStyle w:val="HTML1"/>
          <w:rFonts w:ascii="Arial Narrow" w:hAnsi="Arial Narrow"/>
          <w:color w:val="000000" w:themeColor="text1"/>
          <w:sz w:val="24"/>
          <w:szCs w:val="24"/>
        </w:rPr>
        <w:t xml:space="preserve">      </w:t>
      </w:r>
      <w:r w:rsidRPr="00AB4CE5">
        <w:rPr>
          <w:rStyle w:val="token"/>
          <w:rFonts w:ascii="Arial Narrow" w:hAnsi="Arial Narrow"/>
          <w:color w:val="000000" w:themeColor="text1"/>
          <w:sz w:val="24"/>
          <w:szCs w:val="24"/>
        </w:rPr>
        <w:t>}</w:t>
      </w:r>
    </w:p>
    <w:p w:rsidR="00AB4CE5" w:rsidRPr="00AB4CE5" w:rsidRDefault="00AB4CE5" w:rsidP="00AB4CE5">
      <w:pPr>
        <w:pStyle w:val="HTML"/>
        <w:ind w:firstLine="567"/>
        <w:jc w:val="both"/>
        <w:rPr>
          <w:rStyle w:val="HTML1"/>
          <w:rFonts w:ascii="Arial Narrow" w:hAnsi="Arial Narrow"/>
          <w:color w:val="000000" w:themeColor="text1"/>
          <w:sz w:val="24"/>
          <w:szCs w:val="24"/>
        </w:rPr>
      </w:pPr>
      <w:r w:rsidRPr="00AB4CE5">
        <w:rPr>
          <w:rStyle w:val="HTML1"/>
          <w:rFonts w:ascii="Arial Narrow" w:hAnsi="Arial Narrow"/>
          <w:color w:val="000000" w:themeColor="text1"/>
          <w:sz w:val="24"/>
          <w:szCs w:val="24"/>
        </w:rPr>
        <w:t xml:space="preserve">   </w:t>
      </w:r>
      <w:r w:rsidRPr="00AB4CE5">
        <w:rPr>
          <w:rStyle w:val="token"/>
          <w:rFonts w:ascii="Arial Narrow" w:hAnsi="Arial Narrow"/>
          <w:color w:val="000000" w:themeColor="text1"/>
          <w:sz w:val="24"/>
          <w:szCs w:val="24"/>
        </w:rPr>
        <w:t>}</w:t>
      </w:r>
    </w:p>
    <w:p w:rsidR="00AB4CE5" w:rsidRPr="00AB4CE5" w:rsidRDefault="00AB4CE5" w:rsidP="00AB4CE5">
      <w:pPr>
        <w:pStyle w:val="HTML"/>
        <w:ind w:firstLine="567"/>
        <w:jc w:val="both"/>
        <w:rPr>
          <w:rFonts w:ascii="Arial Narrow" w:hAnsi="Arial Narrow"/>
          <w:color w:val="000000" w:themeColor="text1"/>
          <w:sz w:val="24"/>
          <w:szCs w:val="24"/>
        </w:rPr>
      </w:pPr>
      <w:r w:rsidRPr="00AB4CE5">
        <w:rPr>
          <w:rStyle w:val="token"/>
          <w:rFonts w:ascii="Arial Narrow" w:hAnsi="Arial Narrow"/>
          <w:color w:val="000000" w:themeColor="text1"/>
          <w:sz w:val="24"/>
          <w:szCs w:val="24"/>
        </w:rPr>
        <w:t>}</w:t>
      </w:r>
    </w:p>
    <w:p w:rsidR="00AB4CE5" w:rsidRPr="00AB4CE5" w:rsidRDefault="00AB4CE5" w:rsidP="00AB4CE5">
      <w:pPr>
        <w:pStyle w:val="a7"/>
        <w:spacing w:before="0" w:beforeAutospacing="0" w:after="0" w:afterAutospacing="0"/>
        <w:ind w:firstLine="567"/>
        <w:jc w:val="both"/>
        <w:rPr>
          <w:rFonts w:ascii="Arial Narrow" w:hAnsi="Arial Narrow"/>
          <w:color w:val="000000" w:themeColor="text1"/>
        </w:rPr>
      </w:pPr>
      <w:r w:rsidRPr="00AB4CE5">
        <w:rPr>
          <w:rFonts w:ascii="Arial Narrow" w:hAnsi="Arial Narrow"/>
          <w:color w:val="000000" w:themeColor="text1"/>
        </w:rPr>
        <w:t> </w:t>
      </w:r>
    </w:p>
    <w:p w:rsidR="00AB4CE5" w:rsidRPr="00AB4CE5" w:rsidRDefault="00AB4CE5" w:rsidP="00AB4CE5">
      <w:pPr>
        <w:pStyle w:val="a7"/>
        <w:spacing w:before="0" w:beforeAutospacing="0" w:after="0" w:afterAutospacing="0"/>
        <w:ind w:firstLine="567"/>
        <w:jc w:val="both"/>
        <w:rPr>
          <w:rFonts w:ascii="Arial Narrow" w:hAnsi="Arial Narrow"/>
          <w:color w:val="000000" w:themeColor="text1"/>
        </w:rPr>
      </w:pPr>
      <w:r w:rsidRPr="00AB4CE5">
        <w:rPr>
          <w:rFonts w:ascii="Arial Narrow" w:hAnsi="Arial Narrow"/>
          <w:color w:val="000000" w:themeColor="text1"/>
        </w:rPr>
        <w:lastRenderedPageBreak/>
        <w:t>In some cases, a field for an explicit on-condition might be missing in one table, i.e. an additional constant value is used for determination of a unique record in the joined outer table.</w:t>
      </w:r>
    </w:p>
    <w:p w:rsidR="0083478D" w:rsidRDefault="0083478D" w:rsidP="0083478D">
      <w:pPr>
        <w:spacing w:after="0" w:line="240" w:lineRule="auto"/>
        <w:ind w:right="49" w:firstLine="567"/>
        <w:jc w:val="both"/>
        <w:rPr>
          <w:rFonts w:ascii="Arial Narrow" w:hAnsi="Arial Narrow"/>
          <w:color w:val="000000" w:themeColor="text1"/>
          <w:sz w:val="24"/>
          <w:szCs w:val="24"/>
        </w:rPr>
      </w:pPr>
    </w:p>
    <w:p w:rsidR="007327EA" w:rsidRDefault="007327EA" w:rsidP="0083478D">
      <w:pPr>
        <w:spacing w:after="0" w:line="240" w:lineRule="auto"/>
        <w:ind w:right="49" w:firstLine="567"/>
        <w:jc w:val="both"/>
        <w:rPr>
          <w:rFonts w:ascii="Arial Narrow" w:hAnsi="Arial Narrow"/>
          <w:color w:val="000000" w:themeColor="text1"/>
          <w:sz w:val="24"/>
          <w:szCs w:val="24"/>
        </w:rPr>
      </w:pPr>
      <w:r>
        <w:rPr>
          <w:noProof/>
        </w:rPr>
        <w:drawing>
          <wp:inline distT="0" distB="0" distL="0" distR="0" wp14:anchorId="1001D082" wp14:editId="772FDBE7">
            <wp:extent cx="4442892" cy="4519016"/>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461025" cy="4537459"/>
                    </a:xfrm>
                    <a:prstGeom prst="rect">
                      <a:avLst/>
                    </a:prstGeom>
                  </pic:spPr>
                </pic:pic>
              </a:graphicData>
            </a:graphic>
          </wp:inline>
        </w:drawing>
      </w:r>
    </w:p>
    <w:p w:rsidR="007327EA" w:rsidRPr="00AB77EB" w:rsidRDefault="007327EA" w:rsidP="0083478D">
      <w:pPr>
        <w:spacing w:after="0" w:line="240" w:lineRule="auto"/>
        <w:ind w:right="49" w:firstLine="567"/>
        <w:jc w:val="both"/>
        <w:rPr>
          <w:rFonts w:ascii="Arial Narrow" w:hAnsi="Arial Narrow"/>
          <w:color w:val="000000" w:themeColor="text1"/>
          <w:sz w:val="24"/>
          <w:szCs w:val="24"/>
        </w:rPr>
      </w:pPr>
    </w:p>
    <w:p w:rsidR="00CC76F3" w:rsidRPr="00681CBE" w:rsidRDefault="00CC76F3" w:rsidP="00681CBE">
      <w:pPr>
        <w:autoSpaceDE w:val="0"/>
        <w:autoSpaceDN w:val="0"/>
        <w:adjustRightInd w:val="0"/>
        <w:spacing w:after="0" w:line="240" w:lineRule="auto"/>
        <w:ind w:firstLine="567"/>
        <w:rPr>
          <w:rFonts w:ascii="Arial Narrow" w:hAnsi="Arial Narrow" w:cs="Courier New"/>
          <w:sz w:val="24"/>
          <w:szCs w:val="24"/>
        </w:rPr>
      </w:pPr>
      <w:r w:rsidRPr="00681CBE">
        <w:rPr>
          <w:rFonts w:ascii="Arial Narrow" w:hAnsi="Arial Narrow" w:cs="Courier New"/>
          <w:color w:val="0000FF"/>
          <w:sz w:val="24"/>
          <w:szCs w:val="24"/>
        </w:rPr>
        <w:t xml:space="preserve">methods </w:t>
      </w:r>
      <w:r w:rsidRPr="00681CBE">
        <w:rPr>
          <w:rFonts w:ascii="Arial Narrow" w:hAnsi="Arial Narrow" w:cs="Courier New"/>
          <w:color w:val="000000"/>
          <w:sz w:val="24"/>
          <w:szCs w:val="24"/>
        </w:rPr>
        <w:t>LOAD_TEXT_ELEMENTS</w:t>
      </w:r>
    </w:p>
    <w:p w:rsidR="00CC76F3" w:rsidRPr="00681CBE" w:rsidRDefault="00CC76F3" w:rsidP="00681CBE">
      <w:pPr>
        <w:autoSpaceDE w:val="0"/>
        <w:autoSpaceDN w:val="0"/>
        <w:adjustRightInd w:val="0"/>
        <w:spacing w:after="0" w:line="240" w:lineRule="auto"/>
        <w:ind w:firstLine="567"/>
        <w:rPr>
          <w:rFonts w:ascii="Arial Narrow" w:hAnsi="Arial Narrow" w:cs="Courier New"/>
          <w:sz w:val="24"/>
          <w:szCs w:val="24"/>
        </w:rPr>
      </w:pPr>
      <w:r w:rsidRPr="00681CBE">
        <w:rPr>
          <w:rFonts w:ascii="Arial Narrow" w:hAnsi="Arial Narrow" w:cs="Courier New"/>
          <w:color w:val="0000FF"/>
          <w:sz w:val="24"/>
          <w:szCs w:val="24"/>
        </w:rPr>
        <w:t xml:space="preserve">  final</w:t>
      </w:r>
    </w:p>
    <w:p w:rsidR="00CC76F3" w:rsidRPr="00681CBE" w:rsidRDefault="00CC76F3" w:rsidP="00681CBE">
      <w:pPr>
        <w:autoSpaceDE w:val="0"/>
        <w:autoSpaceDN w:val="0"/>
        <w:adjustRightInd w:val="0"/>
        <w:spacing w:after="0" w:line="240" w:lineRule="auto"/>
        <w:ind w:firstLine="567"/>
        <w:rPr>
          <w:rFonts w:ascii="Arial Narrow" w:hAnsi="Arial Narrow" w:cs="Courier New"/>
          <w:sz w:val="24"/>
          <w:szCs w:val="24"/>
        </w:rPr>
      </w:pPr>
      <w:r w:rsidRPr="00681CBE">
        <w:rPr>
          <w:rFonts w:ascii="Arial Narrow" w:hAnsi="Arial Narrow" w:cs="Courier New"/>
          <w:color w:val="0000FF"/>
          <w:sz w:val="24"/>
          <w:szCs w:val="24"/>
        </w:rPr>
        <w:t xml:space="preserve">    returning</w:t>
      </w:r>
    </w:p>
    <w:p w:rsidR="00CC76F3" w:rsidRPr="00681CBE" w:rsidRDefault="00CC76F3" w:rsidP="00681CBE">
      <w:pPr>
        <w:autoSpaceDE w:val="0"/>
        <w:autoSpaceDN w:val="0"/>
        <w:adjustRightInd w:val="0"/>
        <w:spacing w:after="0" w:line="240" w:lineRule="auto"/>
        <w:ind w:firstLine="567"/>
        <w:rPr>
          <w:rFonts w:ascii="Arial Narrow" w:hAnsi="Arial Narrow" w:cs="Courier New"/>
          <w:sz w:val="24"/>
          <w:szCs w:val="24"/>
        </w:rPr>
      </w:pPr>
      <w:r w:rsidRPr="00681CBE">
        <w:rPr>
          <w:rFonts w:ascii="Arial Narrow" w:hAnsi="Arial Narrow" w:cs="Courier New"/>
          <w:color w:val="0000FF"/>
          <w:sz w:val="24"/>
          <w:szCs w:val="24"/>
        </w:rPr>
        <w:t xml:space="preserve">      value(</w:t>
      </w:r>
      <w:r w:rsidRPr="00681CBE">
        <w:rPr>
          <w:rFonts w:ascii="Arial Narrow" w:hAnsi="Arial Narrow" w:cs="Courier New"/>
          <w:color w:val="000000"/>
          <w:sz w:val="24"/>
          <w:szCs w:val="24"/>
        </w:rPr>
        <w:t>RT_TEXT_ELEMENTS</w:t>
      </w:r>
      <w:r w:rsidRPr="00681CBE">
        <w:rPr>
          <w:rFonts w:ascii="Arial Narrow" w:hAnsi="Arial Narrow" w:cs="Courier New"/>
          <w:color w:val="0000FF"/>
          <w:sz w:val="24"/>
          <w:szCs w:val="24"/>
        </w:rPr>
        <w:t xml:space="preserve">) type </w:t>
      </w:r>
      <w:r w:rsidRPr="00681CBE">
        <w:rPr>
          <w:rFonts w:ascii="Arial Narrow" w:hAnsi="Arial Narrow" w:cs="Courier New"/>
          <w:color w:val="000000"/>
          <w:sz w:val="24"/>
          <w:szCs w:val="24"/>
        </w:rPr>
        <w:t>TT_TEXT_ELEMENTS</w:t>
      </w:r>
    </w:p>
    <w:p w:rsidR="00CC76F3" w:rsidRPr="00681CBE" w:rsidRDefault="00CC76F3" w:rsidP="00681CBE">
      <w:pPr>
        <w:autoSpaceDE w:val="0"/>
        <w:autoSpaceDN w:val="0"/>
        <w:adjustRightInd w:val="0"/>
        <w:spacing w:after="0" w:line="240" w:lineRule="auto"/>
        <w:ind w:firstLine="567"/>
        <w:rPr>
          <w:rFonts w:ascii="Arial Narrow" w:hAnsi="Arial Narrow" w:cs="Courier New"/>
          <w:sz w:val="24"/>
          <w:szCs w:val="24"/>
        </w:rPr>
      </w:pPr>
      <w:r w:rsidRPr="00681CBE">
        <w:rPr>
          <w:rFonts w:ascii="Arial Narrow" w:hAnsi="Arial Narrow" w:cs="Courier New"/>
          <w:color w:val="0000FF"/>
          <w:sz w:val="24"/>
          <w:szCs w:val="24"/>
        </w:rPr>
        <w:t xml:space="preserve">    raising</w:t>
      </w:r>
    </w:p>
    <w:p w:rsidR="00CC76F3" w:rsidRPr="00681CBE" w:rsidRDefault="00CC76F3" w:rsidP="00681CBE">
      <w:pPr>
        <w:autoSpaceDE w:val="0"/>
        <w:autoSpaceDN w:val="0"/>
        <w:adjustRightInd w:val="0"/>
        <w:spacing w:after="0" w:line="240" w:lineRule="auto"/>
        <w:ind w:firstLine="567"/>
        <w:rPr>
          <w:rFonts w:ascii="Arial Narrow" w:hAnsi="Arial Narrow" w:cs="Courier New"/>
          <w:sz w:val="24"/>
          <w:szCs w:val="24"/>
        </w:rPr>
      </w:pPr>
      <w:r w:rsidRPr="00681CBE">
        <w:rPr>
          <w:rFonts w:ascii="Arial Narrow" w:hAnsi="Arial Narrow" w:cs="Courier New"/>
          <w:color w:val="0000FF"/>
          <w:sz w:val="24"/>
          <w:szCs w:val="24"/>
        </w:rPr>
        <w:t xml:space="preserve">      </w:t>
      </w:r>
      <w:r w:rsidRPr="00681CBE">
        <w:rPr>
          <w:rFonts w:ascii="Arial Narrow" w:hAnsi="Arial Narrow" w:cs="Courier New"/>
          <w:color w:val="000000"/>
          <w:sz w:val="24"/>
          <w:szCs w:val="24"/>
        </w:rPr>
        <w:t>/IWBEP/CX_MGW_MED_EXCEPTION</w:t>
      </w:r>
      <w:r w:rsidRPr="00681CBE">
        <w:rPr>
          <w:rFonts w:ascii="Arial Narrow" w:hAnsi="Arial Narrow" w:cs="Courier New"/>
          <w:color w:val="0000FF"/>
          <w:sz w:val="24"/>
          <w:szCs w:val="24"/>
        </w:rPr>
        <w:t xml:space="preserve"> .</w:t>
      </w:r>
    </w:p>
    <w:p w:rsidR="00CC76F3" w:rsidRPr="00681CBE" w:rsidRDefault="00CC76F3" w:rsidP="00681CBE">
      <w:pPr>
        <w:autoSpaceDE w:val="0"/>
        <w:autoSpaceDN w:val="0"/>
        <w:adjustRightInd w:val="0"/>
        <w:spacing w:after="0" w:line="240" w:lineRule="auto"/>
        <w:ind w:firstLine="567"/>
        <w:rPr>
          <w:rFonts w:ascii="Arial Narrow" w:hAnsi="Arial Narrow" w:cs="Courier New"/>
          <w:sz w:val="24"/>
          <w:szCs w:val="24"/>
        </w:rPr>
      </w:pPr>
    </w:p>
    <w:p w:rsidR="00CC76F3" w:rsidRPr="00681CBE" w:rsidRDefault="00CC76F3" w:rsidP="00681CBE">
      <w:pPr>
        <w:autoSpaceDE w:val="0"/>
        <w:autoSpaceDN w:val="0"/>
        <w:adjustRightInd w:val="0"/>
        <w:spacing w:after="0" w:line="240" w:lineRule="auto"/>
        <w:ind w:firstLine="567"/>
        <w:rPr>
          <w:rFonts w:ascii="Arial Narrow" w:hAnsi="Arial Narrow" w:cs="Courier New"/>
          <w:sz w:val="24"/>
          <w:szCs w:val="24"/>
        </w:rPr>
      </w:pPr>
      <w:r w:rsidRPr="00681CBE">
        <w:rPr>
          <w:rFonts w:ascii="Arial Narrow" w:hAnsi="Arial Narrow" w:cs="Courier New"/>
          <w:color w:val="0000FF"/>
          <w:sz w:val="24"/>
          <w:szCs w:val="24"/>
        </w:rPr>
        <w:t xml:space="preserve">  methods </w:t>
      </w:r>
      <w:r w:rsidRPr="00681CBE">
        <w:rPr>
          <w:rFonts w:ascii="Arial Narrow" w:hAnsi="Arial Narrow" w:cs="Courier New"/>
          <w:color w:val="000000"/>
          <w:sz w:val="24"/>
          <w:szCs w:val="24"/>
        </w:rPr>
        <w:t>DEFINE</w:t>
      </w:r>
    </w:p>
    <w:p w:rsidR="00CC76F3" w:rsidRPr="00681CBE" w:rsidRDefault="00CC76F3" w:rsidP="00681CBE">
      <w:pPr>
        <w:autoSpaceDE w:val="0"/>
        <w:autoSpaceDN w:val="0"/>
        <w:adjustRightInd w:val="0"/>
        <w:spacing w:after="0" w:line="240" w:lineRule="auto"/>
        <w:ind w:firstLine="567"/>
        <w:rPr>
          <w:rFonts w:ascii="Arial Narrow" w:hAnsi="Arial Narrow" w:cs="Courier New"/>
          <w:sz w:val="24"/>
          <w:szCs w:val="24"/>
        </w:rPr>
      </w:pPr>
      <w:r w:rsidRPr="00681CBE">
        <w:rPr>
          <w:rFonts w:ascii="Arial Narrow" w:hAnsi="Arial Narrow" w:cs="Courier New"/>
          <w:color w:val="0000FF"/>
          <w:sz w:val="24"/>
          <w:szCs w:val="24"/>
        </w:rPr>
        <w:t xml:space="preserve">    redefinition .</w:t>
      </w:r>
    </w:p>
    <w:p w:rsidR="00CC76F3" w:rsidRPr="00681CBE" w:rsidRDefault="00CC76F3" w:rsidP="00681CBE">
      <w:pPr>
        <w:autoSpaceDE w:val="0"/>
        <w:autoSpaceDN w:val="0"/>
        <w:adjustRightInd w:val="0"/>
        <w:spacing w:after="0" w:line="240" w:lineRule="auto"/>
        <w:ind w:firstLine="567"/>
        <w:rPr>
          <w:rFonts w:ascii="Arial Narrow" w:hAnsi="Arial Narrow" w:cs="Courier New"/>
          <w:sz w:val="24"/>
          <w:szCs w:val="24"/>
        </w:rPr>
      </w:pPr>
      <w:r w:rsidRPr="00681CBE">
        <w:rPr>
          <w:rFonts w:ascii="Arial Narrow" w:hAnsi="Arial Narrow" w:cs="Courier New"/>
          <w:color w:val="0000FF"/>
          <w:sz w:val="24"/>
          <w:szCs w:val="24"/>
        </w:rPr>
        <w:t xml:space="preserve">  methods </w:t>
      </w:r>
      <w:r w:rsidRPr="00681CBE">
        <w:rPr>
          <w:rFonts w:ascii="Arial Narrow" w:hAnsi="Arial Narrow" w:cs="Courier New"/>
          <w:color w:val="000000"/>
          <w:sz w:val="24"/>
          <w:szCs w:val="24"/>
        </w:rPr>
        <w:t>GET_LAST_MODIFIED</w:t>
      </w:r>
    </w:p>
    <w:p w:rsidR="00CC76F3" w:rsidRPr="00681CBE" w:rsidRDefault="00CC76F3" w:rsidP="00681CBE">
      <w:pPr>
        <w:autoSpaceDE w:val="0"/>
        <w:autoSpaceDN w:val="0"/>
        <w:adjustRightInd w:val="0"/>
        <w:spacing w:after="0" w:line="240" w:lineRule="auto"/>
        <w:ind w:firstLine="567"/>
        <w:rPr>
          <w:rFonts w:ascii="Arial Narrow" w:hAnsi="Arial Narrow" w:cs="Courier New"/>
          <w:sz w:val="24"/>
          <w:szCs w:val="24"/>
        </w:rPr>
      </w:pPr>
      <w:r w:rsidRPr="00681CBE">
        <w:rPr>
          <w:rFonts w:ascii="Arial Narrow" w:hAnsi="Arial Narrow" w:cs="Courier New"/>
          <w:color w:val="0000FF"/>
          <w:sz w:val="24"/>
          <w:szCs w:val="24"/>
        </w:rPr>
        <w:t xml:space="preserve">    redefinition .</w:t>
      </w:r>
    </w:p>
    <w:p w:rsidR="00CC76F3" w:rsidRPr="00681CBE" w:rsidRDefault="00CC76F3" w:rsidP="00681CBE">
      <w:pPr>
        <w:autoSpaceDE w:val="0"/>
        <w:autoSpaceDN w:val="0"/>
        <w:adjustRightInd w:val="0"/>
        <w:spacing w:after="0" w:line="240" w:lineRule="auto"/>
        <w:ind w:firstLine="567"/>
        <w:rPr>
          <w:rFonts w:ascii="Arial Narrow" w:hAnsi="Arial Narrow" w:cs="Courier New"/>
          <w:sz w:val="24"/>
          <w:szCs w:val="24"/>
        </w:rPr>
      </w:pPr>
      <w:r w:rsidRPr="00681CBE">
        <w:rPr>
          <w:rFonts w:ascii="Arial Narrow" w:hAnsi="Arial Narrow" w:cs="Courier New"/>
          <w:color w:val="0000FF"/>
          <w:sz w:val="24"/>
          <w:szCs w:val="24"/>
        </w:rPr>
        <w:t>protected section.</w:t>
      </w:r>
    </w:p>
    <w:p w:rsidR="00CC76F3" w:rsidRPr="00681CBE" w:rsidRDefault="00CC76F3" w:rsidP="00681CBE">
      <w:pPr>
        <w:autoSpaceDE w:val="0"/>
        <w:autoSpaceDN w:val="0"/>
        <w:adjustRightInd w:val="0"/>
        <w:spacing w:after="0" w:line="240" w:lineRule="auto"/>
        <w:ind w:firstLine="567"/>
        <w:rPr>
          <w:rFonts w:ascii="Arial Narrow" w:hAnsi="Arial Narrow" w:cs="Courier New"/>
          <w:sz w:val="24"/>
          <w:szCs w:val="24"/>
        </w:rPr>
      </w:pPr>
      <w:r w:rsidRPr="00681CBE">
        <w:rPr>
          <w:rFonts w:ascii="Arial Narrow" w:hAnsi="Arial Narrow" w:cs="Courier New"/>
          <w:color w:val="0000FF"/>
          <w:sz w:val="24"/>
          <w:szCs w:val="24"/>
        </w:rPr>
        <w:t>private section.</w:t>
      </w:r>
    </w:p>
    <w:p w:rsidR="00CC76F3" w:rsidRPr="00681CBE" w:rsidRDefault="00CC76F3" w:rsidP="00681CBE">
      <w:pPr>
        <w:autoSpaceDE w:val="0"/>
        <w:autoSpaceDN w:val="0"/>
        <w:adjustRightInd w:val="0"/>
        <w:spacing w:after="0" w:line="240" w:lineRule="auto"/>
        <w:ind w:firstLine="567"/>
        <w:rPr>
          <w:rFonts w:ascii="Arial Narrow" w:hAnsi="Arial Narrow" w:cs="Courier New"/>
          <w:sz w:val="24"/>
          <w:szCs w:val="24"/>
        </w:rPr>
      </w:pPr>
    </w:p>
    <w:p w:rsidR="00CC76F3" w:rsidRPr="00681CBE" w:rsidRDefault="00CC76F3" w:rsidP="00681CBE">
      <w:pPr>
        <w:autoSpaceDE w:val="0"/>
        <w:autoSpaceDN w:val="0"/>
        <w:adjustRightInd w:val="0"/>
        <w:spacing w:after="0" w:line="240" w:lineRule="auto"/>
        <w:ind w:firstLine="567"/>
        <w:rPr>
          <w:rFonts w:ascii="Arial Narrow" w:hAnsi="Arial Narrow" w:cs="Courier New"/>
          <w:sz w:val="24"/>
          <w:szCs w:val="24"/>
        </w:rPr>
      </w:pPr>
      <w:r w:rsidRPr="00681CBE">
        <w:rPr>
          <w:rFonts w:ascii="Arial Narrow" w:hAnsi="Arial Narrow" w:cs="Courier New"/>
          <w:color w:val="0000FF"/>
          <w:sz w:val="24"/>
          <w:szCs w:val="24"/>
        </w:rPr>
        <w:t xml:space="preserve">  methods </w:t>
      </w:r>
      <w:r w:rsidRPr="00681CBE">
        <w:rPr>
          <w:rFonts w:ascii="Arial Narrow" w:hAnsi="Arial Narrow" w:cs="Courier New"/>
          <w:color w:val="000000"/>
          <w:sz w:val="24"/>
          <w:szCs w:val="24"/>
        </w:rPr>
        <w:t>DEFINE_ENTITYSPFLI</w:t>
      </w:r>
    </w:p>
    <w:p w:rsidR="00CC76F3" w:rsidRPr="00681CBE" w:rsidRDefault="00CC76F3" w:rsidP="00681CBE">
      <w:pPr>
        <w:autoSpaceDE w:val="0"/>
        <w:autoSpaceDN w:val="0"/>
        <w:adjustRightInd w:val="0"/>
        <w:spacing w:after="0" w:line="240" w:lineRule="auto"/>
        <w:ind w:firstLine="567"/>
        <w:rPr>
          <w:rFonts w:ascii="Arial Narrow" w:hAnsi="Arial Narrow" w:cs="Courier New"/>
          <w:sz w:val="24"/>
          <w:szCs w:val="24"/>
        </w:rPr>
      </w:pPr>
      <w:r w:rsidRPr="00681CBE">
        <w:rPr>
          <w:rFonts w:ascii="Arial Narrow" w:hAnsi="Arial Narrow" w:cs="Courier New"/>
          <w:color w:val="0000FF"/>
          <w:sz w:val="24"/>
          <w:szCs w:val="24"/>
        </w:rPr>
        <w:t xml:space="preserve">    raising</w:t>
      </w:r>
    </w:p>
    <w:p w:rsidR="00CC76F3" w:rsidRPr="00681CBE" w:rsidRDefault="00CC76F3" w:rsidP="00681CBE">
      <w:pPr>
        <w:autoSpaceDE w:val="0"/>
        <w:autoSpaceDN w:val="0"/>
        <w:adjustRightInd w:val="0"/>
        <w:spacing w:after="0" w:line="240" w:lineRule="auto"/>
        <w:ind w:firstLine="567"/>
        <w:rPr>
          <w:rFonts w:ascii="Arial Narrow" w:hAnsi="Arial Narrow" w:cs="Courier New"/>
          <w:sz w:val="24"/>
          <w:szCs w:val="24"/>
        </w:rPr>
      </w:pPr>
      <w:r w:rsidRPr="00681CBE">
        <w:rPr>
          <w:rFonts w:ascii="Arial Narrow" w:hAnsi="Arial Narrow" w:cs="Courier New"/>
          <w:color w:val="0000FF"/>
          <w:sz w:val="24"/>
          <w:szCs w:val="24"/>
        </w:rPr>
        <w:t xml:space="preserve">      </w:t>
      </w:r>
      <w:r w:rsidRPr="00681CBE">
        <w:rPr>
          <w:rFonts w:ascii="Arial Narrow" w:hAnsi="Arial Narrow" w:cs="Courier New"/>
          <w:color w:val="000000"/>
          <w:sz w:val="24"/>
          <w:szCs w:val="24"/>
        </w:rPr>
        <w:t>/IWBEP/CX_MGW_MED_EXCEPTION</w:t>
      </w:r>
      <w:r w:rsidRPr="00681CBE">
        <w:rPr>
          <w:rFonts w:ascii="Arial Narrow" w:hAnsi="Arial Narrow" w:cs="Courier New"/>
          <w:color w:val="0000FF"/>
          <w:sz w:val="24"/>
          <w:szCs w:val="24"/>
        </w:rPr>
        <w:t xml:space="preserve"> .</w:t>
      </w:r>
    </w:p>
    <w:p w:rsidR="00CC76F3" w:rsidRPr="00681CBE" w:rsidRDefault="00CC76F3" w:rsidP="00681CBE">
      <w:pPr>
        <w:autoSpaceDE w:val="0"/>
        <w:autoSpaceDN w:val="0"/>
        <w:adjustRightInd w:val="0"/>
        <w:spacing w:after="0" w:line="240" w:lineRule="auto"/>
        <w:ind w:firstLine="567"/>
        <w:rPr>
          <w:rFonts w:ascii="Arial Narrow" w:hAnsi="Arial Narrow" w:cs="Courier New"/>
          <w:sz w:val="24"/>
          <w:szCs w:val="24"/>
        </w:rPr>
      </w:pPr>
      <w:r w:rsidRPr="00681CBE">
        <w:rPr>
          <w:rFonts w:ascii="Arial Narrow" w:hAnsi="Arial Narrow" w:cs="Courier New"/>
          <w:color w:val="0000FF"/>
          <w:sz w:val="24"/>
          <w:szCs w:val="24"/>
        </w:rPr>
        <w:t xml:space="preserve">  methods </w:t>
      </w:r>
      <w:r w:rsidRPr="00681CBE">
        <w:rPr>
          <w:rFonts w:ascii="Arial Narrow" w:hAnsi="Arial Narrow" w:cs="Courier New"/>
          <w:color w:val="000000"/>
          <w:sz w:val="24"/>
          <w:szCs w:val="24"/>
        </w:rPr>
        <w:t>DEFINE_ENTITYSFLIGHT</w:t>
      </w:r>
    </w:p>
    <w:p w:rsidR="00CC76F3" w:rsidRPr="00681CBE" w:rsidRDefault="00CC76F3" w:rsidP="00681CBE">
      <w:pPr>
        <w:autoSpaceDE w:val="0"/>
        <w:autoSpaceDN w:val="0"/>
        <w:adjustRightInd w:val="0"/>
        <w:spacing w:after="0" w:line="240" w:lineRule="auto"/>
        <w:ind w:firstLine="567"/>
        <w:rPr>
          <w:rFonts w:ascii="Arial Narrow" w:hAnsi="Arial Narrow" w:cs="Courier New"/>
          <w:sz w:val="24"/>
          <w:szCs w:val="24"/>
        </w:rPr>
      </w:pPr>
      <w:r w:rsidRPr="00681CBE">
        <w:rPr>
          <w:rFonts w:ascii="Arial Narrow" w:hAnsi="Arial Narrow" w:cs="Courier New"/>
          <w:color w:val="0000FF"/>
          <w:sz w:val="24"/>
          <w:szCs w:val="24"/>
        </w:rPr>
        <w:t xml:space="preserve">    raising</w:t>
      </w:r>
    </w:p>
    <w:p w:rsidR="003E698B" w:rsidRDefault="00CC76F3" w:rsidP="00681CBE">
      <w:pPr>
        <w:spacing w:after="0" w:line="240" w:lineRule="auto"/>
        <w:ind w:firstLine="567"/>
        <w:jc w:val="both"/>
        <w:rPr>
          <w:rFonts w:ascii="Arial Narrow" w:hAnsi="Arial Narrow" w:cs="Courier New"/>
          <w:color w:val="0000FF"/>
          <w:sz w:val="24"/>
          <w:szCs w:val="24"/>
        </w:rPr>
      </w:pPr>
      <w:r w:rsidRPr="00681CBE">
        <w:rPr>
          <w:rFonts w:ascii="Arial Narrow" w:hAnsi="Arial Narrow" w:cs="Courier New"/>
          <w:color w:val="0000FF"/>
          <w:sz w:val="24"/>
          <w:szCs w:val="24"/>
        </w:rPr>
        <w:lastRenderedPageBreak/>
        <w:t xml:space="preserve">      </w:t>
      </w:r>
      <w:r w:rsidRPr="00681CBE">
        <w:rPr>
          <w:rFonts w:ascii="Arial Narrow" w:hAnsi="Arial Narrow" w:cs="Courier New"/>
          <w:color w:val="000000"/>
          <w:sz w:val="24"/>
          <w:szCs w:val="24"/>
        </w:rPr>
        <w:t>/IWBEP/CX_MGW_MED_EXCEPTION</w:t>
      </w:r>
      <w:r w:rsidRPr="00681CBE">
        <w:rPr>
          <w:rFonts w:ascii="Arial Narrow" w:hAnsi="Arial Narrow" w:cs="Courier New"/>
          <w:color w:val="0000FF"/>
          <w:sz w:val="24"/>
          <w:szCs w:val="24"/>
        </w:rPr>
        <w:t xml:space="preserve"> .</w:t>
      </w:r>
    </w:p>
    <w:p w:rsidR="005E1D14" w:rsidRDefault="005E1D14" w:rsidP="005E1D14">
      <w:pPr>
        <w:pStyle w:val="1"/>
        <w:spacing w:before="0" w:beforeAutospacing="0" w:after="0" w:afterAutospacing="0"/>
        <w:ind w:firstLine="567"/>
        <w:rPr>
          <w:rFonts w:ascii="Arial Narrow" w:hAnsi="Arial Narrow"/>
          <w:sz w:val="24"/>
          <w:szCs w:val="24"/>
        </w:rPr>
      </w:pPr>
    </w:p>
    <w:p w:rsidR="005E1D14" w:rsidRPr="005E1D14" w:rsidRDefault="005E1D14" w:rsidP="005E1D14">
      <w:pPr>
        <w:pStyle w:val="1"/>
        <w:spacing w:before="0" w:beforeAutospacing="0" w:after="0" w:afterAutospacing="0"/>
        <w:ind w:firstLine="567"/>
        <w:rPr>
          <w:rFonts w:ascii="Arial Narrow" w:hAnsi="Arial Narrow"/>
          <w:sz w:val="24"/>
          <w:szCs w:val="24"/>
        </w:rPr>
      </w:pPr>
      <w:r w:rsidRPr="005E1D14">
        <w:rPr>
          <w:rFonts w:ascii="Arial Narrow" w:hAnsi="Arial Narrow"/>
          <w:sz w:val="24"/>
          <w:szCs w:val="24"/>
        </w:rPr>
        <w:t>CDS based data extraction – Part III Miscellaneous</w:t>
      </w:r>
    </w:p>
    <w:p w:rsidR="003C4B70" w:rsidRPr="005E1D14" w:rsidRDefault="00912F9E" w:rsidP="005E1D14">
      <w:pPr>
        <w:spacing w:after="0" w:line="240" w:lineRule="auto"/>
        <w:ind w:firstLine="567"/>
        <w:jc w:val="both"/>
        <w:rPr>
          <w:rFonts w:ascii="Arial Narrow" w:hAnsi="Arial Narrow" w:cs="Courier New"/>
          <w:color w:val="0000FF"/>
          <w:sz w:val="24"/>
          <w:szCs w:val="24"/>
        </w:rPr>
      </w:pPr>
      <w:hyperlink r:id="rId151" w:history="1">
        <w:r w:rsidR="005E1D14" w:rsidRPr="005E1D14">
          <w:rPr>
            <w:rStyle w:val="a3"/>
            <w:rFonts w:ascii="Arial Narrow" w:hAnsi="Arial Narrow" w:cs="Courier New"/>
            <w:sz w:val="24"/>
            <w:szCs w:val="24"/>
            <w:u w:val="none"/>
          </w:rPr>
          <w:t>https://blogs.sap.com/2019/12/20/cds-based-data-extraction-part-iii-miscellaneous/</w:t>
        </w:r>
      </w:hyperlink>
    </w:p>
    <w:p w:rsidR="005E1D14" w:rsidRDefault="005E1D14" w:rsidP="00681CBE">
      <w:pPr>
        <w:spacing w:after="0" w:line="240" w:lineRule="auto"/>
        <w:ind w:firstLine="567"/>
        <w:jc w:val="both"/>
        <w:rPr>
          <w:rFonts w:ascii="Arial Narrow" w:hAnsi="Arial Narrow" w:cs="Courier New"/>
          <w:color w:val="0000FF"/>
          <w:sz w:val="24"/>
          <w:szCs w:val="24"/>
        </w:rPr>
      </w:pPr>
    </w:p>
    <w:p w:rsidR="003C4B70" w:rsidRDefault="003C4B70" w:rsidP="00681CBE">
      <w:pPr>
        <w:spacing w:after="0" w:line="240" w:lineRule="auto"/>
        <w:ind w:firstLine="567"/>
        <w:jc w:val="both"/>
        <w:rPr>
          <w:rFonts w:ascii="Arial Narrow" w:hAnsi="Arial Narrow" w:cs="Courier New"/>
          <w:color w:val="0000FF"/>
          <w:sz w:val="24"/>
          <w:szCs w:val="24"/>
        </w:rPr>
      </w:pPr>
    </w:p>
    <w:p w:rsidR="003C4B70" w:rsidRPr="003C4B70" w:rsidRDefault="003C4B70" w:rsidP="003C4B70">
      <w:pPr>
        <w:pStyle w:val="3"/>
        <w:rPr>
          <w:rFonts w:ascii="Arial Narrow" w:hAnsi="Arial Narrow"/>
        </w:rPr>
      </w:pPr>
      <w:r w:rsidRPr="003C4B70">
        <w:rPr>
          <w:rFonts w:ascii="Arial Narrow" w:hAnsi="Arial Narrow"/>
        </w:rPr>
        <w:t>Entity Manipulation Language – EML | RAP Series</w:t>
      </w:r>
    </w:p>
    <w:p w:rsidR="003C4B70" w:rsidRPr="003C4B70" w:rsidRDefault="00912F9E" w:rsidP="00681CBE">
      <w:pPr>
        <w:spacing w:after="0" w:line="240" w:lineRule="auto"/>
        <w:ind w:firstLine="567"/>
        <w:jc w:val="both"/>
        <w:rPr>
          <w:rFonts w:ascii="Arial Narrow" w:hAnsi="Arial Narrow"/>
          <w:color w:val="000000" w:themeColor="text1"/>
          <w:sz w:val="24"/>
          <w:szCs w:val="24"/>
        </w:rPr>
      </w:pPr>
      <w:hyperlink r:id="rId152" w:history="1">
        <w:r w:rsidR="003C4B70" w:rsidRPr="003C4B70">
          <w:rPr>
            <w:rStyle w:val="a3"/>
            <w:rFonts w:ascii="Arial Narrow" w:hAnsi="Arial Narrow"/>
            <w:sz w:val="24"/>
            <w:szCs w:val="24"/>
            <w:u w:val="none"/>
          </w:rPr>
          <w:t>https://sapabapcentral.blogspot.com/2020/12/entity-manipulation-language-eml-rap.html</w:t>
        </w:r>
      </w:hyperlink>
    </w:p>
    <w:p w:rsidR="003C4B70" w:rsidRDefault="003C4B70" w:rsidP="00681CBE">
      <w:pPr>
        <w:spacing w:after="0" w:line="240" w:lineRule="auto"/>
        <w:ind w:firstLine="567"/>
        <w:jc w:val="both"/>
        <w:rPr>
          <w:rFonts w:ascii="Arial Narrow" w:hAnsi="Arial Narrow"/>
          <w:color w:val="000000" w:themeColor="text1"/>
          <w:sz w:val="24"/>
          <w:szCs w:val="24"/>
        </w:rPr>
      </w:pPr>
    </w:p>
    <w:p w:rsidR="00092518" w:rsidRPr="0081334D" w:rsidRDefault="00092518" w:rsidP="00092518">
      <w:pPr>
        <w:shd w:val="clear" w:color="auto" w:fill="F2F2F2" w:themeFill="background1" w:themeFillShade="F2"/>
        <w:spacing w:after="0" w:line="240" w:lineRule="auto"/>
        <w:ind w:firstLine="567"/>
        <w:jc w:val="center"/>
        <w:rPr>
          <w:rFonts w:ascii="Arial Narrow" w:eastAsia="Times New Roman" w:hAnsi="Arial Narrow" w:cs="Times New Roman"/>
          <w:color w:val="002060"/>
          <w:spacing w:val="20"/>
          <w:sz w:val="24"/>
          <w:szCs w:val="24"/>
          <w:lang w:eastAsia="ru-RU"/>
        </w:rPr>
      </w:pPr>
      <w:r w:rsidRPr="0081334D">
        <w:rPr>
          <w:rFonts w:ascii="Arial Narrow" w:eastAsia="Times New Roman" w:hAnsi="Arial Narrow" w:cs="Times New Roman"/>
          <w:bCs/>
          <w:color w:val="002060"/>
          <w:spacing w:val="20"/>
          <w:sz w:val="24"/>
          <w:szCs w:val="24"/>
          <w:lang w:eastAsia="ru-RU"/>
        </w:rPr>
        <w:t xml:space="preserve">How do you define a </w:t>
      </w:r>
      <w:r w:rsidRPr="0081334D">
        <w:rPr>
          <w:rFonts w:ascii="Arial Narrow" w:eastAsia="Times New Roman" w:hAnsi="Arial Narrow" w:cs="Times New Roman"/>
          <w:b/>
          <w:bCs/>
          <w:i/>
          <w:color w:val="000000" w:themeColor="text1"/>
          <w:sz w:val="24"/>
          <w:szCs w:val="24"/>
          <w:lang w:eastAsia="ru-RU"/>
        </w:rPr>
        <w:t>range</w:t>
      </w:r>
      <w:r w:rsidRPr="0081334D">
        <w:rPr>
          <w:rFonts w:ascii="Arial Narrow" w:eastAsia="Times New Roman" w:hAnsi="Arial Narrow" w:cs="Times New Roman"/>
          <w:bCs/>
          <w:color w:val="002060"/>
          <w:spacing w:val="20"/>
          <w:sz w:val="24"/>
          <w:szCs w:val="24"/>
          <w:lang w:eastAsia="ru-RU"/>
        </w:rPr>
        <w:t xml:space="preserve"> in SAP?</w:t>
      </w:r>
    </w:p>
    <w:p w:rsidR="00092518" w:rsidRDefault="00092518" w:rsidP="00092518">
      <w:pPr>
        <w:spacing w:after="0" w:line="240" w:lineRule="auto"/>
        <w:ind w:firstLine="567"/>
        <w:jc w:val="both"/>
        <w:rPr>
          <w:rFonts w:ascii="Arial Narrow" w:eastAsia="Times New Roman" w:hAnsi="Arial Narrow" w:cs="Times New Roman"/>
          <w:i/>
          <w:color w:val="385623" w:themeColor="accent6" w:themeShade="80"/>
          <w:sz w:val="24"/>
          <w:szCs w:val="24"/>
          <w:shd w:val="clear" w:color="auto" w:fill="F2F2F2" w:themeFill="background1" w:themeFillShade="F2"/>
          <w:lang w:eastAsia="ru-RU"/>
        </w:rPr>
      </w:pPr>
    </w:p>
    <w:p w:rsidR="00092518" w:rsidRDefault="00092518" w:rsidP="00092518">
      <w:pPr>
        <w:spacing w:after="0" w:line="240" w:lineRule="auto"/>
        <w:ind w:firstLine="567"/>
        <w:jc w:val="both"/>
        <w:rPr>
          <w:rFonts w:ascii="Arial Narrow" w:eastAsia="Times New Roman" w:hAnsi="Arial Narrow" w:cs="Times New Roman"/>
          <w:sz w:val="24"/>
          <w:szCs w:val="24"/>
          <w:lang w:eastAsia="ru-RU"/>
        </w:rPr>
      </w:pPr>
      <w:r w:rsidRPr="00EE6C0F">
        <w:rPr>
          <w:rFonts w:ascii="Arial Narrow" w:eastAsia="Times New Roman" w:hAnsi="Arial Narrow" w:cs="Times New Roman"/>
          <w:color w:val="000000" w:themeColor="text1"/>
          <w:sz w:val="24"/>
          <w:szCs w:val="24"/>
          <w:shd w:val="clear" w:color="auto" w:fill="FFFFFF" w:themeFill="background1"/>
          <w:lang w:eastAsia="ru-RU"/>
        </w:rPr>
        <w:t xml:space="preserve">Defining </w:t>
      </w:r>
      <w:r w:rsidRPr="00EE6C0F">
        <w:rPr>
          <w:rFonts w:ascii="Arial Narrow" w:eastAsia="Times New Roman" w:hAnsi="Arial Narrow" w:cs="Times New Roman"/>
          <w:b/>
          <w:i/>
          <w:color w:val="000000" w:themeColor="text1"/>
          <w:sz w:val="24"/>
          <w:szCs w:val="24"/>
          <w:shd w:val="clear" w:color="auto" w:fill="FFFFFF" w:themeFill="background1"/>
          <w:lang w:eastAsia="ru-RU"/>
        </w:rPr>
        <w:t>Global Range</w:t>
      </w:r>
      <w:r w:rsidRPr="00EE6C0F">
        <w:rPr>
          <w:rFonts w:ascii="Arial Narrow" w:eastAsia="Times New Roman" w:hAnsi="Arial Narrow" w:cs="Times New Roman"/>
          <w:i/>
          <w:color w:val="000000" w:themeColor="text1"/>
          <w:sz w:val="24"/>
          <w:szCs w:val="24"/>
          <w:shd w:val="clear" w:color="auto" w:fill="FFFFFF" w:themeFill="background1"/>
          <w:lang w:eastAsia="ru-RU"/>
        </w:rPr>
        <w:t xml:space="preserve"> </w:t>
      </w:r>
      <w:r w:rsidRPr="00EE6C0F">
        <w:rPr>
          <w:rFonts w:ascii="Arial Narrow" w:eastAsia="Times New Roman" w:hAnsi="Arial Narrow" w:cs="Times New Roman"/>
          <w:color w:val="000000" w:themeColor="text1"/>
          <w:sz w:val="24"/>
          <w:szCs w:val="24"/>
          <w:shd w:val="clear" w:color="auto" w:fill="FFFFFF" w:themeFill="background1"/>
          <w:lang w:eastAsia="ru-RU"/>
        </w:rPr>
        <w:t>Type in Dictionary</w:t>
      </w:r>
      <w:r w:rsidRPr="00EE6C0F">
        <w:rPr>
          <w:rFonts w:ascii="Arial Narrow" w:eastAsia="Times New Roman" w:hAnsi="Arial Narrow" w:cs="Times New Roman"/>
          <w:color w:val="000000" w:themeColor="text1"/>
          <w:sz w:val="24"/>
          <w:szCs w:val="24"/>
          <w:lang w:eastAsia="ru-RU"/>
        </w:rPr>
        <w:t xml:space="preserve"> </w:t>
      </w:r>
      <w:r>
        <w:rPr>
          <w:rFonts w:ascii="Arial Narrow" w:eastAsia="Times New Roman" w:hAnsi="Arial Narrow" w:cs="Times New Roman"/>
          <w:sz w:val="24"/>
          <w:szCs w:val="24"/>
          <w:lang w:eastAsia="ru-RU"/>
        </w:rPr>
        <w:t xml:space="preserve">- </w:t>
      </w:r>
      <w:r w:rsidRPr="0081334D">
        <w:rPr>
          <w:rFonts w:ascii="Arial Narrow" w:eastAsia="Times New Roman" w:hAnsi="Arial Narrow" w:cs="Times New Roman"/>
          <w:sz w:val="24"/>
          <w:szCs w:val="24"/>
          <w:lang w:eastAsia="ru-RU"/>
        </w:rPr>
        <w:t xml:space="preserve">SE11 </w:t>
      </w:r>
      <w:r w:rsidRPr="00EE6C0F">
        <w:rPr>
          <w:rFonts w:ascii="Arial Narrow" w:eastAsia="Times New Roman" w:hAnsi="Arial Narrow" w:cs="Times New Roman"/>
          <w:sz w:val="24"/>
          <w:szCs w:val="24"/>
          <w:lang w:eastAsia="ru-RU"/>
        </w:rPr>
        <w:t>-</w:t>
      </w:r>
      <w:r>
        <w:rPr>
          <w:rFonts w:ascii="Arial Narrow" w:eastAsia="Times New Roman" w:hAnsi="Arial Narrow" w:cs="Times New Roman"/>
          <w:sz w:val="24"/>
          <w:szCs w:val="24"/>
          <w:lang w:eastAsia="ru-RU"/>
        </w:rPr>
        <w:t>&gt;</w:t>
      </w:r>
      <w:r w:rsidRPr="0081334D">
        <w:rPr>
          <w:rFonts w:ascii="Arial Narrow" w:eastAsia="Times New Roman" w:hAnsi="Arial Narrow" w:cs="Times New Roman"/>
          <w:sz w:val="24"/>
          <w:szCs w:val="24"/>
          <w:lang w:eastAsia="ru-RU"/>
        </w:rPr>
        <w:t xml:space="preserve"> enter the </w:t>
      </w:r>
      <w:r w:rsidRPr="0081334D">
        <w:rPr>
          <w:rFonts w:ascii="Arial Narrow" w:eastAsia="Times New Roman" w:hAnsi="Arial Narrow" w:cs="Times New Roman"/>
          <w:i/>
          <w:color w:val="002060"/>
          <w:sz w:val="24"/>
          <w:szCs w:val="24"/>
          <w:lang w:eastAsia="ru-RU"/>
        </w:rPr>
        <w:t>name</w:t>
      </w:r>
      <w:r w:rsidRPr="0081334D">
        <w:rPr>
          <w:rFonts w:ascii="Arial Narrow" w:eastAsia="Times New Roman" w:hAnsi="Arial Narrow" w:cs="Times New Roman"/>
          <w:sz w:val="24"/>
          <w:szCs w:val="24"/>
          <w:lang w:eastAsia="ru-RU"/>
        </w:rPr>
        <w:t xml:space="preserve"> of Range Table you would like to create in Data type input </w:t>
      </w:r>
      <w:r>
        <w:rPr>
          <w:rFonts w:ascii="Arial Narrow" w:eastAsia="Times New Roman" w:hAnsi="Arial Narrow" w:cs="Times New Roman"/>
          <w:sz w:val="24"/>
          <w:szCs w:val="24"/>
          <w:lang w:eastAsia="ru-RU"/>
        </w:rPr>
        <w:t>-&gt;</w:t>
      </w:r>
      <w:r w:rsidRPr="0081334D">
        <w:rPr>
          <w:rFonts w:ascii="Arial Narrow" w:eastAsia="Times New Roman" w:hAnsi="Arial Narrow" w:cs="Times New Roman"/>
          <w:sz w:val="24"/>
          <w:szCs w:val="24"/>
          <w:lang w:eastAsia="ru-RU"/>
        </w:rPr>
        <w:t xml:space="preserve"> press </w:t>
      </w:r>
      <w:r w:rsidRPr="0081334D">
        <w:rPr>
          <w:rFonts w:ascii="Arial Narrow" w:eastAsia="Times New Roman" w:hAnsi="Arial Narrow" w:cs="Times New Roman"/>
          <w:i/>
          <w:color w:val="002060"/>
          <w:sz w:val="24"/>
          <w:szCs w:val="24"/>
          <w:lang w:eastAsia="ru-RU"/>
        </w:rPr>
        <w:t>Create</w:t>
      </w:r>
      <w:r>
        <w:rPr>
          <w:rFonts w:ascii="Arial Narrow" w:eastAsia="Times New Roman" w:hAnsi="Arial Narrow" w:cs="Times New Roman"/>
          <w:i/>
          <w:color w:val="002060"/>
          <w:sz w:val="24"/>
          <w:szCs w:val="24"/>
          <w:lang w:eastAsia="ru-RU"/>
        </w:rPr>
        <w:t xml:space="preserve"> </w:t>
      </w:r>
      <w:r>
        <w:rPr>
          <w:rFonts w:ascii="Arial Narrow" w:eastAsia="Times New Roman" w:hAnsi="Arial Narrow" w:cs="Times New Roman"/>
          <w:sz w:val="24"/>
          <w:szCs w:val="24"/>
          <w:lang w:eastAsia="ru-RU"/>
        </w:rPr>
        <w:t xml:space="preserve">-&gt; </w:t>
      </w:r>
      <w:r w:rsidRPr="0081334D">
        <w:rPr>
          <w:rFonts w:ascii="Arial Narrow" w:eastAsia="Times New Roman" w:hAnsi="Arial Narrow" w:cs="Times New Roman"/>
          <w:sz w:val="24"/>
          <w:szCs w:val="24"/>
          <w:lang w:eastAsia="ru-RU"/>
        </w:rPr>
        <w:t xml:space="preserve"> On next popup select </w:t>
      </w:r>
      <w:r w:rsidRPr="00EE6C0F">
        <w:rPr>
          <w:rFonts w:ascii="Arial Narrow" w:eastAsia="Times New Roman" w:hAnsi="Arial Narrow" w:cs="Times New Roman"/>
          <w:i/>
          <w:color w:val="000000" w:themeColor="text1"/>
          <w:sz w:val="24"/>
          <w:szCs w:val="24"/>
          <w:lang w:eastAsia="ru-RU"/>
        </w:rPr>
        <w:t>Table</w:t>
      </w:r>
      <w:r w:rsidRPr="0081334D">
        <w:rPr>
          <w:rFonts w:ascii="Arial Narrow" w:eastAsia="Times New Roman" w:hAnsi="Arial Narrow" w:cs="Times New Roman"/>
          <w:sz w:val="24"/>
          <w:szCs w:val="24"/>
          <w:lang w:eastAsia="ru-RU"/>
        </w:rPr>
        <w:t xml:space="preserve"> type</w:t>
      </w:r>
      <w:r>
        <w:rPr>
          <w:rFonts w:ascii="Arial Narrow" w:eastAsia="Times New Roman" w:hAnsi="Arial Narrow" w:cs="Times New Roman"/>
          <w:sz w:val="24"/>
          <w:szCs w:val="24"/>
          <w:lang w:eastAsia="ru-RU"/>
        </w:rPr>
        <w:t xml:space="preserve"> -&gt;</w:t>
      </w:r>
      <w:r w:rsidRPr="0081334D">
        <w:rPr>
          <w:rFonts w:ascii="Arial Narrow" w:eastAsia="Times New Roman" w:hAnsi="Arial Narrow" w:cs="Times New Roman"/>
          <w:sz w:val="24"/>
          <w:szCs w:val="24"/>
          <w:lang w:eastAsia="ru-RU"/>
        </w:rPr>
        <w:t xml:space="preserve"> Enter </w:t>
      </w:r>
      <w:r w:rsidRPr="0081334D">
        <w:rPr>
          <w:rFonts w:ascii="Arial Narrow" w:eastAsia="Times New Roman" w:hAnsi="Arial Narrow" w:cs="Times New Roman"/>
          <w:i/>
          <w:color w:val="002060"/>
          <w:sz w:val="24"/>
          <w:szCs w:val="24"/>
          <w:lang w:eastAsia="ru-RU"/>
        </w:rPr>
        <w:t>short te</w:t>
      </w:r>
      <w:r>
        <w:rPr>
          <w:rFonts w:ascii="Arial Narrow" w:eastAsia="Times New Roman" w:hAnsi="Arial Narrow" w:cs="Times New Roman"/>
          <w:i/>
          <w:color w:val="002060"/>
          <w:sz w:val="24"/>
          <w:szCs w:val="24"/>
          <w:lang w:eastAsia="ru-RU"/>
        </w:rPr>
        <w:t>x</w:t>
      </w:r>
      <w:r w:rsidRPr="0081334D">
        <w:rPr>
          <w:rFonts w:ascii="Arial Narrow" w:eastAsia="Times New Roman" w:hAnsi="Arial Narrow" w:cs="Times New Roman"/>
          <w:i/>
          <w:color w:val="002060"/>
          <w:sz w:val="24"/>
          <w:szCs w:val="24"/>
          <w:lang w:eastAsia="ru-RU"/>
        </w:rPr>
        <w:t>t</w:t>
      </w:r>
      <w:r w:rsidRPr="0081334D">
        <w:rPr>
          <w:rFonts w:ascii="Arial Narrow" w:eastAsia="Times New Roman" w:hAnsi="Arial Narrow" w:cs="Times New Roman"/>
          <w:color w:val="002060"/>
          <w:sz w:val="24"/>
          <w:szCs w:val="24"/>
          <w:lang w:eastAsia="ru-RU"/>
        </w:rPr>
        <w:t xml:space="preserve"> </w:t>
      </w:r>
      <w:r w:rsidRPr="0081334D">
        <w:rPr>
          <w:rFonts w:ascii="Arial Narrow" w:eastAsia="Times New Roman" w:hAnsi="Arial Narrow" w:cs="Times New Roman"/>
          <w:sz w:val="24"/>
          <w:szCs w:val="24"/>
          <w:lang w:eastAsia="ru-RU"/>
        </w:rPr>
        <w:t>to describe you object and select menu option Edit-&gt;</w:t>
      </w:r>
      <w:r>
        <w:rPr>
          <w:rFonts w:ascii="Arial Narrow" w:eastAsia="Times New Roman" w:hAnsi="Arial Narrow" w:cs="Times New Roman"/>
          <w:sz w:val="24"/>
          <w:szCs w:val="24"/>
          <w:lang w:eastAsia="ru-RU"/>
        </w:rPr>
        <w:t xml:space="preserve"> </w:t>
      </w:r>
      <w:r w:rsidRPr="0081334D">
        <w:rPr>
          <w:rFonts w:ascii="Arial Narrow" w:eastAsia="Times New Roman" w:hAnsi="Arial Narrow" w:cs="Times New Roman"/>
          <w:sz w:val="24"/>
          <w:szCs w:val="24"/>
          <w:lang w:eastAsia="ru-RU"/>
        </w:rPr>
        <w:t xml:space="preserve">Define as </w:t>
      </w:r>
      <w:r w:rsidRPr="00EE6C0F">
        <w:rPr>
          <w:rFonts w:ascii="Arial Narrow" w:eastAsia="Times New Roman" w:hAnsi="Arial Narrow" w:cs="Times New Roman"/>
          <w:i/>
          <w:color w:val="000000" w:themeColor="text1"/>
          <w:sz w:val="24"/>
          <w:szCs w:val="24"/>
          <w:lang w:eastAsia="ru-RU"/>
        </w:rPr>
        <w:t>range table</w:t>
      </w:r>
      <w:r w:rsidRPr="00EE6C0F">
        <w:rPr>
          <w:rFonts w:ascii="Arial Narrow" w:eastAsia="Times New Roman" w:hAnsi="Arial Narrow" w:cs="Times New Roman"/>
          <w:color w:val="000000" w:themeColor="text1"/>
          <w:sz w:val="24"/>
          <w:szCs w:val="24"/>
          <w:lang w:eastAsia="ru-RU"/>
        </w:rPr>
        <w:t xml:space="preserve"> </w:t>
      </w:r>
      <w:r w:rsidRPr="0081334D">
        <w:rPr>
          <w:rFonts w:ascii="Arial Narrow" w:eastAsia="Times New Roman" w:hAnsi="Arial Narrow" w:cs="Times New Roman"/>
          <w:sz w:val="24"/>
          <w:szCs w:val="24"/>
          <w:lang w:eastAsia="ru-RU"/>
        </w:rPr>
        <w:t>type.</w:t>
      </w:r>
    </w:p>
    <w:p w:rsidR="00092518" w:rsidRDefault="00092518" w:rsidP="00092518">
      <w:pPr>
        <w:spacing w:after="0" w:line="240" w:lineRule="auto"/>
        <w:ind w:firstLine="567"/>
        <w:jc w:val="both"/>
        <w:rPr>
          <w:rFonts w:ascii="Arial Narrow" w:eastAsia="Times New Roman" w:hAnsi="Arial Narrow" w:cs="Times New Roman"/>
          <w:sz w:val="24"/>
          <w:szCs w:val="24"/>
          <w:lang w:eastAsia="ru-RU"/>
        </w:rPr>
      </w:pPr>
    </w:p>
    <w:p w:rsidR="00092518" w:rsidRPr="0081334D" w:rsidRDefault="00092518" w:rsidP="00092518">
      <w:pPr>
        <w:shd w:val="clear" w:color="auto" w:fill="F2F2F2" w:themeFill="background1" w:themeFillShade="F2"/>
        <w:spacing w:after="0" w:line="240" w:lineRule="auto"/>
        <w:ind w:firstLine="567"/>
        <w:jc w:val="center"/>
        <w:rPr>
          <w:rFonts w:ascii="Arial Narrow" w:eastAsia="Times New Roman" w:hAnsi="Arial Narrow" w:cs="Times New Roman"/>
          <w:color w:val="002060"/>
          <w:spacing w:val="20"/>
          <w:sz w:val="24"/>
          <w:szCs w:val="24"/>
          <w:lang w:eastAsia="ru-RU"/>
        </w:rPr>
      </w:pPr>
      <w:r w:rsidRPr="0081334D">
        <w:rPr>
          <w:rFonts w:ascii="Arial Narrow" w:eastAsia="Times New Roman" w:hAnsi="Arial Narrow" w:cs="Times New Roman"/>
          <w:bCs/>
          <w:color w:val="002060"/>
          <w:spacing w:val="20"/>
          <w:sz w:val="24"/>
          <w:szCs w:val="24"/>
          <w:lang w:eastAsia="ru-RU"/>
        </w:rPr>
        <w:t xml:space="preserve">How do you </w:t>
      </w:r>
      <w:r w:rsidRPr="00E143CD">
        <w:rPr>
          <w:rFonts w:ascii="Arial Narrow" w:eastAsia="Times New Roman" w:hAnsi="Arial Narrow" w:cs="Times New Roman"/>
          <w:b/>
          <w:bCs/>
          <w:i/>
          <w:color w:val="000000" w:themeColor="text1"/>
          <w:sz w:val="24"/>
          <w:szCs w:val="24"/>
          <w:lang w:eastAsia="ru-RU"/>
        </w:rPr>
        <w:t>fill a range</w:t>
      </w:r>
      <w:r w:rsidRPr="00E143CD">
        <w:rPr>
          <w:rFonts w:ascii="Arial Narrow" w:eastAsia="Times New Roman" w:hAnsi="Arial Narrow" w:cs="Times New Roman"/>
          <w:bCs/>
          <w:color w:val="000000" w:themeColor="text1"/>
          <w:spacing w:val="20"/>
          <w:sz w:val="24"/>
          <w:szCs w:val="24"/>
          <w:lang w:eastAsia="ru-RU"/>
        </w:rPr>
        <w:t xml:space="preserve"> </w:t>
      </w:r>
      <w:r w:rsidRPr="0081334D">
        <w:rPr>
          <w:rFonts w:ascii="Arial Narrow" w:eastAsia="Times New Roman" w:hAnsi="Arial Narrow" w:cs="Times New Roman"/>
          <w:bCs/>
          <w:color w:val="002060"/>
          <w:spacing w:val="20"/>
          <w:sz w:val="24"/>
          <w:szCs w:val="24"/>
          <w:lang w:eastAsia="ru-RU"/>
        </w:rPr>
        <w:t>in SAP?</w:t>
      </w:r>
    </w:p>
    <w:p w:rsidR="00092518" w:rsidRDefault="00092518" w:rsidP="00092518">
      <w:pPr>
        <w:spacing w:after="0" w:line="240" w:lineRule="auto"/>
        <w:ind w:firstLine="567"/>
        <w:jc w:val="both"/>
        <w:rPr>
          <w:rFonts w:ascii="Arial Narrow" w:eastAsia="Times New Roman" w:hAnsi="Arial Narrow" w:cs="Times New Roman"/>
          <w:sz w:val="24"/>
          <w:szCs w:val="24"/>
          <w:lang w:eastAsia="ru-RU"/>
        </w:rPr>
      </w:pPr>
    </w:p>
    <w:p w:rsidR="00092518" w:rsidRDefault="00092518" w:rsidP="00092518">
      <w:pPr>
        <w:spacing w:after="0" w:line="240" w:lineRule="auto"/>
        <w:ind w:firstLine="567"/>
        <w:jc w:val="both"/>
        <w:rPr>
          <w:rFonts w:ascii="Arial Narrow" w:eastAsia="Times New Roman" w:hAnsi="Arial Narrow" w:cs="Times New Roman"/>
          <w:sz w:val="24"/>
          <w:szCs w:val="24"/>
          <w:lang w:eastAsia="ru-RU"/>
        </w:rPr>
      </w:pPr>
      <w:r w:rsidRPr="0081334D">
        <w:rPr>
          <w:rFonts w:ascii="Arial Narrow" w:eastAsia="Times New Roman" w:hAnsi="Arial Narrow" w:cs="Times New Roman"/>
          <w:sz w:val="24"/>
          <w:szCs w:val="24"/>
          <w:lang w:eastAsia="ru-RU"/>
        </w:rPr>
        <w:t xml:space="preserve">DATA lr_vkorg TYPE </w:t>
      </w:r>
      <w:r w:rsidRPr="0081334D">
        <w:rPr>
          <w:rFonts w:ascii="Arial Narrow" w:eastAsia="Times New Roman" w:hAnsi="Arial Narrow" w:cs="Times New Roman"/>
          <w:i/>
          <w:color w:val="385623" w:themeColor="accent6" w:themeShade="80"/>
          <w:sz w:val="24"/>
          <w:szCs w:val="24"/>
          <w:shd w:val="clear" w:color="auto" w:fill="F2F2F2" w:themeFill="background1" w:themeFillShade="F2"/>
          <w:lang w:eastAsia="ru-RU"/>
        </w:rPr>
        <w:t>RANGE OF</w:t>
      </w:r>
      <w:r w:rsidRPr="0081334D">
        <w:rPr>
          <w:rFonts w:ascii="Arial Narrow" w:eastAsia="Times New Roman" w:hAnsi="Arial Narrow" w:cs="Times New Roman"/>
          <w:color w:val="385623" w:themeColor="accent6" w:themeShade="80"/>
          <w:sz w:val="24"/>
          <w:szCs w:val="24"/>
          <w:lang w:eastAsia="ru-RU"/>
        </w:rPr>
        <w:t xml:space="preserve"> </w:t>
      </w:r>
      <w:r w:rsidRPr="0081334D">
        <w:rPr>
          <w:rFonts w:ascii="Arial Narrow" w:eastAsia="Times New Roman" w:hAnsi="Arial Narrow" w:cs="Times New Roman"/>
          <w:sz w:val="24"/>
          <w:szCs w:val="24"/>
          <w:lang w:eastAsia="ru-RU"/>
        </w:rPr>
        <w:t xml:space="preserve">vkorg. </w:t>
      </w:r>
    </w:p>
    <w:p w:rsidR="00092518" w:rsidRDefault="00092518" w:rsidP="00092518">
      <w:pPr>
        <w:spacing w:after="0" w:line="240" w:lineRule="auto"/>
        <w:ind w:firstLine="567"/>
        <w:jc w:val="both"/>
        <w:rPr>
          <w:rFonts w:ascii="Arial Narrow" w:eastAsia="Times New Roman" w:hAnsi="Arial Narrow" w:cs="Times New Roman"/>
          <w:sz w:val="24"/>
          <w:szCs w:val="24"/>
          <w:lang w:eastAsia="ru-RU"/>
        </w:rPr>
      </w:pPr>
      <w:r w:rsidRPr="0081334D">
        <w:rPr>
          <w:rFonts w:ascii="Arial Narrow" w:eastAsia="Times New Roman" w:hAnsi="Arial Narrow" w:cs="Times New Roman"/>
          <w:sz w:val="24"/>
          <w:szCs w:val="24"/>
          <w:lang w:eastAsia="ru-RU"/>
        </w:rPr>
        <w:t xml:space="preserve">TYPES: lr_range_t TYPE RANGE OF vkorg. </w:t>
      </w:r>
    </w:p>
    <w:p w:rsidR="00092518" w:rsidRPr="0081334D" w:rsidRDefault="00092518" w:rsidP="00092518">
      <w:pPr>
        <w:spacing w:after="0" w:line="240" w:lineRule="auto"/>
        <w:ind w:firstLine="567"/>
        <w:jc w:val="both"/>
        <w:rPr>
          <w:rFonts w:ascii="Arial Narrow" w:eastAsia="Times New Roman" w:hAnsi="Arial Narrow" w:cs="Times New Roman"/>
          <w:sz w:val="24"/>
          <w:szCs w:val="24"/>
          <w:lang w:eastAsia="ru-RU"/>
        </w:rPr>
      </w:pPr>
      <w:r w:rsidRPr="0081334D">
        <w:rPr>
          <w:rFonts w:ascii="Arial Narrow" w:eastAsia="Times New Roman" w:hAnsi="Arial Narrow" w:cs="Times New Roman"/>
          <w:sz w:val="24"/>
          <w:szCs w:val="24"/>
          <w:lang w:eastAsia="ru-RU"/>
        </w:rPr>
        <w:t xml:space="preserve">lr_vkorg = VALUE </w:t>
      </w:r>
      <w:r w:rsidRPr="0081334D">
        <w:rPr>
          <w:rFonts w:ascii="Arial Narrow" w:eastAsia="Times New Roman" w:hAnsi="Arial Narrow" w:cs="Times New Roman"/>
          <w:i/>
          <w:color w:val="002060"/>
          <w:sz w:val="24"/>
          <w:szCs w:val="24"/>
          <w:shd w:val="clear" w:color="auto" w:fill="FFFFFF" w:themeFill="background1"/>
          <w:lang w:eastAsia="ru-RU"/>
        </w:rPr>
        <w:t>lr_range_t</w:t>
      </w:r>
      <w:r w:rsidRPr="0081334D">
        <w:rPr>
          <w:rFonts w:ascii="Arial Narrow" w:eastAsia="Times New Roman" w:hAnsi="Arial Narrow" w:cs="Times New Roman"/>
          <w:sz w:val="24"/>
          <w:szCs w:val="24"/>
          <w:lang w:eastAsia="ru-RU"/>
        </w:rPr>
        <w:t>( LET s = ‘I’ o = ‘EQ’ IN sign = s option = o ( low = ‘1100’ ) ( low = ‘1200’ ) ( low = ‘1300’ ) ( low = ‘1400’ ) ( low = ‘1500’ ) ).</w:t>
      </w:r>
    </w:p>
    <w:p w:rsidR="00092518" w:rsidRDefault="00092518" w:rsidP="00092518">
      <w:pPr>
        <w:spacing w:after="0" w:line="240" w:lineRule="auto"/>
        <w:ind w:firstLine="567"/>
        <w:jc w:val="both"/>
        <w:rPr>
          <w:rFonts w:ascii="Arial Narrow" w:eastAsia="Times New Roman" w:hAnsi="Arial Narrow" w:cs="Times New Roman"/>
          <w:b/>
          <w:bCs/>
          <w:sz w:val="24"/>
          <w:szCs w:val="24"/>
          <w:lang w:eastAsia="ru-RU"/>
        </w:rPr>
      </w:pPr>
    </w:p>
    <w:p w:rsidR="00092518" w:rsidRPr="00E143CD" w:rsidRDefault="00092518" w:rsidP="00092518">
      <w:pPr>
        <w:shd w:val="clear" w:color="auto" w:fill="F2F2F2" w:themeFill="background1" w:themeFillShade="F2"/>
        <w:spacing w:after="0" w:line="240" w:lineRule="auto"/>
        <w:ind w:firstLine="567"/>
        <w:jc w:val="center"/>
        <w:rPr>
          <w:rFonts w:ascii="Arial Narrow" w:eastAsia="Times New Roman" w:hAnsi="Arial Narrow" w:cs="Times New Roman"/>
          <w:color w:val="002060"/>
          <w:spacing w:val="20"/>
          <w:sz w:val="24"/>
          <w:szCs w:val="24"/>
          <w:lang w:eastAsia="ru-RU"/>
        </w:rPr>
      </w:pPr>
      <w:r w:rsidRPr="00E143CD">
        <w:rPr>
          <w:rFonts w:ascii="Arial Narrow" w:eastAsia="Times New Roman" w:hAnsi="Arial Narrow" w:cs="Times New Roman"/>
          <w:bCs/>
          <w:color w:val="002060"/>
          <w:spacing w:val="20"/>
          <w:sz w:val="24"/>
          <w:szCs w:val="24"/>
          <w:lang w:eastAsia="ru-RU"/>
        </w:rPr>
        <w:t xml:space="preserve">How do you </w:t>
      </w:r>
      <w:r w:rsidRPr="00E143CD">
        <w:rPr>
          <w:rFonts w:ascii="Arial Narrow" w:eastAsia="Times New Roman" w:hAnsi="Arial Narrow" w:cs="Times New Roman"/>
          <w:b/>
          <w:bCs/>
          <w:i/>
          <w:color w:val="000000" w:themeColor="text1"/>
          <w:sz w:val="24"/>
          <w:szCs w:val="24"/>
          <w:lang w:eastAsia="ru-RU"/>
        </w:rPr>
        <w:t>SELECT a range</w:t>
      </w:r>
      <w:r w:rsidRPr="00E143CD">
        <w:rPr>
          <w:rFonts w:ascii="Arial Narrow" w:eastAsia="Times New Roman" w:hAnsi="Arial Narrow" w:cs="Times New Roman"/>
          <w:bCs/>
          <w:color w:val="000000" w:themeColor="text1"/>
          <w:spacing w:val="20"/>
          <w:sz w:val="24"/>
          <w:szCs w:val="24"/>
          <w:lang w:eastAsia="ru-RU"/>
        </w:rPr>
        <w:t xml:space="preserve"> </w:t>
      </w:r>
      <w:r w:rsidRPr="00E143CD">
        <w:rPr>
          <w:rFonts w:ascii="Arial Narrow" w:eastAsia="Times New Roman" w:hAnsi="Arial Narrow" w:cs="Times New Roman"/>
          <w:bCs/>
          <w:color w:val="002060"/>
          <w:spacing w:val="20"/>
          <w:sz w:val="24"/>
          <w:szCs w:val="24"/>
          <w:lang w:eastAsia="ru-RU"/>
        </w:rPr>
        <w:t>in SAP?</w:t>
      </w:r>
    </w:p>
    <w:p w:rsidR="00092518" w:rsidRPr="00E143CD" w:rsidRDefault="00092518" w:rsidP="00092518">
      <w:pPr>
        <w:spacing w:after="0" w:line="240" w:lineRule="auto"/>
        <w:ind w:firstLine="567"/>
        <w:rPr>
          <w:rFonts w:ascii="Arial Narrow" w:eastAsia="Times New Roman" w:hAnsi="Arial Narrow" w:cs="Times New Roman"/>
          <w:sz w:val="24"/>
          <w:szCs w:val="24"/>
          <w:lang w:eastAsia="ru-RU"/>
        </w:rPr>
      </w:pPr>
      <w:r w:rsidRPr="00E143CD">
        <w:rPr>
          <w:rFonts w:ascii="Arial Narrow" w:eastAsia="Times New Roman" w:hAnsi="Arial Narrow" w:cs="Times New Roman"/>
          <w:sz w:val="24"/>
          <w:szCs w:val="24"/>
          <w:lang w:eastAsia="ru-RU"/>
        </w:rPr>
        <w:t>They are declared with syntax TYPE RANGE OF….About ranges and select-options.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0"/>
        <w:gridCol w:w="2577"/>
        <w:gridCol w:w="4555"/>
      </w:tblGrid>
      <w:tr w:rsidR="00092518" w:rsidRPr="00E143CD" w:rsidTr="00BE57A4">
        <w:trPr>
          <w:tblCellSpacing w:w="15" w:type="dxa"/>
        </w:trPr>
        <w:tc>
          <w:tcPr>
            <w:tcW w:w="0" w:type="auto"/>
            <w:vAlign w:val="center"/>
            <w:hideMark/>
          </w:tcPr>
          <w:p w:rsidR="00092518" w:rsidRPr="00E143CD" w:rsidRDefault="00092518" w:rsidP="00BE57A4">
            <w:pPr>
              <w:spacing w:after="0" w:line="240" w:lineRule="auto"/>
              <w:rPr>
                <w:rFonts w:ascii="Arial Narrow" w:eastAsia="Times New Roman" w:hAnsi="Arial Narrow" w:cs="Times New Roman"/>
                <w:sz w:val="24"/>
                <w:szCs w:val="24"/>
                <w:lang w:val="ru-RU" w:eastAsia="ru-RU"/>
              </w:rPr>
            </w:pPr>
            <w:r w:rsidRPr="00E143CD">
              <w:rPr>
                <w:rFonts w:ascii="Arial Narrow" w:eastAsia="Times New Roman" w:hAnsi="Arial Narrow" w:cs="Times New Roman"/>
                <w:sz w:val="24"/>
                <w:szCs w:val="24"/>
                <w:lang w:val="ru-RU" w:eastAsia="ru-RU"/>
              </w:rPr>
              <w:t>OPTION</w:t>
            </w:r>
          </w:p>
        </w:tc>
        <w:tc>
          <w:tcPr>
            <w:tcW w:w="0" w:type="auto"/>
            <w:vAlign w:val="center"/>
            <w:hideMark/>
          </w:tcPr>
          <w:p w:rsidR="00092518" w:rsidRPr="00E143CD" w:rsidRDefault="00092518" w:rsidP="00BE57A4">
            <w:pPr>
              <w:spacing w:after="0" w:line="240" w:lineRule="auto"/>
              <w:rPr>
                <w:rFonts w:ascii="Arial Narrow" w:eastAsia="Times New Roman" w:hAnsi="Arial Narrow" w:cs="Times New Roman"/>
                <w:sz w:val="24"/>
                <w:szCs w:val="24"/>
                <w:lang w:val="ru-RU" w:eastAsia="ru-RU"/>
              </w:rPr>
            </w:pPr>
            <w:r w:rsidRPr="00E143CD">
              <w:rPr>
                <w:rFonts w:ascii="Arial Narrow" w:eastAsia="Times New Roman" w:hAnsi="Arial Narrow" w:cs="Times New Roman"/>
                <w:sz w:val="24"/>
                <w:szCs w:val="24"/>
                <w:lang w:val="ru-RU" w:eastAsia="ru-RU"/>
              </w:rPr>
              <w:t>the selection operator</w:t>
            </w:r>
          </w:p>
        </w:tc>
        <w:tc>
          <w:tcPr>
            <w:tcW w:w="0" w:type="auto"/>
            <w:vAlign w:val="center"/>
            <w:hideMark/>
          </w:tcPr>
          <w:p w:rsidR="00092518" w:rsidRPr="00E143CD" w:rsidRDefault="00092518" w:rsidP="00BE57A4">
            <w:pPr>
              <w:spacing w:after="0" w:line="240" w:lineRule="auto"/>
              <w:rPr>
                <w:rFonts w:ascii="Arial Narrow" w:eastAsia="Times New Roman" w:hAnsi="Arial Narrow" w:cs="Times New Roman"/>
                <w:sz w:val="24"/>
                <w:szCs w:val="24"/>
                <w:lang w:eastAsia="ru-RU"/>
              </w:rPr>
            </w:pPr>
            <w:r w:rsidRPr="00E143CD">
              <w:rPr>
                <w:rFonts w:ascii="Arial Narrow" w:eastAsia="Times New Roman" w:hAnsi="Arial Narrow" w:cs="Times New Roman"/>
                <w:sz w:val="24"/>
                <w:szCs w:val="24"/>
                <w:lang w:eastAsia="ru-RU"/>
              </w:rPr>
              <w:t>‘EQ’ = Equal ‘BT’ = Between ‘GT’ = Greater than …</w:t>
            </w:r>
          </w:p>
        </w:tc>
      </w:tr>
      <w:tr w:rsidR="00092518" w:rsidRPr="00E143CD" w:rsidTr="00BE57A4">
        <w:trPr>
          <w:tblCellSpacing w:w="15" w:type="dxa"/>
        </w:trPr>
        <w:tc>
          <w:tcPr>
            <w:tcW w:w="0" w:type="auto"/>
            <w:vAlign w:val="center"/>
            <w:hideMark/>
          </w:tcPr>
          <w:p w:rsidR="00092518" w:rsidRPr="00E143CD" w:rsidRDefault="00092518" w:rsidP="00BE57A4">
            <w:pPr>
              <w:spacing w:after="0" w:line="240" w:lineRule="auto"/>
              <w:rPr>
                <w:rFonts w:ascii="Arial Narrow" w:eastAsia="Times New Roman" w:hAnsi="Arial Narrow" w:cs="Times New Roman"/>
                <w:sz w:val="24"/>
                <w:szCs w:val="24"/>
                <w:lang w:val="ru-RU" w:eastAsia="ru-RU"/>
              </w:rPr>
            </w:pPr>
            <w:r w:rsidRPr="00E143CD">
              <w:rPr>
                <w:rFonts w:ascii="Arial Narrow" w:eastAsia="Times New Roman" w:hAnsi="Arial Narrow" w:cs="Times New Roman"/>
                <w:sz w:val="24"/>
                <w:szCs w:val="24"/>
                <w:lang w:val="ru-RU" w:eastAsia="ru-RU"/>
              </w:rPr>
              <w:t>LOW</w:t>
            </w:r>
          </w:p>
        </w:tc>
        <w:tc>
          <w:tcPr>
            <w:tcW w:w="0" w:type="auto"/>
            <w:vAlign w:val="center"/>
            <w:hideMark/>
          </w:tcPr>
          <w:p w:rsidR="00092518" w:rsidRPr="00E143CD" w:rsidRDefault="00092518" w:rsidP="00BE57A4">
            <w:pPr>
              <w:spacing w:after="0" w:line="240" w:lineRule="auto"/>
              <w:rPr>
                <w:rFonts w:ascii="Arial Narrow" w:eastAsia="Times New Roman" w:hAnsi="Arial Narrow" w:cs="Times New Roman"/>
                <w:sz w:val="24"/>
                <w:szCs w:val="24"/>
                <w:lang w:eastAsia="ru-RU"/>
              </w:rPr>
            </w:pPr>
            <w:r w:rsidRPr="00E143CD">
              <w:rPr>
                <w:rFonts w:ascii="Arial Narrow" w:eastAsia="Times New Roman" w:hAnsi="Arial Narrow" w:cs="Times New Roman"/>
                <w:sz w:val="24"/>
                <w:szCs w:val="24"/>
                <w:lang w:eastAsia="ru-RU"/>
              </w:rPr>
              <w:t>the lower limit of the interval</w:t>
            </w:r>
          </w:p>
        </w:tc>
        <w:tc>
          <w:tcPr>
            <w:tcW w:w="0" w:type="auto"/>
            <w:vAlign w:val="center"/>
            <w:hideMark/>
          </w:tcPr>
          <w:p w:rsidR="00092518" w:rsidRPr="00E143CD" w:rsidRDefault="00092518" w:rsidP="00BE57A4">
            <w:pPr>
              <w:spacing w:after="0" w:line="240" w:lineRule="auto"/>
              <w:rPr>
                <w:rFonts w:ascii="Arial Narrow" w:eastAsia="Times New Roman" w:hAnsi="Arial Narrow" w:cs="Times New Roman"/>
                <w:sz w:val="24"/>
                <w:szCs w:val="24"/>
                <w:lang w:val="ru-RU" w:eastAsia="ru-RU"/>
              </w:rPr>
            </w:pPr>
            <w:r w:rsidRPr="00E143CD">
              <w:rPr>
                <w:rFonts w:ascii="Arial Narrow" w:eastAsia="Times New Roman" w:hAnsi="Arial Narrow" w:cs="Times New Roman"/>
                <w:sz w:val="24"/>
                <w:szCs w:val="24"/>
                <w:lang w:val="ru-RU" w:eastAsia="ru-RU"/>
              </w:rPr>
              <w:t>…</w:t>
            </w:r>
          </w:p>
        </w:tc>
      </w:tr>
      <w:tr w:rsidR="00092518" w:rsidRPr="00E143CD" w:rsidTr="00BE57A4">
        <w:trPr>
          <w:tblCellSpacing w:w="15" w:type="dxa"/>
        </w:trPr>
        <w:tc>
          <w:tcPr>
            <w:tcW w:w="0" w:type="auto"/>
            <w:vAlign w:val="center"/>
            <w:hideMark/>
          </w:tcPr>
          <w:p w:rsidR="00092518" w:rsidRPr="00E143CD" w:rsidRDefault="00092518" w:rsidP="00BE57A4">
            <w:pPr>
              <w:spacing w:after="0" w:line="240" w:lineRule="auto"/>
              <w:rPr>
                <w:rFonts w:ascii="Arial Narrow" w:eastAsia="Times New Roman" w:hAnsi="Arial Narrow" w:cs="Times New Roman"/>
                <w:sz w:val="24"/>
                <w:szCs w:val="24"/>
                <w:lang w:val="ru-RU" w:eastAsia="ru-RU"/>
              </w:rPr>
            </w:pPr>
            <w:r w:rsidRPr="00E143CD">
              <w:rPr>
                <w:rFonts w:ascii="Arial Narrow" w:eastAsia="Times New Roman" w:hAnsi="Arial Narrow" w:cs="Times New Roman"/>
                <w:sz w:val="24"/>
                <w:szCs w:val="24"/>
                <w:lang w:val="ru-RU" w:eastAsia="ru-RU"/>
              </w:rPr>
              <w:t>HIGH</w:t>
            </w:r>
          </w:p>
        </w:tc>
        <w:tc>
          <w:tcPr>
            <w:tcW w:w="0" w:type="auto"/>
            <w:vAlign w:val="center"/>
            <w:hideMark/>
          </w:tcPr>
          <w:p w:rsidR="00092518" w:rsidRPr="00E143CD" w:rsidRDefault="00092518" w:rsidP="00BE57A4">
            <w:pPr>
              <w:spacing w:after="0" w:line="240" w:lineRule="auto"/>
              <w:rPr>
                <w:rFonts w:ascii="Arial Narrow" w:eastAsia="Times New Roman" w:hAnsi="Arial Narrow" w:cs="Times New Roman"/>
                <w:sz w:val="24"/>
                <w:szCs w:val="24"/>
                <w:lang w:eastAsia="ru-RU"/>
              </w:rPr>
            </w:pPr>
            <w:r w:rsidRPr="00E143CD">
              <w:rPr>
                <w:rFonts w:ascii="Arial Narrow" w:eastAsia="Times New Roman" w:hAnsi="Arial Narrow" w:cs="Times New Roman"/>
                <w:sz w:val="24"/>
                <w:szCs w:val="24"/>
                <w:lang w:eastAsia="ru-RU"/>
              </w:rPr>
              <w:t>the higher limit of the interval</w:t>
            </w:r>
          </w:p>
        </w:tc>
        <w:tc>
          <w:tcPr>
            <w:tcW w:w="0" w:type="auto"/>
            <w:vAlign w:val="center"/>
            <w:hideMark/>
          </w:tcPr>
          <w:p w:rsidR="00092518" w:rsidRPr="00E143CD" w:rsidRDefault="00092518" w:rsidP="00BE57A4">
            <w:pPr>
              <w:spacing w:after="0" w:line="240" w:lineRule="auto"/>
              <w:rPr>
                <w:rFonts w:ascii="Arial Narrow" w:eastAsia="Times New Roman" w:hAnsi="Arial Narrow" w:cs="Times New Roman"/>
                <w:sz w:val="24"/>
                <w:szCs w:val="24"/>
                <w:lang w:val="ru-RU" w:eastAsia="ru-RU"/>
              </w:rPr>
            </w:pPr>
            <w:r w:rsidRPr="00E143CD">
              <w:rPr>
                <w:rFonts w:ascii="Arial Narrow" w:eastAsia="Times New Roman" w:hAnsi="Arial Narrow" w:cs="Times New Roman"/>
                <w:sz w:val="24"/>
                <w:szCs w:val="24"/>
                <w:lang w:val="ru-RU" w:eastAsia="ru-RU"/>
              </w:rPr>
              <w:t>…</w:t>
            </w:r>
          </w:p>
        </w:tc>
      </w:tr>
    </w:tbl>
    <w:p w:rsidR="00092518" w:rsidRDefault="00092518" w:rsidP="00092518">
      <w:pPr>
        <w:spacing w:after="0" w:line="240" w:lineRule="auto"/>
        <w:ind w:firstLine="567"/>
        <w:jc w:val="both"/>
        <w:rPr>
          <w:rFonts w:ascii="Arial Narrow" w:hAnsi="Arial Narrow"/>
          <w:sz w:val="24"/>
          <w:szCs w:val="24"/>
        </w:rPr>
      </w:pPr>
    </w:p>
    <w:p w:rsidR="00092518" w:rsidRDefault="00092518" w:rsidP="00092518">
      <w:pPr>
        <w:spacing w:after="0" w:line="240" w:lineRule="auto"/>
        <w:ind w:firstLine="567"/>
        <w:jc w:val="both"/>
        <w:rPr>
          <w:rFonts w:ascii="Arial Narrow" w:hAnsi="Arial Narrow"/>
          <w:sz w:val="24"/>
          <w:szCs w:val="24"/>
        </w:rPr>
      </w:pPr>
    </w:p>
    <w:p w:rsidR="00092518" w:rsidRPr="003C4B70" w:rsidRDefault="00092518" w:rsidP="00681CBE">
      <w:pPr>
        <w:spacing w:after="0" w:line="240" w:lineRule="auto"/>
        <w:ind w:firstLine="567"/>
        <w:jc w:val="both"/>
        <w:rPr>
          <w:rFonts w:ascii="Arial Narrow" w:hAnsi="Arial Narrow"/>
          <w:color w:val="000000" w:themeColor="text1"/>
          <w:sz w:val="24"/>
          <w:szCs w:val="24"/>
        </w:rPr>
      </w:pPr>
    </w:p>
    <w:sectPr w:rsidR="00092518" w:rsidRPr="003C4B70" w:rsidSect="00045328">
      <w:footerReference w:type="default" r:id="rId153"/>
      <w:type w:val="oddPage"/>
      <w:pgSz w:w="12240" w:h="15840"/>
      <w:pgMar w:top="1077" w:right="1134" w:bottom="1077"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2F9E" w:rsidRDefault="00912F9E" w:rsidP="002448D0">
      <w:pPr>
        <w:spacing w:after="0" w:line="240" w:lineRule="auto"/>
      </w:pPr>
      <w:r>
        <w:separator/>
      </w:r>
    </w:p>
  </w:endnote>
  <w:endnote w:type="continuationSeparator" w:id="0">
    <w:p w:rsidR="00912F9E" w:rsidRDefault="00912F9E" w:rsidP="00244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 w:name="Yu Gothic UI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3802646"/>
      <w:docPartObj>
        <w:docPartGallery w:val="Page Numbers (Bottom of Page)"/>
        <w:docPartUnique/>
      </w:docPartObj>
    </w:sdtPr>
    <w:sdtEndPr/>
    <w:sdtContent>
      <w:p w:rsidR="00044DF8" w:rsidRDefault="00044DF8">
        <w:pPr>
          <w:pStyle w:val="ae"/>
          <w:jc w:val="right"/>
        </w:pPr>
        <w:r w:rsidRPr="00654E1B">
          <w:rPr>
            <w:rFonts w:ascii="Arial Narrow" w:hAnsi="Arial Narrow"/>
            <w:sz w:val="24"/>
            <w:szCs w:val="24"/>
          </w:rPr>
          <w:fldChar w:fldCharType="begin"/>
        </w:r>
        <w:r w:rsidRPr="00654E1B">
          <w:rPr>
            <w:rFonts w:ascii="Arial Narrow" w:hAnsi="Arial Narrow"/>
            <w:sz w:val="24"/>
            <w:szCs w:val="24"/>
          </w:rPr>
          <w:instrText>PAGE   \* MERGEFORMAT</w:instrText>
        </w:r>
        <w:r w:rsidRPr="00654E1B">
          <w:rPr>
            <w:rFonts w:ascii="Arial Narrow" w:hAnsi="Arial Narrow"/>
            <w:sz w:val="24"/>
            <w:szCs w:val="24"/>
          </w:rPr>
          <w:fldChar w:fldCharType="separate"/>
        </w:r>
        <w:r w:rsidRPr="00DC0F2C">
          <w:rPr>
            <w:rFonts w:ascii="Arial Narrow" w:hAnsi="Arial Narrow"/>
            <w:noProof/>
            <w:sz w:val="24"/>
            <w:szCs w:val="24"/>
            <w:lang w:val="ru-RU"/>
          </w:rPr>
          <w:t>21</w:t>
        </w:r>
        <w:r w:rsidRPr="00654E1B">
          <w:rPr>
            <w:rFonts w:ascii="Arial Narrow" w:hAnsi="Arial Narrow"/>
            <w:sz w:val="24"/>
            <w:szCs w:val="24"/>
          </w:rPr>
          <w:fldChar w:fldCharType="end"/>
        </w:r>
      </w:p>
    </w:sdtContent>
  </w:sdt>
  <w:p w:rsidR="00044DF8" w:rsidRDefault="00044DF8">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2F9E" w:rsidRDefault="00912F9E" w:rsidP="002448D0">
      <w:pPr>
        <w:spacing w:after="0" w:line="240" w:lineRule="auto"/>
      </w:pPr>
      <w:r>
        <w:separator/>
      </w:r>
    </w:p>
  </w:footnote>
  <w:footnote w:type="continuationSeparator" w:id="0">
    <w:p w:rsidR="00912F9E" w:rsidRDefault="00912F9E" w:rsidP="002448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D4488"/>
    <w:multiLevelType w:val="hybridMultilevel"/>
    <w:tmpl w:val="A47A752E"/>
    <w:lvl w:ilvl="0" w:tplc="33F217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41247"/>
    <w:multiLevelType w:val="hybridMultilevel"/>
    <w:tmpl w:val="BDAACBC4"/>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44B6FF3"/>
    <w:multiLevelType w:val="hybridMultilevel"/>
    <w:tmpl w:val="1BD8A05A"/>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4810126"/>
    <w:multiLevelType w:val="multilevel"/>
    <w:tmpl w:val="21342E10"/>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50074C"/>
    <w:multiLevelType w:val="multilevel"/>
    <w:tmpl w:val="3098A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C4B28"/>
    <w:multiLevelType w:val="hybridMultilevel"/>
    <w:tmpl w:val="0ACA4A16"/>
    <w:lvl w:ilvl="0" w:tplc="33F217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2E679D"/>
    <w:multiLevelType w:val="hybridMultilevel"/>
    <w:tmpl w:val="7FDA668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166310D2"/>
    <w:multiLevelType w:val="hybridMultilevel"/>
    <w:tmpl w:val="0A14DDBE"/>
    <w:lvl w:ilvl="0" w:tplc="33F21750">
      <w:start w:val="1"/>
      <w:numFmt w:val="bullet"/>
      <w:lvlText w:val=""/>
      <w:lvlJc w:val="left"/>
      <w:pPr>
        <w:ind w:left="927" w:hanging="360"/>
      </w:pPr>
      <w:rPr>
        <w:rFonts w:ascii="Symbol" w:hAnsi="Symbol"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16F0297C"/>
    <w:multiLevelType w:val="hybridMultilevel"/>
    <w:tmpl w:val="7768682C"/>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7960989"/>
    <w:multiLevelType w:val="hybridMultilevel"/>
    <w:tmpl w:val="F9DC327C"/>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1A154038"/>
    <w:multiLevelType w:val="multilevel"/>
    <w:tmpl w:val="E8E8A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73422E"/>
    <w:multiLevelType w:val="hybridMultilevel"/>
    <w:tmpl w:val="CCA209D0"/>
    <w:lvl w:ilvl="0" w:tplc="BFFCD4B2">
      <w:start w:val="1"/>
      <w:numFmt w:val="decimal"/>
      <w:lvlText w:val="%1."/>
      <w:lvlJc w:val="left"/>
      <w:pPr>
        <w:ind w:left="927" w:hanging="360"/>
      </w:pPr>
      <w:rPr>
        <w:rFonts w:hint="default"/>
        <w:b/>
        <w:i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C9C4711"/>
    <w:multiLevelType w:val="hybridMultilevel"/>
    <w:tmpl w:val="559E0BE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1FD01F71"/>
    <w:multiLevelType w:val="hybridMultilevel"/>
    <w:tmpl w:val="D05CDEBE"/>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13B18D8"/>
    <w:multiLevelType w:val="hybridMultilevel"/>
    <w:tmpl w:val="9BCEC3A0"/>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22E31599"/>
    <w:multiLevelType w:val="hybridMultilevel"/>
    <w:tmpl w:val="8A069A64"/>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403411D"/>
    <w:multiLevelType w:val="hybridMultilevel"/>
    <w:tmpl w:val="51302A24"/>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254D38D9"/>
    <w:multiLevelType w:val="hybridMultilevel"/>
    <w:tmpl w:val="4A864F24"/>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6263E9E"/>
    <w:multiLevelType w:val="multilevel"/>
    <w:tmpl w:val="D3669630"/>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7F1DA4"/>
    <w:multiLevelType w:val="multilevel"/>
    <w:tmpl w:val="CB7E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6F2B2E"/>
    <w:multiLevelType w:val="hybridMultilevel"/>
    <w:tmpl w:val="FE34D458"/>
    <w:lvl w:ilvl="0" w:tplc="8DD807F8">
      <w:start w:val="1"/>
      <w:numFmt w:val="bullet"/>
      <w:lvlText w:val="-"/>
      <w:lvlJc w:val="left"/>
      <w:pPr>
        <w:ind w:left="1287" w:hanging="360"/>
      </w:pPr>
      <w:rPr>
        <w:rFonts w:ascii="Symbol" w:hAnsi="Symbol" w:hint="default"/>
      </w:rPr>
    </w:lvl>
    <w:lvl w:ilvl="1" w:tplc="8DD807F8">
      <w:start w:val="1"/>
      <w:numFmt w:val="bullet"/>
      <w:lvlText w:val="-"/>
      <w:lvlJc w:val="left"/>
      <w:pPr>
        <w:ind w:left="2007" w:hanging="360"/>
      </w:pPr>
      <w:rPr>
        <w:rFonts w:ascii="Symbol" w:hAnsi="Symbol"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2CBD1069"/>
    <w:multiLevelType w:val="multilevel"/>
    <w:tmpl w:val="F77635DE"/>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ind w:left="4516" w:hanging="3436"/>
      </w:pPr>
      <w:rPr>
        <w:rFonts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0001E3"/>
    <w:multiLevelType w:val="hybridMultilevel"/>
    <w:tmpl w:val="1A44069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2F2A24A1"/>
    <w:multiLevelType w:val="hybridMultilevel"/>
    <w:tmpl w:val="C106BD64"/>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371F4BE7"/>
    <w:multiLevelType w:val="hybridMultilevel"/>
    <w:tmpl w:val="30D0EC9C"/>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37F7483B"/>
    <w:multiLevelType w:val="hybridMultilevel"/>
    <w:tmpl w:val="92C8A764"/>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39DC6809"/>
    <w:multiLevelType w:val="hybridMultilevel"/>
    <w:tmpl w:val="F05A2BB4"/>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3D1F1432"/>
    <w:multiLevelType w:val="hybridMultilevel"/>
    <w:tmpl w:val="0FACA6B8"/>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3EEA5787"/>
    <w:multiLevelType w:val="hybridMultilevel"/>
    <w:tmpl w:val="2B141F3E"/>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4118772F"/>
    <w:multiLevelType w:val="hybridMultilevel"/>
    <w:tmpl w:val="8280F3F8"/>
    <w:lvl w:ilvl="0" w:tplc="13DAFF5A">
      <w:start w:val="1"/>
      <w:numFmt w:val="decimal"/>
      <w:lvlText w:val="%1."/>
      <w:lvlJc w:val="left"/>
      <w:pPr>
        <w:ind w:left="927" w:hanging="360"/>
      </w:pPr>
      <w:rPr>
        <w:rFonts w:hint="default"/>
        <w:b w:val="0"/>
        <w:i w:val="0"/>
        <w:color w:val="auto"/>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41AC13B9"/>
    <w:multiLevelType w:val="multilevel"/>
    <w:tmpl w:val="C0204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CA1D52"/>
    <w:multiLevelType w:val="hybridMultilevel"/>
    <w:tmpl w:val="246A56F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2" w15:restartNumberingAfterBreak="0">
    <w:nsid w:val="427366DA"/>
    <w:multiLevelType w:val="multilevel"/>
    <w:tmpl w:val="A118BFF4"/>
    <w:lvl w:ilvl="0">
      <w:start w:val="1"/>
      <w:numFmt w:val="decimal"/>
      <w:lvlText w:val="%1."/>
      <w:lvlJc w:val="left"/>
      <w:pPr>
        <w:tabs>
          <w:tab w:val="num" w:pos="720"/>
        </w:tabs>
        <w:ind w:left="720" w:hanging="360"/>
      </w:pPr>
      <w:rPr>
        <w:rFonts w:hint="default"/>
        <w:b w:val="0"/>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76622D"/>
    <w:multiLevelType w:val="hybridMultilevel"/>
    <w:tmpl w:val="63A87F78"/>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4CF05D70"/>
    <w:multiLevelType w:val="multilevel"/>
    <w:tmpl w:val="D1287556"/>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C309C9"/>
    <w:multiLevelType w:val="hybridMultilevel"/>
    <w:tmpl w:val="47805988"/>
    <w:lvl w:ilvl="0" w:tplc="33F21750">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4E1D7E1A"/>
    <w:multiLevelType w:val="hybridMultilevel"/>
    <w:tmpl w:val="0C32511C"/>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4FEE2F44"/>
    <w:multiLevelType w:val="multilevel"/>
    <w:tmpl w:val="FAAAD092"/>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A75515"/>
    <w:multiLevelType w:val="hybridMultilevel"/>
    <w:tmpl w:val="96FA680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9" w15:restartNumberingAfterBreak="0">
    <w:nsid w:val="53F92C37"/>
    <w:multiLevelType w:val="hybridMultilevel"/>
    <w:tmpl w:val="D6DEC51C"/>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54157953"/>
    <w:multiLevelType w:val="hybridMultilevel"/>
    <w:tmpl w:val="8BE6651E"/>
    <w:lvl w:ilvl="0" w:tplc="8DD807F8">
      <w:start w:val="1"/>
      <w:numFmt w:val="bullet"/>
      <w:lvlText w:val="-"/>
      <w:lvlJc w:val="left"/>
      <w:pPr>
        <w:ind w:left="1287" w:hanging="360"/>
      </w:pPr>
      <w:rPr>
        <w:rFonts w:ascii="Symbol" w:hAnsi="Symbol" w:hint="default"/>
      </w:rPr>
    </w:lvl>
    <w:lvl w:ilvl="1" w:tplc="8DD807F8">
      <w:start w:val="1"/>
      <w:numFmt w:val="bullet"/>
      <w:lvlText w:val="-"/>
      <w:lvlJc w:val="left"/>
      <w:pPr>
        <w:ind w:left="2007" w:hanging="360"/>
      </w:pPr>
      <w:rPr>
        <w:rFonts w:ascii="Symbol" w:hAnsi="Symbol"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1" w15:restartNumberingAfterBreak="0">
    <w:nsid w:val="55793F17"/>
    <w:multiLevelType w:val="hybridMultilevel"/>
    <w:tmpl w:val="415CB8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2" w15:restartNumberingAfterBreak="0">
    <w:nsid w:val="56DB4AB7"/>
    <w:multiLevelType w:val="multilevel"/>
    <w:tmpl w:val="0D92E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221B0C"/>
    <w:multiLevelType w:val="hybridMultilevel"/>
    <w:tmpl w:val="C7EC32D2"/>
    <w:lvl w:ilvl="0" w:tplc="33F21750">
      <w:start w:val="1"/>
      <w:numFmt w:val="bullet"/>
      <w:lvlText w:val=""/>
      <w:lvlJc w:val="left"/>
      <w:pPr>
        <w:ind w:left="1287" w:hanging="360"/>
      </w:pPr>
      <w:rPr>
        <w:rFonts w:ascii="Symbol" w:hAnsi="Symbo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4" w15:restartNumberingAfterBreak="0">
    <w:nsid w:val="5C630BDE"/>
    <w:multiLevelType w:val="hybridMultilevel"/>
    <w:tmpl w:val="04DA9BB0"/>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67C25B8D"/>
    <w:multiLevelType w:val="hybridMultilevel"/>
    <w:tmpl w:val="BF4C6FE8"/>
    <w:lvl w:ilvl="0" w:tplc="0204C93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6" w15:restartNumberingAfterBreak="0">
    <w:nsid w:val="68BF3DEC"/>
    <w:multiLevelType w:val="hybridMultilevel"/>
    <w:tmpl w:val="A970CC78"/>
    <w:lvl w:ilvl="0" w:tplc="8DD807F8">
      <w:start w:val="1"/>
      <w:numFmt w:val="bullet"/>
      <w:lvlText w:val="-"/>
      <w:lvlJc w:val="left"/>
      <w:pPr>
        <w:ind w:left="2007" w:hanging="360"/>
      </w:pPr>
      <w:rPr>
        <w:rFonts w:ascii="Symbol" w:hAnsi="Symbol" w:hint="default"/>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47" w15:restartNumberingAfterBreak="0">
    <w:nsid w:val="69FE7B7D"/>
    <w:multiLevelType w:val="multilevel"/>
    <w:tmpl w:val="9994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4F2CF7"/>
    <w:multiLevelType w:val="multilevel"/>
    <w:tmpl w:val="916A0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7D621B"/>
    <w:multiLevelType w:val="hybridMultilevel"/>
    <w:tmpl w:val="DBF85D14"/>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0" w15:restartNumberingAfterBreak="0">
    <w:nsid w:val="6E546702"/>
    <w:multiLevelType w:val="hybridMultilevel"/>
    <w:tmpl w:val="1046C2A0"/>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1" w15:restartNumberingAfterBreak="0">
    <w:nsid w:val="7041388E"/>
    <w:multiLevelType w:val="hybridMultilevel"/>
    <w:tmpl w:val="9F340496"/>
    <w:lvl w:ilvl="0" w:tplc="33F21750">
      <w:start w:val="1"/>
      <w:numFmt w:val="bullet"/>
      <w:lvlText w:val=""/>
      <w:lvlJc w:val="left"/>
      <w:pPr>
        <w:ind w:left="720" w:hanging="360"/>
      </w:pPr>
      <w:rPr>
        <w:rFonts w:ascii="Symbol" w:hAnsi="Symbol" w:hint="default"/>
      </w:rPr>
    </w:lvl>
    <w:lvl w:ilvl="1" w:tplc="33F21750">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5B2CD2"/>
    <w:multiLevelType w:val="hybridMultilevel"/>
    <w:tmpl w:val="0BCCDADC"/>
    <w:lvl w:ilvl="0" w:tplc="33F21750">
      <w:start w:val="1"/>
      <w:numFmt w:val="bullet"/>
      <w:lvlText w:val=""/>
      <w:lvlJc w:val="left"/>
      <w:pPr>
        <w:ind w:left="1287" w:hanging="360"/>
      </w:pPr>
      <w:rPr>
        <w:rFonts w:ascii="Symbol" w:hAnsi="Symbol" w:hint="default"/>
      </w:rPr>
    </w:lvl>
    <w:lvl w:ilvl="1" w:tplc="C40EE1E0">
      <w:numFmt w:val="bullet"/>
      <w:lvlText w:val=""/>
      <w:lvlJc w:val="left"/>
      <w:pPr>
        <w:ind w:left="2007" w:hanging="360"/>
      </w:pPr>
      <w:rPr>
        <w:rFonts w:ascii="Symbol" w:eastAsia="Times New Roman" w:hAnsi="Symbol"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3" w15:restartNumberingAfterBreak="0">
    <w:nsid w:val="70AB0F51"/>
    <w:multiLevelType w:val="multilevel"/>
    <w:tmpl w:val="90245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C85F84"/>
    <w:multiLevelType w:val="hybridMultilevel"/>
    <w:tmpl w:val="325A2BFA"/>
    <w:lvl w:ilvl="0" w:tplc="8DD807F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5" w15:restartNumberingAfterBreak="0">
    <w:nsid w:val="72B01783"/>
    <w:multiLevelType w:val="hybridMultilevel"/>
    <w:tmpl w:val="45CCFC56"/>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6" w15:restartNumberingAfterBreak="0">
    <w:nsid w:val="72B307E0"/>
    <w:multiLevelType w:val="hybridMultilevel"/>
    <w:tmpl w:val="989C1D0C"/>
    <w:lvl w:ilvl="0" w:tplc="33F2175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4093E2E"/>
    <w:multiLevelType w:val="hybridMultilevel"/>
    <w:tmpl w:val="63DE9A58"/>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8" w15:restartNumberingAfterBreak="0">
    <w:nsid w:val="765D3281"/>
    <w:multiLevelType w:val="hybridMultilevel"/>
    <w:tmpl w:val="86120736"/>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 w15:restartNumberingAfterBreak="0">
    <w:nsid w:val="775005E0"/>
    <w:multiLevelType w:val="hybridMultilevel"/>
    <w:tmpl w:val="37AAD5EA"/>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0" w15:restartNumberingAfterBreak="0">
    <w:nsid w:val="77AD7172"/>
    <w:multiLevelType w:val="hybridMultilevel"/>
    <w:tmpl w:val="00CAACB6"/>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1" w15:restartNumberingAfterBreak="0">
    <w:nsid w:val="7CEE0EC8"/>
    <w:multiLevelType w:val="hybridMultilevel"/>
    <w:tmpl w:val="A4D6525C"/>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2" w15:restartNumberingAfterBreak="0">
    <w:nsid w:val="7DDE046F"/>
    <w:multiLevelType w:val="hybridMultilevel"/>
    <w:tmpl w:val="CD7EF5B2"/>
    <w:lvl w:ilvl="0" w:tplc="0204A74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3" w15:restartNumberingAfterBreak="0">
    <w:nsid w:val="7FE11E98"/>
    <w:multiLevelType w:val="hybridMultilevel"/>
    <w:tmpl w:val="B39E46BA"/>
    <w:lvl w:ilvl="0" w:tplc="33F21750">
      <w:start w:val="1"/>
      <w:numFmt w:val="bullet"/>
      <w:lvlText w:val=""/>
      <w:lvlJc w:val="left"/>
      <w:pPr>
        <w:ind w:left="1287" w:hanging="360"/>
      </w:pPr>
      <w:rPr>
        <w:rFonts w:ascii="Symbol" w:hAnsi="Symbo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26"/>
  </w:num>
  <w:num w:numId="2">
    <w:abstractNumId w:val="44"/>
  </w:num>
  <w:num w:numId="3">
    <w:abstractNumId w:val="36"/>
  </w:num>
  <w:num w:numId="4">
    <w:abstractNumId w:val="28"/>
  </w:num>
  <w:num w:numId="5">
    <w:abstractNumId w:val="0"/>
  </w:num>
  <w:num w:numId="6">
    <w:abstractNumId w:val="59"/>
  </w:num>
  <w:num w:numId="7">
    <w:abstractNumId w:val="57"/>
  </w:num>
  <w:num w:numId="8">
    <w:abstractNumId w:val="38"/>
  </w:num>
  <w:num w:numId="9">
    <w:abstractNumId w:val="23"/>
  </w:num>
  <w:num w:numId="10">
    <w:abstractNumId w:val="39"/>
  </w:num>
  <w:num w:numId="11">
    <w:abstractNumId w:val="3"/>
  </w:num>
  <w:num w:numId="12">
    <w:abstractNumId w:val="32"/>
  </w:num>
  <w:num w:numId="13">
    <w:abstractNumId w:val="43"/>
  </w:num>
  <w:num w:numId="14">
    <w:abstractNumId w:val="18"/>
  </w:num>
  <w:num w:numId="15">
    <w:abstractNumId w:val="31"/>
  </w:num>
  <w:num w:numId="16">
    <w:abstractNumId w:val="12"/>
  </w:num>
  <w:num w:numId="17">
    <w:abstractNumId w:val="58"/>
  </w:num>
  <w:num w:numId="18">
    <w:abstractNumId w:val="6"/>
  </w:num>
  <w:num w:numId="19">
    <w:abstractNumId w:val="22"/>
  </w:num>
  <w:num w:numId="20">
    <w:abstractNumId w:val="63"/>
  </w:num>
  <w:num w:numId="21">
    <w:abstractNumId w:val="17"/>
  </w:num>
  <w:num w:numId="22">
    <w:abstractNumId w:val="30"/>
  </w:num>
  <w:num w:numId="23">
    <w:abstractNumId w:val="52"/>
  </w:num>
  <w:num w:numId="24">
    <w:abstractNumId w:val="55"/>
  </w:num>
  <w:num w:numId="25">
    <w:abstractNumId w:val="1"/>
  </w:num>
  <w:num w:numId="26">
    <w:abstractNumId w:val="33"/>
  </w:num>
  <w:num w:numId="27">
    <w:abstractNumId w:val="7"/>
  </w:num>
  <w:num w:numId="28">
    <w:abstractNumId w:val="48"/>
  </w:num>
  <w:num w:numId="29">
    <w:abstractNumId w:val="10"/>
  </w:num>
  <w:num w:numId="30">
    <w:abstractNumId w:val="29"/>
  </w:num>
  <w:num w:numId="31">
    <w:abstractNumId w:val="62"/>
  </w:num>
  <w:num w:numId="32">
    <w:abstractNumId w:val="11"/>
  </w:num>
  <w:num w:numId="33">
    <w:abstractNumId w:val="24"/>
  </w:num>
  <w:num w:numId="34">
    <w:abstractNumId w:val="9"/>
  </w:num>
  <w:num w:numId="35">
    <w:abstractNumId w:val="41"/>
  </w:num>
  <w:num w:numId="36">
    <w:abstractNumId w:val="25"/>
  </w:num>
  <w:num w:numId="37">
    <w:abstractNumId w:val="49"/>
  </w:num>
  <w:num w:numId="38">
    <w:abstractNumId w:val="37"/>
  </w:num>
  <w:num w:numId="39">
    <w:abstractNumId w:val="16"/>
  </w:num>
  <w:num w:numId="40">
    <w:abstractNumId w:val="21"/>
  </w:num>
  <w:num w:numId="41">
    <w:abstractNumId w:val="34"/>
  </w:num>
  <w:num w:numId="42">
    <w:abstractNumId w:val="5"/>
  </w:num>
  <w:num w:numId="43">
    <w:abstractNumId w:val="47"/>
  </w:num>
  <w:num w:numId="44">
    <w:abstractNumId w:val="2"/>
  </w:num>
  <w:num w:numId="45">
    <w:abstractNumId w:val="45"/>
  </w:num>
  <w:num w:numId="46">
    <w:abstractNumId w:val="60"/>
  </w:num>
  <w:num w:numId="47">
    <w:abstractNumId w:val="13"/>
  </w:num>
  <w:num w:numId="48">
    <w:abstractNumId w:val="15"/>
  </w:num>
  <w:num w:numId="49">
    <w:abstractNumId w:val="35"/>
  </w:num>
  <w:num w:numId="50">
    <w:abstractNumId w:val="27"/>
  </w:num>
  <w:num w:numId="51">
    <w:abstractNumId w:val="61"/>
  </w:num>
  <w:num w:numId="52">
    <w:abstractNumId w:val="8"/>
  </w:num>
  <w:num w:numId="53">
    <w:abstractNumId w:val="56"/>
  </w:num>
  <w:num w:numId="54">
    <w:abstractNumId w:val="51"/>
  </w:num>
  <w:num w:numId="55">
    <w:abstractNumId w:val="53"/>
  </w:num>
  <w:num w:numId="56">
    <w:abstractNumId w:val="19"/>
  </w:num>
  <w:num w:numId="57">
    <w:abstractNumId w:val="50"/>
  </w:num>
  <w:num w:numId="58">
    <w:abstractNumId w:val="46"/>
  </w:num>
  <w:num w:numId="59">
    <w:abstractNumId w:val="4"/>
  </w:num>
  <w:num w:numId="60">
    <w:abstractNumId w:val="14"/>
  </w:num>
  <w:num w:numId="61">
    <w:abstractNumId w:val="42"/>
  </w:num>
  <w:num w:numId="62">
    <w:abstractNumId w:val="54"/>
  </w:num>
  <w:num w:numId="63">
    <w:abstractNumId w:val="20"/>
  </w:num>
  <w:num w:numId="64">
    <w:abstractNumId w:val="4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D6D"/>
    <w:rsid w:val="00002077"/>
    <w:rsid w:val="0001648E"/>
    <w:rsid w:val="0002050F"/>
    <w:rsid w:val="00025086"/>
    <w:rsid w:val="00026806"/>
    <w:rsid w:val="00041D4C"/>
    <w:rsid w:val="00042A10"/>
    <w:rsid w:val="00044DF8"/>
    <w:rsid w:val="00045328"/>
    <w:rsid w:val="000453FB"/>
    <w:rsid w:val="000600BA"/>
    <w:rsid w:val="00062155"/>
    <w:rsid w:val="00064A68"/>
    <w:rsid w:val="00071320"/>
    <w:rsid w:val="00076711"/>
    <w:rsid w:val="000814CF"/>
    <w:rsid w:val="000815F5"/>
    <w:rsid w:val="000844D4"/>
    <w:rsid w:val="00086558"/>
    <w:rsid w:val="000872AA"/>
    <w:rsid w:val="00090D14"/>
    <w:rsid w:val="00090ECC"/>
    <w:rsid w:val="00092518"/>
    <w:rsid w:val="0009284F"/>
    <w:rsid w:val="00093304"/>
    <w:rsid w:val="0009683A"/>
    <w:rsid w:val="000A0AA5"/>
    <w:rsid w:val="000A5614"/>
    <w:rsid w:val="000C0DE7"/>
    <w:rsid w:val="000D169C"/>
    <w:rsid w:val="000D559C"/>
    <w:rsid w:val="000D6FB7"/>
    <w:rsid w:val="000E4A10"/>
    <w:rsid w:val="000E7153"/>
    <w:rsid w:val="000F2BE2"/>
    <w:rsid w:val="000F3B4B"/>
    <w:rsid w:val="000F4A7D"/>
    <w:rsid w:val="001030C1"/>
    <w:rsid w:val="0010621E"/>
    <w:rsid w:val="0010699D"/>
    <w:rsid w:val="001072FC"/>
    <w:rsid w:val="00113E0A"/>
    <w:rsid w:val="00114864"/>
    <w:rsid w:val="0011497A"/>
    <w:rsid w:val="00117F0B"/>
    <w:rsid w:val="00126701"/>
    <w:rsid w:val="00127C13"/>
    <w:rsid w:val="00143B86"/>
    <w:rsid w:val="00145159"/>
    <w:rsid w:val="00145A83"/>
    <w:rsid w:val="00146304"/>
    <w:rsid w:val="00151897"/>
    <w:rsid w:val="001621F2"/>
    <w:rsid w:val="0016237C"/>
    <w:rsid w:val="00163500"/>
    <w:rsid w:val="00163C5F"/>
    <w:rsid w:val="00165678"/>
    <w:rsid w:val="001674DF"/>
    <w:rsid w:val="00170132"/>
    <w:rsid w:val="00174CD7"/>
    <w:rsid w:val="00183CCA"/>
    <w:rsid w:val="00184409"/>
    <w:rsid w:val="00190D5D"/>
    <w:rsid w:val="00192A65"/>
    <w:rsid w:val="00192D43"/>
    <w:rsid w:val="00197E7F"/>
    <w:rsid w:val="001B0E2A"/>
    <w:rsid w:val="001B2CB6"/>
    <w:rsid w:val="001B4D72"/>
    <w:rsid w:val="001B67CB"/>
    <w:rsid w:val="001C0961"/>
    <w:rsid w:val="001C32AF"/>
    <w:rsid w:val="001E2F5C"/>
    <w:rsid w:val="001E461A"/>
    <w:rsid w:val="001E7C47"/>
    <w:rsid w:val="0020155B"/>
    <w:rsid w:val="002035F8"/>
    <w:rsid w:val="00207DE0"/>
    <w:rsid w:val="002141B1"/>
    <w:rsid w:val="002201AE"/>
    <w:rsid w:val="002306AA"/>
    <w:rsid w:val="00230900"/>
    <w:rsid w:val="002327A6"/>
    <w:rsid w:val="002333B2"/>
    <w:rsid w:val="00233C28"/>
    <w:rsid w:val="00243264"/>
    <w:rsid w:val="002448D0"/>
    <w:rsid w:val="00246745"/>
    <w:rsid w:val="00252650"/>
    <w:rsid w:val="00263D16"/>
    <w:rsid w:val="00265F50"/>
    <w:rsid w:val="00272036"/>
    <w:rsid w:val="00276D27"/>
    <w:rsid w:val="00277340"/>
    <w:rsid w:val="00277E27"/>
    <w:rsid w:val="002823C8"/>
    <w:rsid w:val="00285149"/>
    <w:rsid w:val="00291079"/>
    <w:rsid w:val="00294BEA"/>
    <w:rsid w:val="002A55E9"/>
    <w:rsid w:val="002C4FF2"/>
    <w:rsid w:val="002C79C8"/>
    <w:rsid w:val="002D1199"/>
    <w:rsid w:val="002E3241"/>
    <w:rsid w:val="002E64CF"/>
    <w:rsid w:val="002E6717"/>
    <w:rsid w:val="002E713C"/>
    <w:rsid w:val="002F2084"/>
    <w:rsid w:val="003046B3"/>
    <w:rsid w:val="00305378"/>
    <w:rsid w:val="0031035B"/>
    <w:rsid w:val="00311A80"/>
    <w:rsid w:val="00326DF1"/>
    <w:rsid w:val="003306D4"/>
    <w:rsid w:val="00330F44"/>
    <w:rsid w:val="003346AC"/>
    <w:rsid w:val="00334BE9"/>
    <w:rsid w:val="00335E62"/>
    <w:rsid w:val="003378A1"/>
    <w:rsid w:val="00340A80"/>
    <w:rsid w:val="00360552"/>
    <w:rsid w:val="00361452"/>
    <w:rsid w:val="0036795B"/>
    <w:rsid w:val="00380422"/>
    <w:rsid w:val="003A1113"/>
    <w:rsid w:val="003A1485"/>
    <w:rsid w:val="003B42BF"/>
    <w:rsid w:val="003B7595"/>
    <w:rsid w:val="003C4B70"/>
    <w:rsid w:val="003C6972"/>
    <w:rsid w:val="003E4645"/>
    <w:rsid w:val="003E698B"/>
    <w:rsid w:val="003F0CB3"/>
    <w:rsid w:val="004046AF"/>
    <w:rsid w:val="004068C3"/>
    <w:rsid w:val="0043452C"/>
    <w:rsid w:val="00434868"/>
    <w:rsid w:val="00437C5F"/>
    <w:rsid w:val="00441159"/>
    <w:rsid w:val="0045137A"/>
    <w:rsid w:val="00452365"/>
    <w:rsid w:val="0045290C"/>
    <w:rsid w:val="00453EFF"/>
    <w:rsid w:val="00462C06"/>
    <w:rsid w:val="00465407"/>
    <w:rsid w:val="004664D5"/>
    <w:rsid w:val="004758B5"/>
    <w:rsid w:val="004845C8"/>
    <w:rsid w:val="00487929"/>
    <w:rsid w:val="0049140D"/>
    <w:rsid w:val="00497D8B"/>
    <w:rsid w:val="004A25A8"/>
    <w:rsid w:val="004B7CC3"/>
    <w:rsid w:val="004C0076"/>
    <w:rsid w:val="004C2E97"/>
    <w:rsid w:val="004D17A6"/>
    <w:rsid w:val="004E0341"/>
    <w:rsid w:val="004E1A61"/>
    <w:rsid w:val="004E1C79"/>
    <w:rsid w:val="004E2CF2"/>
    <w:rsid w:val="004E52C4"/>
    <w:rsid w:val="004F3E0C"/>
    <w:rsid w:val="00511E1F"/>
    <w:rsid w:val="00513B6B"/>
    <w:rsid w:val="0051602D"/>
    <w:rsid w:val="00523F49"/>
    <w:rsid w:val="00530BE6"/>
    <w:rsid w:val="005347A0"/>
    <w:rsid w:val="0053641C"/>
    <w:rsid w:val="0053706B"/>
    <w:rsid w:val="00542271"/>
    <w:rsid w:val="00550060"/>
    <w:rsid w:val="0055518C"/>
    <w:rsid w:val="00556E1D"/>
    <w:rsid w:val="00564DC2"/>
    <w:rsid w:val="005677D5"/>
    <w:rsid w:val="00567CF6"/>
    <w:rsid w:val="00576A98"/>
    <w:rsid w:val="0058285A"/>
    <w:rsid w:val="00592368"/>
    <w:rsid w:val="005A4361"/>
    <w:rsid w:val="005B1290"/>
    <w:rsid w:val="005B19AF"/>
    <w:rsid w:val="005B537F"/>
    <w:rsid w:val="005B5438"/>
    <w:rsid w:val="005C0819"/>
    <w:rsid w:val="005C1344"/>
    <w:rsid w:val="005C3C20"/>
    <w:rsid w:val="005D09BE"/>
    <w:rsid w:val="005D22E8"/>
    <w:rsid w:val="005D3E91"/>
    <w:rsid w:val="005D6E43"/>
    <w:rsid w:val="005E093A"/>
    <w:rsid w:val="005E1D14"/>
    <w:rsid w:val="005E382C"/>
    <w:rsid w:val="005F28F1"/>
    <w:rsid w:val="005F7718"/>
    <w:rsid w:val="006048C4"/>
    <w:rsid w:val="006072A6"/>
    <w:rsid w:val="006108EB"/>
    <w:rsid w:val="00610B0E"/>
    <w:rsid w:val="00613440"/>
    <w:rsid w:val="0062341B"/>
    <w:rsid w:val="006344A3"/>
    <w:rsid w:val="006352F5"/>
    <w:rsid w:val="0063531F"/>
    <w:rsid w:val="006400C8"/>
    <w:rsid w:val="00653A94"/>
    <w:rsid w:val="00654E1B"/>
    <w:rsid w:val="00661F80"/>
    <w:rsid w:val="00664872"/>
    <w:rsid w:val="00664A0B"/>
    <w:rsid w:val="006665B2"/>
    <w:rsid w:val="006671DA"/>
    <w:rsid w:val="006716ED"/>
    <w:rsid w:val="006732EA"/>
    <w:rsid w:val="00676B0D"/>
    <w:rsid w:val="00676FFC"/>
    <w:rsid w:val="00680E31"/>
    <w:rsid w:val="00681CBE"/>
    <w:rsid w:val="00683B07"/>
    <w:rsid w:val="0068514E"/>
    <w:rsid w:val="00686D81"/>
    <w:rsid w:val="00687A38"/>
    <w:rsid w:val="0069139D"/>
    <w:rsid w:val="00694DC1"/>
    <w:rsid w:val="00697497"/>
    <w:rsid w:val="006A0BDD"/>
    <w:rsid w:val="006A2FF2"/>
    <w:rsid w:val="006A35ED"/>
    <w:rsid w:val="006B1C4F"/>
    <w:rsid w:val="006B500B"/>
    <w:rsid w:val="006C15BF"/>
    <w:rsid w:val="006C722A"/>
    <w:rsid w:val="006E02E8"/>
    <w:rsid w:val="006E05A0"/>
    <w:rsid w:val="006E09BA"/>
    <w:rsid w:val="006F404F"/>
    <w:rsid w:val="006F56E5"/>
    <w:rsid w:val="006F6540"/>
    <w:rsid w:val="006F7073"/>
    <w:rsid w:val="0071327F"/>
    <w:rsid w:val="00715D0D"/>
    <w:rsid w:val="007308A4"/>
    <w:rsid w:val="00730D21"/>
    <w:rsid w:val="007327EA"/>
    <w:rsid w:val="00734D0A"/>
    <w:rsid w:val="00736947"/>
    <w:rsid w:val="00745A81"/>
    <w:rsid w:val="00745C0B"/>
    <w:rsid w:val="00745D44"/>
    <w:rsid w:val="00757AA1"/>
    <w:rsid w:val="00762F88"/>
    <w:rsid w:val="007644AA"/>
    <w:rsid w:val="00765C0E"/>
    <w:rsid w:val="007669DB"/>
    <w:rsid w:val="00776AB6"/>
    <w:rsid w:val="007775C0"/>
    <w:rsid w:val="00781821"/>
    <w:rsid w:val="00783D40"/>
    <w:rsid w:val="0078626C"/>
    <w:rsid w:val="00790140"/>
    <w:rsid w:val="0079371A"/>
    <w:rsid w:val="00793E5A"/>
    <w:rsid w:val="007A00A2"/>
    <w:rsid w:val="007A6FDA"/>
    <w:rsid w:val="007B347D"/>
    <w:rsid w:val="007C4FAD"/>
    <w:rsid w:val="007C6221"/>
    <w:rsid w:val="007C74CC"/>
    <w:rsid w:val="007D30F1"/>
    <w:rsid w:val="007D4C3A"/>
    <w:rsid w:val="007D5F75"/>
    <w:rsid w:val="007E6750"/>
    <w:rsid w:val="007F0F7D"/>
    <w:rsid w:val="007F256F"/>
    <w:rsid w:val="007F4EC1"/>
    <w:rsid w:val="007F7332"/>
    <w:rsid w:val="008112D5"/>
    <w:rsid w:val="0081334D"/>
    <w:rsid w:val="00815FA2"/>
    <w:rsid w:val="0082154B"/>
    <w:rsid w:val="00821ECA"/>
    <w:rsid w:val="00824E71"/>
    <w:rsid w:val="0083478D"/>
    <w:rsid w:val="00834BD0"/>
    <w:rsid w:val="00835F41"/>
    <w:rsid w:val="00843473"/>
    <w:rsid w:val="008538B8"/>
    <w:rsid w:val="00863DAB"/>
    <w:rsid w:val="0086440B"/>
    <w:rsid w:val="00864B89"/>
    <w:rsid w:val="00866711"/>
    <w:rsid w:val="00866ACD"/>
    <w:rsid w:val="00870D5C"/>
    <w:rsid w:val="00873B7F"/>
    <w:rsid w:val="00875039"/>
    <w:rsid w:val="00877DE2"/>
    <w:rsid w:val="00880634"/>
    <w:rsid w:val="008821B0"/>
    <w:rsid w:val="008854E1"/>
    <w:rsid w:val="00885AB6"/>
    <w:rsid w:val="00886341"/>
    <w:rsid w:val="0088793B"/>
    <w:rsid w:val="008A3F82"/>
    <w:rsid w:val="008B1EFF"/>
    <w:rsid w:val="008C1F3F"/>
    <w:rsid w:val="008E64AE"/>
    <w:rsid w:val="008E7994"/>
    <w:rsid w:val="008E7A83"/>
    <w:rsid w:val="008F1E70"/>
    <w:rsid w:val="008F2DF7"/>
    <w:rsid w:val="00903949"/>
    <w:rsid w:val="00905172"/>
    <w:rsid w:val="00910130"/>
    <w:rsid w:val="00912F9E"/>
    <w:rsid w:val="00915154"/>
    <w:rsid w:val="0092168D"/>
    <w:rsid w:val="00925664"/>
    <w:rsid w:val="009258C7"/>
    <w:rsid w:val="00925A48"/>
    <w:rsid w:val="00930CDE"/>
    <w:rsid w:val="00950510"/>
    <w:rsid w:val="00953A74"/>
    <w:rsid w:val="00953C7D"/>
    <w:rsid w:val="00961E5F"/>
    <w:rsid w:val="00962B09"/>
    <w:rsid w:val="00970937"/>
    <w:rsid w:val="00981711"/>
    <w:rsid w:val="00981D6D"/>
    <w:rsid w:val="00983171"/>
    <w:rsid w:val="00987FA4"/>
    <w:rsid w:val="00990843"/>
    <w:rsid w:val="00991B12"/>
    <w:rsid w:val="009A3BFA"/>
    <w:rsid w:val="009A67D9"/>
    <w:rsid w:val="009B0A40"/>
    <w:rsid w:val="009B3428"/>
    <w:rsid w:val="009B3857"/>
    <w:rsid w:val="009B56F5"/>
    <w:rsid w:val="009C0F03"/>
    <w:rsid w:val="009C4064"/>
    <w:rsid w:val="009C41CC"/>
    <w:rsid w:val="009C5B46"/>
    <w:rsid w:val="009D0D44"/>
    <w:rsid w:val="009D2F86"/>
    <w:rsid w:val="009D44C0"/>
    <w:rsid w:val="009D5409"/>
    <w:rsid w:val="009E4DB0"/>
    <w:rsid w:val="009E6A95"/>
    <w:rsid w:val="009F3F6C"/>
    <w:rsid w:val="00A06DB9"/>
    <w:rsid w:val="00A0761D"/>
    <w:rsid w:val="00A100FE"/>
    <w:rsid w:val="00A11567"/>
    <w:rsid w:val="00A120EA"/>
    <w:rsid w:val="00A1386D"/>
    <w:rsid w:val="00A1445E"/>
    <w:rsid w:val="00A25DC9"/>
    <w:rsid w:val="00A27549"/>
    <w:rsid w:val="00A278C4"/>
    <w:rsid w:val="00A2791F"/>
    <w:rsid w:val="00A36F3D"/>
    <w:rsid w:val="00A37AC3"/>
    <w:rsid w:val="00A41AD2"/>
    <w:rsid w:val="00A41D4F"/>
    <w:rsid w:val="00A423C2"/>
    <w:rsid w:val="00A44A48"/>
    <w:rsid w:val="00A50FED"/>
    <w:rsid w:val="00A5359F"/>
    <w:rsid w:val="00A54C12"/>
    <w:rsid w:val="00A65033"/>
    <w:rsid w:val="00A7173D"/>
    <w:rsid w:val="00A74A01"/>
    <w:rsid w:val="00A76A70"/>
    <w:rsid w:val="00A85962"/>
    <w:rsid w:val="00A85CA8"/>
    <w:rsid w:val="00A87A1E"/>
    <w:rsid w:val="00A916EB"/>
    <w:rsid w:val="00A933E3"/>
    <w:rsid w:val="00AB0033"/>
    <w:rsid w:val="00AB4CE5"/>
    <w:rsid w:val="00AB6F27"/>
    <w:rsid w:val="00AB77EB"/>
    <w:rsid w:val="00AC1A35"/>
    <w:rsid w:val="00AC651A"/>
    <w:rsid w:val="00AC6646"/>
    <w:rsid w:val="00AD32C5"/>
    <w:rsid w:val="00AD7FDD"/>
    <w:rsid w:val="00AE5A72"/>
    <w:rsid w:val="00AF07E4"/>
    <w:rsid w:val="00AF1E31"/>
    <w:rsid w:val="00AF402C"/>
    <w:rsid w:val="00B1083F"/>
    <w:rsid w:val="00B127E4"/>
    <w:rsid w:val="00B1644D"/>
    <w:rsid w:val="00B23C56"/>
    <w:rsid w:val="00B25065"/>
    <w:rsid w:val="00B26A56"/>
    <w:rsid w:val="00B3028D"/>
    <w:rsid w:val="00B42208"/>
    <w:rsid w:val="00B42FE8"/>
    <w:rsid w:val="00B56646"/>
    <w:rsid w:val="00B57BDF"/>
    <w:rsid w:val="00B602E2"/>
    <w:rsid w:val="00B60A99"/>
    <w:rsid w:val="00B62D74"/>
    <w:rsid w:val="00B66E5F"/>
    <w:rsid w:val="00B676D2"/>
    <w:rsid w:val="00B67FE7"/>
    <w:rsid w:val="00B729AE"/>
    <w:rsid w:val="00B74688"/>
    <w:rsid w:val="00B80388"/>
    <w:rsid w:val="00B80D4C"/>
    <w:rsid w:val="00B851E0"/>
    <w:rsid w:val="00B9646F"/>
    <w:rsid w:val="00BB0BC9"/>
    <w:rsid w:val="00BC06BF"/>
    <w:rsid w:val="00BC6242"/>
    <w:rsid w:val="00BC77AE"/>
    <w:rsid w:val="00BD1F92"/>
    <w:rsid w:val="00BE1695"/>
    <w:rsid w:val="00BE2C6A"/>
    <w:rsid w:val="00BE57A4"/>
    <w:rsid w:val="00BF3826"/>
    <w:rsid w:val="00BF677B"/>
    <w:rsid w:val="00C1014C"/>
    <w:rsid w:val="00C109B6"/>
    <w:rsid w:val="00C20EE6"/>
    <w:rsid w:val="00C231DD"/>
    <w:rsid w:val="00C25356"/>
    <w:rsid w:val="00C2587B"/>
    <w:rsid w:val="00C27AE5"/>
    <w:rsid w:val="00C425C8"/>
    <w:rsid w:val="00C4460F"/>
    <w:rsid w:val="00C44F82"/>
    <w:rsid w:val="00C45ECD"/>
    <w:rsid w:val="00C46303"/>
    <w:rsid w:val="00C52DAB"/>
    <w:rsid w:val="00C54452"/>
    <w:rsid w:val="00C5516B"/>
    <w:rsid w:val="00C65026"/>
    <w:rsid w:val="00C722A1"/>
    <w:rsid w:val="00C7261B"/>
    <w:rsid w:val="00C7580A"/>
    <w:rsid w:val="00C767ED"/>
    <w:rsid w:val="00C87FE6"/>
    <w:rsid w:val="00C90779"/>
    <w:rsid w:val="00CA06D9"/>
    <w:rsid w:val="00CA12D8"/>
    <w:rsid w:val="00CA2B50"/>
    <w:rsid w:val="00CA40D0"/>
    <w:rsid w:val="00CA6822"/>
    <w:rsid w:val="00CB3640"/>
    <w:rsid w:val="00CB4DD2"/>
    <w:rsid w:val="00CC32E8"/>
    <w:rsid w:val="00CC375A"/>
    <w:rsid w:val="00CC4D18"/>
    <w:rsid w:val="00CC76F3"/>
    <w:rsid w:val="00CC7A5E"/>
    <w:rsid w:val="00CD0EB9"/>
    <w:rsid w:val="00CF6BFD"/>
    <w:rsid w:val="00D03195"/>
    <w:rsid w:val="00D14827"/>
    <w:rsid w:val="00D15483"/>
    <w:rsid w:val="00D16827"/>
    <w:rsid w:val="00D201E8"/>
    <w:rsid w:val="00D206D6"/>
    <w:rsid w:val="00D23B34"/>
    <w:rsid w:val="00D2600E"/>
    <w:rsid w:val="00D26A1C"/>
    <w:rsid w:val="00D31209"/>
    <w:rsid w:val="00D32EA6"/>
    <w:rsid w:val="00D4586F"/>
    <w:rsid w:val="00D45D18"/>
    <w:rsid w:val="00D46D2F"/>
    <w:rsid w:val="00D613E2"/>
    <w:rsid w:val="00D64B89"/>
    <w:rsid w:val="00D83C65"/>
    <w:rsid w:val="00D86100"/>
    <w:rsid w:val="00D86117"/>
    <w:rsid w:val="00D92F9B"/>
    <w:rsid w:val="00D97615"/>
    <w:rsid w:val="00DA7278"/>
    <w:rsid w:val="00DB0408"/>
    <w:rsid w:val="00DC0F2C"/>
    <w:rsid w:val="00DC38C9"/>
    <w:rsid w:val="00DC7260"/>
    <w:rsid w:val="00DD0F06"/>
    <w:rsid w:val="00DD1964"/>
    <w:rsid w:val="00DD3DCA"/>
    <w:rsid w:val="00DD4104"/>
    <w:rsid w:val="00DE3F5D"/>
    <w:rsid w:val="00DE47FF"/>
    <w:rsid w:val="00DE6285"/>
    <w:rsid w:val="00DF2571"/>
    <w:rsid w:val="00E00F89"/>
    <w:rsid w:val="00E02F6C"/>
    <w:rsid w:val="00E143CD"/>
    <w:rsid w:val="00E14CCD"/>
    <w:rsid w:val="00E17E54"/>
    <w:rsid w:val="00E260BE"/>
    <w:rsid w:val="00E26C62"/>
    <w:rsid w:val="00E41BDD"/>
    <w:rsid w:val="00E445CC"/>
    <w:rsid w:val="00E459BA"/>
    <w:rsid w:val="00E55AD3"/>
    <w:rsid w:val="00E60D2F"/>
    <w:rsid w:val="00E66BA9"/>
    <w:rsid w:val="00E71BBC"/>
    <w:rsid w:val="00E83A8B"/>
    <w:rsid w:val="00EA0B57"/>
    <w:rsid w:val="00EA1B93"/>
    <w:rsid w:val="00EA2351"/>
    <w:rsid w:val="00EA346B"/>
    <w:rsid w:val="00EA3BBF"/>
    <w:rsid w:val="00EB1746"/>
    <w:rsid w:val="00EB67C1"/>
    <w:rsid w:val="00EB6FA4"/>
    <w:rsid w:val="00EB7824"/>
    <w:rsid w:val="00EC26D5"/>
    <w:rsid w:val="00EC4E26"/>
    <w:rsid w:val="00ED0B93"/>
    <w:rsid w:val="00ED270A"/>
    <w:rsid w:val="00ED6161"/>
    <w:rsid w:val="00EE1F14"/>
    <w:rsid w:val="00EE3105"/>
    <w:rsid w:val="00EE6C0F"/>
    <w:rsid w:val="00EE7201"/>
    <w:rsid w:val="00EF5AA4"/>
    <w:rsid w:val="00EF74F9"/>
    <w:rsid w:val="00F1136A"/>
    <w:rsid w:val="00F174A2"/>
    <w:rsid w:val="00F209A7"/>
    <w:rsid w:val="00F21E5B"/>
    <w:rsid w:val="00F273C9"/>
    <w:rsid w:val="00F41D26"/>
    <w:rsid w:val="00F421CF"/>
    <w:rsid w:val="00F44DDE"/>
    <w:rsid w:val="00F47A9E"/>
    <w:rsid w:val="00F51E1C"/>
    <w:rsid w:val="00F53641"/>
    <w:rsid w:val="00F7443D"/>
    <w:rsid w:val="00F76B84"/>
    <w:rsid w:val="00F77E68"/>
    <w:rsid w:val="00F93E53"/>
    <w:rsid w:val="00F94039"/>
    <w:rsid w:val="00F9601F"/>
    <w:rsid w:val="00FB004F"/>
    <w:rsid w:val="00FB0DD1"/>
    <w:rsid w:val="00FB4957"/>
    <w:rsid w:val="00FC0788"/>
    <w:rsid w:val="00FC2A59"/>
    <w:rsid w:val="00FC5430"/>
    <w:rsid w:val="00FC564F"/>
    <w:rsid w:val="00FC5DC7"/>
    <w:rsid w:val="00FD2A1F"/>
    <w:rsid w:val="00FD6A68"/>
    <w:rsid w:val="00FD6D94"/>
    <w:rsid w:val="00FD747F"/>
    <w:rsid w:val="00FE2788"/>
    <w:rsid w:val="00FF0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7512D"/>
  <w15:chartTrackingRefBased/>
  <w15:docId w15:val="{11A1D4D0-469E-414C-B698-8F59E28B3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C0F2C"/>
  </w:style>
  <w:style w:type="paragraph" w:styleId="1">
    <w:name w:val="heading 1"/>
    <w:basedOn w:val="a"/>
    <w:link w:val="10"/>
    <w:uiPriority w:val="9"/>
    <w:qFormat/>
    <w:rsid w:val="00981D6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unhideWhenUsed/>
    <w:qFormat/>
    <w:rsid w:val="00EA23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EA23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C45EC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81D6D"/>
    <w:rPr>
      <w:rFonts w:ascii="Times New Roman" w:eastAsia="Times New Roman" w:hAnsi="Times New Roman" w:cs="Times New Roman"/>
      <w:b/>
      <w:bCs/>
      <w:kern w:val="36"/>
      <w:sz w:val="48"/>
      <w:szCs w:val="48"/>
    </w:rPr>
  </w:style>
  <w:style w:type="character" w:styleId="a3">
    <w:name w:val="Hyperlink"/>
    <w:basedOn w:val="a0"/>
    <w:uiPriority w:val="99"/>
    <w:unhideWhenUsed/>
    <w:rsid w:val="00AC6646"/>
    <w:rPr>
      <w:color w:val="0563C1" w:themeColor="hyperlink"/>
      <w:u w:val="single"/>
    </w:rPr>
  </w:style>
  <w:style w:type="character" w:styleId="a4">
    <w:name w:val="Strong"/>
    <w:basedOn w:val="a0"/>
    <w:uiPriority w:val="22"/>
    <w:qFormat/>
    <w:rsid w:val="00AC6646"/>
    <w:rPr>
      <w:b/>
      <w:bCs/>
    </w:rPr>
  </w:style>
  <w:style w:type="character" w:styleId="a5">
    <w:name w:val="Emphasis"/>
    <w:basedOn w:val="a0"/>
    <w:uiPriority w:val="20"/>
    <w:qFormat/>
    <w:rsid w:val="00AC6646"/>
    <w:rPr>
      <w:i/>
      <w:iCs/>
    </w:rPr>
  </w:style>
  <w:style w:type="paragraph" w:styleId="a6">
    <w:name w:val="List Paragraph"/>
    <w:basedOn w:val="a"/>
    <w:uiPriority w:val="34"/>
    <w:qFormat/>
    <w:rsid w:val="005F7718"/>
    <w:pPr>
      <w:ind w:left="720"/>
      <w:contextualSpacing/>
    </w:pPr>
  </w:style>
  <w:style w:type="paragraph" w:styleId="a7">
    <w:name w:val="Normal (Web)"/>
    <w:basedOn w:val="a"/>
    <w:uiPriority w:val="99"/>
    <w:unhideWhenUsed/>
    <w:rsid w:val="00C2587B"/>
    <w:pPr>
      <w:spacing w:before="100"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0"/>
    <w:uiPriority w:val="99"/>
    <w:unhideWhenUsed/>
    <w:rsid w:val="00E26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E260BE"/>
    <w:rPr>
      <w:rFonts w:ascii="Courier New" w:eastAsia="Times New Roman" w:hAnsi="Courier New" w:cs="Courier New"/>
      <w:sz w:val="20"/>
      <w:szCs w:val="20"/>
    </w:rPr>
  </w:style>
  <w:style w:type="character" w:customStyle="1" w:styleId="pln">
    <w:name w:val="pln"/>
    <w:basedOn w:val="a0"/>
    <w:rsid w:val="00E260BE"/>
  </w:style>
  <w:style w:type="character" w:customStyle="1" w:styleId="pun">
    <w:name w:val="pun"/>
    <w:basedOn w:val="a0"/>
    <w:rsid w:val="00E260BE"/>
  </w:style>
  <w:style w:type="character" w:customStyle="1" w:styleId="lit">
    <w:name w:val="lit"/>
    <w:basedOn w:val="a0"/>
    <w:rsid w:val="00E260BE"/>
  </w:style>
  <w:style w:type="character" w:customStyle="1" w:styleId="str">
    <w:name w:val="str"/>
    <w:basedOn w:val="a0"/>
    <w:rsid w:val="00E260BE"/>
  </w:style>
  <w:style w:type="character" w:customStyle="1" w:styleId="20">
    <w:name w:val="Заголовок 2 Знак"/>
    <w:basedOn w:val="a0"/>
    <w:link w:val="2"/>
    <w:uiPriority w:val="9"/>
    <w:rsid w:val="00EA2351"/>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EA2351"/>
    <w:rPr>
      <w:rFonts w:asciiTheme="majorHAnsi" w:eastAsiaTheme="majorEastAsia" w:hAnsiTheme="majorHAnsi" w:cstheme="majorBidi"/>
      <w:color w:val="1F4D78" w:themeColor="accent1" w:themeShade="7F"/>
      <w:sz w:val="24"/>
      <w:szCs w:val="24"/>
    </w:rPr>
  </w:style>
  <w:style w:type="character" w:customStyle="1" w:styleId="typ">
    <w:name w:val="typ"/>
    <w:basedOn w:val="a0"/>
    <w:rsid w:val="00CB3640"/>
  </w:style>
  <w:style w:type="character" w:customStyle="1" w:styleId="kwd">
    <w:name w:val="kwd"/>
    <w:basedOn w:val="a0"/>
    <w:rsid w:val="009E4DB0"/>
  </w:style>
  <w:style w:type="character" w:customStyle="1" w:styleId="2enci">
    <w:name w:val="_2enci"/>
    <w:basedOn w:val="a0"/>
    <w:rsid w:val="00730D21"/>
  </w:style>
  <w:style w:type="character" w:customStyle="1" w:styleId="24ccn">
    <w:name w:val="_24ccn"/>
    <w:basedOn w:val="a0"/>
    <w:rsid w:val="00BE1695"/>
  </w:style>
  <w:style w:type="character" w:customStyle="1" w:styleId="3zjig">
    <w:name w:val="_3zjig"/>
    <w:basedOn w:val="a0"/>
    <w:rsid w:val="00BE1695"/>
  </w:style>
  <w:style w:type="character" w:styleId="a8">
    <w:name w:val="FollowedHyperlink"/>
    <w:basedOn w:val="a0"/>
    <w:uiPriority w:val="99"/>
    <w:semiHidden/>
    <w:unhideWhenUsed/>
    <w:rsid w:val="002E64CF"/>
    <w:rPr>
      <w:color w:val="954F72" w:themeColor="followedHyperlink"/>
      <w:u w:val="single"/>
    </w:rPr>
  </w:style>
  <w:style w:type="character" w:customStyle="1" w:styleId="obsh">
    <w:name w:val="obsh"/>
    <w:basedOn w:val="a0"/>
    <w:rsid w:val="00FB004F"/>
  </w:style>
  <w:style w:type="paragraph" w:styleId="a9">
    <w:name w:val="Balloon Text"/>
    <w:basedOn w:val="a"/>
    <w:link w:val="aa"/>
    <w:uiPriority w:val="99"/>
    <w:semiHidden/>
    <w:unhideWhenUsed/>
    <w:rsid w:val="006A2FF2"/>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6A2FF2"/>
    <w:rPr>
      <w:rFonts w:ascii="Segoe UI" w:hAnsi="Segoe UI" w:cs="Segoe UI"/>
      <w:sz w:val="18"/>
      <w:szCs w:val="18"/>
    </w:rPr>
  </w:style>
  <w:style w:type="character" w:styleId="HTML1">
    <w:name w:val="HTML Code"/>
    <w:basedOn w:val="a0"/>
    <w:uiPriority w:val="99"/>
    <w:semiHidden/>
    <w:unhideWhenUsed/>
    <w:rsid w:val="002E713C"/>
    <w:rPr>
      <w:rFonts w:ascii="Courier New" w:eastAsia="Times New Roman" w:hAnsi="Courier New" w:cs="Courier New"/>
      <w:sz w:val="20"/>
      <w:szCs w:val="20"/>
    </w:rPr>
  </w:style>
  <w:style w:type="character" w:customStyle="1" w:styleId="crayon-st">
    <w:name w:val="crayon-st"/>
    <w:basedOn w:val="a0"/>
    <w:rsid w:val="00EE3105"/>
  </w:style>
  <w:style w:type="character" w:customStyle="1" w:styleId="crayon-h">
    <w:name w:val="crayon-h"/>
    <w:basedOn w:val="a0"/>
    <w:rsid w:val="00EE3105"/>
  </w:style>
  <w:style w:type="character" w:customStyle="1" w:styleId="crayon-o">
    <w:name w:val="crayon-o"/>
    <w:basedOn w:val="a0"/>
    <w:rsid w:val="00EE3105"/>
  </w:style>
  <w:style w:type="character" w:customStyle="1" w:styleId="crayon-r">
    <w:name w:val="crayon-r"/>
    <w:basedOn w:val="a0"/>
    <w:rsid w:val="00EE3105"/>
  </w:style>
  <w:style w:type="character" w:customStyle="1" w:styleId="crayon-e">
    <w:name w:val="crayon-e"/>
    <w:basedOn w:val="a0"/>
    <w:rsid w:val="00EE3105"/>
  </w:style>
  <w:style w:type="character" w:customStyle="1" w:styleId="crayon-sy">
    <w:name w:val="crayon-sy"/>
    <w:basedOn w:val="a0"/>
    <w:rsid w:val="00EE3105"/>
  </w:style>
  <w:style w:type="character" w:customStyle="1" w:styleId="crayon-s">
    <w:name w:val="crayon-s"/>
    <w:basedOn w:val="a0"/>
    <w:rsid w:val="00EE3105"/>
  </w:style>
  <w:style w:type="character" w:customStyle="1" w:styleId="token">
    <w:name w:val="token"/>
    <w:basedOn w:val="a0"/>
    <w:rsid w:val="00437C5F"/>
  </w:style>
  <w:style w:type="character" w:customStyle="1" w:styleId="crayon-v">
    <w:name w:val="crayon-v"/>
    <w:basedOn w:val="a0"/>
    <w:rsid w:val="00D14827"/>
  </w:style>
  <w:style w:type="character" w:customStyle="1" w:styleId="crayon-i">
    <w:name w:val="crayon-i"/>
    <w:basedOn w:val="a0"/>
    <w:rsid w:val="00D14827"/>
  </w:style>
  <w:style w:type="character" w:customStyle="1" w:styleId="crayon-cn">
    <w:name w:val="crayon-cn"/>
    <w:basedOn w:val="a0"/>
    <w:rsid w:val="00D14827"/>
  </w:style>
  <w:style w:type="character" w:customStyle="1" w:styleId="crayon-t">
    <w:name w:val="crayon-t"/>
    <w:basedOn w:val="a0"/>
    <w:rsid w:val="00D14827"/>
  </w:style>
  <w:style w:type="character" w:customStyle="1" w:styleId="qtext">
    <w:name w:val="qtext"/>
    <w:basedOn w:val="a0"/>
    <w:rsid w:val="0010621E"/>
  </w:style>
  <w:style w:type="character" w:customStyle="1" w:styleId="h1">
    <w:name w:val="h1"/>
    <w:basedOn w:val="a0"/>
    <w:rsid w:val="00A11567"/>
  </w:style>
  <w:style w:type="character" w:customStyle="1" w:styleId="h4">
    <w:name w:val="h4"/>
    <w:basedOn w:val="a0"/>
    <w:rsid w:val="00FC5430"/>
  </w:style>
  <w:style w:type="paragraph" w:customStyle="1" w:styleId="qtextml1">
    <w:name w:val="qtextml1"/>
    <w:basedOn w:val="a"/>
    <w:rsid w:val="00870D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0s55">
    <w:name w:val="l0s55"/>
    <w:basedOn w:val="a0"/>
    <w:rsid w:val="007F7332"/>
  </w:style>
  <w:style w:type="character" w:customStyle="1" w:styleId="l0s33">
    <w:name w:val="l0s33"/>
    <w:basedOn w:val="a0"/>
    <w:rsid w:val="007F7332"/>
  </w:style>
  <w:style w:type="character" w:customStyle="1" w:styleId="l0s52">
    <w:name w:val="l0s52"/>
    <w:basedOn w:val="a0"/>
    <w:rsid w:val="007F7332"/>
  </w:style>
  <w:style w:type="character" w:customStyle="1" w:styleId="l0s70">
    <w:name w:val="l0s70"/>
    <w:basedOn w:val="a0"/>
    <w:rsid w:val="007F7332"/>
  </w:style>
  <w:style w:type="character" w:customStyle="1" w:styleId="l0s32">
    <w:name w:val="l0s32"/>
    <w:basedOn w:val="a0"/>
    <w:rsid w:val="007F7332"/>
  </w:style>
  <w:style w:type="paragraph" w:customStyle="1" w:styleId="anonce">
    <w:name w:val="anonce"/>
    <w:basedOn w:val="a"/>
    <w:rsid w:val="00AF40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ion">
    <w:name w:val="transcription"/>
    <w:basedOn w:val="a0"/>
    <w:rsid w:val="006352F5"/>
  </w:style>
  <w:style w:type="character" w:customStyle="1" w:styleId="viraltweet">
    <w:name w:val="viral_tweet"/>
    <w:basedOn w:val="a0"/>
    <w:rsid w:val="00360552"/>
  </w:style>
  <w:style w:type="table" w:styleId="ab">
    <w:name w:val="Table Grid"/>
    <w:basedOn w:val="a1"/>
    <w:uiPriority w:val="39"/>
    <w:rsid w:val="00D26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readcrumblast">
    <w:name w:val="breadcrumb_last"/>
    <w:basedOn w:val="a0"/>
    <w:rsid w:val="002823C8"/>
  </w:style>
  <w:style w:type="character" w:customStyle="1" w:styleId="post-aut-line-span">
    <w:name w:val="post-aut-line-span"/>
    <w:basedOn w:val="a0"/>
    <w:rsid w:val="002823C8"/>
  </w:style>
  <w:style w:type="character" w:customStyle="1" w:styleId="author">
    <w:name w:val="author"/>
    <w:basedOn w:val="a0"/>
    <w:rsid w:val="002823C8"/>
  </w:style>
  <w:style w:type="character" w:customStyle="1" w:styleId="updated">
    <w:name w:val="updated"/>
    <w:basedOn w:val="a0"/>
    <w:rsid w:val="002823C8"/>
  </w:style>
  <w:style w:type="character" w:customStyle="1" w:styleId="post-cat">
    <w:name w:val="post-cat"/>
    <w:basedOn w:val="a0"/>
    <w:rsid w:val="002823C8"/>
  </w:style>
  <w:style w:type="character" w:customStyle="1" w:styleId="lsf-icon">
    <w:name w:val="lsf-icon"/>
    <w:basedOn w:val="a0"/>
    <w:rsid w:val="002823C8"/>
  </w:style>
  <w:style w:type="character" w:customStyle="1" w:styleId="kw2">
    <w:name w:val="kw2"/>
    <w:basedOn w:val="a0"/>
    <w:rsid w:val="00905172"/>
  </w:style>
  <w:style w:type="character" w:customStyle="1" w:styleId="kw4">
    <w:name w:val="kw4"/>
    <w:basedOn w:val="a0"/>
    <w:rsid w:val="00905172"/>
  </w:style>
  <w:style w:type="character" w:customStyle="1" w:styleId="kw9">
    <w:name w:val="kw9"/>
    <w:basedOn w:val="a0"/>
    <w:rsid w:val="00905172"/>
  </w:style>
  <w:style w:type="character" w:customStyle="1" w:styleId="sy0">
    <w:name w:val="sy0"/>
    <w:basedOn w:val="a0"/>
    <w:rsid w:val="00905172"/>
  </w:style>
  <w:style w:type="character" w:customStyle="1" w:styleId="co2">
    <w:name w:val="co2"/>
    <w:basedOn w:val="a0"/>
    <w:rsid w:val="00905172"/>
  </w:style>
  <w:style w:type="character" w:customStyle="1" w:styleId="kw3">
    <w:name w:val="kw3"/>
    <w:basedOn w:val="a0"/>
    <w:rsid w:val="00905172"/>
  </w:style>
  <w:style w:type="character" w:customStyle="1" w:styleId="nu0">
    <w:name w:val="nu0"/>
    <w:basedOn w:val="a0"/>
    <w:rsid w:val="00905172"/>
  </w:style>
  <w:style w:type="character" w:customStyle="1" w:styleId="br0">
    <w:name w:val="br0"/>
    <w:basedOn w:val="a0"/>
    <w:rsid w:val="00905172"/>
  </w:style>
  <w:style w:type="character" w:customStyle="1" w:styleId="sy1">
    <w:name w:val="sy1"/>
    <w:basedOn w:val="a0"/>
    <w:rsid w:val="00905172"/>
  </w:style>
  <w:style w:type="character" w:customStyle="1" w:styleId="kw8">
    <w:name w:val="kw8"/>
    <w:basedOn w:val="a0"/>
    <w:rsid w:val="00905172"/>
  </w:style>
  <w:style w:type="character" w:customStyle="1" w:styleId="kw1">
    <w:name w:val="kw1"/>
    <w:basedOn w:val="a0"/>
    <w:rsid w:val="00905172"/>
  </w:style>
  <w:style w:type="character" w:customStyle="1" w:styleId="st0">
    <w:name w:val="st0"/>
    <w:basedOn w:val="a0"/>
    <w:rsid w:val="00905172"/>
  </w:style>
  <w:style w:type="character" w:customStyle="1" w:styleId="co1">
    <w:name w:val="co1"/>
    <w:basedOn w:val="a0"/>
    <w:rsid w:val="00905172"/>
  </w:style>
  <w:style w:type="paragraph" w:styleId="ac">
    <w:name w:val="header"/>
    <w:basedOn w:val="a"/>
    <w:link w:val="ad"/>
    <w:uiPriority w:val="99"/>
    <w:unhideWhenUsed/>
    <w:rsid w:val="002448D0"/>
    <w:pPr>
      <w:tabs>
        <w:tab w:val="center" w:pos="4680"/>
        <w:tab w:val="right" w:pos="9360"/>
      </w:tabs>
      <w:spacing w:after="0" w:line="240" w:lineRule="auto"/>
    </w:pPr>
  </w:style>
  <w:style w:type="character" w:customStyle="1" w:styleId="ad">
    <w:name w:val="Верхний колонтитул Знак"/>
    <w:basedOn w:val="a0"/>
    <w:link w:val="ac"/>
    <w:uiPriority w:val="99"/>
    <w:rsid w:val="002448D0"/>
  </w:style>
  <w:style w:type="paragraph" w:styleId="ae">
    <w:name w:val="footer"/>
    <w:basedOn w:val="a"/>
    <w:link w:val="af"/>
    <w:uiPriority w:val="99"/>
    <w:unhideWhenUsed/>
    <w:rsid w:val="002448D0"/>
    <w:pPr>
      <w:tabs>
        <w:tab w:val="center" w:pos="4680"/>
        <w:tab w:val="right" w:pos="9360"/>
      </w:tabs>
      <w:spacing w:after="0" w:line="240" w:lineRule="auto"/>
    </w:pPr>
  </w:style>
  <w:style w:type="character" w:customStyle="1" w:styleId="af">
    <w:name w:val="Нижний колонтитул Знак"/>
    <w:basedOn w:val="a0"/>
    <w:link w:val="ae"/>
    <w:uiPriority w:val="99"/>
    <w:rsid w:val="002448D0"/>
  </w:style>
  <w:style w:type="paragraph" w:styleId="af0">
    <w:name w:val="No Spacing"/>
    <w:basedOn w:val="a"/>
    <w:uiPriority w:val="1"/>
    <w:qFormat/>
    <w:rsid w:val="00AE5A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s-social-statsstat">
    <w:name w:val="ds-social-stats__stat"/>
    <w:basedOn w:val="a0"/>
    <w:rsid w:val="009B0A40"/>
  </w:style>
  <w:style w:type="character" w:customStyle="1" w:styleId="crayon-m">
    <w:name w:val="crayon-m"/>
    <w:basedOn w:val="a0"/>
    <w:rsid w:val="00465407"/>
  </w:style>
  <w:style w:type="character" w:customStyle="1" w:styleId="crayon-c">
    <w:name w:val="crayon-c"/>
    <w:basedOn w:val="a0"/>
    <w:rsid w:val="00465407"/>
  </w:style>
  <w:style w:type="character" w:styleId="af1">
    <w:name w:val="Unresolved Mention"/>
    <w:basedOn w:val="a0"/>
    <w:uiPriority w:val="99"/>
    <w:semiHidden/>
    <w:unhideWhenUsed/>
    <w:rsid w:val="001E461A"/>
    <w:rPr>
      <w:color w:val="605E5C"/>
      <w:shd w:val="clear" w:color="auto" w:fill="E1DFDD"/>
    </w:rPr>
  </w:style>
  <w:style w:type="paragraph" w:customStyle="1" w:styleId="p">
    <w:name w:val="p"/>
    <w:basedOn w:val="a"/>
    <w:rsid w:val="00DD3DCA"/>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40">
    <w:name w:val="Заголовок 4 Знак"/>
    <w:basedOn w:val="a0"/>
    <w:link w:val="4"/>
    <w:uiPriority w:val="9"/>
    <w:semiHidden/>
    <w:rsid w:val="00C45EC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7652">
      <w:bodyDiv w:val="1"/>
      <w:marLeft w:val="0"/>
      <w:marRight w:val="0"/>
      <w:marTop w:val="0"/>
      <w:marBottom w:val="0"/>
      <w:divBdr>
        <w:top w:val="none" w:sz="0" w:space="0" w:color="auto"/>
        <w:left w:val="none" w:sz="0" w:space="0" w:color="auto"/>
        <w:bottom w:val="none" w:sz="0" w:space="0" w:color="auto"/>
        <w:right w:val="none" w:sz="0" w:space="0" w:color="auto"/>
      </w:divBdr>
    </w:div>
    <w:div w:id="5178719">
      <w:bodyDiv w:val="1"/>
      <w:marLeft w:val="0"/>
      <w:marRight w:val="0"/>
      <w:marTop w:val="0"/>
      <w:marBottom w:val="0"/>
      <w:divBdr>
        <w:top w:val="none" w:sz="0" w:space="0" w:color="auto"/>
        <w:left w:val="none" w:sz="0" w:space="0" w:color="auto"/>
        <w:bottom w:val="none" w:sz="0" w:space="0" w:color="auto"/>
        <w:right w:val="none" w:sz="0" w:space="0" w:color="auto"/>
      </w:divBdr>
      <w:divsChild>
        <w:div w:id="171840921">
          <w:marLeft w:val="0"/>
          <w:marRight w:val="0"/>
          <w:marTop w:val="0"/>
          <w:marBottom w:val="0"/>
          <w:divBdr>
            <w:top w:val="none" w:sz="0" w:space="0" w:color="auto"/>
            <w:left w:val="none" w:sz="0" w:space="0" w:color="auto"/>
            <w:bottom w:val="none" w:sz="0" w:space="0" w:color="auto"/>
            <w:right w:val="none" w:sz="0" w:space="0" w:color="auto"/>
          </w:divBdr>
        </w:div>
        <w:div w:id="531773992">
          <w:marLeft w:val="0"/>
          <w:marRight w:val="0"/>
          <w:marTop w:val="0"/>
          <w:marBottom w:val="0"/>
          <w:divBdr>
            <w:top w:val="none" w:sz="0" w:space="0" w:color="auto"/>
            <w:left w:val="none" w:sz="0" w:space="0" w:color="auto"/>
            <w:bottom w:val="none" w:sz="0" w:space="0" w:color="auto"/>
            <w:right w:val="none" w:sz="0" w:space="0" w:color="auto"/>
          </w:divBdr>
        </w:div>
        <w:div w:id="432283793">
          <w:marLeft w:val="0"/>
          <w:marRight w:val="0"/>
          <w:marTop w:val="0"/>
          <w:marBottom w:val="0"/>
          <w:divBdr>
            <w:top w:val="none" w:sz="0" w:space="0" w:color="auto"/>
            <w:left w:val="none" w:sz="0" w:space="0" w:color="auto"/>
            <w:bottom w:val="none" w:sz="0" w:space="0" w:color="auto"/>
            <w:right w:val="none" w:sz="0" w:space="0" w:color="auto"/>
          </w:divBdr>
        </w:div>
        <w:div w:id="1958096215">
          <w:marLeft w:val="0"/>
          <w:marRight w:val="0"/>
          <w:marTop w:val="0"/>
          <w:marBottom w:val="0"/>
          <w:divBdr>
            <w:top w:val="none" w:sz="0" w:space="0" w:color="auto"/>
            <w:left w:val="none" w:sz="0" w:space="0" w:color="auto"/>
            <w:bottom w:val="none" w:sz="0" w:space="0" w:color="auto"/>
            <w:right w:val="none" w:sz="0" w:space="0" w:color="auto"/>
          </w:divBdr>
        </w:div>
        <w:div w:id="82461340">
          <w:marLeft w:val="0"/>
          <w:marRight w:val="0"/>
          <w:marTop w:val="0"/>
          <w:marBottom w:val="0"/>
          <w:divBdr>
            <w:top w:val="none" w:sz="0" w:space="0" w:color="auto"/>
            <w:left w:val="none" w:sz="0" w:space="0" w:color="auto"/>
            <w:bottom w:val="none" w:sz="0" w:space="0" w:color="auto"/>
            <w:right w:val="none" w:sz="0" w:space="0" w:color="auto"/>
          </w:divBdr>
        </w:div>
        <w:div w:id="90856476">
          <w:marLeft w:val="0"/>
          <w:marRight w:val="0"/>
          <w:marTop w:val="0"/>
          <w:marBottom w:val="0"/>
          <w:divBdr>
            <w:top w:val="none" w:sz="0" w:space="0" w:color="auto"/>
            <w:left w:val="none" w:sz="0" w:space="0" w:color="auto"/>
            <w:bottom w:val="none" w:sz="0" w:space="0" w:color="auto"/>
            <w:right w:val="none" w:sz="0" w:space="0" w:color="auto"/>
          </w:divBdr>
        </w:div>
        <w:div w:id="1397557476">
          <w:marLeft w:val="0"/>
          <w:marRight w:val="0"/>
          <w:marTop w:val="0"/>
          <w:marBottom w:val="0"/>
          <w:divBdr>
            <w:top w:val="none" w:sz="0" w:space="0" w:color="auto"/>
            <w:left w:val="none" w:sz="0" w:space="0" w:color="auto"/>
            <w:bottom w:val="none" w:sz="0" w:space="0" w:color="auto"/>
            <w:right w:val="none" w:sz="0" w:space="0" w:color="auto"/>
          </w:divBdr>
        </w:div>
        <w:div w:id="692266661">
          <w:marLeft w:val="0"/>
          <w:marRight w:val="0"/>
          <w:marTop w:val="0"/>
          <w:marBottom w:val="0"/>
          <w:divBdr>
            <w:top w:val="none" w:sz="0" w:space="0" w:color="auto"/>
            <w:left w:val="none" w:sz="0" w:space="0" w:color="auto"/>
            <w:bottom w:val="none" w:sz="0" w:space="0" w:color="auto"/>
            <w:right w:val="none" w:sz="0" w:space="0" w:color="auto"/>
          </w:divBdr>
        </w:div>
        <w:div w:id="566572869">
          <w:marLeft w:val="0"/>
          <w:marRight w:val="0"/>
          <w:marTop w:val="0"/>
          <w:marBottom w:val="0"/>
          <w:divBdr>
            <w:top w:val="none" w:sz="0" w:space="0" w:color="auto"/>
            <w:left w:val="none" w:sz="0" w:space="0" w:color="auto"/>
            <w:bottom w:val="none" w:sz="0" w:space="0" w:color="auto"/>
            <w:right w:val="none" w:sz="0" w:space="0" w:color="auto"/>
          </w:divBdr>
        </w:div>
        <w:div w:id="1795438786">
          <w:marLeft w:val="0"/>
          <w:marRight w:val="0"/>
          <w:marTop w:val="0"/>
          <w:marBottom w:val="0"/>
          <w:divBdr>
            <w:top w:val="none" w:sz="0" w:space="0" w:color="auto"/>
            <w:left w:val="none" w:sz="0" w:space="0" w:color="auto"/>
            <w:bottom w:val="none" w:sz="0" w:space="0" w:color="auto"/>
            <w:right w:val="none" w:sz="0" w:space="0" w:color="auto"/>
          </w:divBdr>
        </w:div>
        <w:div w:id="1932736092">
          <w:marLeft w:val="0"/>
          <w:marRight w:val="0"/>
          <w:marTop w:val="0"/>
          <w:marBottom w:val="0"/>
          <w:divBdr>
            <w:top w:val="none" w:sz="0" w:space="0" w:color="auto"/>
            <w:left w:val="none" w:sz="0" w:space="0" w:color="auto"/>
            <w:bottom w:val="none" w:sz="0" w:space="0" w:color="auto"/>
            <w:right w:val="none" w:sz="0" w:space="0" w:color="auto"/>
          </w:divBdr>
        </w:div>
        <w:div w:id="255869839">
          <w:marLeft w:val="0"/>
          <w:marRight w:val="0"/>
          <w:marTop w:val="0"/>
          <w:marBottom w:val="0"/>
          <w:divBdr>
            <w:top w:val="none" w:sz="0" w:space="0" w:color="auto"/>
            <w:left w:val="none" w:sz="0" w:space="0" w:color="auto"/>
            <w:bottom w:val="none" w:sz="0" w:space="0" w:color="auto"/>
            <w:right w:val="none" w:sz="0" w:space="0" w:color="auto"/>
          </w:divBdr>
        </w:div>
        <w:div w:id="1945728708">
          <w:marLeft w:val="0"/>
          <w:marRight w:val="0"/>
          <w:marTop w:val="0"/>
          <w:marBottom w:val="0"/>
          <w:divBdr>
            <w:top w:val="none" w:sz="0" w:space="0" w:color="auto"/>
            <w:left w:val="none" w:sz="0" w:space="0" w:color="auto"/>
            <w:bottom w:val="none" w:sz="0" w:space="0" w:color="auto"/>
            <w:right w:val="none" w:sz="0" w:space="0" w:color="auto"/>
          </w:divBdr>
        </w:div>
        <w:div w:id="1659384213">
          <w:marLeft w:val="0"/>
          <w:marRight w:val="0"/>
          <w:marTop w:val="0"/>
          <w:marBottom w:val="0"/>
          <w:divBdr>
            <w:top w:val="none" w:sz="0" w:space="0" w:color="auto"/>
            <w:left w:val="none" w:sz="0" w:space="0" w:color="auto"/>
            <w:bottom w:val="none" w:sz="0" w:space="0" w:color="auto"/>
            <w:right w:val="none" w:sz="0" w:space="0" w:color="auto"/>
          </w:divBdr>
        </w:div>
        <w:div w:id="876546146">
          <w:marLeft w:val="0"/>
          <w:marRight w:val="0"/>
          <w:marTop w:val="0"/>
          <w:marBottom w:val="0"/>
          <w:divBdr>
            <w:top w:val="none" w:sz="0" w:space="0" w:color="auto"/>
            <w:left w:val="none" w:sz="0" w:space="0" w:color="auto"/>
            <w:bottom w:val="none" w:sz="0" w:space="0" w:color="auto"/>
            <w:right w:val="none" w:sz="0" w:space="0" w:color="auto"/>
          </w:divBdr>
        </w:div>
        <w:div w:id="614601044">
          <w:marLeft w:val="0"/>
          <w:marRight w:val="0"/>
          <w:marTop w:val="0"/>
          <w:marBottom w:val="0"/>
          <w:divBdr>
            <w:top w:val="none" w:sz="0" w:space="0" w:color="auto"/>
            <w:left w:val="none" w:sz="0" w:space="0" w:color="auto"/>
            <w:bottom w:val="none" w:sz="0" w:space="0" w:color="auto"/>
            <w:right w:val="none" w:sz="0" w:space="0" w:color="auto"/>
          </w:divBdr>
        </w:div>
        <w:div w:id="1168982018">
          <w:marLeft w:val="0"/>
          <w:marRight w:val="0"/>
          <w:marTop w:val="0"/>
          <w:marBottom w:val="0"/>
          <w:divBdr>
            <w:top w:val="none" w:sz="0" w:space="0" w:color="auto"/>
            <w:left w:val="none" w:sz="0" w:space="0" w:color="auto"/>
            <w:bottom w:val="none" w:sz="0" w:space="0" w:color="auto"/>
            <w:right w:val="none" w:sz="0" w:space="0" w:color="auto"/>
          </w:divBdr>
        </w:div>
        <w:div w:id="680476056">
          <w:marLeft w:val="0"/>
          <w:marRight w:val="0"/>
          <w:marTop w:val="0"/>
          <w:marBottom w:val="0"/>
          <w:divBdr>
            <w:top w:val="none" w:sz="0" w:space="0" w:color="auto"/>
            <w:left w:val="none" w:sz="0" w:space="0" w:color="auto"/>
            <w:bottom w:val="none" w:sz="0" w:space="0" w:color="auto"/>
            <w:right w:val="none" w:sz="0" w:space="0" w:color="auto"/>
          </w:divBdr>
        </w:div>
        <w:div w:id="370813723">
          <w:marLeft w:val="0"/>
          <w:marRight w:val="0"/>
          <w:marTop w:val="0"/>
          <w:marBottom w:val="0"/>
          <w:divBdr>
            <w:top w:val="none" w:sz="0" w:space="0" w:color="auto"/>
            <w:left w:val="none" w:sz="0" w:space="0" w:color="auto"/>
            <w:bottom w:val="none" w:sz="0" w:space="0" w:color="auto"/>
            <w:right w:val="none" w:sz="0" w:space="0" w:color="auto"/>
          </w:divBdr>
        </w:div>
        <w:div w:id="1201480565">
          <w:marLeft w:val="0"/>
          <w:marRight w:val="0"/>
          <w:marTop w:val="0"/>
          <w:marBottom w:val="0"/>
          <w:divBdr>
            <w:top w:val="none" w:sz="0" w:space="0" w:color="auto"/>
            <w:left w:val="none" w:sz="0" w:space="0" w:color="auto"/>
            <w:bottom w:val="none" w:sz="0" w:space="0" w:color="auto"/>
            <w:right w:val="none" w:sz="0" w:space="0" w:color="auto"/>
          </w:divBdr>
        </w:div>
        <w:div w:id="1242368933">
          <w:marLeft w:val="0"/>
          <w:marRight w:val="0"/>
          <w:marTop w:val="0"/>
          <w:marBottom w:val="0"/>
          <w:divBdr>
            <w:top w:val="none" w:sz="0" w:space="0" w:color="auto"/>
            <w:left w:val="none" w:sz="0" w:space="0" w:color="auto"/>
            <w:bottom w:val="none" w:sz="0" w:space="0" w:color="auto"/>
            <w:right w:val="none" w:sz="0" w:space="0" w:color="auto"/>
          </w:divBdr>
        </w:div>
        <w:div w:id="1289510215">
          <w:marLeft w:val="0"/>
          <w:marRight w:val="0"/>
          <w:marTop w:val="0"/>
          <w:marBottom w:val="0"/>
          <w:divBdr>
            <w:top w:val="none" w:sz="0" w:space="0" w:color="auto"/>
            <w:left w:val="none" w:sz="0" w:space="0" w:color="auto"/>
            <w:bottom w:val="none" w:sz="0" w:space="0" w:color="auto"/>
            <w:right w:val="none" w:sz="0" w:space="0" w:color="auto"/>
          </w:divBdr>
        </w:div>
        <w:div w:id="177933332">
          <w:marLeft w:val="0"/>
          <w:marRight w:val="0"/>
          <w:marTop w:val="0"/>
          <w:marBottom w:val="0"/>
          <w:divBdr>
            <w:top w:val="none" w:sz="0" w:space="0" w:color="auto"/>
            <w:left w:val="none" w:sz="0" w:space="0" w:color="auto"/>
            <w:bottom w:val="none" w:sz="0" w:space="0" w:color="auto"/>
            <w:right w:val="none" w:sz="0" w:space="0" w:color="auto"/>
          </w:divBdr>
        </w:div>
        <w:div w:id="2002348847">
          <w:marLeft w:val="0"/>
          <w:marRight w:val="0"/>
          <w:marTop w:val="0"/>
          <w:marBottom w:val="0"/>
          <w:divBdr>
            <w:top w:val="none" w:sz="0" w:space="0" w:color="auto"/>
            <w:left w:val="none" w:sz="0" w:space="0" w:color="auto"/>
            <w:bottom w:val="none" w:sz="0" w:space="0" w:color="auto"/>
            <w:right w:val="none" w:sz="0" w:space="0" w:color="auto"/>
          </w:divBdr>
        </w:div>
        <w:div w:id="407534133">
          <w:marLeft w:val="0"/>
          <w:marRight w:val="0"/>
          <w:marTop w:val="0"/>
          <w:marBottom w:val="0"/>
          <w:divBdr>
            <w:top w:val="none" w:sz="0" w:space="0" w:color="auto"/>
            <w:left w:val="none" w:sz="0" w:space="0" w:color="auto"/>
            <w:bottom w:val="none" w:sz="0" w:space="0" w:color="auto"/>
            <w:right w:val="none" w:sz="0" w:space="0" w:color="auto"/>
          </w:divBdr>
        </w:div>
        <w:div w:id="1677344021">
          <w:marLeft w:val="0"/>
          <w:marRight w:val="0"/>
          <w:marTop w:val="0"/>
          <w:marBottom w:val="0"/>
          <w:divBdr>
            <w:top w:val="none" w:sz="0" w:space="0" w:color="auto"/>
            <w:left w:val="none" w:sz="0" w:space="0" w:color="auto"/>
            <w:bottom w:val="none" w:sz="0" w:space="0" w:color="auto"/>
            <w:right w:val="none" w:sz="0" w:space="0" w:color="auto"/>
          </w:divBdr>
        </w:div>
        <w:div w:id="1930117900">
          <w:marLeft w:val="0"/>
          <w:marRight w:val="0"/>
          <w:marTop w:val="0"/>
          <w:marBottom w:val="0"/>
          <w:divBdr>
            <w:top w:val="none" w:sz="0" w:space="0" w:color="auto"/>
            <w:left w:val="none" w:sz="0" w:space="0" w:color="auto"/>
            <w:bottom w:val="none" w:sz="0" w:space="0" w:color="auto"/>
            <w:right w:val="none" w:sz="0" w:space="0" w:color="auto"/>
          </w:divBdr>
        </w:div>
        <w:div w:id="1286814578">
          <w:marLeft w:val="0"/>
          <w:marRight w:val="0"/>
          <w:marTop w:val="0"/>
          <w:marBottom w:val="0"/>
          <w:divBdr>
            <w:top w:val="none" w:sz="0" w:space="0" w:color="auto"/>
            <w:left w:val="none" w:sz="0" w:space="0" w:color="auto"/>
            <w:bottom w:val="none" w:sz="0" w:space="0" w:color="auto"/>
            <w:right w:val="none" w:sz="0" w:space="0" w:color="auto"/>
          </w:divBdr>
        </w:div>
        <w:div w:id="496306484">
          <w:marLeft w:val="0"/>
          <w:marRight w:val="0"/>
          <w:marTop w:val="0"/>
          <w:marBottom w:val="0"/>
          <w:divBdr>
            <w:top w:val="none" w:sz="0" w:space="0" w:color="auto"/>
            <w:left w:val="none" w:sz="0" w:space="0" w:color="auto"/>
            <w:bottom w:val="none" w:sz="0" w:space="0" w:color="auto"/>
            <w:right w:val="none" w:sz="0" w:space="0" w:color="auto"/>
          </w:divBdr>
        </w:div>
        <w:div w:id="576746533">
          <w:marLeft w:val="0"/>
          <w:marRight w:val="0"/>
          <w:marTop w:val="0"/>
          <w:marBottom w:val="0"/>
          <w:divBdr>
            <w:top w:val="none" w:sz="0" w:space="0" w:color="auto"/>
            <w:left w:val="none" w:sz="0" w:space="0" w:color="auto"/>
            <w:bottom w:val="none" w:sz="0" w:space="0" w:color="auto"/>
            <w:right w:val="none" w:sz="0" w:space="0" w:color="auto"/>
          </w:divBdr>
        </w:div>
        <w:div w:id="1379086820">
          <w:marLeft w:val="0"/>
          <w:marRight w:val="0"/>
          <w:marTop w:val="0"/>
          <w:marBottom w:val="0"/>
          <w:divBdr>
            <w:top w:val="none" w:sz="0" w:space="0" w:color="auto"/>
            <w:left w:val="none" w:sz="0" w:space="0" w:color="auto"/>
            <w:bottom w:val="none" w:sz="0" w:space="0" w:color="auto"/>
            <w:right w:val="none" w:sz="0" w:space="0" w:color="auto"/>
          </w:divBdr>
        </w:div>
        <w:div w:id="259261234">
          <w:marLeft w:val="0"/>
          <w:marRight w:val="0"/>
          <w:marTop w:val="0"/>
          <w:marBottom w:val="0"/>
          <w:divBdr>
            <w:top w:val="none" w:sz="0" w:space="0" w:color="auto"/>
            <w:left w:val="none" w:sz="0" w:space="0" w:color="auto"/>
            <w:bottom w:val="none" w:sz="0" w:space="0" w:color="auto"/>
            <w:right w:val="none" w:sz="0" w:space="0" w:color="auto"/>
          </w:divBdr>
        </w:div>
        <w:div w:id="217328989">
          <w:marLeft w:val="0"/>
          <w:marRight w:val="0"/>
          <w:marTop w:val="0"/>
          <w:marBottom w:val="0"/>
          <w:divBdr>
            <w:top w:val="none" w:sz="0" w:space="0" w:color="auto"/>
            <w:left w:val="none" w:sz="0" w:space="0" w:color="auto"/>
            <w:bottom w:val="none" w:sz="0" w:space="0" w:color="auto"/>
            <w:right w:val="none" w:sz="0" w:space="0" w:color="auto"/>
          </w:divBdr>
        </w:div>
        <w:div w:id="1580167392">
          <w:marLeft w:val="0"/>
          <w:marRight w:val="0"/>
          <w:marTop w:val="0"/>
          <w:marBottom w:val="0"/>
          <w:divBdr>
            <w:top w:val="none" w:sz="0" w:space="0" w:color="auto"/>
            <w:left w:val="none" w:sz="0" w:space="0" w:color="auto"/>
            <w:bottom w:val="none" w:sz="0" w:space="0" w:color="auto"/>
            <w:right w:val="none" w:sz="0" w:space="0" w:color="auto"/>
          </w:divBdr>
        </w:div>
        <w:div w:id="2107456446">
          <w:marLeft w:val="0"/>
          <w:marRight w:val="0"/>
          <w:marTop w:val="0"/>
          <w:marBottom w:val="0"/>
          <w:divBdr>
            <w:top w:val="none" w:sz="0" w:space="0" w:color="auto"/>
            <w:left w:val="none" w:sz="0" w:space="0" w:color="auto"/>
            <w:bottom w:val="none" w:sz="0" w:space="0" w:color="auto"/>
            <w:right w:val="none" w:sz="0" w:space="0" w:color="auto"/>
          </w:divBdr>
        </w:div>
        <w:div w:id="1872840628">
          <w:marLeft w:val="0"/>
          <w:marRight w:val="0"/>
          <w:marTop w:val="0"/>
          <w:marBottom w:val="0"/>
          <w:divBdr>
            <w:top w:val="none" w:sz="0" w:space="0" w:color="auto"/>
            <w:left w:val="none" w:sz="0" w:space="0" w:color="auto"/>
            <w:bottom w:val="none" w:sz="0" w:space="0" w:color="auto"/>
            <w:right w:val="none" w:sz="0" w:space="0" w:color="auto"/>
          </w:divBdr>
        </w:div>
        <w:div w:id="1952322013">
          <w:marLeft w:val="0"/>
          <w:marRight w:val="0"/>
          <w:marTop w:val="0"/>
          <w:marBottom w:val="0"/>
          <w:divBdr>
            <w:top w:val="none" w:sz="0" w:space="0" w:color="auto"/>
            <w:left w:val="none" w:sz="0" w:space="0" w:color="auto"/>
            <w:bottom w:val="none" w:sz="0" w:space="0" w:color="auto"/>
            <w:right w:val="none" w:sz="0" w:space="0" w:color="auto"/>
          </w:divBdr>
        </w:div>
        <w:div w:id="1540969820">
          <w:marLeft w:val="0"/>
          <w:marRight w:val="0"/>
          <w:marTop w:val="0"/>
          <w:marBottom w:val="0"/>
          <w:divBdr>
            <w:top w:val="none" w:sz="0" w:space="0" w:color="auto"/>
            <w:left w:val="none" w:sz="0" w:space="0" w:color="auto"/>
            <w:bottom w:val="none" w:sz="0" w:space="0" w:color="auto"/>
            <w:right w:val="none" w:sz="0" w:space="0" w:color="auto"/>
          </w:divBdr>
        </w:div>
        <w:div w:id="959072969">
          <w:marLeft w:val="0"/>
          <w:marRight w:val="0"/>
          <w:marTop w:val="0"/>
          <w:marBottom w:val="0"/>
          <w:divBdr>
            <w:top w:val="none" w:sz="0" w:space="0" w:color="auto"/>
            <w:left w:val="none" w:sz="0" w:space="0" w:color="auto"/>
            <w:bottom w:val="none" w:sz="0" w:space="0" w:color="auto"/>
            <w:right w:val="none" w:sz="0" w:space="0" w:color="auto"/>
          </w:divBdr>
        </w:div>
        <w:div w:id="688457144">
          <w:marLeft w:val="0"/>
          <w:marRight w:val="0"/>
          <w:marTop w:val="0"/>
          <w:marBottom w:val="0"/>
          <w:divBdr>
            <w:top w:val="none" w:sz="0" w:space="0" w:color="auto"/>
            <w:left w:val="none" w:sz="0" w:space="0" w:color="auto"/>
            <w:bottom w:val="none" w:sz="0" w:space="0" w:color="auto"/>
            <w:right w:val="none" w:sz="0" w:space="0" w:color="auto"/>
          </w:divBdr>
        </w:div>
      </w:divsChild>
    </w:div>
    <w:div w:id="11421401">
      <w:bodyDiv w:val="1"/>
      <w:marLeft w:val="0"/>
      <w:marRight w:val="0"/>
      <w:marTop w:val="0"/>
      <w:marBottom w:val="0"/>
      <w:divBdr>
        <w:top w:val="none" w:sz="0" w:space="0" w:color="auto"/>
        <w:left w:val="none" w:sz="0" w:space="0" w:color="auto"/>
        <w:bottom w:val="none" w:sz="0" w:space="0" w:color="auto"/>
        <w:right w:val="none" w:sz="0" w:space="0" w:color="auto"/>
      </w:divBdr>
    </w:div>
    <w:div w:id="11731068">
      <w:bodyDiv w:val="1"/>
      <w:marLeft w:val="0"/>
      <w:marRight w:val="0"/>
      <w:marTop w:val="0"/>
      <w:marBottom w:val="0"/>
      <w:divBdr>
        <w:top w:val="none" w:sz="0" w:space="0" w:color="auto"/>
        <w:left w:val="none" w:sz="0" w:space="0" w:color="auto"/>
        <w:bottom w:val="none" w:sz="0" w:space="0" w:color="auto"/>
        <w:right w:val="none" w:sz="0" w:space="0" w:color="auto"/>
      </w:divBdr>
    </w:div>
    <w:div w:id="14160936">
      <w:bodyDiv w:val="1"/>
      <w:marLeft w:val="0"/>
      <w:marRight w:val="0"/>
      <w:marTop w:val="0"/>
      <w:marBottom w:val="0"/>
      <w:divBdr>
        <w:top w:val="none" w:sz="0" w:space="0" w:color="auto"/>
        <w:left w:val="none" w:sz="0" w:space="0" w:color="auto"/>
        <w:bottom w:val="none" w:sz="0" w:space="0" w:color="auto"/>
        <w:right w:val="none" w:sz="0" w:space="0" w:color="auto"/>
      </w:divBdr>
    </w:div>
    <w:div w:id="23753587">
      <w:bodyDiv w:val="1"/>
      <w:marLeft w:val="0"/>
      <w:marRight w:val="0"/>
      <w:marTop w:val="0"/>
      <w:marBottom w:val="0"/>
      <w:divBdr>
        <w:top w:val="none" w:sz="0" w:space="0" w:color="auto"/>
        <w:left w:val="none" w:sz="0" w:space="0" w:color="auto"/>
        <w:bottom w:val="none" w:sz="0" w:space="0" w:color="auto"/>
        <w:right w:val="none" w:sz="0" w:space="0" w:color="auto"/>
      </w:divBdr>
    </w:div>
    <w:div w:id="26299724">
      <w:bodyDiv w:val="1"/>
      <w:marLeft w:val="0"/>
      <w:marRight w:val="0"/>
      <w:marTop w:val="0"/>
      <w:marBottom w:val="0"/>
      <w:divBdr>
        <w:top w:val="none" w:sz="0" w:space="0" w:color="auto"/>
        <w:left w:val="none" w:sz="0" w:space="0" w:color="auto"/>
        <w:bottom w:val="none" w:sz="0" w:space="0" w:color="auto"/>
        <w:right w:val="none" w:sz="0" w:space="0" w:color="auto"/>
      </w:divBdr>
    </w:div>
    <w:div w:id="27876171">
      <w:bodyDiv w:val="1"/>
      <w:marLeft w:val="0"/>
      <w:marRight w:val="0"/>
      <w:marTop w:val="0"/>
      <w:marBottom w:val="0"/>
      <w:divBdr>
        <w:top w:val="none" w:sz="0" w:space="0" w:color="auto"/>
        <w:left w:val="none" w:sz="0" w:space="0" w:color="auto"/>
        <w:bottom w:val="none" w:sz="0" w:space="0" w:color="auto"/>
        <w:right w:val="none" w:sz="0" w:space="0" w:color="auto"/>
      </w:divBdr>
    </w:div>
    <w:div w:id="34699558">
      <w:bodyDiv w:val="1"/>
      <w:marLeft w:val="0"/>
      <w:marRight w:val="0"/>
      <w:marTop w:val="0"/>
      <w:marBottom w:val="0"/>
      <w:divBdr>
        <w:top w:val="none" w:sz="0" w:space="0" w:color="auto"/>
        <w:left w:val="none" w:sz="0" w:space="0" w:color="auto"/>
        <w:bottom w:val="none" w:sz="0" w:space="0" w:color="auto"/>
        <w:right w:val="none" w:sz="0" w:space="0" w:color="auto"/>
      </w:divBdr>
    </w:div>
    <w:div w:id="37584586">
      <w:bodyDiv w:val="1"/>
      <w:marLeft w:val="0"/>
      <w:marRight w:val="0"/>
      <w:marTop w:val="0"/>
      <w:marBottom w:val="0"/>
      <w:divBdr>
        <w:top w:val="none" w:sz="0" w:space="0" w:color="auto"/>
        <w:left w:val="none" w:sz="0" w:space="0" w:color="auto"/>
        <w:bottom w:val="none" w:sz="0" w:space="0" w:color="auto"/>
        <w:right w:val="none" w:sz="0" w:space="0" w:color="auto"/>
      </w:divBdr>
    </w:div>
    <w:div w:id="41175482">
      <w:bodyDiv w:val="1"/>
      <w:marLeft w:val="0"/>
      <w:marRight w:val="0"/>
      <w:marTop w:val="0"/>
      <w:marBottom w:val="0"/>
      <w:divBdr>
        <w:top w:val="none" w:sz="0" w:space="0" w:color="auto"/>
        <w:left w:val="none" w:sz="0" w:space="0" w:color="auto"/>
        <w:bottom w:val="none" w:sz="0" w:space="0" w:color="auto"/>
        <w:right w:val="none" w:sz="0" w:space="0" w:color="auto"/>
      </w:divBdr>
    </w:div>
    <w:div w:id="43525760">
      <w:bodyDiv w:val="1"/>
      <w:marLeft w:val="0"/>
      <w:marRight w:val="0"/>
      <w:marTop w:val="0"/>
      <w:marBottom w:val="0"/>
      <w:divBdr>
        <w:top w:val="none" w:sz="0" w:space="0" w:color="auto"/>
        <w:left w:val="none" w:sz="0" w:space="0" w:color="auto"/>
        <w:bottom w:val="none" w:sz="0" w:space="0" w:color="auto"/>
        <w:right w:val="none" w:sz="0" w:space="0" w:color="auto"/>
      </w:divBdr>
    </w:div>
    <w:div w:id="49153798">
      <w:bodyDiv w:val="1"/>
      <w:marLeft w:val="0"/>
      <w:marRight w:val="0"/>
      <w:marTop w:val="0"/>
      <w:marBottom w:val="0"/>
      <w:divBdr>
        <w:top w:val="none" w:sz="0" w:space="0" w:color="auto"/>
        <w:left w:val="none" w:sz="0" w:space="0" w:color="auto"/>
        <w:bottom w:val="none" w:sz="0" w:space="0" w:color="auto"/>
        <w:right w:val="none" w:sz="0" w:space="0" w:color="auto"/>
      </w:divBdr>
    </w:div>
    <w:div w:id="50619147">
      <w:bodyDiv w:val="1"/>
      <w:marLeft w:val="0"/>
      <w:marRight w:val="0"/>
      <w:marTop w:val="0"/>
      <w:marBottom w:val="0"/>
      <w:divBdr>
        <w:top w:val="none" w:sz="0" w:space="0" w:color="auto"/>
        <w:left w:val="none" w:sz="0" w:space="0" w:color="auto"/>
        <w:bottom w:val="none" w:sz="0" w:space="0" w:color="auto"/>
        <w:right w:val="none" w:sz="0" w:space="0" w:color="auto"/>
      </w:divBdr>
    </w:div>
    <w:div w:id="58524472">
      <w:bodyDiv w:val="1"/>
      <w:marLeft w:val="0"/>
      <w:marRight w:val="0"/>
      <w:marTop w:val="0"/>
      <w:marBottom w:val="0"/>
      <w:divBdr>
        <w:top w:val="none" w:sz="0" w:space="0" w:color="auto"/>
        <w:left w:val="none" w:sz="0" w:space="0" w:color="auto"/>
        <w:bottom w:val="none" w:sz="0" w:space="0" w:color="auto"/>
        <w:right w:val="none" w:sz="0" w:space="0" w:color="auto"/>
      </w:divBdr>
    </w:div>
    <w:div w:id="60367162">
      <w:bodyDiv w:val="1"/>
      <w:marLeft w:val="0"/>
      <w:marRight w:val="0"/>
      <w:marTop w:val="0"/>
      <w:marBottom w:val="0"/>
      <w:divBdr>
        <w:top w:val="none" w:sz="0" w:space="0" w:color="auto"/>
        <w:left w:val="none" w:sz="0" w:space="0" w:color="auto"/>
        <w:bottom w:val="none" w:sz="0" w:space="0" w:color="auto"/>
        <w:right w:val="none" w:sz="0" w:space="0" w:color="auto"/>
      </w:divBdr>
    </w:div>
    <w:div w:id="65567232">
      <w:bodyDiv w:val="1"/>
      <w:marLeft w:val="0"/>
      <w:marRight w:val="0"/>
      <w:marTop w:val="0"/>
      <w:marBottom w:val="0"/>
      <w:divBdr>
        <w:top w:val="none" w:sz="0" w:space="0" w:color="auto"/>
        <w:left w:val="none" w:sz="0" w:space="0" w:color="auto"/>
        <w:bottom w:val="none" w:sz="0" w:space="0" w:color="auto"/>
        <w:right w:val="none" w:sz="0" w:space="0" w:color="auto"/>
      </w:divBdr>
    </w:div>
    <w:div w:id="67770811">
      <w:bodyDiv w:val="1"/>
      <w:marLeft w:val="0"/>
      <w:marRight w:val="0"/>
      <w:marTop w:val="0"/>
      <w:marBottom w:val="0"/>
      <w:divBdr>
        <w:top w:val="none" w:sz="0" w:space="0" w:color="auto"/>
        <w:left w:val="none" w:sz="0" w:space="0" w:color="auto"/>
        <w:bottom w:val="none" w:sz="0" w:space="0" w:color="auto"/>
        <w:right w:val="none" w:sz="0" w:space="0" w:color="auto"/>
      </w:divBdr>
      <w:divsChild>
        <w:div w:id="1474367039">
          <w:marLeft w:val="0"/>
          <w:marRight w:val="0"/>
          <w:marTop w:val="0"/>
          <w:marBottom w:val="0"/>
          <w:divBdr>
            <w:top w:val="none" w:sz="0" w:space="0" w:color="auto"/>
            <w:left w:val="none" w:sz="0" w:space="0" w:color="auto"/>
            <w:bottom w:val="none" w:sz="0" w:space="0" w:color="auto"/>
            <w:right w:val="none" w:sz="0" w:space="0" w:color="auto"/>
          </w:divBdr>
          <w:divsChild>
            <w:div w:id="616302875">
              <w:marLeft w:val="0"/>
              <w:marRight w:val="0"/>
              <w:marTop w:val="0"/>
              <w:marBottom w:val="0"/>
              <w:divBdr>
                <w:top w:val="none" w:sz="0" w:space="0" w:color="auto"/>
                <w:left w:val="none" w:sz="0" w:space="0" w:color="auto"/>
                <w:bottom w:val="none" w:sz="0" w:space="0" w:color="auto"/>
                <w:right w:val="none" w:sz="0" w:space="0" w:color="auto"/>
              </w:divBdr>
            </w:div>
            <w:div w:id="1812748771">
              <w:marLeft w:val="0"/>
              <w:marRight w:val="0"/>
              <w:marTop w:val="0"/>
              <w:marBottom w:val="0"/>
              <w:divBdr>
                <w:top w:val="none" w:sz="0" w:space="0" w:color="auto"/>
                <w:left w:val="none" w:sz="0" w:space="0" w:color="auto"/>
                <w:bottom w:val="none" w:sz="0" w:space="0" w:color="auto"/>
                <w:right w:val="none" w:sz="0" w:space="0" w:color="auto"/>
              </w:divBdr>
            </w:div>
            <w:div w:id="170341192">
              <w:marLeft w:val="0"/>
              <w:marRight w:val="0"/>
              <w:marTop w:val="0"/>
              <w:marBottom w:val="0"/>
              <w:divBdr>
                <w:top w:val="none" w:sz="0" w:space="0" w:color="auto"/>
                <w:left w:val="none" w:sz="0" w:space="0" w:color="auto"/>
                <w:bottom w:val="none" w:sz="0" w:space="0" w:color="auto"/>
                <w:right w:val="none" w:sz="0" w:space="0" w:color="auto"/>
              </w:divBdr>
            </w:div>
            <w:div w:id="1797523067">
              <w:marLeft w:val="0"/>
              <w:marRight w:val="0"/>
              <w:marTop w:val="0"/>
              <w:marBottom w:val="0"/>
              <w:divBdr>
                <w:top w:val="none" w:sz="0" w:space="0" w:color="auto"/>
                <w:left w:val="none" w:sz="0" w:space="0" w:color="auto"/>
                <w:bottom w:val="none" w:sz="0" w:space="0" w:color="auto"/>
                <w:right w:val="none" w:sz="0" w:space="0" w:color="auto"/>
              </w:divBdr>
            </w:div>
            <w:div w:id="799343075">
              <w:marLeft w:val="0"/>
              <w:marRight w:val="0"/>
              <w:marTop w:val="0"/>
              <w:marBottom w:val="0"/>
              <w:divBdr>
                <w:top w:val="none" w:sz="0" w:space="0" w:color="auto"/>
                <w:left w:val="none" w:sz="0" w:space="0" w:color="auto"/>
                <w:bottom w:val="none" w:sz="0" w:space="0" w:color="auto"/>
                <w:right w:val="none" w:sz="0" w:space="0" w:color="auto"/>
              </w:divBdr>
            </w:div>
            <w:div w:id="1757047086">
              <w:marLeft w:val="0"/>
              <w:marRight w:val="0"/>
              <w:marTop w:val="0"/>
              <w:marBottom w:val="0"/>
              <w:divBdr>
                <w:top w:val="none" w:sz="0" w:space="0" w:color="auto"/>
                <w:left w:val="none" w:sz="0" w:space="0" w:color="auto"/>
                <w:bottom w:val="none" w:sz="0" w:space="0" w:color="auto"/>
                <w:right w:val="none" w:sz="0" w:space="0" w:color="auto"/>
              </w:divBdr>
            </w:div>
            <w:div w:id="629828060">
              <w:marLeft w:val="0"/>
              <w:marRight w:val="0"/>
              <w:marTop w:val="0"/>
              <w:marBottom w:val="0"/>
              <w:divBdr>
                <w:top w:val="none" w:sz="0" w:space="0" w:color="auto"/>
                <w:left w:val="none" w:sz="0" w:space="0" w:color="auto"/>
                <w:bottom w:val="none" w:sz="0" w:space="0" w:color="auto"/>
                <w:right w:val="none" w:sz="0" w:space="0" w:color="auto"/>
              </w:divBdr>
            </w:div>
            <w:div w:id="1337852263">
              <w:marLeft w:val="0"/>
              <w:marRight w:val="0"/>
              <w:marTop w:val="0"/>
              <w:marBottom w:val="0"/>
              <w:divBdr>
                <w:top w:val="none" w:sz="0" w:space="0" w:color="auto"/>
                <w:left w:val="none" w:sz="0" w:space="0" w:color="auto"/>
                <w:bottom w:val="none" w:sz="0" w:space="0" w:color="auto"/>
                <w:right w:val="none" w:sz="0" w:space="0" w:color="auto"/>
              </w:divBdr>
            </w:div>
            <w:div w:id="1531335079">
              <w:marLeft w:val="0"/>
              <w:marRight w:val="0"/>
              <w:marTop w:val="0"/>
              <w:marBottom w:val="0"/>
              <w:divBdr>
                <w:top w:val="none" w:sz="0" w:space="0" w:color="auto"/>
                <w:left w:val="none" w:sz="0" w:space="0" w:color="auto"/>
                <w:bottom w:val="none" w:sz="0" w:space="0" w:color="auto"/>
                <w:right w:val="none" w:sz="0" w:space="0" w:color="auto"/>
              </w:divBdr>
            </w:div>
            <w:div w:id="503009188">
              <w:marLeft w:val="0"/>
              <w:marRight w:val="0"/>
              <w:marTop w:val="0"/>
              <w:marBottom w:val="0"/>
              <w:divBdr>
                <w:top w:val="none" w:sz="0" w:space="0" w:color="auto"/>
                <w:left w:val="none" w:sz="0" w:space="0" w:color="auto"/>
                <w:bottom w:val="none" w:sz="0" w:space="0" w:color="auto"/>
                <w:right w:val="none" w:sz="0" w:space="0" w:color="auto"/>
              </w:divBdr>
            </w:div>
            <w:div w:id="17994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1975">
      <w:bodyDiv w:val="1"/>
      <w:marLeft w:val="0"/>
      <w:marRight w:val="0"/>
      <w:marTop w:val="0"/>
      <w:marBottom w:val="0"/>
      <w:divBdr>
        <w:top w:val="none" w:sz="0" w:space="0" w:color="auto"/>
        <w:left w:val="none" w:sz="0" w:space="0" w:color="auto"/>
        <w:bottom w:val="none" w:sz="0" w:space="0" w:color="auto"/>
        <w:right w:val="none" w:sz="0" w:space="0" w:color="auto"/>
      </w:divBdr>
    </w:div>
    <w:div w:id="98525716">
      <w:bodyDiv w:val="1"/>
      <w:marLeft w:val="0"/>
      <w:marRight w:val="0"/>
      <w:marTop w:val="0"/>
      <w:marBottom w:val="0"/>
      <w:divBdr>
        <w:top w:val="none" w:sz="0" w:space="0" w:color="auto"/>
        <w:left w:val="none" w:sz="0" w:space="0" w:color="auto"/>
        <w:bottom w:val="none" w:sz="0" w:space="0" w:color="auto"/>
        <w:right w:val="none" w:sz="0" w:space="0" w:color="auto"/>
      </w:divBdr>
    </w:div>
    <w:div w:id="99297563">
      <w:bodyDiv w:val="1"/>
      <w:marLeft w:val="0"/>
      <w:marRight w:val="0"/>
      <w:marTop w:val="0"/>
      <w:marBottom w:val="0"/>
      <w:divBdr>
        <w:top w:val="none" w:sz="0" w:space="0" w:color="auto"/>
        <w:left w:val="none" w:sz="0" w:space="0" w:color="auto"/>
        <w:bottom w:val="none" w:sz="0" w:space="0" w:color="auto"/>
        <w:right w:val="none" w:sz="0" w:space="0" w:color="auto"/>
      </w:divBdr>
    </w:div>
    <w:div w:id="104034513">
      <w:bodyDiv w:val="1"/>
      <w:marLeft w:val="0"/>
      <w:marRight w:val="0"/>
      <w:marTop w:val="0"/>
      <w:marBottom w:val="0"/>
      <w:divBdr>
        <w:top w:val="none" w:sz="0" w:space="0" w:color="auto"/>
        <w:left w:val="none" w:sz="0" w:space="0" w:color="auto"/>
        <w:bottom w:val="none" w:sz="0" w:space="0" w:color="auto"/>
        <w:right w:val="none" w:sz="0" w:space="0" w:color="auto"/>
      </w:divBdr>
      <w:divsChild>
        <w:div w:id="619991192">
          <w:marLeft w:val="0"/>
          <w:marRight w:val="0"/>
          <w:marTop w:val="0"/>
          <w:marBottom w:val="0"/>
          <w:divBdr>
            <w:top w:val="none" w:sz="0" w:space="0" w:color="auto"/>
            <w:left w:val="none" w:sz="0" w:space="0" w:color="auto"/>
            <w:bottom w:val="none" w:sz="0" w:space="0" w:color="auto"/>
            <w:right w:val="none" w:sz="0" w:space="0" w:color="auto"/>
          </w:divBdr>
          <w:divsChild>
            <w:div w:id="59135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361">
      <w:bodyDiv w:val="1"/>
      <w:marLeft w:val="0"/>
      <w:marRight w:val="0"/>
      <w:marTop w:val="0"/>
      <w:marBottom w:val="0"/>
      <w:divBdr>
        <w:top w:val="none" w:sz="0" w:space="0" w:color="auto"/>
        <w:left w:val="none" w:sz="0" w:space="0" w:color="auto"/>
        <w:bottom w:val="none" w:sz="0" w:space="0" w:color="auto"/>
        <w:right w:val="none" w:sz="0" w:space="0" w:color="auto"/>
      </w:divBdr>
    </w:div>
    <w:div w:id="117722975">
      <w:bodyDiv w:val="1"/>
      <w:marLeft w:val="0"/>
      <w:marRight w:val="0"/>
      <w:marTop w:val="0"/>
      <w:marBottom w:val="0"/>
      <w:divBdr>
        <w:top w:val="none" w:sz="0" w:space="0" w:color="auto"/>
        <w:left w:val="none" w:sz="0" w:space="0" w:color="auto"/>
        <w:bottom w:val="none" w:sz="0" w:space="0" w:color="auto"/>
        <w:right w:val="none" w:sz="0" w:space="0" w:color="auto"/>
      </w:divBdr>
    </w:div>
    <w:div w:id="126627823">
      <w:bodyDiv w:val="1"/>
      <w:marLeft w:val="0"/>
      <w:marRight w:val="0"/>
      <w:marTop w:val="0"/>
      <w:marBottom w:val="0"/>
      <w:divBdr>
        <w:top w:val="none" w:sz="0" w:space="0" w:color="auto"/>
        <w:left w:val="none" w:sz="0" w:space="0" w:color="auto"/>
        <w:bottom w:val="none" w:sz="0" w:space="0" w:color="auto"/>
        <w:right w:val="none" w:sz="0" w:space="0" w:color="auto"/>
      </w:divBdr>
    </w:div>
    <w:div w:id="138112176">
      <w:bodyDiv w:val="1"/>
      <w:marLeft w:val="0"/>
      <w:marRight w:val="0"/>
      <w:marTop w:val="0"/>
      <w:marBottom w:val="0"/>
      <w:divBdr>
        <w:top w:val="none" w:sz="0" w:space="0" w:color="auto"/>
        <w:left w:val="none" w:sz="0" w:space="0" w:color="auto"/>
        <w:bottom w:val="none" w:sz="0" w:space="0" w:color="auto"/>
        <w:right w:val="none" w:sz="0" w:space="0" w:color="auto"/>
      </w:divBdr>
    </w:div>
    <w:div w:id="138765059">
      <w:bodyDiv w:val="1"/>
      <w:marLeft w:val="0"/>
      <w:marRight w:val="0"/>
      <w:marTop w:val="0"/>
      <w:marBottom w:val="0"/>
      <w:divBdr>
        <w:top w:val="none" w:sz="0" w:space="0" w:color="auto"/>
        <w:left w:val="none" w:sz="0" w:space="0" w:color="auto"/>
        <w:bottom w:val="none" w:sz="0" w:space="0" w:color="auto"/>
        <w:right w:val="none" w:sz="0" w:space="0" w:color="auto"/>
      </w:divBdr>
    </w:div>
    <w:div w:id="139419300">
      <w:bodyDiv w:val="1"/>
      <w:marLeft w:val="0"/>
      <w:marRight w:val="0"/>
      <w:marTop w:val="0"/>
      <w:marBottom w:val="0"/>
      <w:divBdr>
        <w:top w:val="none" w:sz="0" w:space="0" w:color="auto"/>
        <w:left w:val="none" w:sz="0" w:space="0" w:color="auto"/>
        <w:bottom w:val="none" w:sz="0" w:space="0" w:color="auto"/>
        <w:right w:val="none" w:sz="0" w:space="0" w:color="auto"/>
      </w:divBdr>
    </w:div>
    <w:div w:id="143738365">
      <w:bodyDiv w:val="1"/>
      <w:marLeft w:val="0"/>
      <w:marRight w:val="0"/>
      <w:marTop w:val="0"/>
      <w:marBottom w:val="0"/>
      <w:divBdr>
        <w:top w:val="none" w:sz="0" w:space="0" w:color="auto"/>
        <w:left w:val="none" w:sz="0" w:space="0" w:color="auto"/>
        <w:bottom w:val="none" w:sz="0" w:space="0" w:color="auto"/>
        <w:right w:val="none" w:sz="0" w:space="0" w:color="auto"/>
      </w:divBdr>
    </w:div>
    <w:div w:id="144126184">
      <w:bodyDiv w:val="1"/>
      <w:marLeft w:val="0"/>
      <w:marRight w:val="0"/>
      <w:marTop w:val="0"/>
      <w:marBottom w:val="0"/>
      <w:divBdr>
        <w:top w:val="none" w:sz="0" w:space="0" w:color="auto"/>
        <w:left w:val="none" w:sz="0" w:space="0" w:color="auto"/>
        <w:bottom w:val="none" w:sz="0" w:space="0" w:color="auto"/>
        <w:right w:val="none" w:sz="0" w:space="0" w:color="auto"/>
      </w:divBdr>
    </w:div>
    <w:div w:id="145586931">
      <w:bodyDiv w:val="1"/>
      <w:marLeft w:val="0"/>
      <w:marRight w:val="0"/>
      <w:marTop w:val="0"/>
      <w:marBottom w:val="0"/>
      <w:divBdr>
        <w:top w:val="none" w:sz="0" w:space="0" w:color="auto"/>
        <w:left w:val="none" w:sz="0" w:space="0" w:color="auto"/>
        <w:bottom w:val="none" w:sz="0" w:space="0" w:color="auto"/>
        <w:right w:val="none" w:sz="0" w:space="0" w:color="auto"/>
      </w:divBdr>
    </w:div>
    <w:div w:id="146672028">
      <w:bodyDiv w:val="1"/>
      <w:marLeft w:val="0"/>
      <w:marRight w:val="0"/>
      <w:marTop w:val="0"/>
      <w:marBottom w:val="0"/>
      <w:divBdr>
        <w:top w:val="none" w:sz="0" w:space="0" w:color="auto"/>
        <w:left w:val="none" w:sz="0" w:space="0" w:color="auto"/>
        <w:bottom w:val="none" w:sz="0" w:space="0" w:color="auto"/>
        <w:right w:val="none" w:sz="0" w:space="0" w:color="auto"/>
      </w:divBdr>
    </w:div>
    <w:div w:id="158007803">
      <w:bodyDiv w:val="1"/>
      <w:marLeft w:val="0"/>
      <w:marRight w:val="0"/>
      <w:marTop w:val="0"/>
      <w:marBottom w:val="0"/>
      <w:divBdr>
        <w:top w:val="none" w:sz="0" w:space="0" w:color="auto"/>
        <w:left w:val="none" w:sz="0" w:space="0" w:color="auto"/>
        <w:bottom w:val="none" w:sz="0" w:space="0" w:color="auto"/>
        <w:right w:val="none" w:sz="0" w:space="0" w:color="auto"/>
      </w:divBdr>
      <w:divsChild>
        <w:div w:id="2094353140">
          <w:marLeft w:val="0"/>
          <w:marRight w:val="0"/>
          <w:marTop w:val="0"/>
          <w:marBottom w:val="0"/>
          <w:divBdr>
            <w:top w:val="none" w:sz="0" w:space="0" w:color="auto"/>
            <w:left w:val="none" w:sz="0" w:space="0" w:color="auto"/>
            <w:bottom w:val="none" w:sz="0" w:space="0" w:color="auto"/>
            <w:right w:val="none" w:sz="0" w:space="0" w:color="auto"/>
          </w:divBdr>
          <w:divsChild>
            <w:div w:id="1568226196">
              <w:marLeft w:val="0"/>
              <w:marRight w:val="0"/>
              <w:marTop w:val="0"/>
              <w:marBottom w:val="0"/>
              <w:divBdr>
                <w:top w:val="none" w:sz="0" w:space="0" w:color="auto"/>
                <w:left w:val="none" w:sz="0" w:space="0" w:color="auto"/>
                <w:bottom w:val="none" w:sz="0" w:space="0" w:color="auto"/>
                <w:right w:val="none" w:sz="0" w:space="0" w:color="auto"/>
              </w:divBdr>
            </w:div>
            <w:div w:id="1109622249">
              <w:marLeft w:val="0"/>
              <w:marRight w:val="0"/>
              <w:marTop w:val="0"/>
              <w:marBottom w:val="0"/>
              <w:divBdr>
                <w:top w:val="none" w:sz="0" w:space="0" w:color="auto"/>
                <w:left w:val="none" w:sz="0" w:space="0" w:color="auto"/>
                <w:bottom w:val="none" w:sz="0" w:space="0" w:color="auto"/>
                <w:right w:val="none" w:sz="0" w:space="0" w:color="auto"/>
              </w:divBdr>
            </w:div>
            <w:div w:id="39214422">
              <w:marLeft w:val="0"/>
              <w:marRight w:val="0"/>
              <w:marTop w:val="0"/>
              <w:marBottom w:val="0"/>
              <w:divBdr>
                <w:top w:val="none" w:sz="0" w:space="0" w:color="auto"/>
                <w:left w:val="none" w:sz="0" w:space="0" w:color="auto"/>
                <w:bottom w:val="none" w:sz="0" w:space="0" w:color="auto"/>
                <w:right w:val="none" w:sz="0" w:space="0" w:color="auto"/>
              </w:divBdr>
            </w:div>
            <w:div w:id="1368140473">
              <w:marLeft w:val="0"/>
              <w:marRight w:val="0"/>
              <w:marTop w:val="0"/>
              <w:marBottom w:val="0"/>
              <w:divBdr>
                <w:top w:val="none" w:sz="0" w:space="0" w:color="auto"/>
                <w:left w:val="none" w:sz="0" w:space="0" w:color="auto"/>
                <w:bottom w:val="none" w:sz="0" w:space="0" w:color="auto"/>
                <w:right w:val="none" w:sz="0" w:space="0" w:color="auto"/>
              </w:divBdr>
            </w:div>
            <w:div w:id="565723899">
              <w:marLeft w:val="0"/>
              <w:marRight w:val="0"/>
              <w:marTop w:val="0"/>
              <w:marBottom w:val="0"/>
              <w:divBdr>
                <w:top w:val="none" w:sz="0" w:space="0" w:color="auto"/>
                <w:left w:val="none" w:sz="0" w:space="0" w:color="auto"/>
                <w:bottom w:val="none" w:sz="0" w:space="0" w:color="auto"/>
                <w:right w:val="none" w:sz="0" w:space="0" w:color="auto"/>
              </w:divBdr>
            </w:div>
            <w:div w:id="1138108563">
              <w:marLeft w:val="0"/>
              <w:marRight w:val="0"/>
              <w:marTop w:val="0"/>
              <w:marBottom w:val="0"/>
              <w:divBdr>
                <w:top w:val="none" w:sz="0" w:space="0" w:color="auto"/>
                <w:left w:val="none" w:sz="0" w:space="0" w:color="auto"/>
                <w:bottom w:val="none" w:sz="0" w:space="0" w:color="auto"/>
                <w:right w:val="none" w:sz="0" w:space="0" w:color="auto"/>
              </w:divBdr>
            </w:div>
            <w:div w:id="308831473">
              <w:marLeft w:val="0"/>
              <w:marRight w:val="0"/>
              <w:marTop w:val="0"/>
              <w:marBottom w:val="0"/>
              <w:divBdr>
                <w:top w:val="none" w:sz="0" w:space="0" w:color="auto"/>
                <w:left w:val="none" w:sz="0" w:space="0" w:color="auto"/>
                <w:bottom w:val="none" w:sz="0" w:space="0" w:color="auto"/>
                <w:right w:val="none" w:sz="0" w:space="0" w:color="auto"/>
              </w:divBdr>
            </w:div>
            <w:div w:id="498081884">
              <w:marLeft w:val="0"/>
              <w:marRight w:val="0"/>
              <w:marTop w:val="0"/>
              <w:marBottom w:val="0"/>
              <w:divBdr>
                <w:top w:val="none" w:sz="0" w:space="0" w:color="auto"/>
                <w:left w:val="none" w:sz="0" w:space="0" w:color="auto"/>
                <w:bottom w:val="none" w:sz="0" w:space="0" w:color="auto"/>
                <w:right w:val="none" w:sz="0" w:space="0" w:color="auto"/>
              </w:divBdr>
            </w:div>
            <w:div w:id="128400801">
              <w:marLeft w:val="0"/>
              <w:marRight w:val="0"/>
              <w:marTop w:val="0"/>
              <w:marBottom w:val="0"/>
              <w:divBdr>
                <w:top w:val="none" w:sz="0" w:space="0" w:color="auto"/>
                <w:left w:val="none" w:sz="0" w:space="0" w:color="auto"/>
                <w:bottom w:val="none" w:sz="0" w:space="0" w:color="auto"/>
                <w:right w:val="none" w:sz="0" w:space="0" w:color="auto"/>
              </w:divBdr>
            </w:div>
            <w:div w:id="1617104395">
              <w:marLeft w:val="0"/>
              <w:marRight w:val="0"/>
              <w:marTop w:val="0"/>
              <w:marBottom w:val="0"/>
              <w:divBdr>
                <w:top w:val="none" w:sz="0" w:space="0" w:color="auto"/>
                <w:left w:val="none" w:sz="0" w:space="0" w:color="auto"/>
                <w:bottom w:val="none" w:sz="0" w:space="0" w:color="auto"/>
                <w:right w:val="none" w:sz="0" w:space="0" w:color="auto"/>
              </w:divBdr>
            </w:div>
            <w:div w:id="1042245693">
              <w:marLeft w:val="0"/>
              <w:marRight w:val="0"/>
              <w:marTop w:val="0"/>
              <w:marBottom w:val="0"/>
              <w:divBdr>
                <w:top w:val="none" w:sz="0" w:space="0" w:color="auto"/>
                <w:left w:val="none" w:sz="0" w:space="0" w:color="auto"/>
                <w:bottom w:val="none" w:sz="0" w:space="0" w:color="auto"/>
                <w:right w:val="none" w:sz="0" w:space="0" w:color="auto"/>
              </w:divBdr>
            </w:div>
            <w:div w:id="225646345">
              <w:marLeft w:val="0"/>
              <w:marRight w:val="0"/>
              <w:marTop w:val="0"/>
              <w:marBottom w:val="0"/>
              <w:divBdr>
                <w:top w:val="none" w:sz="0" w:space="0" w:color="auto"/>
                <w:left w:val="none" w:sz="0" w:space="0" w:color="auto"/>
                <w:bottom w:val="none" w:sz="0" w:space="0" w:color="auto"/>
                <w:right w:val="none" w:sz="0" w:space="0" w:color="auto"/>
              </w:divBdr>
            </w:div>
            <w:div w:id="1410612603">
              <w:marLeft w:val="0"/>
              <w:marRight w:val="0"/>
              <w:marTop w:val="0"/>
              <w:marBottom w:val="0"/>
              <w:divBdr>
                <w:top w:val="none" w:sz="0" w:space="0" w:color="auto"/>
                <w:left w:val="none" w:sz="0" w:space="0" w:color="auto"/>
                <w:bottom w:val="none" w:sz="0" w:space="0" w:color="auto"/>
                <w:right w:val="none" w:sz="0" w:space="0" w:color="auto"/>
              </w:divBdr>
            </w:div>
            <w:div w:id="817965676">
              <w:marLeft w:val="0"/>
              <w:marRight w:val="0"/>
              <w:marTop w:val="0"/>
              <w:marBottom w:val="0"/>
              <w:divBdr>
                <w:top w:val="none" w:sz="0" w:space="0" w:color="auto"/>
                <w:left w:val="none" w:sz="0" w:space="0" w:color="auto"/>
                <w:bottom w:val="none" w:sz="0" w:space="0" w:color="auto"/>
                <w:right w:val="none" w:sz="0" w:space="0" w:color="auto"/>
              </w:divBdr>
            </w:div>
            <w:div w:id="293869898">
              <w:marLeft w:val="0"/>
              <w:marRight w:val="0"/>
              <w:marTop w:val="0"/>
              <w:marBottom w:val="0"/>
              <w:divBdr>
                <w:top w:val="none" w:sz="0" w:space="0" w:color="auto"/>
                <w:left w:val="none" w:sz="0" w:space="0" w:color="auto"/>
                <w:bottom w:val="none" w:sz="0" w:space="0" w:color="auto"/>
                <w:right w:val="none" w:sz="0" w:space="0" w:color="auto"/>
              </w:divBdr>
            </w:div>
            <w:div w:id="924532474">
              <w:marLeft w:val="0"/>
              <w:marRight w:val="0"/>
              <w:marTop w:val="0"/>
              <w:marBottom w:val="0"/>
              <w:divBdr>
                <w:top w:val="none" w:sz="0" w:space="0" w:color="auto"/>
                <w:left w:val="none" w:sz="0" w:space="0" w:color="auto"/>
                <w:bottom w:val="none" w:sz="0" w:space="0" w:color="auto"/>
                <w:right w:val="none" w:sz="0" w:space="0" w:color="auto"/>
              </w:divBdr>
            </w:div>
            <w:div w:id="584455965">
              <w:marLeft w:val="0"/>
              <w:marRight w:val="0"/>
              <w:marTop w:val="0"/>
              <w:marBottom w:val="0"/>
              <w:divBdr>
                <w:top w:val="none" w:sz="0" w:space="0" w:color="auto"/>
                <w:left w:val="none" w:sz="0" w:space="0" w:color="auto"/>
                <w:bottom w:val="none" w:sz="0" w:space="0" w:color="auto"/>
                <w:right w:val="none" w:sz="0" w:space="0" w:color="auto"/>
              </w:divBdr>
            </w:div>
            <w:div w:id="1324699367">
              <w:marLeft w:val="0"/>
              <w:marRight w:val="0"/>
              <w:marTop w:val="0"/>
              <w:marBottom w:val="0"/>
              <w:divBdr>
                <w:top w:val="none" w:sz="0" w:space="0" w:color="auto"/>
                <w:left w:val="none" w:sz="0" w:space="0" w:color="auto"/>
                <w:bottom w:val="none" w:sz="0" w:space="0" w:color="auto"/>
                <w:right w:val="none" w:sz="0" w:space="0" w:color="auto"/>
              </w:divBdr>
            </w:div>
            <w:div w:id="23022250">
              <w:marLeft w:val="0"/>
              <w:marRight w:val="0"/>
              <w:marTop w:val="0"/>
              <w:marBottom w:val="0"/>
              <w:divBdr>
                <w:top w:val="none" w:sz="0" w:space="0" w:color="auto"/>
                <w:left w:val="none" w:sz="0" w:space="0" w:color="auto"/>
                <w:bottom w:val="none" w:sz="0" w:space="0" w:color="auto"/>
                <w:right w:val="none" w:sz="0" w:space="0" w:color="auto"/>
              </w:divBdr>
            </w:div>
            <w:div w:id="44108202">
              <w:marLeft w:val="0"/>
              <w:marRight w:val="0"/>
              <w:marTop w:val="0"/>
              <w:marBottom w:val="0"/>
              <w:divBdr>
                <w:top w:val="none" w:sz="0" w:space="0" w:color="auto"/>
                <w:left w:val="none" w:sz="0" w:space="0" w:color="auto"/>
                <w:bottom w:val="none" w:sz="0" w:space="0" w:color="auto"/>
                <w:right w:val="none" w:sz="0" w:space="0" w:color="auto"/>
              </w:divBdr>
            </w:div>
            <w:div w:id="953555119">
              <w:marLeft w:val="0"/>
              <w:marRight w:val="0"/>
              <w:marTop w:val="0"/>
              <w:marBottom w:val="0"/>
              <w:divBdr>
                <w:top w:val="none" w:sz="0" w:space="0" w:color="auto"/>
                <w:left w:val="none" w:sz="0" w:space="0" w:color="auto"/>
                <w:bottom w:val="none" w:sz="0" w:space="0" w:color="auto"/>
                <w:right w:val="none" w:sz="0" w:space="0" w:color="auto"/>
              </w:divBdr>
            </w:div>
            <w:div w:id="1914705361">
              <w:marLeft w:val="0"/>
              <w:marRight w:val="0"/>
              <w:marTop w:val="0"/>
              <w:marBottom w:val="0"/>
              <w:divBdr>
                <w:top w:val="none" w:sz="0" w:space="0" w:color="auto"/>
                <w:left w:val="none" w:sz="0" w:space="0" w:color="auto"/>
                <w:bottom w:val="none" w:sz="0" w:space="0" w:color="auto"/>
                <w:right w:val="none" w:sz="0" w:space="0" w:color="auto"/>
              </w:divBdr>
            </w:div>
            <w:div w:id="1998613123">
              <w:marLeft w:val="0"/>
              <w:marRight w:val="0"/>
              <w:marTop w:val="0"/>
              <w:marBottom w:val="0"/>
              <w:divBdr>
                <w:top w:val="none" w:sz="0" w:space="0" w:color="auto"/>
                <w:left w:val="none" w:sz="0" w:space="0" w:color="auto"/>
                <w:bottom w:val="none" w:sz="0" w:space="0" w:color="auto"/>
                <w:right w:val="none" w:sz="0" w:space="0" w:color="auto"/>
              </w:divBdr>
            </w:div>
            <w:div w:id="992027118">
              <w:marLeft w:val="0"/>
              <w:marRight w:val="0"/>
              <w:marTop w:val="0"/>
              <w:marBottom w:val="0"/>
              <w:divBdr>
                <w:top w:val="none" w:sz="0" w:space="0" w:color="auto"/>
                <w:left w:val="none" w:sz="0" w:space="0" w:color="auto"/>
                <w:bottom w:val="none" w:sz="0" w:space="0" w:color="auto"/>
                <w:right w:val="none" w:sz="0" w:space="0" w:color="auto"/>
              </w:divBdr>
            </w:div>
            <w:div w:id="844246522">
              <w:marLeft w:val="0"/>
              <w:marRight w:val="0"/>
              <w:marTop w:val="0"/>
              <w:marBottom w:val="0"/>
              <w:divBdr>
                <w:top w:val="none" w:sz="0" w:space="0" w:color="auto"/>
                <w:left w:val="none" w:sz="0" w:space="0" w:color="auto"/>
                <w:bottom w:val="none" w:sz="0" w:space="0" w:color="auto"/>
                <w:right w:val="none" w:sz="0" w:space="0" w:color="auto"/>
              </w:divBdr>
            </w:div>
            <w:div w:id="1929733006">
              <w:marLeft w:val="0"/>
              <w:marRight w:val="0"/>
              <w:marTop w:val="0"/>
              <w:marBottom w:val="0"/>
              <w:divBdr>
                <w:top w:val="none" w:sz="0" w:space="0" w:color="auto"/>
                <w:left w:val="none" w:sz="0" w:space="0" w:color="auto"/>
                <w:bottom w:val="none" w:sz="0" w:space="0" w:color="auto"/>
                <w:right w:val="none" w:sz="0" w:space="0" w:color="auto"/>
              </w:divBdr>
            </w:div>
            <w:div w:id="1974403412">
              <w:marLeft w:val="0"/>
              <w:marRight w:val="0"/>
              <w:marTop w:val="0"/>
              <w:marBottom w:val="0"/>
              <w:divBdr>
                <w:top w:val="none" w:sz="0" w:space="0" w:color="auto"/>
                <w:left w:val="none" w:sz="0" w:space="0" w:color="auto"/>
                <w:bottom w:val="none" w:sz="0" w:space="0" w:color="auto"/>
                <w:right w:val="none" w:sz="0" w:space="0" w:color="auto"/>
              </w:divBdr>
            </w:div>
            <w:div w:id="244537148">
              <w:marLeft w:val="0"/>
              <w:marRight w:val="0"/>
              <w:marTop w:val="0"/>
              <w:marBottom w:val="0"/>
              <w:divBdr>
                <w:top w:val="none" w:sz="0" w:space="0" w:color="auto"/>
                <w:left w:val="none" w:sz="0" w:space="0" w:color="auto"/>
                <w:bottom w:val="none" w:sz="0" w:space="0" w:color="auto"/>
                <w:right w:val="none" w:sz="0" w:space="0" w:color="auto"/>
              </w:divBdr>
            </w:div>
            <w:div w:id="1047418151">
              <w:marLeft w:val="0"/>
              <w:marRight w:val="0"/>
              <w:marTop w:val="0"/>
              <w:marBottom w:val="0"/>
              <w:divBdr>
                <w:top w:val="none" w:sz="0" w:space="0" w:color="auto"/>
                <w:left w:val="none" w:sz="0" w:space="0" w:color="auto"/>
                <w:bottom w:val="none" w:sz="0" w:space="0" w:color="auto"/>
                <w:right w:val="none" w:sz="0" w:space="0" w:color="auto"/>
              </w:divBdr>
            </w:div>
            <w:div w:id="1366830618">
              <w:marLeft w:val="0"/>
              <w:marRight w:val="0"/>
              <w:marTop w:val="0"/>
              <w:marBottom w:val="0"/>
              <w:divBdr>
                <w:top w:val="none" w:sz="0" w:space="0" w:color="auto"/>
                <w:left w:val="none" w:sz="0" w:space="0" w:color="auto"/>
                <w:bottom w:val="none" w:sz="0" w:space="0" w:color="auto"/>
                <w:right w:val="none" w:sz="0" w:space="0" w:color="auto"/>
              </w:divBdr>
            </w:div>
            <w:div w:id="1109474213">
              <w:marLeft w:val="0"/>
              <w:marRight w:val="0"/>
              <w:marTop w:val="0"/>
              <w:marBottom w:val="0"/>
              <w:divBdr>
                <w:top w:val="none" w:sz="0" w:space="0" w:color="auto"/>
                <w:left w:val="none" w:sz="0" w:space="0" w:color="auto"/>
                <w:bottom w:val="none" w:sz="0" w:space="0" w:color="auto"/>
                <w:right w:val="none" w:sz="0" w:space="0" w:color="auto"/>
              </w:divBdr>
            </w:div>
            <w:div w:id="807429664">
              <w:marLeft w:val="0"/>
              <w:marRight w:val="0"/>
              <w:marTop w:val="0"/>
              <w:marBottom w:val="0"/>
              <w:divBdr>
                <w:top w:val="none" w:sz="0" w:space="0" w:color="auto"/>
                <w:left w:val="none" w:sz="0" w:space="0" w:color="auto"/>
                <w:bottom w:val="none" w:sz="0" w:space="0" w:color="auto"/>
                <w:right w:val="none" w:sz="0" w:space="0" w:color="auto"/>
              </w:divBdr>
            </w:div>
            <w:div w:id="223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3485">
      <w:bodyDiv w:val="1"/>
      <w:marLeft w:val="0"/>
      <w:marRight w:val="0"/>
      <w:marTop w:val="0"/>
      <w:marBottom w:val="0"/>
      <w:divBdr>
        <w:top w:val="none" w:sz="0" w:space="0" w:color="auto"/>
        <w:left w:val="none" w:sz="0" w:space="0" w:color="auto"/>
        <w:bottom w:val="none" w:sz="0" w:space="0" w:color="auto"/>
        <w:right w:val="none" w:sz="0" w:space="0" w:color="auto"/>
      </w:divBdr>
    </w:div>
    <w:div w:id="159850742">
      <w:bodyDiv w:val="1"/>
      <w:marLeft w:val="0"/>
      <w:marRight w:val="0"/>
      <w:marTop w:val="0"/>
      <w:marBottom w:val="0"/>
      <w:divBdr>
        <w:top w:val="none" w:sz="0" w:space="0" w:color="auto"/>
        <w:left w:val="none" w:sz="0" w:space="0" w:color="auto"/>
        <w:bottom w:val="none" w:sz="0" w:space="0" w:color="auto"/>
        <w:right w:val="none" w:sz="0" w:space="0" w:color="auto"/>
      </w:divBdr>
    </w:div>
    <w:div w:id="161508603">
      <w:bodyDiv w:val="1"/>
      <w:marLeft w:val="0"/>
      <w:marRight w:val="0"/>
      <w:marTop w:val="0"/>
      <w:marBottom w:val="0"/>
      <w:divBdr>
        <w:top w:val="none" w:sz="0" w:space="0" w:color="auto"/>
        <w:left w:val="none" w:sz="0" w:space="0" w:color="auto"/>
        <w:bottom w:val="none" w:sz="0" w:space="0" w:color="auto"/>
        <w:right w:val="none" w:sz="0" w:space="0" w:color="auto"/>
      </w:divBdr>
    </w:div>
    <w:div w:id="163976285">
      <w:bodyDiv w:val="1"/>
      <w:marLeft w:val="0"/>
      <w:marRight w:val="0"/>
      <w:marTop w:val="0"/>
      <w:marBottom w:val="0"/>
      <w:divBdr>
        <w:top w:val="none" w:sz="0" w:space="0" w:color="auto"/>
        <w:left w:val="none" w:sz="0" w:space="0" w:color="auto"/>
        <w:bottom w:val="none" w:sz="0" w:space="0" w:color="auto"/>
        <w:right w:val="none" w:sz="0" w:space="0" w:color="auto"/>
      </w:divBdr>
    </w:div>
    <w:div w:id="171377659">
      <w:bodyDiv w:val="1"/>
      <w:marLeft w:val="0"/>
      <w:marRight w:val="0"/>
      <w:marTop w:val="0"/>
      <w:marBottom w:val="0"/>
      <w:divBdr>
        <w:top w:val="none" w:sz="0" w:space="0" w:color="auto"/>
        <w:left w:val="none" w:sz="0" w:space="0" w:color="auto"/>
        <w:bottom w:val="none" w:sz="0" w:space="0" w:color="auto"/>
        <w:right w:val="none" w:sz="0" w:space="0" w:color="auto"/>
      </w:divBdr>
      <w:divsChild>
        <w:div w:id="1568299531">
          <w:marLeft w:val="0"/>
          <w:marRight w:val="0"/>
          <w:marTop w:val="0"/>
          <w:marBottom w:val="0"/>
          <w:divBdr>
            <w:top w:val="none" w:sz="0" w:space="0" w:color="auto"/>
            <w:left w:val="none" w:sz="0" w:space="0" w:color="auto"/>
            <w:bottom w:val="none" w:sz="0" w:space="0" w:color="auto"/>
            <w:right w:val="none" w:sz="0" w:space="0" w:color="auto"/>
          </w:divBdr>
          <w:divsChild>
            <w:div w:id="342510234">
              <w:marLeft w:val="0"/>
              <w:marRight w:val="0"/>
              <w:marTop w:val="0"/>
              <w:marBottom w:val="0"/>
              <w:divBdr>
                <w:top w:val="none" w:sz="0" w:space="0" w:color="auto"/>
                <w:left w:val="none" w:sz="0" w:space="0" w:color="auto"/>
                <w:bottom w:val="none" w:sz="0" w:space="0" w:color="auto"/>
                <w:right w:val="none" w:sz="0" w:space="0" w:color="auto"/>
              </w:divBdr>
            </w:div>
            <w:div w:id="13457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3978">
      <w:bodyDiv w:val="1"/>
      <w:marLeft w:val="0"/>
      <w:marRight w:val="0"/>
      <w:marTop w:val="0"/>
      <w:marBottom w:val="0"/>
      <w:divBdr>
        <w:top w:val="none" w:sz="0" w:space="0" w:color="auto"/>
        <w:left w:val="none" w:sz="0" w:space="0" w:color="auto"/>
        <w:bottom w:val="none" w:sz="0" w:space="0" w:color="auto"/>
        <w:right w:val="none" w:sz="0" w:space="0" w:color="auto"/>
      </w:divBdr>
    </w:div>
    <w:div w:id="186339087">
      <w:bodyDiv w:val="1"/>
      <w:marLeft w:val="0"/>
      <w:marRight w:val="0"/>
      <w:marTop w:val="0"/>
      <w:marBottom w:val="0"/>
      <w:divBdr>
        <w:top w:val="none" w:sz="0" w:space="0" w:color="auto"/>
        <w:left w:val="none" w:sz="0" w:space="0" w:color="auto"/>
        <w:bottom w:val="none" w:sz="0" w:space="0" w:color="auto"/>
        <w:right w:val="none" w:sz="0" w:space="0" w:color="auto"/>
      </w:divBdr>
    </w:div>
    <w:div w:id="193620925">
      <w:bodyDiv w:val="1"/>
      <w:marLeft w:val="0"/>
      <w:marRight w:val="0"/>
      <w:marTop w:val="0"/>
      <w:marBottom w:val="0"/>
      <w:divBdr>
        <w:top w:val="none" w:sz="0" w:space="0" w:color="auto"/>
        <w:left w:val="none" w:sz="0" w:space="0" w:color="auto"/>
        <w:bottom w:val="none" w:sz="0" w:space="0" w:color="auto"/>
        <w:right w:val="none" w:sz="0" w:space="0" w:color="auto"/>
      </w:divBdr>
    </w:div>
    <w:div w:id="198015324">
      <w:bodyDiv w:val="1"/>
      <w:marLeft w:val="0"/>
      <w:marRight w:val="0"/>
      <w:marTop w:val="0"/>
      <w:marBottom w:val="0"/>
      <w:divBdr>
        <w:top w:val="none" w:sz="0" w:space="0" w:color="auto"/>
        <w:left w:val="none" w:sz="0" w:space="0" w:color="auto"/>
        <w:bottom w:val="none" w:sz="0" w:space="0" w:color="auto"/>
        <w:right w:val="none" w:sz="0" w:space="0" w:color="auto"/>
      </w:divBdr>
    </w:div>
    <w:div w:id="209924081">
      <w:bodyDiv w:val="1"/>
      <w:marLeft w:val="0"/>
      <w:marRight w:val="0"/>
      <w:marTop w:val="0"/>
      <w:marBottom w:val="0"/>
      <w:divBdr>
        <w:top w:val="none" w:sz="0" w:space="0" w:color="auto"/>
        <w:left w:val="none" w:sz="0" w:space="0" w:color="auto"/>
        <w:bottom w:val="none" w:sz="0" w:space="0" w:color="auto"/>
        <w:right w:val="none" w:sz="0" w:space="0" w:color="auto"/>
      </w:divBdr>
    </w:div>
    <w:div w:id="215436325">
      <w:bodyDiv w:val="1"/>
      <w:marLeft w:val="0"/>
      <w:marRight w:val="0"/>
      <w:marTop w:val="0"/>
      <w:marBottom w:val="0"/>
      <w:divBdr>
        <w:top w:val="none" w:sz="0" w:space="0" w:color="auto"/>
        <w:left w:val="none" w:sz="0" w:space="0" w:color="auto"/>
        <w:bottom w:val="none" w:sz="0" w:space="0" w:color="auto"/>
        <w:right w:val="none" w:sz="0" w:space="0" w:color="auto"/>
      </w:divBdr>
      <w:divsChild>
        <w:div w:id="842478176">
          <w:marLeft w:val="0"/>
          <w:marRight w:val="0"/>
          <w:marTop w:val="0"/>
          <w:marBottom w:val="0"/>
          <w:divBdr>
            <w:top w:val="none" w:sz="0" w:space="0" w:color="auto"/>
            <w:left w:val="none" w:sz="0" w:space="0" w:color="auto"/>
            <w:bottom w:val="none" w:sz="0" w:space="0" w:color="auto"/>
            <w:right w:val="none" w:sz="0" w:space="0" w:color="auto"/>
          </w:divBdr>
        </w:div>
        <w:div w:id="691954222">
          <w:marLeft w:val="0"/>
          <w:marRight w:val="0"/>
          <w:marTop w:val="0"/>
          <w:marBottom w:val="0"/>
          <w:divBdr>
            <w:top w:val="none" w:sz="0" w:space="0" w:color="auto"/>
            <w:left w:val="none" w:sz="0" w:space="0" w:color="auto"/>
            <w:bottom w:val="none" w:sz="0" w:space="0" w:color="auto"/>
            <w:right w:val="none" w:sz="0" w:space="0" w:color="auto"/>
          </w:divBdr>
        </w:div>
        <w:div w:id="522523136">
          <w:marLeft w:val="0"/>
          <w:marRight w:val="0"/>
          <w:marTop w:val="0"/>
          <w:marBottom w:val="0"/>
          <w:divBdr>
            <w:top w:val="none" w:sz="0" w:space="0" w:color="auto"/>
            <w:left w:val="none" w:sz="0" w:space="0" w:color="auto"/>
            <w:bottom w:val="none" w:sz="0" w:space="0" w:color="auto"/>
            <w:right w:val="none" w:sz="0" w:space="0" w:color="auto"/>
          </w:divBdr>
        </w:div>
      </w:divsChild>
    </w:div>
    <w:div w:id="236980333">
      <w:bodyDiv w:val="1"/>
      <w:marLeft w:val="0"/>
      <w:marRight w:val="0"/>
      <w:marTop w:val="0"/>
      <w:marBottom w:val="0"/>
      <w:divBdr>
        <w:top w:val="none" w:sz="0" w:space="0" w:color="auto"/>
        <w:left w:val="none" w:sz="0" w:space="0" w:color="auto"/>
        <w:bottom w:val="none" w:sz="0" w:space="0" w:color="auto"/>
        <w:right w:val="none" w:sz="0" w:space="0" w:color="auto"/>
      </w:divBdr>
    </w:div>
    <w:div w:id="247008061">
      <w:bodyDiv w:val="1"/>
      <w:marLeft w:val="0"/>
      <w:marRight w:val="0"/>
      <w:marTop w:val="0"/>
      <w:marBottom w:val="0"/>
      <w:divBdr>
        <w:top w:val="none" w:sz="0" w:space="0" w:color="auto"/>
        <w:left w:val="none" w:sz="0" w:space="0" w:color="auto"/>
        <w:bottom w:val="none" w:sz="0" w:space="0" w:color="auto"/>
        <w:right w:val="none" w:sz="0" w:space="0" w:color="auto"/>
      </w:divBdr>
    </w:div>
    <w:div w:id="248929701">
      <w:bodyDiv w:val="1"/>
      <w:marLeft w:val="0"/>
      <w:marRight w:val="0"/>
      <w:marTop w:val="0"/>
      <w:marBottom w:val="0"/>
      <w:divBdr>
        <w:top w:val="none" w:sz="0" w:space="0" w:color="auto"/>
        <w:left w:val="none" w:sz="0" w:space="0" w:color="auto"/>
        <w:bottom w:val="none" w:sz="0" w:space="0" w:color="auto"/>
        <w:right w:val="none" w:sz="0" w:space="0" w:color="auto"/>
      </w:divBdr>
    </w:div>
    <w:div w:id="261182426">
      <w:bodyDiv w:val="1"/>
      <w:marLeft w:val="0"/>
      <w:marRight w:val="0"/>
      <w:marTop w:val="0"/>
      <w:marBottom w:val="0"/>
      <w:divBdr>
        <w:top w:val="none" w:sz="0" w:space="0" w:color="auto"/>
        <w:left w:val="none" w:sz="0" w:space="0" w:color="auto"/>
        <w:bottom w:val="none" w:sz="0" w:space="0" w:color="auto"/>
        <w:right w:val="none" w:sz="0" w:space="0" w:color="auto"/>
      </w:divBdr>
    </w:div>
    <w:div w:id="261258139">
      <w:bodyDiv w:val="1"/>
      <w:marLeft w:val="0"/>
      <w:marRight w:val="0"/>
      <w:marTop w:val="0"/>
      <w:marBottom w:val="0"/>
      <w:divBdr>
        <w:top w:val="none" w:sz="0" w:space="0" w:color="auto"/>
        <w:left w:val="none" w:sz="0" w:space="0" w:color="auto"/>
        <w:bottom w:val="none" w:sz="0" w:space="0" w:color="auto"/>
        <w:right w:val="none" w:sz="0" w:space="0" w:color="auto"/>
      </w:divBdr>
      <w:divsChild>
        <w:div w:id="1497960320">
          <w:marLeft w:val="0"/>
          <w:marRight w:val="0"/>
          <w:marTop w:val="0"/>
          <w:marBottom w:val="0"/>
          <w:divBdr>
            <w:top w:val="none" w:sz="0" w:space="0" w:color="auto"/>
            <w:left w:val="none" w:sz="0" w:space="0" w:color="auto"/>
            <w:bottom w:val="none" w:sz="0" w:space="0" w:color="auto"/>
            <w:right w:val="none" w:sz="0" w:space="0" w:color="auto"/>
          </w:divBdr>
        </w:div>
        <w:div w:id="708383021">
          <w:marLeft w:val="0"/>
          <w:marRight w:val="0"/>
          <w:marTop w:val="0"/>
          <w:marBottom w:val="0"/>
          <w:divBdr>
            <w:top w:val="none" w:sz="0" w:space="0" w:color="auto"/>
            <w:left w:val="none" w:sz="0" w:space="0" w:color="auto"/>
            <w:bottom w:val="none" w:sz="0" w:space="0" w:color="auto"/>
            <w:right w:val="none" w:sz="0" w:space="0" w:color="auto"/>
          </w:divBdr>
        </w:div>
        <w:div w:id="1929459874">
          <w:marLeft w:val="0"/>
          <w:marRight w:val="0"/>
          <w:marTop w:val="0"/>
          <w:marBottom w:val="0"/>
          <w:divBdr>
            <w:top w:val="none" w:sz="0" w:space="0" w:color="auto"/>
            <w:left w:val="none" w:sz="0" w:space="0" w:color="auto"/>
            <w:bottom w:val="none" w:sz="0" w:space="0" w:color="auto"/>
            <w:right w:val="none" w:sz="0" w:space="0" w:color="auto"/>
          </w:divBdr>
        </w:div>
        <w:div w:id="1058434622">
          <w:marLeft w:val="0"/>
          <w:marRight w:val="0"/>
          <w:marTop w:val="0"/>
          <w:marBottom w:val="0"/>
          <w:divBdr>
            <w:top w:val="none" w:sz="0" w:space="0" w:color="auto"/>
            <w:left w:val="none" w:sz="0" w:space="0" w:color="auto"/>
            <w:bottom w:val="none" w:sz="0" w:space="0" w:color="auto"/>
            <w:right w:val="none" w:sz="0" w:space="0" w:color="auto"/>
          </w:divBdr>
        </w:div>
        <w:div w:id="1754087899">
          <w:marLeft w:val="0"/>
          <w:marRight w:val="0"/>
          <w:marTop w:val="0"/>
          <w:marBottom w:val="0"/>
          <w:divBdr>
            <w:top w:val="none" w:sz="0" w:space="0" w:color="auto"/>
            <w:left w:val="none" w:sz="0" w:space="0" w:color="auto"/>
            <w:bottom w:val="none" w:sz="0" w:space="0" w:color="auto"/>
            <w:right w:val="none" w:sz="0" w:space="0" w:color="auto"/>
          </w:divBdr>
        </w:div>
        <w:div w:id="2042313925">
          <w:marLeft w:val="0"/>
          <w:marRight w:val="0"/>
          <w:marTop w:val="0"/>
          <w:marBottom w:val="0"/>
          <w:divBdr>
            <w:top w:val="none" w:sz="0" w:space="0" w:color="auto"/>
            <w:left w:val="none" w:sz="0" w:space="0" w:color="auto"/>
            <w:bottom w:val="none" w:sz="0" w:space="0" w:color="auto"/>
            <w:right w:val="none" w:sz="0" w:space="0" w:color="auto"/>
          </w:divBdr>
        </w:div>
        <w:div w:id="1605921743">
          <w:marLeft w:val="0"/>
          <w:marRight w:val="0"/>
          <w:marTop w:val="0"/>
          <w:marBottom w:val="0"/>
          <w:divBdr>
            <w:top w:val="none" w:sz="0" w:space="0" w:color="auto"/>
            <w:left w:val="none" w:sz="0" w:space="0" w:color="auto"/>
            <w:bottom w:val="none" w:sz="0" w:space="0" w:color="auto"/>
            <w:right w:val="none" w:sz="0" w:space="0" w:color="auto"/>
          </w:divBdr>
        </w:div>
        <w:div w:id="276253171">
          <w:marLeft w:val="0"/>
          <w:marRight w:val="0"/>
          <w:marTop w:val="0"/>
          <w:marBottom w:val="0"/>
          <w:divBdr>
            <w:top w:val="none" w:sz="0" w:space="0" w:color="auto"/>
            <w:left w:val="none" w:sz="0" w:space="0" w:color="auto"/>
            <w:bottom w:val="none" w:sz="0" w:space="0" w:color="auto"/>
            <w:right w:val="none" w:sz="0" w:space="0" w:color="auto"/>
          </w:divBdr>
        </w:div>
        <w:div w:id="2138452111">
          <w:marLeft w:val="0"/>
          <w:marRight w:val="0"/>
          <w:marTop w:val="0"/>
          <w:marBottom w:val="0"/>
          <w:divBdr>
            <w:top w:val="none" w:sz="0" w:space="0" w:color="auto"/>
            <w:left w:val="none" w:sz="0" w:space="0" w:color="auto"/>
            <w:bottom w:val="none" w:sz="0" w:space="0" w:color="auto"/>
            <w:right w:val="none" w:sz="0" w:space="0" w:color="auto"/>
          </w:divBdr>
        </w:div>
        <w:div w:id="1652638976">
          <w:marLeft w:val="0"/>
          <w:marRight w:val="0"/>
          <w:marTop w:val="0"/>
          <w:marBottom w:val="0"/>
          <w:divBdr>
            <w:top w:val="none" w:sz="0" w:space="0" w:color="auto"/>
            <w:left w:val="none" w:sz="0" w:space="0" w:color="auto"/>
            <w:bottom w:val="none" w:sz="0" w:space="0" w:color="auto"/>
            <w:right w:val="none" w:sz="0" w:space="0" w:color="auto"/>
          </w:divBdr>
        </w:div>
        <w:div w:id="553396236">
          <w:marLeft w:val="0"/>
          <w:marRight w:val="0"/>
          <w:marTop w:val="0"/>
          <w:marBottom w:val="0"/>
          <w:divBdr>
            <w:top w:val="none" w:sz="0" w:space="0" w:color="auto"/>
            <w:left w:val="none" w:sz="0" w:space="0" w:color="auto"/>
            <w:bottom w:val="none" w:sz="0" w:space="0" w:color="auto"/>
            <w:right w:val="none" w:sz="0" w:space="0" w:color="auto"/>
          </w:divBdr>
        </w:div>
        <w:div w:id="1864437405">
          <w:marLeft w:val="0"/>
          <w:marRight w:val="0"/>
          <w:marTop w:val="0"/>
          <w:marBottom w:val="0"/>
          <w:divBdr>
            <w:top w:val="none" w:sz="0" w:space="0" w:color="auto"/>
            <w:left w:val="none" w:sz="0" w:space="0" w:color="auto"/>
            <w:bottom w:val="none" w:sz="0" w:space="0" w:color="auto"/>
            <w:right w:val="none" w:sz="0" w:space="0" w:color="auto"/>
          </w:divBdr>
        </w:div>
        <w:div w:id="966088973">
          <w:marLeft w:val="0"/>
          <w:marRight w:val="0"/>
          <w:marTop w:val="0"/>
          <w:marBottom w:val="0"/>
          <w:divBdr>
            <w:top w:val="none" w:sz="0" w:space="0" w:color="auto"/>
            <w:left w:val="none" w:sz="0" w:space="0" w:color="auto"/>
            <w:bottom w:val="none" w:sz="0" w:space="0" w:color="auto"/>
            <w:right w:val="none" w:sz="0" w:space="0" w:color="auto"/>
          </w:divBdr>
        </w:div>
        <w:div w:id="1771586571">
          <w:marLeft w:val="0"/>
          <w:marRight w:val="0"/>
          <w:marTop w:val="0"/>
          <w:marBottom w:val="0"/>
          <w:divBdr>
            <w:top w:val="none" w:sz="0" w:space="0" w:color="auto"/>
            <w:left w:val="none" w:sz="0" w:space="0" w:color="auto"/>
            <w:bottom w:val="none" w:sz="0" w:space="0" w:color="auto"/>
            <w:right w:val="none" w:sz="0" w:space="0" w:color="auto"/>
          </w:divBdr>
        </w:div>
        <w:div w:id="1989901202">
          <w:marLeft w:val="0"/>
          <w:marRight w:val="0"/>
          <w:marTop w:val="0"/>
          <w:marBottom w:val="0"/>
          <w:divBdr>
            <w:top w:val="none" w:sz="0" w:space="0" w:color="auto"/>
            <w:left w:val="none" w:sz="0" w:space="0" w:color="auto"/>
            <w:bottom w:val="none" w:sz="0" w:space="0" w:color="auto"/>
            <w:right w:val="none" w:sz="0" w:space="0" w:color="auto"/>
          </w:divBdr>
        </w:div>
        <w:div w:id="846404113">
          <w:marLeft w:val="0"/>
          <w:marRight w:val="0"/>
          <w:marTop w:val="0"/>
          <w:marBottom w:val="0"/>
          <w:divBdr>
            <w:top w:val="none" w:sz="0" w:space="0" w:color="auto"/>
            <w:left w:val="none" w:sz="0" w:space="0" w:color="auto"/>
            <w:bottom w:val="none" w:sz="0" w:space="0" w:color="auto"/>
            <w:right w:val="none" w:sz="0" w:space="0" w:color="auto"/>
          </w:divBdr>
        </w:div>
        <w:div w:id="231744729">
          <w:marLeft w:val="0"/>
          <w:marRight w:val="0"/>
          <w:marTop w:val="0"/>
          <w:marBottom w:val="0"/>
          <w:divBdr>
            <w:top w:val="none" w:sz="0" w:space="0" w:color="auto"/>
            <w:left w:val="none" w:sz="0" w:space="0" w:color="auto"/>
            <w:bottom w:val="none" w:sz="0" w:space="0" w:color="auto"/>
            <w:right w:val="none" w:sz="0" w:space="0" w:color="auto"/>
          </w:divBdr>
        </w:div>
        <w:div w:id="497812588">
          <w:marLeft w:val="0"/>
          <w:marRight w:val="0"/>
          <w:marTop w:val="0"/>
          <w:marBottom w:val="0"/>
          <w:divBdr>
            <w:top w:val="none" w:sz="0" w:space="0" w:color="auto"/>
            <w:left w:val="none" w:sz="0" w:space="0" w:color="auto"/>
            <w:bottom w:val="none" w:sz="0" w:space="0" w:color="auto"/>
            <w:right w:val="none" w:sz="0" w:space="0" w:color="auto"/>
          </w:divBdr>
        </w:div>
        <w:div w:id="615481190">
          <w:marLeft w:val="0"/>
          <w:marRight w:val="0"/>
          <w:marTop w:val="0"/>
          <w:marBottom w:val="0"/>
          <w:divBdr>
            <w:top w:val="none" w:sz="0" w:space="0" w:color="auto"/>
            <w:left w:val="none" w:sz="0" w:space="0" w:color="auto"/>
            <w:bottom w:val="none" w:sz="0" w:space="0" w:color="auto"/>
            <w:right w:val="none" w:sz="0" w:space="0" w:color="auto"/>
          </w:divBdr>
        </w:div>
        <w:div w:id="367923805">
          <w:marLeft w:val="0"/>
          <w:marRight w:val="0"/>
          <w:marTop w:val="0"/>
          <w:marBottom w:val="0"/>
          <w:divBdr>
            <w:top w:val="none" w:sz="0" w:space="0" w:color="auto"/>
            <w:left w:val="none" w:sz="0" w:space="0" w:color="auto"/>
            <w:bottom w:val="none" w:sz="0" w:space="0" w:color="auto"/>
            <w:right w:val="none" w:sz="0" w:space="0" w:color="auto"/>
          </w:divBdr>
        </w:div>
      </w:divsChild>
    </w:div>
    <w:div w:id="279148178">
      <w:bodyDiv w:val="1"/>
      <w:marLeft w:val="0"/>
      <w:marRight w:val="0"/>
      <w:marTop w:val="0"/>
      <w:marBottom w:val="0"/>
      <w:divBdr>
        <w:top w:val="none" w:sz="0" w:space="0" w:color="auto"/>
        <w:left w:val="none" w:sz="0" w:space="0" w:color="auto"/>
        <w:bottom w:val="none" w:sz="0" w:space="0" w:color="auto"/>
        <w:right w:val="none" w:sz="0" w:space="0" w:color="auto"/>
      </w:divBdr>
    </w:div>
    <w:div w:id="279580464">
      <w:bodyDiv w:val="1"/>
      <w:marLeft w:val="0"/>
      <w:marRight w:val="0"/>
      <w:marTop w:val="0"/>
      <w:marBottom w:val="0"/>
      <w:divBdr>
        <w:top w:val="none" w:sz="0" w:space="0" w:color="auto"/>
        <w:left w:val="none" w:sz="0" w:space="0" w:color="auto"/>
        <w:bottom w:val="none" w:sz="0" w:space="0" w:color="auto"/>
        <w:right w:val="none" w:sz="0" w:space="0" w:color="auto"/>
      </w:divBdr>
    </w:div>
    <w:div w:id="281155247">
      <w:bodyDiv w:val="1"/>
      <w:marLeft w:val="0"/>
      <w:marRight w:val="0"/>
      <w:marTop w:val="0"/>
      <w:marBottom w:val="0"/>
      <w:divBdr>
        <w:top w:val="none" w:sz="0" w:space="0" w:color="auto"/>
        <w:left w:val="none" w:sz="0" w:space="0" w:color="auto"/>
        <w:bottom w:val="none" w:sz="0" w:space="0" w:color="auto"/>
        <w:right w:val="none" w:sz="0" w:space="0" w:color="auto"/>
      </w:divBdr>
    </w:div>
    <w:div w:id="285700727">
      <w:bodyDiv w:val="1"/>
      <w:marLeft w:val="0"/>
      <w:marRight w:val="0"/>
      <w:marTop w:val="0"/>
      <w:marBottom w:val="0"/>
      <w:divBdr>
        <w:top w:val="none" w:sz="0" w:space="0" w:color="auto"/>
        <w:left w:val="none" w:sz="0" w:space="0" w:color="auto"/>
        <w:bottom w:val="none" w:sz="0" w:space="0" w:color="auto"/>
        <w:right w:val="none" w:sz="0" w:space="0" w:color="auto"/>
      </w:divBdr>
    </w:div>
    <w:div w:id="286157020">
      <w:bodyDiv w:val="1"/>
      <w:marLeft w:val="0"/>
      <w:marRight w:val="0"/>
      <w:marTop w:val="0"/>
      <w:marBottom w:val="0"/>
      <w:divBdr>
        <w:top w:val="none" w:sz="0" w:space="0" w:color="auto"/>
        <w:left w:val="none" w:sz="0" w:space="0" w:color="auto"/>
        <w:bottom w:val="none" w:sz="0" w:space="0" w:color="auto"/>
        <w:right w:val="none" w:sz="0" w:space="0" w:color="auto"/>
      </w:divBdr>
    </w:div>
    <w:div w:id="296254251">
      <w:bodyDiv w:val="1"/>
      <w:marLeft w:val="0"/>
      <w:marRight w:val="0"/>
      <w:marTop w:val="0"/>
      <w:marBottom w:val="0"/>
      <w:divBdr>
        <w:top w:val="none" w:sz="0" w:space="0" w:color="auto"/>
        <w:left w:val="none" w:sz="0" w:space="0" w:color="auto"/>
        <w:bottom w:val="none" w:sz="0" w:space="0" w:color="auto"/>
        <w:right w:val="none" w:sz="0" w:space="0" w:color="auto"/>
      </w:divBdr>
    </w:div>
    <w:div w:id="300381256">
      <w:bodyDiv w:val="1"/>
      <w:marLeft w:val="0"/>
      <w:marRight w:val="0"/>
      <w:marTop w:val="0"/>
      <w:marBottom w:val="0"/>
      <w:divBdr>
        <w:top w:val="none" w:sz="0" w:space="0" w:color="auto"/>
        <w:left w:val="none" w:sz="0" w:space="0" w:color="auto"/>
        <w:bottom w:val="none" w:sz="0" w:space="0" w:color="auto"/>
        <w:right w:val="none" w:sz="0" w:space="0" w:color="auto"/>
      </w:divBdr>
    </w:div>
    <w:div w:id="307829248">
      <w:bodyDiv w:val="1"/>
      <w:marLeft w:val="0"/>
      <w:marRight w:val="0"/>
      <w:marTop w:val="0"/>
      <w:marBottom w:val="0"/>
      <w:divBdr>
        <w:top w:val="none" w:sz="0" w:space="0" w:color="auto"/>
        <w:left w:val="none" w:sz="0" w:space="0" w:color="auto"/>
        <w:bottom w:val="none" w:sz="0" w:space="0" w:color="auto"/>
        <w:right w:val="none" w:sz="0" w:space="0" w:color="auto"/>
      </w:divBdr>
    </w:div>
    <w:div w:id="309678872">
      <w:bodyDiv w:val="1"/>
      <w:marLeft w:val="0"/>
      <w:marRight w:val="0"/>
      <w:marTop w:val="0"/>
      <w:marBottom w:val="0"/>
      <w:divBdr>
        <w:top w:val="none" w:sz="0" w:space="0" w:color="auto"/>
        <w:left w:val="none" w:sz="0" w:space="0" w:color="auto"/>
        <w:bottom w:val="none" w:sz="0" w:space="0" w:color="auto"/>
        <w:right w:val="none" w:sz="0" w:space="0" w:color="auto"/>
      </w:divBdr>
    </w:div>
    <w:div w:id="314533707">
      <w:bodyDiv w:val="1"/>
      <w:marLeft w:val="0"/>
      <w:marRight w:val="0"/>
      <w:marTop w:val="0"/>
      <w:marBottom w:val="0"/>
      <w:divBdr>
        <w:top w:val="none" w:sz="0" w:space="0" w:color="auto"/>
        <w:left w:val="none" w:sz="0" w:space="0" w:color="auto"/>
        <w:bottom w:val="none" w:sz="0" w:space="0" w:color="auto"/>
        <w:right w:val="none" w:sz="0" w:space="0" w:color="auto"/>
      </w:divBdr>
    </w:div>
    <w:div w:id="318459482">
      <w:bodyDiv w:val="1"/>
      <w:marLeft w:val="0"/>
      <w:marRight w:val="0"/>
      <w:marTop w:val="0"/>
      <w:marBottom w:val="0"/>
      <w:divBdr>
        <w:top w:val="none" w:sz="0" w:space="0" w:color="auto"/>
        <w:left w:val="none" w:sz="0" w:space="0" w:color="auto"/>
        <w:bottom w:val="none" w:sz="0" w:space="0" w:color="auto"/>
        <w:right w:val="none" w:sz="0" w:space="0" w:color="auto"/>
      </w:divBdr>
    </w:div>
    <w:div w:id="319501283">
      <w:bodyDiv w:val="1"/>
      <w:marLeft w:val="0"/>
      <w:marRight w:val="0"/>
      <w:marTop w:val="0"/>
      <w:marBottom w:val="0"/>
      <w:divBdr>
        <w:top w:val="none" w:sz="0" w:space="0" w:color="auto"/>
        <w:left w:val="none" w:sz="0" w:space="0" w:color="auto"/>
        <w:bottom w:val="none" w:sz="0" w:space="0" w:color="auto"/>
        <w:right w:val="none" w:sz="0" w:space="0" w:color="auto"/>
      </w:divBdr>
    </w:div>
    <w:div w:id="319845581">
      <w:bodyDiv w:val="1"/>
      <w:marLeft w:val="0"/>
      <w:marRight w:val="0"/>
      <w:marTop w:val="0"/>
      <w:marBottom w:val="0"/>
      <w:divBdr>
        <w:top w:val="none" w:sz="0" w:space="0" w:color="auto"/>
        <w:left w:val="none" w:sz="0" w:space="0" w:color="auto"/>
        <w:bottom w:val="none" w:sz="0" w:space="0" w:color="auto"/>
        <w:right w:val="none" w:sz="0" w:space="0" w:color="auto"/>
      </w:divBdr>
    </w:div>
    <w:div w:id="320545099">
      <w:bodyDiv w:val="1"/>
      <w:marLeft w:val="0"/>
      <w:marRight w:val="0"/>
      <w:marTop w:val="0"/>
      <w:marBottom w:val="0"/>
      <w:divBdr>
        <w:top w:val="none" w:sz="0" w:space="0" w:color="auto"/>
        <w:left w:val="none" w:sz="0" w:space="0" w:color="auto"/>
        <w:bottom w:val="none" w:sz="0" w:space="0" w:color="auto"/>
        <w:right w:val="none" w:sz="0" w:space="0" w:color="auto"/>
      </w:divBdr>
    </w:div>
    <w:div w:id="320623706">
      <w:bodyDiv w:val="1"/>
      <w:marLeft w:val="0"/>
      <w:marRight w:val="0"/>
      <w:marTop w:val="0"/>
      <w:marBottom w:val="0"/>
      <w:divBdr>
        <w:top w:val="none" w:sz="0" w:space="0" w:color="auto"/>
        <w:left w:val="none" w:sz="0" w:space="0" w:color="auto"/>
        <w:bottom w:val="none" w:sz="0" w:space="0" w:color="auto"/>
        <w:right w:val="none" w:sz="0" w:space="0" w:color="auto"/>
      </w:divBdr>
    </w:div>
    <w:div w:id="322777791">
      <w:bodyDiv w:val="1"/>
      <w:marLeft w:val="0"/>
      <w:marRight w:val="0"/>
      <w:marTop w:val="0"/>
      <w:marBottom w:val="0"/>
      <w:divBdr>
        <w:top w:val="none" w:sz="0" w:space="0" w:color="auto"/>
        <w:left w:val="none" w:sz="0" w:space="0" w:color="auto"/>
        <w:bottom w:val="none" w:sz="0" w:space="0" w:color="auto"/>
        <w:right w:val="none" w:sz="0" w:space="0" w:color="auto"/>
      </w:divBdr>
    </w:div>
    <w:div w:id="327248482">
      <w:bodyDiv w:val="1"/>
      <w:marLeft w:val="0"/>
      <w:marRight w:val="0"/>
      <w:marTop w:val="0"/>
      <w:marBottom w:val="0"/>
      <w:divBdr>
        <w:top w:val="none" w:sz="0" w:space="0" w:color="auto"/>
        <w:left w:val="none" w:sz="0" w:space="0" w:color="auto"/>
        <w:bottom w:val="none" w:sz="0" w:space="0" w:color="auto"/>
        <w:right w:val="none" w:sz="0" w:space="0" w:color="auto"/>
      </w:divBdr>
    </w:div>
    <w:div w:id="328145008">
      <w:bodyDiv w:val="1"/>
      <w:marLeft w:val="0"/>
      <w:marRight w:val="0"/>
      <w:marTop w:val="0"/>
      <w:marBottom w:val="0"/>
      <w:divBdr>
        <w:top w:val="none" w:sz="0" w:space="0" w:color="auto"/>
        <w:left w:val="none" w:sz="0" w:space="0" w:color="auto"/>
        <w:bottom w:val="none" w:sz="0" w:space="0" w:color="auto"/>
        <w:right w:val="none" w:sz="0" w:space="0" w:color="auto"/>
      </w:divBdr>
    </w:div>
    <w:div w:id="330378220">
      <w:bodyDiv w:val="1"/>
      <w:marLeft w:val="0"/>
      <w:marRight w:val="0"/>
      <w:marTop w:val="0"/>
      <w:marBottom w:val="0"/>
      <w:divBdr>
        <w:top w:val="none" w:sz="0" w:space="0" w:color="auto"/>
        <w:left w:val="none" w:sz="0" w:space="0" w:color="auto"/>
        <w:bottom w:val="none" w:sz="0" w:space="0" w:color="auto"/>
        <w:right w:val="none" w:sz="0" w:space="0" w:color="auto"/>
      </w:divBdr>
    </w:div>
    <w:div w:id="332417963">
      <w:bodyDiv w:val="1"/>
      <w:marLeft w:val="0"/>
      <w:marRight w:val="0"/>
      <w:marTop w:val="0"/>
      <w:marBottom w:val="0"/>
      <w:divBdr>
        <w:top w:val="none" w:sz="0" w:space="0" w:color="auto"/>
        <w:left w:val="none" w:sz="0" w:space="0" w:color="auto"/>
        <w:bottom w:val="none" w:sz="0" w:space="0" w:color="auto"/>
        <w:right w:val="none" w:sz="0" w:space="0" w:color="auto"/>
      </w:divBdr>
    </w:div>
    <w:div w:id="338429865">
      <w:bodyDiv w:val="1"/>
      <w:marLeft w:val="0"/>
      <w:marRight w:val="0"/>
      <w:marTop w:val="0"/>
      <w:marBottom w:val="0"/>
      <w:divBdr>
        <w:top w:val="none" w:sz="0" w:space="0" w:color="auto"/>
        <w:left w:val="none" w:sz="0" w:space="0" w:color="auto"/>
        <w:bottom w:val="none" w:sz="0" w:space="0" w:color="auto"/>
        <w:right w:val="none" w:sz="0" w:space="0" w:color="auto"/>
      </w:divBdr>
    </w:div>
    <w:div w:id="375549890">
      <w:bodyDiv w:val="1"/>
      <w:marLeft w:val="0"/>
      <w:marRight w:val="0"/>
      <w:marTop w:val="0"/>
      <w:marBottom w:val="0"/>
      <w:divBdr>
        <w:top w:val="none" w:sz="0" w:space="0" w:color="auto"/>
        <w:left w:val="none" w:sz="0" w:space="0" w:color="auto"/>
        <w:bottom w:val="none" w:sz="0" w:space="0" w:color="auto"/>
        <w:right w:val="none" w:sz="0" w:space="0" w:color="auto"/>
      </w:divBdr>
    </w:div>
    <w:div w:id="376587566">
      <w:bodyDiv w:val="1"/>
      <w:marLeft w:val="0"/>
      <w:marRight w:val="0"/>
      <w:marTop w:val="0"/>
      <w:marBottom w:val="0"/>
      <w:divBdr>
        <w:top w:val="none" w:sz="0" w:space="0" w:color="auto"/>
        <w:left w:val="none" w:sz="0" w:space="0" w:color="auto"/>
        <w:bottom w:val="none" w:sz="0" w:space="0" w:color="auto"/>
        <w:right w:val="none" w:sz="0" w:space="0" w:color="auto"/>
      </w:divBdr>
    </w:div>
    <w:div w:id="377509001">
      <w:bodyDiv w:val="1"/>
      <w:marLeft w:val="0"/>
      <w:marRight w:val="0"/>
      <w:marTop w:val="0"/>
      <w:marBottom w:val="0"/>
      <w:divBdr>
        <w:top w:val="none" w:sz="0" w:space="0" w:color="auto"/>
        <w:left w:val="none" w:sz="0" w:space="0" w:color="auto"/>
        <w:bottom w:val="none" w:sz="0" w:space="0" w:color="auto"/>
        <w:right w:val="none" w:sz="0" w:space="0" w:color="auto"/>
      </w:divBdr>
    </w:div>
    <w:div w:id="399258988">
      <w:bodyDiv w:val="1"/>
      <w:marLeft w:val="0"/>
      <w:marRight w:val="0"/>
      <w:marTop w:val="0"/>
      <w:marBottom w:val="0"/>
      <w:divBdr>
        <w:top w:val="none" w:sz="0" w:space="0" w:color="auto"/>
        <w:left w:val="none" w:sz="0" w:space="0" w:color="auto"/>
        <w:bottom w:val="none" w:sz="0" w:space="0" w:color="auto"/>
        <w:right w:val="none" w:sz="0" w:space="0" w:color="auto"/>
      </w:divBdr>
    </w:div>
    <w:div w:id="408428383">
      <w:bodyDiv w:val="1"/>
      <w:marLeft w:val="0"/>
      <w:marRight w:val="0"/>
      <w:marTop w:val="0"/>
      <w:marBottom w:val="0"/>
      <w:divBdr>
        <w:top w:val="none" w:sz="0" w:space="0" w:color="auto"/>
        <w:left w:val="none" w:sz="0" w:space="0" w:color="auto"/>
        <w:bottom w:val="none" w:sz="0" w:space="0" w:color="auto"/>
        <w:right w:val="none" w:sz="0" w:space="0" w:color="auto"/>
      </w:divBdr>
    </w:div>
    <w:div w:id="413671668">
      <w:bodyDiv w:val="1"/>
      <w:marLeft w:val="0"/>
      <w:marRight w:val="0"/>
      <w:marTop w:val="0"/>
      <w:marBottom w:val="0"/>
      <w:divBdr>
        <w:top w:val="none" w:sz="0" w:space="0" w:color="auto"/>
        <w:left w:val="none" w:sz="0" w:space="0" w:color="auto"/>
        <w:bottom w:val="none" w:sz="0" w:space="0" w:color="auto"/>
        <w:right w:val="none" w:sz="0" w:space="0" w:color="auto"/>
      </w:divBdr>
    </w:div>
    <w:div w:id="414133791">
      <w:bodyDiv w:val="1"/>
      <w:marLeft w:val="0"/>
      <w:marRight w:val="0"/>
      <w:marTop w:val="0"/>
      <w:marBottom w:val="0"/>
      <w:divBdr>
        <w:top w:val="none" w:sz="0" w:space="0" w:color="auto"/>
        <w:left w:val="none" w:sz="0" w:space="0" w:color="auto"/>
        <w:bottom w:val="none" w:sz="0" w:space="0" w:color="auto"/>
        <w:right w:val="none" w:sz="0" w:space="0" w:color="auto"/>
      </w:divBdr>
    </w:div>
    <w:div w:id="415245227">
      <w:bodyDiv w:val="1"/>
      <w:marLeft w:val="0"/>
      <w:marRight w:val="0"/>
      <w:marTop w:val="0"/>
      <w:marBottom w:val="0"/>
      <w:divBdr>
        <w:top w:val="none" w:sz="0" w:space="0" w:color="auto"/>
        <w:left w:val="none" w:sz="0" w:space="0" w:color="auto"/>
        <w:bottom w:val="none" w:sz="0" w:space="0" w:color="auto"/>
        <w:right w:val="none" w:sz="0" w:space="0" w:color="auto"/>
      </w:divBdr>
    </w:div>
    <w:div w:id="424109060">
      <w:bodyDiv w:val="1"/>
      <w:marLeft w:val="0"/>
      <w:marRight w:val="0"/>
      <w:marTop w:val="0"/>
      <w:marBottom w:val="0"/>
      <w:divBdr>
        <w:top w:val="none" w:sz="0" w:space="0" w:color="auto"/>
        <w:left w:val="none" w:sz="0" w:space="0" w:color="auto"/>
        <w:bottom w:val="none" w:sz="0" w:space="0" w:color="auto"/>
        <w:right w:val="none" w:sz="0" w:space="0" w:color="auto"/>
      </w:divBdr>
    </w:div>
    <w:div w:id="425031150">
      <w:bodyDiv w:val="1"/>
      <w:marLeft w:val="0"/>
      <w:marRight w:val="0"/>
      <w:marTop w:val="0"/>
      <w:marBottom w:val="0"/>
      <w:divBdr>
        <w:top w:val="none" w:sz="0" w:space="0" w:color="auto"/>
        <w:left w:val="none" w:sz="0" w:space="0" w:color="auto"/>
        <w:bottom w:val="none" w:sz="0" w:space="0" w:color="auto"/>
        <w:right w:val="none" w:sz="0" w:space="0" w:color="auto"/>
      </w:divBdr>
      <w:divsChild>
        <w:div w:id="485707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970687">
      <w:bodyDiv w:val="1"/>
      <w:marLeft w:val="0"/>
      <w:marRight w:val="0"/>
      <w:marTop w:val="0"/>
      <w:marBottom w:val="0"/>
      <w:divBdr>
        <w:top w:val="none" w:sz="0" w:space="0" w:color="auto"/>
        <w:left w:val="none" w:sz="0" w:space="0" w:color="auto"/>
        <w:bottom w:val="none" w:sz="0" w:space="0" w:color="auto"/>
        <w:right w:val="none" w:sz="0" w:space="0" w:color="auto"/>
      </w:divBdr>
      <w:divsChild>
        <w:div w:id="375088733">
          <w:marLeft w:val="0"/>
          <w:marRight w:val="0"/>
          <w:marTop w:val="0"/>
          <w:marBottom w:val="0"/>
          <w:divBdr>
            <w:top w:val="none" w:sz="0" w:space="0" w:color="auto"/>
            <w:left w:val="none" w:sz="0" w:space="0" w:color="auto"/>
            <w:bottom w:val="none" w:sz="0" w:space="0" w:color="auto"/>
            <w:right w:val="none" w:sz="0" w:space="0" w:color="auto"/>
          </w:divBdr>
        </w:div>
        <w:div w:id="433747734">
          <w:marLeft w:val="0"/>
          <w:marRight w:val="0"/>
          <w:marTop w:val="0"/>
          <w:marBottom w:val="0"/>
          <w:divBdr>
            <w:top w:val="none" w:sz="0" w:space="0" w:color="auto"/>
            <w:left w:val="none" w:sz="0" w:space="0" w:color="auto"/>
            <w:bottom w:val="none" w:sz="0" w:space="0" w:color="auto"/>
            <w:right w:val="none" w:sz="0" w:space="0" w:color="auto"/>
          </w:divBdr>
        </w:div>
        <w:div w:id="877813938">
          <w:marLeft w:val="0"/>
          <w:marRight w:val="0"/>
          <w:marTop w:val="0"/>
          <w:marBottom w:val="0"/>
          <w:divBdr>
            <w:top w:val="none" w:sz="0" w:space="0" w:color="auto"/>
            <w:left w:val="none" w:sz="0" w:space="0" w:color="auto"/>
            <w:bottom w:val="none" w:sz="0" w:space="0" w:color="auto"/>
            <w:right w:val="none" w:sz="0" w:space="0" w:color="auto"/>
          </w:divBdr>
        </w:div>
        <w:div w:id="816265799">
          <w:marLeft w:val="0"/>
          <w:marRight w:val="0"/>
          <w:marTop w:val="0"/>
          <w:marBottom w:val="0"/>
          <w:divBdr>
            <w:top w:val="none" w:sz="0" w:space="0" w:color="auto"/>
            <w:left w:val="none" w:sz="0" w:space="0" w:color="auto"/>
            <w:bottom w:val="none" w:sz="0" w:space="0" w:color="auto"/>
            <w:right w:val="none" w:sz="0" w:space="0" w:color="auto"/>
          </w:divBdr>
        </w:div>
        <w:div w:id="1250655528">
          <w:marLeft w:val="0"/>
          <w:marRight w:val="0"/>
          <w:marTop w:val="0"/>
          <w:marBottom w:val="0"/>
          <w:divBdr>
            <w:top w:val="none" w:sz="0" w:space="0" w:color="auto"/>
            <w:left w:val="none" w:sz="0" w:space="0" w:color="auto"/>
            <w:bottom w:val="none" w:sz="0" w:space="0" w:color="auto"/>
            <w:right w:val="none" w:sz="0" w:space="0" w:color="auto"/>
          </w:divBdr>
        </w:div>
        <w:div w:id="401294853">
          <w:marLeft w:val="0"/>
          <w:marRight w:val="0"/>
          <w:marTop w:val="0"/>
          <w:marBottom w:val="0"/>
          <w:divBdr>
            <w:top w:val="none" w:sz="0" w:space="0" w:color="auto"/>
            <w:left w:val="none" w:sz="0" w:space="0" w:color="auto"/>
            <w:bottom w:val="none" w:sz="0" w:space="0" w:color="auto"/>
            <w:right w:val="none" w:sz="0" w:space="0" w:color="auto"/>
          </w:divBdr>
        </w:div>
        <w:div w:id="1058628084">
          <w:marLeft w:val="0"/>
          <w:marRight w:val="0"/>
          <w:marTop w:val="0"/>
          <w:marBottom w:val="0"/>
          <w:divBdr>
            <w:top w:val="none" w:sz="0" w:space="0" w:color="auto"/>
            <w:left w:val="none" w:sz="0" w:space="0" w:color="auto"/>
            <w:bottom w:val="none" w:sz="0" w:space="0" w:color="auto"/>
            <w:right w:val="none" w:sz="0" w:space="0" w:color="auto"/>
          </w:divBdr>
        </w:div>
        <w:div w:id="1624843680">
          <w:marLeft w:val="0"/>
          <w:marRight w:val="0"/>
          <w:marTop w:val="0"/>
          <w:marBottom w:val="0"/>
          <w:divBdr>
            <w:top w:val="none" w:sz="0" w:space="0" w:color="auto"/>
            <w:left w:val="none" w:sz="0" w:space="0" w:color="auto"/>
            <w:bottom w:val="none" w:sz="0" w:space="0" w:color="auto"/>
            <w:right w:val="none" w:sz="0" w:space="0" w:color="auto"/>
          </w:divBdr>
        </w:div>
        <w:div w:id="1986161672">
          <w:marLeft w:val="0"/>
          <w:marRight w:val="0"/>
          <w:marTop w:val="0"/>
          <w:marBottom w:val="0"/>
          <w:divBdr>
            <w:top w:val="none" w:sz="0" w:space="0" w:color="auto"/>
            <w:left w:val="none" w:sz="0" w:space="0" w:color="auto"/>
            <w:bottom w:val="none" w:sz="0" w:space="0" w:color="auto"/>
            <w:right w:val="none" w:sz="0" w:space="0" w:color="auto"/>
          </w:divBdr>
        </w:div>
      </w:divsChild>
    </w:div>
    <w:div w:id="457114300">
      <w:bodyDiv w:val="1"/>
      <w:marLeft w:val="0"/>
      <w:marRight w:val="0"/>
      <w:marTop w:val="0"/>
      <w:marBottom w:val="0"/>
      <w:divBdr>
        <w:top w:val="none" w:sz="0" w:space="0" w:color="auto"/>
        <w:left w:val="none" w:sz="0" w:space="0" w:color="auto"/>
        <w:bottom w:val="none" w:sz="0" w:space="0" w:color="auto"/>
        <w:right w:val="none" w:sz="0" w:space="0" w:color="auto"/>
      </w:divBdr>
    </w:div>
    <w:div w:id="458183955">
      <w:bodyDiv w:val="1"/>
      <w:marLeft w:val="0"/>
      <w:marRight w:val="0"/>
      <w:marTop w:val="0"/>
      <w:marBottom w:val="0"/>
      <w:divBdr>
        <w:top w:val="none" w:sz="0" w:space="0" w:color="auto"/>
        <w:left w:val="none" w:sz="0" w:space="0" w:color="auto"/>
        <w:bottom w:val="none" w:sz="0" w:space="0" w:color="auto"/>
        <w:right w:val="none" w:sz="0" w:space="0" w:color="auto"/>
      </w:divBdr>
    </w:div>
    <w:div w:id="462502924">
      <w:bodyDiv w:val="1"/>
      <w:marLeft w:val="0"/>
      <w:marRight w:val="0"/>
      <w:marTop w:val="0"/>
      <w:marBottom w:val="0"/>
      <w:divBdr>
        <w:top w:val="none" w:sz="0" w:space="0" w:color="auto"/>
        <w:left w:val="none" w:sz="0" w:space="0" w:color="auto"/>
        <w:bottom w:val="none" w:sz="0" w:space="0" w:color="auto"/>
        <w:right w:val="none" w:sz="0" w:space="0" w:color="auto"/>
      </w:divBdr>
    </w:div>
    <w:div w:id="465128548">
      <w:bodyDiv w:val="1"/>
      <w:marLeft w:val="0"/>
      <w:marRight w:val="0"/>
      <w:marTop w:val="0"/>
      <w:marBottom w:val="0"/>
      <w:divBdr>
        <w:top w:val="none" w:sz="0" w:space="0" w:color="auto"/>
        <w:left w:val="none" w:sz="0" w:space="0" w:color="auto"/>
        <w:bottom w:val="none" w:sz="0" w:space="0" w:color="auto"/>
        <w:right w:val="none" w:sz="0" w:space="0" w:color="auto"/>
      </w:divBdr>
    </w:div>
    <w:div w:id="496309011">
      <w:bodyDiv w:val="1"/>
      <w:marLeft w:val="0"/>
      <w:marRight w:val="0"/>
      <w:marTop w:val="0"/>
      <w:marBottom w:val="0"/>
      <w:divBdr>
        <w:top w:val="none" w:sz="0" w:space="0" w:color="auto"/>
        <w:left w:val="none" w:sz="0" w:space="0" w:color="auto"/>
        <w:bottom w:val="none" w:sz="0" w:space="0" w:color="auto"/>
        <w:right w:val="none" w:sz="0" w:space="0" w:color="auto"/>
      </w:divBdr>
    </w:div>
    <w:div w:id="499008041">
      <w:bodyDiv w:val="1"/>
      <w:marLeft w:val="0"/>
      <w:marRight w:val="0"/>
      <w:marTop w:val="0"/>
      <w:marBottom w:val="0"/>
      <w:divBdr>
        <w:top w:val="none" w:sz="0" w:space="0" w:color="auto"/>
        <w:left w:val="none" w:sz="0" w:space="0" w:color="auto"/>
        <w:bottom w:val="none" w:sz="0" w:space="0" w:color="auto"/>
        <w:right w:val="none" w:sz="0" w:space="0" w:color="auto"/>
      </w:divBdr>
    </w:div>
    <w:div w:id="499008309">
      <w:bodyDiv w:val="1"/>
      <w:marLeft w:val="0"/>
      <w:marRight w:val="0"/>
      <w:marTop w:val="0"/>
      <w:marBottom w:val="0"/>
      <w:divBdr>
        <w:top w:val="none" w:sz="0" w:space="0" w:color="auto"/>
        <w:left w:val="none" w:sz="0" w:space="0" w:color="auto"/>
        <w:bottom w:val="none" w:sz="0" w:space="0" w:color="auto"/>
        <w:right w:val="none" w:sz="0" w:space="0" w:color="auto"/>
      </w:divBdr>
    </w:div>
    <w:div w:id="504171300">
      <w:bodyDiv w:val="1"/>
      <w:marLeft w:val="0"/>
      <w:marRight w:val="0"/>
      <w:marTop w:val="0"/>
      <w:marBottom w:val="0"/>
      <w:divBdr>
        <w:top w:val="none" w:sz="0" w:space="0" w:color="auto"/>
        <w:left w:val="none" w:sz="0" w:space="0" w:color="auto"/>
        <w:bottom w:val="none" w:sz="0" w:space="0" w:color="auto"/>
        <w:right w:val="none" w:sz="0" w:space="0" w:color="auto"/>
      </w:divBdr>
    </w:div>
    <w:div w:id="504324239">
      <w:bodyDiv w:val="1"/>
      <w:marLeft w:val="0"/>
      <w:marRight w:val="0"/>
      <w:marTop w:val="0"/>
      <w:marBottom w:val="0"/>
      <w:divBdr>
        <w:top w:val="none" w:sz="0" w:space="0" w:color="auto"/>
        <w:left w:val="none" w:sz="0" w:space="0" w:color="auto"/>
        <w:bottom w:val="none" w:sz="0" w:space="0" w:color="auto"/>
        <w:right w:val="none" w:sz="0" w:space="0" w:color="auto"/>
      </w:divBdr>
    </w:div>
    <w:div w:id="506020738">
      <w:bodyDiv w:val="1"/>
      <w:marLeft w:val="0"/>
      <w:marRight w:val="0"/>
      <w:marTop w:val="0"/>
      <w:marBottom w:val="0"/>
      <w:divBdr>
        <w:top w:val="none" w:sz="0" w:space="0" w:color="auto"/>
        <w:left w:val="none" w:sz="0" w:space="0" w:color="auto"/>
        <w:bottom w:val="none" w:sz="0" w:space="0" w:color="auto"/>
        <w:right w:val="none" w:sz="0" w:space="0" w:color="auto"/>
      </w:divBdr>
    </w:div>
    <w:div w:id="512307306">
      <w:bodyDiv w:val="1"/>
      <w:marLeft w:val="0"/>
      <w:marRight w:val="0"/>
      <w:marTop w:val="0"/>
      <w:marBottom w:val="0"/>
      <w:divBdr>
        <w:top w:val="none" w:sz="0" w:space="0" w:color="auto"/>
        <w:left w:val="none" w:sz="0" w:space="0" w:color="auto"/>
        <w:bottom w:val="none" w:sz="0" w:space="0" w:color="auto"/>
        <w:right w:val="none" w:sz="0" w:space="0" w:color="auto"/>
      </w:divBdr>
    </w:div>
    <w:div w:id="515459419">
      <w:bodyDiv w:val="1"/>
      <w:marLeft w:val="0"/>
      <w:marRight w:val="0"/>
      <w:marTop w:val="0"/>
      <w:marBottom w:val="0"/>
      <w:divBdr>
        <w:top w:val="none" w:sz="0" w:space="0" w:color="auto"/>
        <w:left w:val="none" w:sz="0" w:space="0" w:color="auto"/>
        <w:bottom w:val="none" w:sz="0" w:space="0" w:color="auto"/>
        <w:right w:val="none" w:sz="0" w:space="0" w:color="auto"/>
      </w:divBdr>
      <w:divsChild>
        <w:div w:id="939097434">
          <w:marLeft w:val="0"/>
          <w:marRight w:val="0"/>
          <w:marTop w:val="0"/>
          <w:marBottom w:val="0"/>
          <w:divBdr>
            <w:top w:val="none" w:sz="0" w:space="0" w:color="auto"/>
            <w:left w:val="none" w:sz="0" w:space="0" w:color="auto"/>
            <w:bottom w:val="none" w:sz="0" w:space="0" w:color="auto"/>
            <w:right w:val="none" w:sz="0" w:space="0" w:color="auto"/>
          </w:divBdr>
          <w:divsChild>
            <w:div w:id="418872526">
              <w:marLeft w:val="0"/>
              <w:marRight w:val="0"/>
              <w:marTop w:val="0"/>
              <w:marBottom w:val="0"/>
              <w:divBdr>
                <w:top w:val="none" w:sz="0" w:space="0" w:color="auto"/>
                <w:left w:val="none" w:sz="0" w:space="0" w:color="auto"/>
                <w:bottom w:val="none" w:sz="0" w:space="0" w:color="auto"/>
                <w:right w:val="none" w:sz="0" w:space="0" w:color="auto"/>
              </w:divBdr>
            </w:div>
            <w:div w:id="548539366">
              <w:marLeft w:val="0"/>
              <w:marRight w:val="0"/>
              <w:marTop w:val="0"/>
              <w:marBottom w:val="0"/>
              <w:divBdr>
                <w:top w:val="none" w:sz="0" w:space="0" w:color="auto"/>
                <w:left w:val="none" w:sz="0" w:space="0" w:color="auto"/>
                <w:bottom w:val="none" w:sz="0" w:space="0" w:color="auto"/>
                <w:right w:val="none" w:sz="0" w:space="0" w:color="auto"/>
              </w:divBdr>
            </w:div>
            <w:div w:id="282080136">
              <w:marLeft w:val="0"/>
              <w:marRight w:val="0"/>
              <w:marTop w:val="0"/>
              <w:marBottom w:val="0"/>
              <w:divBdr>
                <w:top w:val="none" w:sz="0" w:space="0" w:color="auto"/>
                <w:left w:val="none" w:sz="0" w:space="0" w:color="auto"/>
                <w:bottom w:val="none" w:sz="0" w:space="0" w:color="auto"/>
                <w:right w:val="none" w:sz="0" w:space="0" w:color="auto"/>
              </w:divBdr>
            </w:div>
            <w:div w:id="259989721">
              <w:marLeft w:val="0"/>
              <w:marRight w:val="0"/>
              <w:marTop w:val="0"/>
              <w:marBottom w:val="0"/>
              <w:divBdr>
                <w:top w:val="none" w:sz="0" w:space="0" w:color="auto"/>
                <w:left w:val="none" w:sz="0" w:space="0" w:color="auto"/>
                <w:bottom w:val="none" w:sz="0" w:space="0" w:color="auto"/>
                <w:right w:val="none" w:sz="0" w:space="0" w:color="auto"/>
              </w:divBdr>
            </w:div>
            <w:div w:id="1065759945">
              <w:marLeft w:val="0"/>
              <w:marRight w:val="0"/>
              <w:marTop w:val="0"/>
              <w:marBottom w:val="0"/>
              <w:divBdr>
                <w:top w:val="none" w:sz="0" w:space="0" w:color="auto"/>
                <w:left w:val="none" w:sz="0" w:space="0" w:color="auto"/>
                <w:bottom w:val="none" w:sz="0" w:space="0" w:color="auto"/>
                <w:right w:val="none" w:sz="0" w:space="0" w:color="auto"/>
              </w:divBdr>
            </w:div>
            <w:div w:id="502743129">
              <w:marLeft w:val="0"/>
              <w:marRight w:val="0"/>
              <w:marTop w:val="0"/>
              <w:marBottom w:val="0"/>
              <w:divBdr>
                <w:top w:val="none" w:sz="0" w:space="0" w:color="auto"/>
                <w:left w:val="none" w:sz="0" w:space="0" w:color="auto"/>
                <w:bottom w:val="none" w:sz="0" w:space="0" w:color="auto"/>
                <w:right w:val="none" w:sz="0" w:space="0" w:color="auto"/>
              </w:divBdr>
            </w:div>
            <w:div w:id="818498272">
              <w:marLeft w:val="0"/>
              <w:marRight w:val="0"/>
              <w:marTop w:val="0"/>
              <w:marBottom w:val="0"/>
              <w:divBdr>
                <w:top w:val="none" w:sz="0" w:space="0" w:color="auto"/>
                <w:left w:val="none" w:sz="0" w:space="0" w:color="auto"/>
                <w:bottom w:val="none" w:sz="0" w:space="0" w:color="auto"/>
                <w:right w:val="none" w:sz="0" w:space="0" w:color="auto"/>
              </w:divBdr>
            </w:div>
            <w:div w:id="138543897">
              <w:marLeft w:val="0"/>
              <w:marRight w:val="0"/>
              <w:marTop w:val="0"/>
              <w:marBottom w:val="0"/>
              <w:divBdr>
                <w:top w:val="none" w:sz="0" w:space="0" w:color="auto"/>
                <w:left w:val="none" w:sz="0" w:space="0" w:color="auto"/>
                <w:bottom w:val="none" w:sz="0" w:space="0" w:color="auto"/>
                <w:right w:val="none" w:sz="0" w:space="0" w:color="auto"/>
              </w:divBdr>
            </w:div>
            <w:div w:id="1300569526">
              <w:marLeft w:val="0"/>
              <w:marRight w:val="0"/>
              <w:marTop w:val="0"/>
              <w:marBottom w:val="0"/>
              <w:divBdr>
                <w:top w:val="none" w:sz="0" w:space="0" w:color="auto"/>
                <w:left w:val="none" w:sz="0" w:space="0" w:color="auto"/>
                <w:bottom w:val="none" w:sz="0" w:space="0" w:color="auto"/>
                <w:right w:val="none" w:sz="0" w:space="0" w:color="auto"/>
              </w:divBdr>
            </w:div>
            <w:div w:id="139955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1355">
      <w:bodyDiv w:val="1"/>
      <w:marLeft w:val="0"/>
      <w:marRight w:val="0"/>
      <w:marTop w:val="0"/>
      <w:marBottom w:val="0"/>
      <w:divBdr>
        <w:top w:val="none" w:sz="0" w:space="0" w:color="auto"/>
        <w:left w:val="none" w:sz="0" w:space="0" w:color="auto"/>
        <w:bottom w:val="none" w:sz="0" w:space="0" w:color="auto"/>
        <w:right w:val="none" w:sz="0" w:space="0" w:color="auto"/>
      </w:divBdr>
    </w:div>
    <w:div w:id="520048536">
      <w:bodyDiv w:val="1"/>
      <w:marLeft w:val="0"/>
      <w:marRight w:val="0"/>
      <w:marTop w:val="0"/>
      <w:marBottom w:val="0"/>
      <w:divBdr>
        <w:top w:val="none" w:sz="0" w:space="0" w:color="auto"/>
        <w:left w:val="none" w:sz="0" w:space="0" w:color="auto"/>
        <w:bottom w:val="none" w:sz="0" w:space="0" w:color="auto"/>
        <w:right w:val="none" w:sz="0" w:space="0" w:color="auto"/>
      </w:divBdr>
    </w:div>
    <w:div w:id="526451411">
      <w:bodyDiv w:val="1"/>
      <w:marLeft w:val="0"/>
      <w:marRight w:val="0"/>
      <w:marTop w:val="0"/>
      <w:marBottom w:val="0"/>
      <w:divBdr>
        <w:top w:val="none" w:sz="0" w:space="0" w:color="auto"/>
        <w:left w:val="none" w:sz="0" w:space="0" w:color="auto"/>
        <w:bottom w:val="none" w:sz="0" w:space="0" w:color="auto"/>
        <w:right w:val="none" w:sz="0" w:space="0" w:color="auto"/>
      </w:divBdr>
    </w:div>
    <w:div w:id="528836269">
      <w:bodyDiv w:val="1"/>
      <w:marLeft w:val="0"/>
      <w:marRight w:val="0"/>
      <w:marTop w:val="0"/>
      <w:marBottom w:val="0"/>
      <w:divBdr>
        <w:top w:val="none" w:sz="0" w:space="0" w:color="auto"/>
        <w:left w:val="none" w:sz="0" w:space="0" w:color="auto"/>
        <w:bottom w:val="none" w:sz="0" w:space="0" w:color="auto"/>
        <w:right w:val="none" w:sz="0" w:space="0" w:color="auto"/>
      </w:divBdr>
    </w:div>
    <w:div w:id="531528692">
      <w:bodyDiv w:val="1"/>
      <w:marLeft w:val="0"/>
      <w:marRight w:val="0"/>
      <w:marTop w:val="0"/>
      <w:marBottom w:val="0"/>
      <w:divBdr>
        <w:top w:val="none" w:sz="0" w:space="0" w:color="auto"/>
        <w:left w:val="none" w:sz="0" w:space="0" w:color="auto"/>
        <w:bottom w:val="none" w:sz="0" w:space="0" w:color="auto"/>
        <w:right w:val="none" w:sz="0" w:space="0" w:color="auto"/>
      </w:divBdr>
      <w:divsChild>
        <w:div w:id="1174761612">
          <w:marLeft w:val="0"/>
          <w:marRight w:val="0"/>
          <w:marTop w:val="0"/>
          <w:marBottom w:val="0"/>
          <w:divBdr>
            <w:top w:val="none" w:sz="0" w:space="0" w:color="auto"/>
            <w:left w:val="none" w:sz="0" w:space="0" w:color="auto"/>
            <w:bottom w:val="none" w:sz="0" w:space="0" w:color="auto"/>
            <w:right w:val="none" w:sz="0" w:space="0" w:color="auto"/>
          </w:divBdr>
        </w:div>
        <w:div w:id="1522931271">
          <w:marLeft w:val="0"/>
          <w:marRight w:val="0"/>
          <w:marTop w:val="0"/>
          <w:marBottom w:val="0"/>
          <w:divBdr>
            <w:top w:val="none" w:sz="0" w:space="0" w:color="auto"/>
            <w:left w:val="none" w:sz="0" w:space="0" w:color="auto"/>
            <w:bottom w:val="none" w:sz="0" w:space="0" w:color="auto"/>
            <w:right w:val="none" w:sz="0" w:space="0" w:color="auto"/>
          </w:divBdr>
        </w:div>
        <w:div w:id="1103647800">
          <w:marLeft w:val="0"/>
          <w:marRight w:val="0"/>
          <w:marTop w:val="0"/>
          <w:marBottom w:val="0"/>
          <w:divBdr>
            <w:top w:val="none" w:sz="0" w:space="0" w:color="auto"/>
            <w:left w:val="none" w:sz="0" w:space="0" w:color="auto"/>
            <w:bottom w:val="none" w:sz="0" w:space="0" w:color="auto"/>
            <w:right w:val="none" w:sz="0" w:space="0" w:color="auto"/>
          </w:divBdr>
        </w:div>
        <w:div w:id="367149262">
          <w:marLeft w:val="0"/>
          <w:marRight w:val="0"/>
          <w:marTop w:val="0"/>
          <w:marBottom w:val="0"/>
          <w:divBdr>
            <w:top w:val="none" w:sz="0" w:space="0" w:color="auto"/>
            <w:left w:val="none" w:sz="0" w:space="0" w:color="auto"/>
            <w:bottom w:val="none" w:sz="0" w:space="0" w:color="auto"/>
            <w:right w:val="none" w:sz="0" w:space="0" w:color="auto"/>
          </w:divBdr>
        </w:div>
        <w:div w:id="722171242">
          <w:marLeft w:val="0"/>
          <w:marRight w:val="0"/>
          <w:marTop w:val="0"/>
          <w:marBottom w:val="0"/>
          <w:divBdr>
            <w:top w:val="none" w:sz="0" w:space="0" w:color="auto"/>
            <w:left w:val="none" w:sz="0" w:space="0" w:color="auto"/>
            <w:bottom w:val="none" w:sz="0" w:space="0" w:color="auto"/>
            <w:right w:val="none" w:sz="0" w:space="0" w:color="auto"/>
          </w:divBdr>
        </w:div>
        <w:div w:id="13650224">
          <w:marLeft w:val="0"/>
          <w:marRight w:val="0"/>
          <w:marTop w:val="0"/>
          <w:marBottom w:val="0"/>
          <w:divBdr>
            <w:top w:val="none" w:sz="0" w:space="0" w:color="auto"/>
            <w:left w:val="none" w:sz="0" w:space="0" w:color="auto"/>
            <w:bottom w:val="none" w:sz="0" w:space="0" w:color="auto"/>
            <w:right w:val="none" w:sz="0" w:space="0" w:color="auto"/>
          </w:divBdr>
        </w:div>
        <w:div w:id="1349596689">
          <w:marLeft w:val="0"/>
          <w:marRight w:val="0"/>
          <w:marTop w:val="0"/>
          <w:marBottom w:val="0"/>
          <w:divBdr>
            <w:top w:val="none" w:sz="0" w:space="0" w:color="auto"/>
            <w:left w:val="none" w:sz="0" w:space="0" w:color="auto"/>
            <w:bottom w:val="none" w:sz="0" w:space="0" w:color="auto"/>
            <w:right w:val="none" w:sz="0" w:space="0" w:color="auto"/>
          </w:divBdr>
        </w:div>
        <w:div w:id="1220094342">
          <w:marLeft w:val="0"/>
          <w:marRight w:val="0"/>
          <w:marTop w:val="0"/>
          <w:marBottom w:val="0"/>
          <w:divBdr>
            <w:top w:val="none" w:sz="0" w:space="0" w:color="auto"/>
            <w:left w:val="none" w:sz="0" w:space="0" w:color="auto"/>
            <w:bottom w:val="none" w:sz="0" w:space="0" w:color="auto"/>
            <w:right w:val="none" w:sz="0" w:space="0" w:color="auto"/>
          </w:divBdr>
        </w:div>
        <w:div w:id="386760156">
          <w:marLeft w:val="0"/>
          <w:marRight w:val="0"/>
          <w:marTop w:val="0"/>
          <w:marBottom w:val="0"/>
          <w:divBdr>
            <w:top w:val="none" w:sz="0" w:space="0" w:color="auto"/>
            <w:left w:val="none" w:sz="0" w:space="0" w:color="auto"/>
            <w:bottom w:val="none" w:sz="0" w:space="0" w:color="auto"/>
            <w:right w:val="none" w:sz="0" w:space="0" w:color="auto"/>
          </w:divBdr>
        </w:div>
        <w:div w:id="204606379">
          <w:marLeft w:val="0"/>
          <w:marRight w:val="0"/>
          <w:marTop w:val="0"/>
          <w:marBottom w:val="0"/>
          <w:divBdr>
            <w:top w:val="none" w:sz="0" w:space="0" w:color="auto"/>
            <w:left w:val="none" w:sz="0" w:space="0" w:color="auto"/>
            <w:bottom w:val="none" w:sz="0" w:space="0" w:color="auto"/>
            <w:right w:val="none" w:sz="0" w:space="0" w:color="auto"/>
          </w:divBdr>
        </w:div>
        <w:div w:id="521867904">
          <w:marLeft w:val="0"/>
          <w:marRight w:val="0"/>
          <w:marTop w:val="0"/>
          <w:marBottom w:val="0"/>
          <w:divBdr>
            <w:top w:val="none" w:sz="0" w:space="0" w:color="auto"/>
            <w:left w:val="none" w:sz="0" w:space="0" w:color="auto"/>
            <w:bottom w:val="none" w:sz="0" w:space="0" w:color="auto"/>
            <w:right w:val="none" w:sz="0" w:space="0" w:color="auto"/>
          </w:divBdr>
        </w:div>
        <w:div w:id="1453788785">
          <w:marLeft w:val="0"/>
          <w:marRight w:val="0"/>
          <w:marTop w:val="0"/>
          <w:marBottom w:val="0"/>
          <w:divBdr>
            <w:top w:val="none" w:sz="0" w:space="0" w:color="auto"/>
            <w:left w:val="none" w:sz="0" w:space="0" w:color="auto"/>
            <w:bottom w:val="none" w:sz="0" w:space="0" w:color="auto"/>
            <w:right w:val="none" w:sz="0" w:space="0" w:color="auto"/>
          </w:divBdr>
        </w:div>
        <w:div w:id="342628403">
          <w:marLeft w:val="0"/>
          <w:marRight w:val="0"/>
          <w:marTop w:val="0"/>
          <w:marBottom w:val="0"/>
          <w:divBdr>
            <w:top w:val="none" w:sz="0" w:space="0" w:color="auto"/>
            <w:left w:val="none" w:sz="0" w:space="0" w:color="auto"/>
            <w:bottom w:val="none" w:sz="0" w:space="0" w:color="auto"/>
            <w:right w:val="none" w:sz="0" w:space="0" w:color="auto"/>
          </w:divBdr>
        </w:div>
        <w:div w:id="1534995078">
          <w:marLeft w:val="0"/>
          <w:marRight w:val="0"/>
          <w:marTop w:val="0"/>
          <w:marBottom w:val="0"/>
          <w:divBdr>
            <w:top w:val="none" w:sz="0" w:space="0" w:color="auto"/>
            <w:left w:val="none" w:sz="0" w:space="0" w:color="auto"/>
            <w:bottom w:val="none" w:sz="0" w:space="0" w:color="auto"/>
            <w:right w:val="none" w:sz="0" w:space="0" w:color="auto"/>
          </w:divBdr>
        </w:div>
        <w:div w:id="2077244191">
          <w:marLeft w:val="0"/>
          <w:marRight w:val="0"/>
          <w:marTop w:val="0"/>
          <w:marBottom w:val="0"/>
          <w:divBdr>
            <w:top w:val="none" w:sz="0" w:space="0" w:color="auto"/>
            <w:left w:val="none" w:sz="0" w:space="0" w:color="auto"/>
            <w:bottom w:val="none" w:sz="0" w:space="0" w:color="auto"/>
            <w:right w:val="none" w:sz="0" w:space="0" w:color="auto"/>
          </w:divBdr>
        </w:div>
        <w:div w:id="514928057">
          <w:marLeft w:val="0"/>
          <w:marRight w:val="0"/>
          <w:marTop w:val="0"/>
          <w:marBottom w:val="0"/>
          <w:divBdr>
            <w:top w:val="none" w:sz="0" w:space="0" w:color="auto"/>
            <w:left w:val="none" w:sz="0" w:space="0" w:color="auto"/>
            <w:bottom w:val="none" w:sz="0" w:space="0" w:color="auto"/>
            <w:right w:val="none" w:sz="0" w:space="0" w:color="auto"/>
          </w:divBdr>
        </w:div>
        <w:div w:id="435298370">
          <w:marLeft w:val="0"/>
          <w:marRight w:val="0"/>
          <w:marTop w:val="0"/>
          <w:marBottom w:val="0"/>
          <w:divBdr>
            <w:top w:val="none" w:sz="0" w:space="0" w:color="auto"/>
            <w:left w:val="none" w:sz="0" w:space="0" w:color="auto"/>
            <w:bottom w:val="none" w:sz="0" w:space="0" w:color="auto"/>
            <w:right w:val="none" w:sz="0" w:space="0" w:color="auto"/>
          </w:divBdr>
        </w:div>
        <w:div w:id="643393916">
          <w:marLeft w:val="0"/>
          <w:marRight w:val="0"/>
          <w:marTop w:val="0"/>
          <w:marBottom w:val="0"/>
          <w:divBdr>
            <w:top w:val="none" w:sz="0" w:space="0" w:color="auto"/>
            <w:left w:val="none" w:sz="0" w:space="0" w:color="auto"/>
            <w:bottom w:val="none" w:sz="0" w:space="0" w:color="auto"/>
            <w:right w:val="none" w:sz="0" w:space="0" w:color="auto"/>
          </w:divBdr>
        </w:div>
        <w:div w:id="1558587689">
          <w:marLeft w:val="0"/>
          <w:marRight w:val="0"/>
          <w:marTop w:val="0"/>
          <w:marBottom w:val="0"/>
          <w:divBdr>
            <w:top w:val="none" w:sz="0" w:space="0" w:color="auto"/>
            <w:left w:val="none" w:sz="0" w:space="0" w:color="auto"/>
            <w:bottom w:val="none" w:sz="0" w:space="0" w:color="auto"/>
            <w:right w:val="none" w:sz="0" w:space="0" w:color="auto"/>
          </w:divBdr>
        </w:div>
        <w:div w:id="385374993">
          <w:marLeft w:val="0"/>
          <w:marRight w:val="0"/>
          <w:marTop w:val="0"/>
          <w:marBottom w:val="0"/>
          <w:divBdr>
            <w:top w:val="none" w:sz="0" w:space="0" w:color="auto"/>
            <w:left w:val="none" w:sz="0" w:space="0" w:color="auto"/>
            <w:bottom w:val="none" w:sz="0" w:space="0" w:color="auto"/>
            <w:right w:val="none" w:sz="0" w:space="0" w:color="auto"/>
          </w:divBdr>
        </w:div>
        <w:div w:id="1326661354">
          <w:marLeft w:val="0"/>
          <w:marRight w:val="0"/>
          <w:marTop w:val="0"/>
          <w:marBottom w:val="0"/>
          <w:divBdr>
            <w:top w:val="none" w:sz="0" w:space="0" w:color="auto"/>
            <w:left w:val="none" w:sz="0" w:space="0" w:color="auto"/>
            <w:bottom w:val="none" w:sz="0" w:space="0" w:color="auto"/>
            <w:right w:val="none" w:sz="0" w:space="0" w:color="auto"/>
          </w:divBdr>
        </w:div>
        <w:div w:id="665207102">
          <w:marLeft w:val="0"/>
          <w:marRight w:val="0"/>
          <w:marTop w:val="0"/>
          <w:marBottom w:val="0"/>
          <w:divBdr>
            <w:top w:val="none" w:sz="0" w:space="0" w:color="auto"/>
            <w:left w:val="none" w:sz="0" w:space="0" w:color="auto"/>
            <w:bottom w:val="none" w:sz="0" w:space="0" w:color="auto"/>
            <w:right w:val="none" w:sz="0" w:space="0" w:color="auto"/>
          </w:divBdr>
        </w:div>
        <w:div w:id="159471475">
          <w:marLeft w:val="0"/>
          <w:marRight w:val="0"/>
          <w:marTop w:val="0"/>
          <w:marBottom w:val="0"/>
          <w:divBdr>
            <w:top w:val="none" w:sz="0" w:space="0" w:color="auto"/>
            <w:left w:val="none" w:sz="0" w:space="0" w:color="auto"/>
            <w:bottom w:val="none" w:sz="0" w:space="0" w:color="auto"/>
            <w:right w:val="none" w:sz="0" w:space="0" w:color="auto"/>
          </w:divBdr>
        </w:div>
        <w:div w:id="1841045386">
          <w:marLeft w:val="0"/>
          <w:marRight w:val="0"/>
          <w:marTop w:val="0"/>
          <w:marBottom w:val="0"/>
          <w:divBdr>
            <w:top w:val="none" w:sz="0" w:space="0" w:color="auto"/>
            <w:left w:val="none" w:sz="0" w:space="0" w:color="auto"/>
            <w:bottom w:val="none" w:sz="0" w:space="0" w:color="auto"/>
            <w:right w:val="none" w:sz="0" w:space="0" w:color="auto"/>
          </w:divBdr>
        </w:div>
        <w:div w:id="277034881">
          <w:marLeft w:val="0"/>
          <w:marRight w:val="0"/>
          <w:marTop w:val="0"/>
          <w:marBottom w:val="0"/>
          <w:divBdr>
            <w:top w:val="none" w:sz="0" w:space="0" w:color="auto"/>
            <w:left w:val="none" w:sz="0" w:space="0" w:color="auto"/>
            <w:bottom w:val="none" w:sz="0" w:space="0" w:color="auto"/>
            <w:right w:val="none" w:sz="0" w:space="0" w:color="auto"/>
          </w:divBdr>
        </w:div>
        <w:div w:id="1974867989">
          <w:marLeft w:val="0"/>
          <w:marRight w:val="0"/>
          <w:marTop w:val="0"/>
          <w:marBottom w:val="0"/>
          <w:divBdr>
            <w:top w:val="none" w:sz="0" w:space="0" w:color="auto"/>
            <w:left w:val="none" w:sz="0" w:space="0" w:color="auto"/>
            <w:bottom w:val="none" w:sz="0" w:space="0" w:color="auto"/>
            <w:right w:val="none" w:sz="0" w:space="0" w:color="auto"/>
          </w:divBdr>
        </w:div>
        <w:div w:id="1565290307">
          <w:marLeft w:val="0"/>
          <w:marRight w:val="0"/>
          <w:marTop w:val="0"/>
          <w:marBottom w:val="0"/>
          <w:divBdr>
            <w:top w:val="none" w:sz="0" w:space="0" w:color="auto"/>
            <w:left w:val="none" w:sz="0" w:space="0" w:color="auto"/>
            <w:bottom w:val="none" w:sz="0" w:space="0" w:color="auto"/>
            <w:right w:val="none" w:sz="0" w:space="0" w:color="auto"/>
          </w:divBdr>
        </w:div>
        <w:div w:id="231623476">
          <w:marLeft w:val="0"/>
          <w:marRight w:val="0"/>
          <w:marTop w:val="0"/>
          <w:marBottom w:val="0"/>
          <w:divBdr>
            <w:top w:val="none" w:sz="0" w:space="0" w:color="auto"/>
            <w:left w:val="none" w:sz="0" w:space="0" w:color="auto"/>
            <w:bottom w:val="none" w:sz="0" w:space="0" w:color="auto"/>
            <w:right w:val="none" w:sz="0" w:space="0" w:color="auto"/>
          </w:divBdr>
        </w:div>
      </w:divsChild>
    </w:div>
    <w:div w:id="535432154">
      <w:bodyDiv w:val="1"/>
      <w:marLeft w:val="0"/>
      <w:marRight w:val="0"/>
      <w:marTop w:val="0"/>
      <w:marBottom w:val="0"/>
      <w:divBdr>
        <w:top w:val="none" w:sz="0" w:space="0" w:color="auto"/>
        <w:left w:val="none" w:sz="0" w:space="0" w:color="auto"/>
        <w:bottom w:val="none" w:sz="0" w:space="0" w:color="auto"/>
        <w:right w:val="none" w:sz="0" w:space="0" w:color="auto"/>
      </w:divBdr>
    </w:div>
    <w:div w:id="556093144">
      <w:bodyDiv w:val="1"/>
      <w:marLeft w:val="0"/>
      <w:marRight w:val="0"/>
      <w:marTop w:val="0"/>
      <w:marBottom w:val="0"/>
      <w:divBdr>
        <w:top w:val="none" w:sz="0" w:space="0" w:color="auto"/>
        <w:left w:val="none" w:sz="0" w:space="0" w:color="auto"/>
        <w:bottom w:val="none" w:sz="0" w:space="0" w:color="auto"/>
        <w:right w:val="none" w:sz="0" w:space="0" w:color="auto"/>
      </w:divBdr>
    </w:div>
    <w:div w:id="556863218">
      <w:bodyDiv w:val="1"/>
      <w:marLeft w:val="0"/>
      <w:marRight w:val="0"/>
      <w:marTop w:val="0"/>
      <w:marBottom w:val="0"/>
      <w:divBdr>
        <w:top w:val="none" w:sz="0" w:space="0" w:color="auto"/>
        <w:left w:val="none" w:sz="0" w:space="0" w:color="auto"/>
        <w:bottom w:val="none" w:sz="0" w:space="0" w:color="auto"/>
        <w:right w:val="none" w:sz="0" w:space="0" w:color="auto"/>
      </w:divBdr>
    </w:div>
    <w:div w:id="570653942">
      <w:bodyDiv w:val="1"/>
      <w:marLeft w:val="0"/>
      <w:marRight w:val="0"/>
      <w:marTop w:val="0"/>
      <w:marBottom w:val="0"/>
      <w:divBdr>
        <w:top w:val="none" w:sz="0" w:space="0" w:color="auto"/>
        <w:left w:val="none" w:sz="0" w:space="0" w:color="auto"/>
        <w:bottom w:val="none" w:sz="0" w:space="0" w:color="auto"/>
        <w:right w:val="none" w:sz="0" w:space="0" w:color="auto"/>
      </w:divBdr>
    </w:div>
    <w:div w:id="570846806">
      <w:bodyDiv w:val="1"/>
      <w:marLeft w:val="0"/>
      <w:marRight w:val="0"/>
      <w:marTop w:val="0"/>
      <w:marBottom w:val="0"/>
      <w:divBdr>
        <w:top w:val="none" w:sz="0" w:space="0" w:color="auto"/>
        <w:left w:val="none" w:sz="0" w:space="0" w:color="auto"/>
        <w:bottom w:val="none" w:sz="0" w:space="0" w:color="auto"/>
        <w:right w:val="none" w:sz="0" w:space="0" w:color="auto"/>
      </w:divBdr>
    </w:div>
    <w:div w:id="571888600">
      <w:bodyDiv w:val="1"/>
      <w:marLeft w:val="0"/>
      <w:marRight w:val="0"/>
      <w:marTop w:val="0"/>
      <w:marBottom w:val="0"/>
      <w:divBdr>
        <w:top w:val="none" w:sz="0" w:space="0" w:color="auto"/>
        <w:left w:val="none" w:sz="0" w:space="0" w:color="auto"/>
        <w:bottom w:val="none" w:sz="0" w:space="0" w:color="auto"/>
        <w:right w:val="none" w:sz="0" w:space="0" w:color="auto"/>
      </w:divBdr>
    </w:div>
    <w:div w:id="575211165">
      <w:bodyDiv w:val="1"/>
      <w:marLeft w:val="0"/>
      <w:marRight w:val="0"/>
      <w:marTop w:val="0"/>
      <w:marBottom w:val="0"/>
      <w:divBdr>
        <w:top w:val="none" w:sz="0" w:space="0" w:color="auto"/>
        <w:left w:val="none" w:sz="0" w:space="0" w:color="auto"/>
        <w:bottom w:val="none" w:sz="0" w:space="0" w:color="auto"/>
        <w:right w:val="none" w:sz="0" w:space="0" w:color="auto"/>
      </w:divBdr>
    </w:div>
    <w:div w:id="577137035">
      <w:bodyDiv w:val="1"/>
      <w:marLeft w:val="0"/>
      <w:marRight w:val="0"/>
      <w:marTop w:val="0"/>
      <w:marBottom w:val="0"/>
      <w:divBdr>
        <w:top w:val="none" w:sz="0" w:space="0" w:color="auto"/>
        <w:left w:val="none" w:sz="0" w:space="0" w:color="auto"/>
        <w:bottom w:val="none" w:sz="0" w:space="0" w:color="auto"/>
        <w:right w:val="none" w:sz="0" w:space="0" w:color="auto"/>
      </w:divBdr>
      <w:divsChild>
        <w:div w:id="1329938801">
          <w:marLeft w:val="0"/>
          <w:marRight w:val="0"/>
          <w:marTop w:val="180"/>
          <w:marBottom w:val="180"/>
          <w:divBdr>
            <w:top w:val="none" w:sz="0" w:space="0" w:color="auto"/>
            <w:left w:val="none" w:sz="0" w:space="0" w:color="auto"/>
            <w:bottom w:val="none" w:sz="0" w:space="0" w:color="auto"/>
            <w:right w:val="none" w:sz="0" w:space="0" w:color="auto"/>
          </w:divBdr>
          <w:divsChild>
            <w:div w:id="1456480856">
              <w:marLeft w:val="0"/>
              <w:marRight w:val="0"/>
              <w:marTop w:val="0"/>
              <w:marBottom w:val="0"/>
              <w:divBdr>
                <w:top w:val="none" w:sz="0" w:space="0" w:color="auto"/>
                <w:left w:val="none" w:sz="0" w:space="0" w:color="auto"/>
                <w:bottom w:val="none" w:sz="0" w:space="0" w:color="auto"/>
                <w:right w:val="none" w:sz="0" w:space="0" w:color="auto"/>
              </w:divBdr>
            </w:div>
            <w:div w:id="222526094">
              <w:marLeft w:val="0"/>
              <w:marRight w:val="0"/>
              <w:marTop w:val="0"/>
              <w:marBottom w:val="0"/>
              <w:divBdr>
                <w:top w:val="none" w:sz="0" w:space="0" w:color="auto"/>
                <w:left w:val="none" w:sz="0" w:space="0" w:color="auto"/>
                <w:bottom w:val="none" w:sz="0" w:space="0" w:color="auto"/>
                <w:right w:val="none" w:sz="0" w:space="0" w:color="auto"/>
              </w:divBdr>
              <w:divsChild>
                <w:div w:id="774249853">
                  <w:marLeft w:val="0"/>
                  <w:marRight w:val="0"/>
                  <w:marTop w:val="0"/>
                  <w:marBottom w:val="0"/>
                  <w:divBdr>
                    <w:top w:val="none" w:sz="0" w:space="0" w:color="auto"/>
                    <w:left w:val="none" w:sz="0" w:space="0" w:color="auto"/>
                    <w:bottom w:val="none" w:sz="0" w:space="0" w:color="auto"/>
                    <w:right w:val="none" w:sz="0" w:space="0" w:color="auto"/>
                  </w:divBdr>
                  <w:divsChild>
                    <w:div w:id="761680539">
                      <w:marLeft w:val="0"/>
                      <w:marRight w:val="0"/>
                      <w:marTop w:val="0"/>
                      <w:marBottom w:val="0"/>
                      <w:divBdr>
                        <w:top w:val="none" w:sz="0" w:space="0" w:color="auto"/>
                        <w:left w:val="none" w:sz="0" w:space="0" w:color="auto"/>
                        <w:bottom w:val="none" w:sz="0" w:space="0" w:color="auto"/>
                        <w:right w:val="none" w:sz="0" w:space="0" w:color="auto"/>
                      </w:divBdr>
                    </w:div>
                  </w:divsChild>
                </w:div>
                <w:div w:id="986056028">
                  <w:marLeft w:val="0"/>
                  <w:marRight w:val="0"/>
                  <w:marTop w:val="0"/>
                  <w:marBottom w:val="0"/>
                  <w:divBdr>
                    <w:top w:val="none" w:sz="0" w:space="0" w:color="auto"/>
                    <w:left w:val="none" w:sz="0" w:space="0" w:color="auto"/>
                    <w:bottom w:val="none" w:sz="0" w:space="0" w:color="auto"/>
                    <w:right w:val="none" w:sz="0" w:space="0" w:color="auto"/>
                  </w:divBdr>
                  <w:divsChild>
                    <w:div w:id="130962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470084">
      <w:bodyDiv w:val="1"/>
      <w:marLeft w:val="0"/>
      <w:marRight w:val="0"/>
      <w:marTop w:val="0"/>
      <w:marBottom w:val="0"/>
      <w:divBdr>
        <w:top w:val="none" w:sz="0" w:space="0" w:color="auto"/>
        <w:left w:val="none" w:sz="0" w:space="0" w:color="auto"/>
        <w:bottom w:val="none" w:sz="0" w:space="0" w:color="auto"/>
        <w:right w:val="none" w:sz="0" w:space="0" w:color="auto"/>
      </w:divBdr>
    </w:div>
    <w:div w:id="596718105">
      <w:bodyDiv w:val="1"/>
      <w:marLeft w:val="0"/>
      <w:marRight w:val="0"/>
      <w:marTop w:val="0"/>
      <w:marBottom w:val="0"/>
      <w:divBdr>
        <w:top w:val="none" w:sz="0" w:space="0" w:color="auto"/>
        <w:left w:val="none" w:sz="0" w:space="0" w:color="auto"/>
        <w:bottom w:val="none" w:sz="0" w:space="0" w:color="auto"/>
        <w:right w:val="none" w:sz="0" w:space="0" w:color="auto"/>
      </w:divBdr>
    </w:div>
    <w:div w:id="609360259">
      <w:bodyDiv w:val="1"/>
      <w:marLeft w:val="0"/>
      <w:marRight w:val="0"/>
      <w:marTop w:val="0"/>
      <w:marBottom w:val="0"/>
      <w:divBdr>
        <w:top w:val="none" w:sz="0" w:space="0" w:color="auto"/>
        <w:left w:val="none" w:sz="0" w:space="0" w:color="auto"/>
        <w:bottom w:val="none" w:sz="0" w:space="0" w:color="auto"/>
        <w:right w:val="none" w:sz="0" w:space="0" w:color="auto"/>
      </w:divBdr>
    </w:div>
    <w:div w:id="621228664">
      <w:bodyDiv w:val="1"/>
      <w:marLeft w:val="0"/>
      <w:marRight w:val="0"/>
      <w:marTop w:val="0"/>
      <w:marBottom w:val="0"/>
      <w:divBdr>
        <w:top w:val="none" w:sz="0" w:space="0" w:color="auto"/>
        <w:left w:val="none" w:sz="0" w:space="0" w:color="auto"/>
        <w:bottom w:val="none" w:sz="0" w:space="0" w:color="auto"/>
        <w:right w:val="none" w:sz="0" w:space="0" w:color="auto"/>
      </w:divBdr>
      <w:divsChild>
        <w:div w:id="1688368194">
          <w:marLeft w:val="0"/>
          <w:marRight w:val="0"/>
          <w:marTop w:val="0"/>
          <w:marBottom w:val="0"/>
          <w:divBdr>
            <w:top w:val="none" w:sz="0" w:space="0" w:color="auto"/>
            <w:left w:val="none" w:sz="0" w:space="0" w:color="auto"/>
            <w:bottom w:val="none" w:sz="0" w:space="0" w:color="auto"/>
            <w:right w:val="none" w:sz="0" w:space="0" w:color="auto"/>
          </w:divBdr>
          <w:divsChild>
            <w:div w:id="506864664">
              <w:marLeft w:val="0"/>
              <w:marRight w:val="0"/>
              <w:marTop w:val="0"/>
              <w:marBottom w:val="0"/>
              <w:divBdr>
                <w:top w:val="none" w:sz="0" w:space="0" w:color="auto"/>
                <w:left w:val="none" w:sz="0" w:space="0" w:color="auto"/>
                <w:bottom w:val="none" w:sz="0" w:space="0" w:color="auto"/>
                <w:right w:val="none" w:sz="0" w:space="0" w:color="auto"/>
              </w:divBdr>
            </w:div>
            <w:div w:id="1292323431">
              <w:marLeft w:val="0"/>
              <w:marRight w:val="0"/>
              <w:marTop w:val="0"/>
              <w:marBottom w:val="0"/>
              <w:divBdr>
                <w:top w:val="none" w:sz="0" w:space="0" w:color="auto"/>
                <w:left w:val="none" w:sz="0" w:space="0" w:color="auto"/>
                <w:bottom w:val="none" w:sz="0" w:space="0" w:color="auto"/>
                <w:right w:val="none" w:sz="0" w:space="0" w:color="auto"/>
              </w:divBdr>
            </w:div>
            <w:div w:id="2088187987">
              <w:marLeft w:val="0"/>
              <w:marRight w:val="0"/>
              <w:marTop w:val="0"/>
              <w:marBottom w:val="0"/>
              <w:divBdr>
                <w:top w:val="none" w:sz="0" w:space="0" w:color="auto"/>
                <w:left w:val="none" w:sz="0" w:space="0" w:color="auto"/>
                <w:bottom w:val="none" w:sz="0" w:space="0" w:color="auto"/>
                <w:right w:val="none" w:sz="0" w:space="0" w:color="auto"/>
              </w:divBdr>
            </w:div>
            <w:div w:id="1397700506">
              <w:marLeft w:val="0"/>
              <w:marRight w:val="0"/>
              <w:marTop w:val="0"/>
              <w:marBottom w:val="0"/>
              <w:divBdr>
                <w:top w:val="none" w:sz="0" w:space="0" w:color="auto"/>
                <w:left w:val="none" w:sz="0" w:space="0" w:color="auto"/>
                <w:bottom w:val="none" w:sz="0" w:space="0" w:color="auto"/>
                <w:right w:val="none" w:sz="0" w:space="0" w:color="auto"/>
              </w:divBdr>
            </w:div>
            <w:div w:id="414859314">
              <w:marLeft w:val="0"/>
              <w:marRight w:val="0"/>
              <w:marTop w:val="0"/>
              <w:marBottom w:val="0"/>
              <w:divBdr>
                <w:top w:val="none" w:sz="0" w:space="0" w:color="auto"/>
                <w:left w:val="none" w:sz="0" w:space="0" w:color="auto"/>
                <w:bottom w:val="none" w:sz="0" w:space="0" w:color="auto"/>
                <w:right w:val="none" w:sz="0" w:space="0" w:color="auto"/>
              </w:divBdr>
            </w:div>
            <w:div w:id="125698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78930">
      <w:bodyDiv w:val="1"/>
      <w:marLeft w:val="0"/>
      <w:marRight w:val="0"/>
      <w:marTop w:val="0"/>
      <w:marBottom w:val="0"/>
      <w:divBdr>
        <w:top w:val="none" w:sz="0" w:space="0" w:color="auto"/>
        <w:left w:val="none" w:sz="0" w:space="0" w:color="auto"/>
        <w:bottom w:val="none" w:sz="0" w:space="0" w:color="auto"/>
        <w:right w:val="none" w:sz="0" w:space="0" w:color="auto"/>
      </w:divBdr>
    </w:div>
    <w:div w:id="653872554">
      <w:bodyDiv w:val="1"/>
      <w:marLeft w:val="0"/>
      <w:marRight w:val="0"/>
      <w:marTop w:val="0"/>
      <w:marBottom w:val="0"/>
      <w:divBdr>
        <w:top w:val="none" w:sz="0" w:space="0" w:color="auto"/>
        <w:left w:val="none" w:sz="0" w:space="0" w:color="auto"/>
        <w:bottom w:val="none" w:sz="0" w:space="0" w:color="auto"/>
        <w:right w:val="none" w:sz="0" w:space="0" w:color="auto"/>
      </w:divBdr>
    </w:div>
    <w:div w:id="654575887">
      <w:bodyDiv w:val="1"/>
      <w:marLeft w:val="0"/>
      <w:marRight w:val="0"/>
      <w:marTop w:val="0"/>
      <w:marBottom w:val="0"/>
      <w:divBdr>
        <w:top w:val="none" w:sz="0" w:space="0" w:color="auto"/>
        <w:left w:val="none" w:sz="0" w:space="0" w:color="auto"/>
        <w:bottom w:val="none" w:sz="0" w:space="0" w:color="auto"/>
        <w:right w:val="none" w:sz="0" w:space="0" w:color="auto"/>
      </w:divBdr>
    </w:div>
    <w:div w:id="664213629">
      <w:bodyDiv w:val="1"/>
      <w:marLeft w:val="0"/>
      <w:marRight w:val="0"/>
      <w:marTop w:val="0"/>
      <w:marBottom w:val="0"/>
      <w:divBdr>
        <w:top w:val="none" w:sz="0" w:space="0" w:color="auto"/>
        <w:left w:val="none" w:sz="0" w:space="0" w:color="auto"/>
        <w:bottom w:val="none" w:sz="0" w:space="0" w:color="auto"/>
        <w:right w:val="none" w:sz="0" w:space="0" w:color="auto"/>
      </w:divBdr>
      <w:divsChild>
        <w:div w:id="1337221351">
          <w:marLeft w:val="0"/>
          <w:marRight w:val="0"/>
          <w:marTop w:val="0"/>
          <w:marBottom w:val="0"/>
          <w:divBdr>
            <w:top w:val="none" w:sz="0" w:space="0" w:color="auto"/>
            <w:left w:val="none" w:sz="0" w:space="0" w:color="auto"/>
            <w:bottom w:val="none" w:sz="0" w:space="0" w:color="auto"/>
            <w:right w:val="none" w:sz="0" w:space="0" w:color="auto"/>
          </w:divBdr>
          <w:divsChild>
            <w:div w:id="209469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39683">
      <w:bodyDiv w:val="1"/>
      <w:marLeft w:val="0"/>
      <w:marRight w:val="0"/>
      <w:marTop w:val="0"/>
      <w:marBottom w:val="0"/>
      <w:divBdr>
        <w:top w:val="none" w:sz="0" w:space="0" w:color="auto"/>
        <w:left w:val="none" w:sz="0" w:space="0" w:color="auto"/>
        <w:bottom w:val="none" w:sz="0" w:space="0" w:color="auto"/>
        <w:right w:val="none" w:sz="0" w:space="0" w:color="auto"/>
      </w:divBdr>
    </w:div>
    <w:div w:id="664868140">
      <w:bodyDiv w:val="1"/>
      <w:marLeft w:val="0"/>
      <w:marRight w:val="0"/>
      <w:marTop w:val="0"/>
      <w:marBottom w:val="0"/>
      <w:divBdr>
        <w:top w:val="none" w:sz="0" w:space="0" w:color="auto"/>
        <w:left w:val="none" w:sz="0" w:space="0" w:color="auto"/>
        <w:bottom w:val="none" w:sz="0" w:space="0" w:color="auto"/>
        <w:right w:val="none" w:sz="0" w:space="0" w:color="auto"/>
      </w:divBdr>
    </w:div>
    <w:div w:id="664943244">
      <w:bodyDiv w:val="1"/>
      <w:marLeft w:val="0"/>
      <w:marRight w:val="0"/>
      <w:marTop w:val="0"/>
      <w:marBottom w:val="0"/>
      <w:divBdr>
        <w:top w:val="none" w:sz="0" w:space="0" w:color="auto"/>
        <w:left w:val="none" w:sz="0" w:space="0" w:color="auto"/>
        <w:bottom w:val="none" w:sz="0" w:space="0" w:color="auto"/>
        <w:right w:val="none" w:sz="0" w:space="0" w:color="auto"/>
      </w:divBdr>
    </w:div>
    <w:div w:id="666709369">
      <w:bodyDiv w:val="1"/>
      <w:marLeft w:val="0"/>
      <w:marRight w:val="0"/>
      <w:marTop w:val="0"/>
      <w:marBottom w:val="0"/>
      <w:divBdr>
        <w:top w:val="none" w:sz="0" w:space="0" w:color="auto"/>
        <w:left w:val="none" w:sz="0" w:space="0" w:color="auto"/>
        <w:bottom w:val="none" w:sz="0" w:space="0" w:color="auto"/>
        <w:right w:val="none" w:sz="0" w:space="0" w:color="auto"/>
      </w:divBdr>
    </w:div>
    <w:div w:id="669060005">
      <w:bodyDiv w:val="1"/>
      <w:marLeft w:val="0"/>
      <w:marRight w:val="0"/>
      <w:marTop w:val="0"/>
      <w:marBottom w:val="0"/>
      <w:divBdr>
        <w:top w:val="none" w:sz="0" w:space="0" w:color="auto"/>
        <w:left w:val="none" w:sz="0" w:space="0" w:color="auto"/>
        <w:bottom w:val="none" w:sz="0" w:space="0" w:color="auto"/>
        <w:right w:val="none" w:sz="0" w:space="0" w:color="auto"/>
      </w:divBdr>
      <w:divsChild>
        <w:div w:id="436870153">
          <w:marLeft w:val="0"/>
          <w:marRight w:val="0"/>
          <w:marTop w:val="0"/>
          <w:marBottom w:val="0"/>
          <w:divBdr>
            <w:top w:val="none" w:sz="0" w:space="0" w:color="auto"/>
            <w:left w:val="none" w:sz="0" w:space="0" w:color="auto"/>
            <w:bottom w:val="none" w:sz="0" w:space="0" w:color="auto"/>
            <w:right w:val="none" w:sz="0" w:space="0" w:color="auto"/>
          </w:divBdr>
        </w:div>
      </w:divsChild>
    </w:div>
    <w:div w:id="672341007">
      <w:bodyDiv w:val="1"/>
      <w:marLeft w:val="0"/>
      <w:marRight w:val="0"/>
      <w:marTop w:val="0"/>
      <w:marBottom w:val="0"/>
      <w:divBdr>
        <w:top w:val="none" w:sz="0" w:space="0" w:color="auto"/>
        <w:left w:val="none" w:sz="0" w:space="0" w:color="auto"/>
        <w:bottom w:val="none" w:sz="0" w:space="0" w:color="auto"/>
        <w:right w:val="none" w:sz="0" w:space="0" w:color="auto"/>
      </w:divBdr>
    </w:div>
    <w:div w:id="674461147">
      <w:bodyDiv w:val="1"/>
      <w:marLeft w:val="0"/>
      <w:marRight w:val="0"/>
      <w:marTop w:val="0"/>
      <w:marBottom w:val="0"/>
      <w:divBdr>
        <w:top w:val="none" w:sz="0" w:space="0" w:color="auto"/>
        <w:left w:val="none" w:sz="0" w:space="0" w:color="auto"/>
        <w:bottom w:val="none" w:sz="0" w:space="0" w:color="auto"/>
        <w:right w:val="none" w:sz="0" w:space="0" w:color="auto"/>
      </w:divBdr>
    </w:div>
    <w:div w:id="675352377">
      <w:bodyDiv w:val="1"/>
      <w:marLeft w:val="0"/>
      <w:marRight w:val="0"/>
      <w:marTop w:val="0"/>
      <w:marBottom w:val="0"/>
      <w:divBdr>
        <w:top w:val="none" w:sz="0" w:space="0" w:color="auto"/>
        <w:left w:val="none" w:sz="0" w:space="0" w:color="auto"/>
        <w:bottom w:val="none" w:sz="0" w:space="0" w:color="auto"/>
        <w:right w:val="none" w:sz="0" w:space="0" w:color="auto"/>
      </w:divBdr>
    </w:div>
    <w:div w:id="690254700">
      <w:bodyDiv w:val="1"/>
      <w:marLeft w:val="0"/>
      <w:marRight w:val="0"/>
      <w:marTop w:val="0"/>
      <w:marBottom w:val="0"/>
      <w:divBdr>
        <w:top w:val="none" w:sz="0" w:space="0" w:color="auto"/>
        <w:left w:val="none" w:sz="0" w:space="0" w:color="auto"/>
        <w:bottom w:val="none" w:sz="0" w:space="0" w:color="auto"/>
        <w:right w:val="none" w:sz="0" w:space="0" w:color="auto"/>
      </w:divBdr>
    </w:div>
    <w:div w:id="704018300">
      <w:bodyDiv w:val="1"/>
      <w:marLeft w:val="0"/>
      <w:marRight w:val="0"/>
      <w:marTop w:val="0"/>
      <w:marBottom w:val="0"/>
      <w:divBdr>
        <w:top w:val="none" w:sz="0" w:space="0" w:color="auto"/>
        <w:left w:val="none" w:sz="0" w:space="0" w:color="auto"/>
        <w:bottom w:val="none" w:sz="0" w:space="0" w:color="auto"/>
        <w:right w:val="none" w:sz="0" w:space="0" w:color="auto"/>
      </w:divBdr>
    </w:div>
    <w:div w:id="705257822">
      <w:bodyDiv w:val="1"/>
      <w:marLeft w:val="0"/>
      <w:marRight w:val="0"/>
      <w:marTop w:val="0"/>
      <w:marBottom w:val="0"/>
      <w:divBdr>
        <w:top w:val="none" w:sz="0" w:space="0" w:color="auto"/>
        <w:left w:val="none" w:sz="0" w:space="0" w:color="auto"/>
        <w:bottom w:val="none" w:sz="0" w:space="0" w:color="auto"/>
        <w:right w:val="none" w:sz="0" w:space="0" w:color="auto"/>
      </w:divBdr>
    </w:div>
    <w:div w:id="706683341">
      <w:bodyDiv w:val="1"/>
      <w:marLeft w:val="0"/>
      <w:marRight w:val="0"/>
      <w:marTop w:val="0"/>
      <w:marBottom w:val="0"/>
      <w:divBdr>
        <w:top w:val="none" w:sz="0" w:space="0" w:color="auto"/>
        <w:left w:val="none" w:sz="0" w:space="0" w:color="auto"/>
        <w:bottom w:val="none" w:sz="0" w:space="0" w:color="auto"/>
        <w:right w:val="none" w:sz="0" w:space="0" w:color="auto"/>
      </w:divBdr>
    </w:div>
    <w:div w:id="719746524">
      <w:bodyDiv w:val="1"/>
      <w:marLeft w:val="0"/>
      <w:marRight w:val="0"/>
      <w:marTop w:val="0"/>
      <w:marBottom w:val="0"/>
      <w:divBdr>
        <w:top w:val="none" w:sz="0" w:space="0" w:color="auto"/>
        <w:left w:val="none" w:sz="0" w:space="0" w:color="auto"/>
        <w:bottom w:val="none" w:sz="0" w:space="0" w:color="auto"/>
        <w:right w:val="none" w:sz="0" w:space="0" w:color="auto"/>
      </w:divBdr>
    </w:div>
    <w:div w:id="732847380">
      <w:bodyDiv w:val="1"/>
      <w:marLeft w:val="0"/>
      <w:marRight w:val="0"/>
      <w:marTop w:val="0"/>
      <w:marBottom w:val="0"/>
      <w:divBdr>
        <w:top w:val="none" w:sz="0" w:space="0" w:color="auto"/>
        <w:left w:val="none" w:sz="0" w:space="0" w:color="auto"/>
        <w:bottom w:val="none" w:sz="0" w:space="0" w:color="auto"/>
        <w:right w:val="none" w:sz="0" w:space="0" w:color="auto"/>
      </w:divBdr>
    </w:div>
    <w:div w:id="736131507">
      <w:bodyDiv w:val="1"/>
      <w:marLeft w:val="0"/>
      <w:marRight w:val="0"/>
      <w:marTop w:val="0"/>
      <w:marBottom w:val="0"/>
      <w:divBdr>
        <w:top w:val="none" w:sz="0" w:space="0" w:color="auto"/>
        <w:left w:val="none" w:sz="0" w:space="0" w:color="auto"/>
        <w:bottom w:val="none" w:sz="0" w:space="0" w:color="auto"/>
        <w:right w:val="none" w:sz="0" w:space="0" w:color="auto"/>
      </w:divBdr>
    </w:div>
    <w:div w:id="742147310">
      <w:bodyDiv w:val="1"/>
      <w:marLeft w:val="0"/>
      <w:marRight w:val="0"/>
      <w:marTop w:val="0"/>
      <w:marBottom w:val="0"/>
      <w:divBdr>
        <w:top w:val="none" w:sz="0" w:space="0" w:color="auto"/>
        <w:left w:val="none" w:sz="0" w:space="0" w:color="auto"/>
        <w:bottom w:val="none" w:sz="0" w:space="0" w:color="auto"/>
        <w:right w:val="none" w:sz="0" w:space="0" w:color="auto"/>
      </w:divBdr>
    </w:div>
    <w:div w:id="745882267">
      <w:bodyDiv w:val="1"/>
      <w:marLeft w:val="0"/>
      <w:marRight w:val="0"/>
      <w:marTop w:val="0"/>
      <w:marBottom w:val="0"/>
      <w:divBdr>
        <w:top w:val="none" w:sz="0" w:space="0" w:color="auto"/>
        <w:left w:val="none" w:sz="0" w:space="0" w:color="auto"/>
        <w:bottom w:val="none" w:sz="0" w:space="0" w:color="auto"/>
        <w:right w:val="none" w:sz="0" w:space="0" w:color="auto"/>
      </w:divBdr>
    </w:div>
    <w:div w:id="767241667">
      <w:bodyDiv w:val="1"/>
      <w:marLeft w:val="0"/>
      <w:marRight w:val="0"/>
      <w:marTop w:val="0"/>
      <w:marBottom w:val="0"/>
      <w:divBdr>
        <w:top w:val="none" w:sz="0" w:space="0" w:color="auto"/>
        <w:left w:val="none" w:sz="0" w:space="0" w:color="auto"/>
        <w:bottom w:val="none" w:sz="0" w:space="0" w:color="auto"/>
        <w:right w:val="none" w:sz="0" w:space="0" w:color="auto"/>
      </w:divBdr>
    </w:div>
    <w:div w:id="770703854">
      <w:bodyDiv w:val="1"/>
      <w:marLeft w:val="0"/>
      <w:marRight w:val="0"/>
      <w:marTop w:val="0"/>
      <w:marBottom w:val="0"/>
      <w:divBdr>
        <w:top w:val="none" w:sz="0" w:space="0" w:color="auto"/>
        <w:left w:val="none" w:sz="0" w:space="0" w:color="auto"/>
        <w:bottom w:val="none" w:sz="0" w:space="0" w:color="auto"/>
        <w:right w:val="none" w:sz="0" w:space="0" w:color="auto"/>
      </w:divBdr>
    </w:div>
    <w:div w:id="773281487">
      <w:bodyDiv w:val="1"/>
      <w:marLeft w:val="0"/>
      <w:marRight w:val="0"/>
      <w:marTop w:val="0"/>
      <w:marBottom w:val="0"/>
      <w:divBdr>
        <w:top w:val="none" w:sz="0" w:space="0" w:color="auto"/>
        <w:left w:val="none" w:sz="0" w:space="0" w:color="auto"/>
        <w:bottom w:val="none" w:sz="0" w:space="0" w:color="auto"/>
        <w:right w:val="none" w:sz="0" w:space="0" w:color="auto"/>
      </w:divBdr>
    </w:div>
    <w:div w:id="786778206">
      <w:bodyDiv w:val="1"/>
      <w:marLeft w:val="0"/>
      <w:marRight w:val="0"/>
      <w:marTop w:val="0"/>
      <w:marBottom w:val="0"/>
      <w:divBdr>
        <w:top w:val="none" w:sz="0" w:space="0" w:color="auto"/>
        <w:left w:val="none" w:sz="0" w:space="0" w:color="auto"/>
        <w:bottom w:val="none" w:sz="0" w:space="0" w:color="auto"/>
        <w:right w:val="none" w:sz="0" w:space="0" w:color="auto"/>
      </w:divBdr>
    </w:div>
    <w:div w:id="789469975">
      <w:bodyDiv w:val="1"/>
      <w:marLeft w:val="0"/>
      <w:marRight w:val="0"/>
      <w:marTop w:val="0"/>
      <w:marBottom w:val="0"/>
      <w:divBdr>
        <w:top w:val="none" w:sz="0" w:space="0" w:color="auto"/>
        <w:left w:val="none" w:sz="0" w:space="0" w:color="auto"/>
        <w:bottom w:val="none" w:sz="0" w:space="0" w:color="auto"/>
        <w:right w:val="none" w:sz="0" w:space="0" w:color="auto"/>
      </w:divBdr>
    </w:div>
    <w:div w:id="797066847">
      <w:bodyDiv w:val="1"/>
      <w:marLeft w:val="0"/>
      <w:marRight w:val="0"/>
      <w:marTop w:val="0"/>
      <w:marBottom w:val="0"/>
      <w:divBdr>
        <w:top w:val="none" w:sz="0" w:space="0" w:color="auto"/>
        <w:left w:val="none" w:sz="0" w:space="0" w:color="auto"/>
        <w:bottom w:val="none" w:sz="0" w:space="0" w:color="auto"/>
        <w:right w:val="none" w:sz="0" w:space="0" w:color="auto"/>
      </w:divBdr>
      <w:divsChild>
        <w:div w:id="167602985">
          <w:marLeft w:val="0"/>
          <w:marRight w:val="0"/>
          <w:marTop w:val="0"/>
          <w:marBottom w:val="0"/>
          <w:divBdr>
            <w:top w:val="none" w:sz="0" w:space="0" w:color="auto"/>
            <w:left w:val="none" w:sz="0" w:space="0" w:color="auto"/>
            <w:bottom w:val="none" w:sz="0" w:space="0" w:color="auto"/>
            <w:right w:val="none" w:sz="0" w:space="0" w:color="auto"/>
          </w:divBdr>
          <w:divsChild>
            <w:div w:id="1827167379">
              <w:marLeft w:val="0"/>
              <w:marRight w:val="0"/>
              <w:marTop w:val="0"/>
              <w:marBottom w:val="0"/>
              <w:divBdr>
                <w:top w:val="none" w:sz="0" w:space="0" w:color="auto"/>
                <w:left w:val="none" w:sz="0" w:space="0" w:color="auto"/>
                <w:bottom w:val="none" w:sz="0" w:space="0" w:color="auto"/>
                <w:right w:val="none" w:sz="0" w:space="0" w:color="auto"/>
              </w:divBdr>
              <w:divsChild>
                <w:div w:id="601186630">
                  <w:marLeft w:val="0"/>
                  <w:marRight w:val="0"/>
                  <w:marTop w:val="0"/>
                  <w:marBottom w:val="0"/>
                  <w:divBdr>
                    <w:top w:val="none" w:sz="0" w:space="0" w:color="auto"/>
                    <w:left w:val="none" w:sz="0" w:space="0" w:color="auto"/>
                    <w:bottom w:val="none" w:sz="0" w:space="0" w:color="auto"/>
                    <w:right w:val="none" w:sz="0" w:space="0" w:color="auto"/>
                  </w:divBdr>
                  <w:divsChild>
                    <w:div w:id="121242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67601">
              <w:marLeft w:val="0"/>
              <w:marRight w:val="0"/>
              <w:marTop w:val="0"/>
              <w:marBottom w:val="0"/>
              <w:divBdr>
                <w:top w:val="none" w:sz="0" w:space="0" w:color="auto"/>
                <w:left w:val="none" w:sz="0" w:space="0" w:color="auto"/>
                <w:bottom w:val="none" w:sz="0" w:space="0" w:color="auto"/>
                <w:right w:val="none" w:sz="0" w:space="0" w:color="auto"/>
              </w:divBdr>
              <w:divsChild>
                <w:div w:id="1805469300">
                  <w:marLeft w:val="0"/>
                  <w:marRight w:val="0"/>
                  <w:marTop w:val="0"/>
                  <w:marBottom w:val="0"/>
                  <w:divBdr>
                    <w:top w:val="none" w:sz="0" w:space="0" w:color="auto"/>
                    <w:left w:val="none" w:sz="0" w:space="0" w:color="auto"/>
                    <w:bottom w:val="none" w:sz="0" w:space="0" w:color="auto"/>
                    <w:right w:val="none" w:sz="0" w:space="0" w:color="auto"/>
                  </w:divBdr>
                  <w:divsChild>
                    <w:div w:id="2007513265">
                      <w:marLeft w:val="0"/>
                      <w:marRight w:val="0"/>
                      <w:marTop w:val="0"/>
                      <w:marBottom w:val="0"/>
                      <w:divBdr>
                        <w:top w:val="none" w:sz="0" w:space="0" w:color="auto"/>
                        <w:left w:val="none" w:sz="0" w:space="0" w:color="auto"/>
                        <w:bottom w:val="none" w:sz="0" w:space="0" w:color="auto"/>
                        <w:right w:val="none" w:sz="0" w:space="0" w:color="auto"/>
                      </w:divBdr>
                      <w:divsChild>
                        <w:div w:id="2124759598">
                          <w:marLeft w:val="0"/>
                          <w:marRight w:val="0"/>
                          <w:marTop w:val="0"/>
                          <w:marBottom w:val="0"/>
                          <w:divBdr>
                            <w:top w:val="none" w:sz="0" w:space="0" w:color="auto"/>
                            <w:left w:val="none" w:sz="0" w:space="0" w:color="auto"/>
                            <w:bottom w:val="none" w:sz="0" w:space="0" w:color="auto"/>
                            <w:right w:val="none" w:sz="0" w:space="0" w:color="auto"/>
                          </w:divBdr>
                          <w:divsChild>
                            <w:div w:id="581722259">
                              <w:marLeft w:val="0"/>
                              <w:marRight w:val="0"/>
                              <w:marTop w:val="0"/>
                              <w:marBottom w:val="0"/>
                              <w:divBdr>
                                <w:top w:val="none" w:sz="0" w:space="0" w:color="auto"/>
                                <w:left w:val="none" w:sz="0" w:space="0" w:color="auto"/>
                                <w:bottom w:val="none" w:sz="0" w:space="0" w:color="auto"/>
                                <w:right w:val="none" w:sz="0" w:space="0" w:color="auto"/>
                              </w:divBdr>
                            </w:div>
                            <w:div w:id="1029112698">
                              <w:marLeft w:val="0"/>
                              <w:marRight w:val="0"/>
                              <w:marTop w:val="0"/>
                              <w:marBottom w:val="0"/>
                              <w:divBdr>
                                <w:top w:val="none" w:sz="0" w:space="0" w:color="auto"/>
                                <w:left w:val="none" w:sz="0" w:space="0" w:color="auto"/>
                                <w:bottom w:val="none" w:sz="0" w:space="0" w:color="auto"/>
                                <w:right w:val="none" w:sz="0" w:space="0" w:color="auto"/>
                              </w:divBdr>
                            </w:div>
                            <w:div w:id="183822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18916">
                      <w:marLeft w:val="0"/>
                      <w:marRight w:val="0"/>
                      <w:marTop w:val="0"/>
                      <w:marBottom w:val="0"/>
                      <w:divBdr>
                        <w:top w:val="none" w:sz="0" w:space="0" w:color="auto"/>
                        <w:left w:val="none" w:sz="0" w:space="0" w:color="auto"/>
                        <w:bottom w:val="none" w:sz="0" w:space="0" w:color="auto"/>
                        <w:right w:val="none" w:sz="0" w:space="0" w:color="auto"/>
                      </w:divBdr>
                      <w:divsChild>
                        <w:div w:id="21254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073187">
          <w:marLeft w:val="0"/>
          <w:marRight w:val="0"/>
          <w:marTop w:val="0"/>
          <w:marBottom w:val="0"/>
          <w:divBdr>
            <w:top w:val="none" w:sz="0" w:space="0" w:color="auto"/>
            <w:left w:val="none" w:sz="0" w:space="0" w:color="auto"/>
            <w:bottom w:val="none" w:sz="0" w:space="0" w:color="auto"/>
            <w:right w:val="none" w:sz="0" w:space="0" w:color="auto"/>
          </w:divBdr>
        </w:div>
        <w:div w:id="557279307">
          <w:marLeft w:val="0"/>
          <w:marRight w:val="0"/>
          <w:marTop w:val="0"/>
          <w:marBottom w:val="0"/>
          <w:divBdr>
            <w:top w:val="none" w:sz="0" w:space="0" w:color="auto"/>
            <w:left w:val="none" w:sz="0" w:space="0" w:color="auto"/>
            <w:bottom w:val="none" w:sz="0" w:space="0" w:color="auto"/>
            <w:right w:val="none" w:sz="0" w:space="0" w:color="auto"/>
          </w:divBdr>
          <w:divsChild>
            <w:div w:id="1168444949">
              <w:marLeft w:val="0"/>
              <w:marRight w:val="0"/>
              <w:marTop w:val="0"/>
              <w:marBottom w:val="0"/>
              <w:divBdr>
                <w:top w:val="none" w:sz="0" w:space="0" w:color="auto"/>
                <w:left w:val="none" w:sz="0" w:space="0" w:color="auto"/>
                <w:bottom w:val="none" w:sz="0" w:space="0" w:color="auto"/>
                <w:right w:val="none" w:sz="0" w:space="0" w:color="auto"/>
              </w:divBdr>
              <w:divsChild>
                <w:div w:id="1418013637">
                  <w:marLeft w:val="0"/>
                  <w:marRight w:val="0"/>
                  <w:marTop w:val="0"/>
                  <w:marBottom w:val="0"/>
                  <w:divBdr>
                    <w:top w:val="none" w:sz="0" w:space="0" w:color="auto"/>
                    <w:left w:val="none" w:sz="0" w:space="0" w:color="auto"/>
                    <w:bottom w:val="none" w:sz="0" w:space="0" w:color="auto"/>
                    <w:right w:val="none" w:sz="0" w:space="0" w:color="auto"/>
                  </w:divBdr>
                </w:div>
                <w:div w:id="1954941351">
                  <w:marLeft w:val="0"/>
                  <w:marRight w:val="0"/>
                  <w:marTop w:val="0"/>
                  <w:marBottom w:val="0"/>
                  <w:divBdr>
                    <w:top w:val="none" w:sz="0" w:space="0" w:color="auto"/>
                    <w:left w:val="none" w:sz="0" w:space="0" w:color="auto"/>
                    <w:bottom w:val="none" w:sz="0" w:space="0" w:color="auto"/>
                    <w:right w:val="none" w:sz="0" w:space="0" w:color="auto"/>
                  </w:divBdr>
                </w:div>
              </w:divsChild>
            </w:div>
            <w:div w:id="1295595825">
              <w:marLeft w:val="0"/>
              <w:marRight w:val="0"/>
              <w:marTop w:val="0"/>
              <w:marBottom w:val="0"/>
              <w:divBdr>
                <w:top w:val="none" w:sz="0" w:space="0" w:color="auto"/>
                <w:left w:val="none" w:sz="0" w:space="0" w:color="auto"/>
                <w:bottom w:val="none" w:sz="0" w:space="0" w:color="auto"/>
                <w:right w:val="none" w:sz="0" w:space="0" w:color="auto"/>
              </w:divBdr>
              <w:divsChild>
                <w:div w:id="1704745105">
                  <w:marLeft w:val="0"/>
                  <w:marRight w:val="0"/>
                  <w:marTop w:val="0"/>
                  <w:marBottom w:val="0"/>
                  <w:divBdr>
                    <w:top w:val="none" w:sz="0" w:space="0" w:color="auto"/>
                    <w:left w:val="none" w:sz="0" w:space="0" w:color="auto"/>
                    <w:bottom w:val="none" w:sz="0" w:space="0" w:color="auto"/>
                    <w:right w:val="none" w:sz="0" w:space="0" w:color="auto"/>
                  </w:divBdr>
                </w:div>
              </w:divsChild>
            </w:div>
            <w:div w:id="1447961596">
              <w:marLeft w:val="0"/>
              <w:marRight w:val="0"/>
              <w:marTop w:val="0"/>
              <w:marBottom w:val="0"/>
              <w:divBdr>
                <w:top w:val="none" w:sz="0" w:space="0" w:color="auto"/>
                <w:left w:val="none" w:sz="0" w:space="0" w:color="auto"/>
                <w:bottom w:val="none" w:sz="0" w:space="0" w:color="auto"/>
                <w:right w:val="none" w:sz="0" w:space="0" w:color="auto"/>
              </w:divBdr>
              <w:divsChild>
                <w:div w:id="1356687951">
                  <w:marLeft w:val="0"/>
                  <w:marRight w:val="0"/>
                  <w:marTop w:val="0"/>
                  <w:marBottom w:val="0"/>
                  <w:divBdr>
                    <w:top w:val="none" w:sz="0" w:space="0" w:color="auto"/>
                    <w:left w:val="none" w:sz="0" w:space="0" w:color="auto"/>
                    <w:bottom w:val="none" w:sz="0" w:space="0" w:color="auto"/>
                    <w:right w:val="none" w:sz="0" w:space="0" w:color="auto"/>
                  </w:divBdr>
                </w:div>
                <w:div w:id="202967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116106">
      <w:bodyDiv w:val="1"/>
      <w:marLeft w:val="0"/>
      <w:marRight w:val="0"/>
      <w:marTop w:val="0"/>
      <w:marBottom w:val="0"/>
      <w:divBdr>
        <w:top w:val="none" w:sz="0" w:space="0" w:color="auto"/>
        <w:left w:val="none" w:sz="0" w:space="0" w:color="auto"/>
        <w:bottom w:val="none" w:sz="0" w:space="0" w:color="auto"/>
        <w:right w:val="none" w:sz="0" w:space="0" w:color="auto"/>
      </w:divBdr>
    </w:div>
    <w:div w:id="804201802">
      <w:bodyDiv w:val="1"/>
      <w:marLeft w:val="0"/>
      <w:marRight w:val="0"/>
      <w:marTop w:val="0"/>
      <w:marBottom w:val="0"/>
      <w:divBdr>
        <w:top w:val="none" w:sz="0" w:space="0" w:color="auto"/>
        <w:left w:val="none" w:sz="0" w:space="0" w:color="auto"/>
        <w:bottom w:val="none" w:sz="0" w:space="0" w:color="auto"/>
        <w:right w:val="none" w:sz="0" w:space="0" w:color="auto"/>
      </w:divBdr>
    </w:div>
    <w:div w:id="805468270">
      <w:bodyDiv w:val="1"/>
      <w:marLeft w:val="0"/>
      <w:marRight w:val="0"/>
      <w:marTop w:val="0"/>
      <w:marBottom w:val="0"/>
      <w:divBdr>
        <w:top w:val="none" w:sz="0" w:space="0" w:color="auto"/>
        <w:left w:val="none" w:sz="0" w:space="0" w:color="auto"/>
        <w:bottom w:val="none" w:sz="0" w:space="0" w:color="auto"/>
        <w:right w:val="none" w:sz="0" w:space="0" w:color="auto"/>
      </w:divBdr>
    </w:div>
    <w:div w:id="811794790">
      <w:bodyDiv w:val="1"/>
      <w:marLeft w:val="0"/>
      <w:marRight w:val="0"/>
      <w:marTop w:val="0"/>
      <w:marBottom w:val="0"/>
      <w:divBdr>
        <w:top w:val="none" w:sz="0" w:space="0" w:color="auto"/>
        <w:left w:val="none" w:sz="0" w:space="0" w:color="auto"/>
        <w:bottom w:val="none" w:sz="0" w:space="0" w:color="auto"/>
        <w:right w:val="none" w:sz="0" w:space="0" w:color="auto"/>
      </w:divBdr>
    </w:div>
    <w:div w:id="813765358">
      <w:bodyDiv w:val="1"/>
      <w:marLeft w:val="0"/>
      <w:marRight w:val="0"/>
      <w:marTop w:val="0"/>
      <w:marBottom w:val="0"/>
      <w:divBdr>
        <w:top w:val="none" w:sz="0" w:space="0" w:color="auto"/>
        <w:left w:val="none" w:sz="0" w:space="0" w:color="auto"/>
        <w:bottom w:val="none" w:sz="0" w:space="0" w:color="auto"/>
        <w:right w:val="none" w:sz="0" w:space="0" w:color="auto"/>
      </w:divBdr>
    </w:div>
    <w:div w:id="818232709">
      <w:bodyDiv w:val="1"/>
      <w:marLeft w:val="0"/>
      <w:marRight w:val="0"/>
      <w:marTop w:val="0"/>
      <w:marBottom w:val="0"/>
      <w:divBdr>
        <w:top w:val="none" w:sz="0" w:space="0" w:color="auto"/>
        <w:left w:val="none" w:sz="0" w:space="0" w:color="auto"/>
        <w:bottom w:val="none" w:sz="0" w:space="0" w:color="auto"/>
        <w:right w:val="none" w:sz="0" w:space="0" w:color="auto"/>
      </w:divBdr>
    </w:div>
    <w:div w:id="820775435">
      <w:bodyDiv w:val="1"/>
      <w:marLeft w:val="0"/>
      <w:marRight w:val="0"/>
      <w:marTop w:val="0"/>
      <w:marBottom w:val="0"/>
      <w:divBdr>
        <w:top w:val="none" w:sz="0" w:space="0" w:color="auto"/>
        <w:left w:val="none" w:sz="0" w:space="0" w:color="auto"/>
        <w:bottom w:val="none" w:sz="0" w:space="0" w:color="auto"/>
        <w:right w:val="none" w:sz="0" w:space="0" w:color="auto"/>
      </w:divBdr>
    </w:div>
    <w:div w:id="823543211">
      <w:bodyDiv w:val="1"/>
      <w:marLeft w:val="0"/>
      <w:marRight w:val="0"/>
      <w:marTop w:val="0"/>
      <w:marBottom w:val="0"/>
      <w:divBdr>
        <w:top w:val="none" w:sz="0" w:space="0" w:color="auto"/>
        <w:left w:val="none" w:sz="0" w:space="0" w:color="auto"/>
        <w:bottom w:val="none" w:sz="0" w:space="0" w:color="auto"/>
        <w:right w:val="none" w:sz="0" w:space="0" w:color="auto"/>
      </w:divBdr>
    </w:div>
    <w:div w:id="828591972">
      <w:bodyDiv w:val="1"/>
      <w:marLeft w:val="0"/>
      <w:marRight w:val="0"/>
      <w:marTop w:val="0"/>
      <w:marBottom w:val="0"/>
      <w:divBdr>
        <w:top w:val="none" w:sz="0" w:space="0" w:color="auto"/>
        <w:left w:val="none" w:sz="0" w:space="0" w:color="auto"/>
        <w:bottom w:val="none" w:sz="0" w:space="0" w:color="auto"/>
        <w:right w:val="none" w:sz="0" w:space="0" w:color="auto"/>
      </w:divBdr>
    </w:div>
    <w:div w:id="846596068">
      <w:bodyDiv w:val="1"/>
      <w:marLeft w:val="0"/>
      <w:marRight w:val="0"/>
      <w:marTop w:val="0"/>
      <w:marBottom w:val="0"/>
      <w:divBdr>
        <w:top w:val="none" w:sz="0" w:space="0" w:color="auto"/>
        <w:left w:val="none" w:sz="0" w:space="0" w:color="auto"/>
        <w:bottom w:val="none" w:sz="0" w:space="0" w:color="auto"/>
        <w:right w:val="none" w:sz="0" w:space="0" w:color="auto"/>
      </w:divBdr>
    </w:div>
    <w:div w:id="847912607">
      <w:bodyDiv w:val="1"/>
      <w:marLeft w:val="0"/>
      <w:marRight w:val="0"/>
      <w:marTop w:val="0"/>
      <w:marBottom w:val="0"/>
      <w:divBdr>
        <w:top w:val="none" w:sz="0" w:space="0" w:color="auto"/>
        <w:left w:val="none" w:sz="0" w:space="0" w:color="auto"/>
        <w:bottom w:val="none" w:sz="0" w:space="0" w:color="auto"/>
        <w:right w:val="none" w:sz="0" w:space="0" w:color="auto"/>
      </w:divBdr>
    </w:div>
    <w:div w:id="854852550">
      <w:bodyDiv w:val="1"/>
      <w:marLeft w:val="0"/>
      <w:marRight w:val="0"/>
      <w:marTop w:val="0"/>
      <w:marBottom w:val="0"/>
      <w:divBdr>
        <w:top w:val="none" w:sz="0" w:space="0" w:color="auto"/>
        <w:left w:val="none" w:sz="0" w:space="0" w:color="auto"/>
        <w:bottom w:val="none" w:sz="0" w:space="0" w:color="auto"/>
        <w:right w:val="none" w:sz="0" w:space="0" w:color="auto"/>
      </w:divBdr>
      <w:divsChild>
        <w:div w:id="758252248">
          <w:marLeft w:val="0"/>
          <w:marRight w:val="0"/>
          <w:marTop w:val="180"/>
          <w:marBottom w:val="180"/>
          <w:divBdr>
            <w:top w:val="none" w:sz="0" w:space="0" w:color="auto"/>
            <w:left w:val="none" w:sz="0" w:space="0" w:color="auto"/>
            <w:bottom w:val="none" w:sz="0" w:space="0" w:color="auto"/>
            <w:right w:val="none" w:sz="0" w:space="0" w:color="auto"/>
          </w:divBdr>
          <w:divsChild>
            <w:div w:id="1710953417">
              <w:marLeft w:val="0"/>
              <w:marRight w:val="0"/>
              <w:marTop w:val="0"/>
              <w:marBottom w:val="0"/>
              <w:divBdr>
                <w:top w:val="none" w:sz="0" w:space="0" w:color="auto"/>
                <w:left w:val="none" w:sz="0" w:space="0" w:color="auto"/>
                <w:bottom w:val="none" w:sz="0" w:space="0" w:color="auto"/>
                <w:right w:val="none" w:sz="0" w:space="0" w:color="auto"/>
              </w:divBdr>
            </w:div>
            <w:div w:id="1244417958">
              <w:marLeft w:val="0"/>
              <w:marRight w:val="0"/>
              <w:marTop w:val="0"/>
              <w:marBottom w:val="0"/>
              <w:divBdr>
                <w:top w:val="none" w:sz="0" w:space="0" w:color="auto"/>
                <w:left w:val="none" w:sz="0" w:space="0" w:color="auto"/>
                <w:bottom w:val="none" w:sz="0" w:space="0" w:color="auto"/>
                <w:right w:val="none" w:sz="0" w:space="0" w:color="auto"/>
              </w:divBdr>
              <w:divsChild>
                <w:div w:id="64228964">
                  <w:marLeft w:val="0"/>
                  <w:marRight w:val="0"/>
                  <w:marTop w:val="0"/>
                  <w:marBottom w:val="0"/>
                  <w:divBdr>
                    <w:top w:val="none" w:sz="0" w:space="0" w:color="auto"/>
                    <w:left w:val="none" w:sz="0" w:space="0" w:color="auto"/>
                    <w:bottom w:val="none" w:sz="0" w:space="0" w:color="auto"/>
                    <w:right w:val="none" w:sz="0" w:space="0" w:color="auto"/>
                  </w:divBdr>
                  <w:divsChild>
                    <w:div w:id="272056373">
                      <w:marLeft w:val="0"/>
                      <w:marRight w:val="0"/>
                      <w:marTop w:val="0"/>
                      <w:marBottom w:val="0"/>
                      <w:divBdr>
                        <w:top w:val="none" w:sz="0" w:space="0" w:color="auto"/>
                        <w:left w:val="none" w:sz="0" w:space="0" w:color="auto"/>
                        <w:bottom w:val="none" w:sz="0" w:space="0" w:color="auto"/>
                        <w:right w:val="none" w:sz="0" w:space="0" w:color="auto"/>
                      </w:divBdr>
                    </w:div>
                    <w:div w:id="1515026856">
                      <w:marLeft w:val="0"/>
                      <w:marRight w:val="0"/>
                      <w:marTop w:val="0"/>
                      <w:marBottom w:val="0"/>
                      <w:divBdr>
                        <w:top w:val="none" w:sz="0" w:space="0" w:color="auto"/>
                        <w:left w:val="none" w:sz="0" w:space="0" w:color="auto"/>
                        <w:bottom w:val="none" w:sz="0" w:space="0" w:color="auto"/>
                        <w:right w:val="none" w:sz="0" w:space="0" w:color="auto"/>
                      </w:divBdr>
                    </w:div>
                    <w:div w:id="1467813439">
                      <w:marLeft w:val="0"/>
                      <w:marRight w:val="0"/>
                      <w:marTop w:val="0"/>
                      <w:marBottom w:val="0"/>
                      <w:divBdr>
                        <w:top w:val="none" w:sz="0" w:space="0" w:color="auto"/>
                        <w:left w:val="none" w:sz="0" w:space="0" w:color="auto"/>
                        <w:bottom w:val="none" w:sz="0" w:space="0" w:color="auto"/>
                        <w:right w:val="none" w:sz="0" w:space="0" w:color="auto"/>
                      </w:divBdr>
                    </w:div>
                  </w:divsChild>
                </w:div>
                <w:div w:id="32967250">
                  <w:marLeft w:val="0"/>
                  <w:marRight w:val="0"/>
                  <w:marTop w:val="0"/>
                  <w:marBottom w:val="0"/>
                  <w:divBdr>
                    <w:top w:val="none" w:sz="0" w:space="0" w:color="auto"/>
                    <w:left w:val="none" w:sz="0" w:space="0" w:color="auto"/>
                    <w:bottom w:val="none" w:sz="0" w:space="0" w:color="auto"/>
                    <w:right w:val="none" w:sz="0" w:space="0" w:color="auto"/>
                  </w:divBdr>
                  <w:divsChild>
                    <w:div w:id="542788637">
                      <w:marLeft w:val="0"/>
                      <w:marRight w:val="0"/>
                      <w:marTop w:val="0"/>
                      <w:marBottom w:val="0"/>
                      <w:divBdr>
                        <w:top w:val="none" w:sz="0" w:space="0" w:color="auto"/>
                        <w:left w:val="none" w:sz="0" w:space="0" w:color="auto"/>
                        <w:bottom w:val="none" w:sz="0" w:space="0" w:color="auto"/>
                        <w:right w:val="none" w:sz="0" w:space="0" w:color="auto"/>
                      </w:divBdr>
                    </w:div>
                    <w:div w:id="110828887">
                      <w:marLeft w:val="0"/>
                      <w:marRight w:val="0"/>
                      <w:marTop w:val="0"/>
                      <w:marBottom w:val="0"/>
                      <w:divBdr>
                        <w:top w:val="none" w:sz="0" w:space="0" w:color="auto"/>
                        <w:left w:val="none" w:sz="0" w:space="0" w:color="auto"/>
                        <w:bottom w:val="none" w:sz="0" w:space="0" w:color="auto"/>
                        <w:right w:val="none" w:sz="0" w:space="0" w:color="auto"/>
                      </w:divBdr>
                    </w:div>
                    <w:div w:id="85106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614179">
      <w:bodyDiv w:val="1"/>
      <w:marLeft w:val="0"/>
      <w:marRight w:val="0"/>
      <w:marTop w:val="0"/>
      <w:marBottom w:val="0"/>
      <w:divBdr>
        <w:top w:val="none" w:sz="0" w:space="0" w:color="auto"/>
        <w:left w:val="none" w:sz="0" w:space="0" w:color="auto"/>
        <w:bottom w:val="none" w:sz="0" w:space="0" w:color="auto"/>
        <w:right w:val="none" w:sz="0" w:space="0" w:color="auto"/>
      </w:divBdr>
    </w:div>
    <w:div w:id="870998836">
      <w:bodyDiv w:val="1"/>
      <w:marLeft w:val="0"/>
      <w:marRight w:val="0"/>
      <w:marTop w:val="0"/>
      <w:marBottom w:val="0"/>
      <w:divBdr>
        <w:top w:val="none" w:sz="0" w:space="0" w:color="auto"/>
        <w:left w:val="none" w:sz="0" w:space="0" w:color="auto"/>
        <w:bottom w:val="none" w:sz="0" w:space="0" w:color="auto"/>
        <w:right w:val="none" w:sz="0" w:space="0" w:color="auto"/>
      </w:divBdr>
      <w:divsChild>
        <w:div w:id="1774588824">
          <w:marLeft w:val="0"/>
          <w:marRight w:val="0"/>
          <w:marTop w:val="0"/>
          <w:marBottom w:val="0"/>
          <w:divBdr>
            <w:top w:val="none" w:sz="0" w:space="0" w:color="auto"/>
            <w:left w:val="none" w:sz="0" w:space="0" w:color="auto"/>
            <w:bottom w:val="none" w:sz="0" w:space="0" w:color="auto"/>
            <w:right w:val="none" w:sz="0" w:space="0" w:color="auto"/>
          </w:divBdr>
        </w:div>
      </w:divsChild>
    </w:div>
    <w:div w:id="871696437">
      <w:bodyDiv w:val="1"/>
      <w:marLeft w:val="0"/>
      <w:marRight w:val="0"/>
      <w:marTop w:val="0"/>
      <w:marBottom w:val="0"/>
      <w:divBdr>
        <w:top w:val="none" w:sz="0" w:space="0" w:color="auto"/>
        <w:left w:val="none" w:sz="0" w:space="0" w:color="auto"/>
        <w:bottom w:val="none" w:sz="0" w:space="0" w:color="auto"/>
        <w:right w:val="none" w:sz="0" w:space="0" w:color="auto"/>
      </w:divBdr>
    </w:div>
    <w:div w:id="897515605">
      <w:bodyDiv w:val="1"/>
      <w:marLeft w:val="0"/>
      <w:marRight w:val="0"/>
      <w:marTop w:val="0"/>
      <w:marBottom w:val="0"/>
      <w:divBdr>
        <w:top w:val="none" w:sz="0" w:space="0" w:color="auto"/>
        <w:left w:val="none" w:sz="0" w:space="0" w:color="auto"/>
        <w:bottom w:val="none" w:sz="0" w:space="0" w:color="auto"/>
        <w:right w:val="none" w:sz="0" w:space="0" w:color="auto"/>
      </w:divBdr>
    </w:div>
    <w:div w:id="897545460">
      <w:bodyDiv w:val="1"/>
      <w:marLeft w:val="0"/>
      <w:marRight w:val="0"/>
      <w:marTop w:val="0"/>
      <w:marBottom w:val="0"/>
      <w:divBdr>
        <w:top w:val="none" w:sz="0" w:space="0" w:color="auto"/>
        <w:left w:val="none" w:sz="0" w:space="0" w:color="auto"/>
        <w:bottom w:val="none" w:sz="0" w:space="0" w:color="auto"/>
        <w:right w:val="none" w:sz="0" w:space="0" w:color="auto"/>
      </w:divBdr>
    </w:div>
    <w:div w:id="904678663">
      <w:bodyDiv w:val="1"/>
      <w:marLeft w:val="0"/>
      <w:marRight w:val="0"/>
      <w:marTop w:val="0"/>
      <w:marBottom w:val="0"/>
      <w:divBdr>
        <w:top w:val="none" w:sz="0" w:space="0" w:color="auto"/>
        <w:left w:val="none" w:sz="0" w:space="0" w:color="auto"/>
        <w:bottom w:val="none" w:sz="0" w:space="0" w:color="auto"/>
        <w:right w:val="none" w:sz="0" w:space="0" w:color="auto"/>
      </w:divBdr>
    </w:div>
    <w:div w:id="912395125">
      <w:bodyDiv w:val="1"/>
      <w:marLeft w:val="0"/>
      <w:marRight w:val="0"/>
      <w:marTop w:val="0"/>
      <w:marBottom w:val="0"/>
      <w:divBdr>
        <w:top w:val="none" w:sz="0" w:space="0" w:color="auto"/>
        <w:left w:val="none" w:sz="0" w:space="0" w:color="auto"/>
        <w:bottom w:val="none" w:sz="0" w:space="0" w:color="auto"/>
        <w:right w:val="none" w:sz="0" w:space="0" w:color="auto"/>
      </w:divBdr>
    </w:div>
    <w:div w:id="915436846">
      <w:bodyDiv w:val="1"/>
      <w:marLeft w:val="0"/>
      <w:marRight w:val="0"/>
      <w:marTop w:val="0"/>
      <w:marBottom w:val="0"/>
      <w:divBdr>
        <w:top w:val="none" w:sz="0" w:space="0" w:color="auto"/>
        <w:left w:val="none" w:sz="0" w:space="0" w:color="auto"/>
        <w:bottom w:val="none" w:sz="0" w:space="0" w:color="auto"/>
        <w:right w:val="none" w:sz="0" w:space="0" w:color="auto"/>
      </w:divBdr>
    </w:div>
    <w:div w:id="924803394">
      <w:bodyDiv w:val="1"/>
      <w:marLeft w:val="0"/>
      <w:marRight w:val="0"/>
      <w:marTop w:val="0"/>
      <w:marBottom w:val="0"/>
      <w:divBdr>
        <w:top w:val="none" w:sz="0" w:space="0" w:color="auto"/>
        <w:left w:val="none" w:sz="0" w:space="0" w:color="auto"/>
        <w:bottom w:val="none" w:sz="0" w:space="0" w:color="auto"/>
        <w:right w:val="none" w:sz="0" w:space="0" w:color="auto"/>
      </w:divBdr>
    </w:div>
    <w:div w:id="929584745">
      <w:bodyDiv w:val="1"/>
      <w:marLeft w:val="0"/>
      <w:marRight w:val="0"/>
      <w:marTop w:val="0"/>
      <w:marBottom w:val="0"/>
      <w:divBdr>
        <w:top w:val="none" w:sz="0" w:space="0" w:color="auto"/>
        <w:left w:val="none" w:sz="0" w:space="0" w:color="auto"/>
        <w:bottom w:val="none" w:sz="0" w:space="0" w:color="auto"/>
        <w:right w:val="none" w:sz="0" w:space="0" w:color="auto"/>
      </w:divBdr>
    </w:div>
    <w:div w:id="946616548">
      <w:bodyDiv w:val="1"/>
      <w:marLeft w:val="0"/>
      <w:marRight w:val="0"/>
      <w:marTop w:val="0"/>
      <w:marBottom w:val="0"/>
      <w:divBdr>
        <w:top w:val="none" w:sz="0" w:space="0" w:color="auto"/>
        <w:left w:val="none" w:sz="0" w:space="0" w:color="auto"/>
        <w:bottom w:val="none" w:sz="0" w:space="0" w:color="auto"/>
        <w:right w:val="none" w:sz="0" w:space="0" w:color="auto"/>
      </w:divBdr>
      <w:divsChild>
        <w:div w:id="1300570960">
          <w:marLeft w:val="0"/>
          <w:marRight w:val="0"/>
          <w:marTop w:val="0"/>
          <w:marBottom w:val="0"/>
          <w:divBdr>
            <w:top w:val="none" w:sz="0" w:space="0" w:color="auto"/>
            <w:left w:val="none" w:sz="0" w:space="0" w:color="auto"/>
            <w:bottom w:val="none" w:sz="0" w:space="0" w:color="auto"/>
            <w:right w:val="none" w:sz="0" w:space="0" w:color="auto"/>
          </w:divBdr>
          <w:divsChild>
            <w:div w:id="169417201">
              <w:marLeft w:val="0"/>
              <w:marRight w:val="0"/>
              <w:marTop w:val="0"/>
              <w:marBottom w:val="0"/>
              <w:divBdr>
                <w:top w:val="none" w:sz="0" w:space="0" w:color="auto"/>
                <w:left w:val="none" w:sz="0" w:space="0" w:color="auto"/>
                <w:bottom w:val="none" w:sz="0" w:space="0" w:color="auto"/>
                <w:right w:val="none" w:sz="0" w:space="0" w:color="auto"/>
              </w:divBdr>
            </w:div>
            <w:div w:id="1324357508">
              <w:marLeft w:val="0"/>
              <w:marRight w:val="0"/>
              <w:marTop w:val="0"/>
              <w:marBottom w:val="0"/>
              <w:divBdr>
                <w:top w:val="none" w:sz="0" w:space="0" w:color="auto"/>
                <w:left w:val="none" w:sz="0" w:space="0" w:color="auto"/>
                <w:bottom w:val="none" w:sz="0" w:space="0" w:color="auto"/>
                <w:right w:val="none" w:sz="0" w:space="0" w:color="auto"/>
              </w:divBdr>
            </w:div>
            <w:div w:id="7637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46669">
      <w:bodyDiv w:val="1"/>
      <w:marLeft w:val="0"/>
      <w:marRight w:val="0"/>
      <w:marTop w:val="0"/>
      <w:marBottom w:val="0"/>
      <w:divBdr>
        <w:top w:val="none" w:sz="0" w:space="0" w:color="auto"/>
        <w:left w:val="none" w:sz="0" w:space="0" w:color="auto"/>
        <w:bottom w:val="none" w:sz="0" w:space="0" w:color="auto"/>
        <w:right w:val="none" w:sz="0" w:space="0" w:color="auto"/>
      </w:divBdr>
      <w:divsChild>
        <w:div w:id="469322422">
          <w:marLeft w:val="0"/>
          <w:marRight w:val="0"/>
          <w:marTop w:val="0"/>
          <w:marBottom w:val="0"/>
          <w:divBdr>
            <w:top w:val="none" w:sz="0" w:space="0" w:color="auto"/>
            <w:left w:val="none" w:sz="0" w:space="0" w:color="auto"/>
            <w:bottom w:val="none" w:sz="0" w:space="0" w:color="auto"/>
            <w:right w:val="none" w:sz="0" w:space="0" w:color="auto"/>
          </w:divBdr>
          <w:divsChild>
            <w:div w:id="1765689335">
              <w:marLeft w:val="0"/>
              <w:marRight w:val="0"/>
              <w:marTop w:val="0"/>
              <w:marBottom w:val="0"/>
              <w:divBdr>
                <w:top w:val="none" w:sz="0" w:space="0" w:color="auto"/>
                <w:left w:val="none" w:sz="0" w:space="0" w:color="auto"/>
                <w:bottom w:val="none" w:sz="0" w:space="0" w:color="auto"/>
                <w:right w:val="none" w:sz="0" w:space="0" w:color="auto"/>
              </w:divBdr>
            </w:div>
            <w:div w:id="1957642428">
              <w:marLeft w:val="0"/>
              <w:marRight w:val="0"/>
              <w:marTop w:val="0"/>
              <w:marBottom w:val="0"/>
              <w:divBdr>
                <w:top w:val="none" w:sz="0" w:space="0" w:color="auto"/>
                <w:left w:val="none" w:sz="0" w:space="0" w:color="auto"/>
                <w:bottom w:val="none" w:sz="0" w:space="0" w:color="auto"/>
                <w:right w:val="none" w:sz="0" w:space="0" w:color="auto"/>
              </w:divBdr>
            </w:div>
            <w:div w:id="278146777">
              <w:marLeft w:val="0"/>
              <w:marRight w:val="0"/>
              <w:marTop w:val="0"/>
              <w:marBottom w:val="0"/>
              <w:divBdr>
                <w:top w:val="none" w:sz="0" w:space="0" w:color="auto"/>
                <w:left w:val="none" w:sz="0" w:space="0" w:color="auto"/>
                <w:bottom w:val="none" w:sz="0" w:space="0" w:color="auto"/>
                <w:right w:val="none" w:sz="0" w:space="0" w:color="auto"/>
              </w:divBdr>
            </w:div>
            <w:div w:id="1340959433">
              <w:marLeft w:val="0"/>
              <w:marRight w:val="0"/>
              <w:marTop w:val="0"/>
              <w:marBottom w:val="0"/>
              <w:divBdr>
                <w:top w:val="none" w:sz="0" w:space="0" w:color="auto"/>
                <w:left w:val="none" w:sz="0" w:space="0" w:color="auto"/>
                <w:bottom w:val="none" w:sz="0" w:space="0" w:color="auto"/>
                <w:right w:val="none" w:sz="0" w:space="0" w:color="auto"/>
              </w:divBdr>
            </w:div>
            <w:div w:id="1102603036">
              <w:marLeft w:val="0"/>
              <w:marRight w:val="0"/>
              <w:marTop w:val="0"/>
              <w:marBottom w:val="0"/>
              <w:divBdr>
                <w:top w:val="none" w:sz="0" w:space="0" w:color="auto"/>
                <w:left w:val="none" w:sz="0" w:space="0" w:color="auto"/>
                <w:bottom w:val="none" w:sz="0" w:space="0" w:color="auto"/>
                <w:right w:val="none" w:sz="0" w:space="0" w:color="auto"/>
              </w:divBdr>
            </w:div>
            <w:div w:id="1134563435">
              <w:marLeft w:val="0"/>
              <w:marRight w:val="0"/>
              <w:marTop w:val="0"/>
              <w:marBottom w:val="0"/>
              <w:divBdr>
                <w:top w:val="none" w:sz="0" w:space="0" w:color="auto"/>
                <w:left w:val="none" w:sz="0" w:space="0" w:color="auto"/>
                <w:bottom w:val="none" w:sz="0" w:space="0" w:color="auto"/>
                <w:right w:val="none" w:sz="0" w:space="0" w:color="auto"/>
              </w:divBdr>
            </w:div>
            <w:div w:id="1580944003">
              <w:marLeft w:val="0"/>
              <w:marRight w:val="0"/>
              <w:marTop w:val="0"/>
              <w:marBottom w:val="0"/>
              <w:divBdr>
                <w:top w:val="none" w:sz="0" w:space="0" w:color="auto"/>
                <w:left w:val="none" w:sz="0" w:space="0" w:color="auto"/>
                <w:bottom w:val="none" w:sz="0" w:space="0" w:color="auto"/>
                <w:right w:val="none" w:sz="0" w:space="0" w:color="auto"/>
              </w:divBdr>
            </w:div>
            <w:div w:id="474840316">
              <w:marLeft w:val="0"/>
              <w:marRight w:val="0"/>
              <w:marTop w:val="0"/>
              <w:marBottom w:val="0"/>
              <w:divBdr>
                <w:top w:val="none" w:sz="0" w:space="0" w:color="auto"/>
                <w:left w:val="none" w:sz="0" w:space="0" w:color="auto"/>
                <w:bottom w:val="none" w:sz="0" w:space="0" w:color="auto"/>
                <w:right w:val="none" w:sz="0" w:space="0" w:color="auto"/>
              </w:divBdr>
            </w:div>
            <w:div w:id="2033650574">
              <w:marLeft w:val="0"/>
              <w:marRight w:val="0"/>
              <w:marTop w:val="0"/>
              <w:marBottom w:val="0"/>
              <w:divBdr>
                <w:top w:val="none" w:sz="0" w:space="0" w:color="auto"/>
                <w:left w:val="none" w:sz="0" w:space="0" w:color="auto"/>
                <w:bottom w:val="none" w:sz="0" w:space="0" w:color="auto"/>
                <w:right w:val="none" w:sz="0" w:space="0" w:color="auto"/>
              </w:divBdr>
            </w:div>
            <w:div w:id="1506745628">
              <w:marLeft w:val="0"/>
              <w:marRight w:val="0"/>
              <w:marTop w:val="0"/>
              <w:marBottom w:val="0"/>
              <w:divBdr>
                <w:top w:val="none" w:sz="0" w:space="0" w:color="auto"/>
                <w:left w:val="none" w:sz="0" w:space="0" w:color="auto"/>
                <w:bottom w:val="none" w:sz="0" w:space="0" w:color="auto"/>
                <w:right w:val="none" w:sz="0" w:space="0" w:color="auto"/>
              </w:divBdr>
            </w:div>
            <w:div w:id="1262639083">
              <w:marLeft w:val="0"/>
              <w:marRight w:val="0"/>
              <w:marTop w:val="0"/>
              <w:marBottom w:val="0"/>
              <w:divBdr>
                <w:top w:val="none" w:sz="0" w:space="0" w:color="auto"/>
                <w:left w:val="none" w:sz="0" w:space="0" w:color="auto"/>
                <w:bottom w:val="none" w:sz="0" w:space="0" w:color="auto"/>
                <w:right w:val="none" w:sz="0" w:space="0" w:color="auto"/>
              </w:divBdr>
            </w:div>
            <w:div w:id="1878808325">
              <w:marLeft w:val="0"/>
              <w:marRight w:val="0"/>
              <w:marTop w:val="0"/>
              <w:marBottom w:val="0"/>
              <w:divBdr>
                <w:top w:val="none" w:sz="0" w:space="0" w:color="auto"/>
                <w:left w:val="none" w:sz="0" w:space="0" w:color="auto"/>
                <w:bottom w:val="none" w:sz="0" w:space="0" w:color="auto"/>
                <w:right w:val="none" w:sz="0" w:space="0" w:color="auto"/>
              </w:divBdr>
            </w:div>
            <w:div w:id="2090882777">
              <w:marLeft w:val="0"/>
              <w:marRight w:val="0"/>
              <w:marTop w:val="0"/>
              <w:marBottom w:val="0"/>
              <w:divBdr>
                <w:top w:val="none" w:sz="0" w:space="0" w:color="auto"/>
                <w:left w:val="none" w:sz="0" w:space="0" w:color="auto"/>
                <w:bottom w:val="none" w:sz="0" w:space="0" w:color="auto"/>
                <w:right w:val="none" w:sz="0" w:space="0" w:color="auto"/>
              </w:divBdr>
            </w:div>
            <w:div w:id="1720594636">
              <w:marLeft w:val="0"/>
              <w:marRight w:val="0"/>
              <w:marTop w:val="0"/>
              <w:marBottom w:val="0"/>
              <w:divBdr>
                <w:top w:val="none" w:sz="0" w:space="0" w:color="auto"/>
                <w:left w:val="none" w:sz="0" w:space="0" w:color="auto"/>
                <w:bottom w:val="none" w:sz="0" w:space="0" w:color="auto"/>
                <w:right w:val="none" w:sz="0" w:space="0" w:color="auto"/>
              </w:divBdr>
            </w:div>
            <w:div w:id="178197660">
              <w:marLeft w:val="0"/>
              <w:marRight w:val="0"/>
              <w:marTop w:val="0"/>
              <w:marBottom w:val="0"/>
              <w:divBdr>
                <w:top w:val="none" w:sz="0" w:space="0" w:color="auto"/>
                <w:left w:val="none" w:sz="0" w:space="0" w:color="auto"/>
                <w:bottom w:val="none" w:sz="0" w:space="0" w:color="auto"/>
                <w:right w:val="none" w:sz="0" w:space="0" w:color="auto"/>
              </w:divBdr>
            </w:div>
            <w:div w:id="596601271">
              <w:marLeft w:val="0"/>
              <w:marRight w:val="0"/>
              <w:marTop w:val="0"/>
              <w:marBottom w:val="0"/>
              <w:divBdr>
                <w:top w:val="none" w:sz="0" w:space="0" w:color="auto"/>
                <w:left w:val="none" w:sz="0" w:space="0" w:color="auto"/>
                <w:bottom w:val="none" w:sz="0" w:space="0" w:color="auto"/>
                <w:right w:val="none" w:sz="0" w:space="0" w:color="auto"/>
              </w:divBdr>
            </w:div>
            <w:div w:id="851532183">
              <w:marLeft w:val="0"/>
              <w:marRight w:val="0"/>
              <w:marTop w:val="0"/>
              <w:marBottom w:val="0"/>
              <w:divBdr>
                <w:top w:val="none" w:sz="0" w:space="0" w:color="auto"/>
                <w:left w:val="none" w:sz="0" w:space="0" w:color="auto"/>
                <w:bottom w:val="none" w:sz="0" w:space="0" w:color="auto"/>
                <w:right w:val="none" w:sz="0" w:space="0" w:color="auto"/>
              </w:divBdr>
            </w:div>
            <w:div w:id="305206283">
              <w:marLeft w:val="0"/>
              <w:marRight w:val="0"/>
              <w:marTop w:val="0"/>
              <w:marBottom w:val="0"/>
              <w:divBdr>
                <w:top w:val="none" w:sz="0" w:space="0" w:color="auto"/>
                <w:left w:val="none" w:sz="0" w:space="0" w:color="auto"/>
                <w:bottom w:val="none" w:sz="0" w:space="0" w:color="auto"/>
                <w:right w:val="none" w:sz="0" w:space="0" w:color="auto"/>
              </w:divBdr>
            </w:div>
            <w:div w:id="1728256496">
              <w:marLeft w:val="0"/>
              <w:marRight w:val="0"/>
              <w:marTop w:val="0"/>
              <w:marBottom w:val="0"/>
              <w:divBdr>
                <w:top w:val="none" w:sz="0" w:space="0" w:color="auto"/>
                <w:left w:val="none" w:sz="0" w:space="0" w:color="auto"/>
                <w:bottom w:val="none" w:sz="0" w:space="0" w:color="auto"/>
                <w:right w:val="none" w:sz="0" w:space="0" w:color="auto"/>
              </w:divBdr>
            </w:div>
            <w:div w:id="378555222">
              <w:marLeft w:val="0"/>
              <w:marRight w:val="0"/>
              <w:marTop w:val="0"/>
              <w:marBottom w:val="0"/>
              <w:divBdr>
                <w:top w:val="none" w:sz="0" w:space="0" w:color="auto"/>
                <w:left w:val="none" w:sz="0" w:space="0" w:color="auto"/>
                <w:bottom w:val="none" w:sz="0" w:space="0" w:color="auto"/>
                <w:right w:val="none" w:sz="0" w:space="0" w:color="auto"/>
              </w:divBdr>
            </w:div>
            <w:div w:id="1374765631">
              <w:marLeft w:val="0"/>
              <w:marRight w:val="0"/>
              <w:marTop w:val="0"/>
              <w:marBottom w:val="0"/>
              <w:divBdr>
                <w:top w:val="none" w:sz="0" w:space="0" w:color="auto"/>
                <w:left w:val="none" w:sz="0" w:space="0" w:color="auto"/>
                <w:bottom w:val="none" w:sz="0" w:space="0" w:color="auto"/>
                <w:right w:val="none" w:sz="0" w:space="0" w:color="auto"/>
              </w:divBdr>
            </w:div>
            <w:div w:id="397479477">
              <w:marLeft w:val="0"/>
              <w:marRight w:val="0"/>
              <w:marTop w:val="0"/>
              <w:marBottom w:val="0"/>
              <w:divBdr>
                <w:top w:val="none" w:sz="0" w:space="0" w:color="auto"/>
                <w:left w:val="none" w:sz="0" w:space="0" w:color="auto"/>
                <w:bottom w:val="none" w:sz="0" w:space="0" w:color="auto"/>
                <w:right w:val="none" w:sz="0" w:space="0" w:color="auto"/>
              </w:divBdr>
            </w:div>
            <w:div w:id="357242863">
              <w:marLeft w:val="0"/>
              <w:marRight w:val="0"/>
              <w:marTop w:val="0"/>
              <w:marBottom w:val="0"/>
              <w:divBdr>
                <w:top w:val="none" w:sz="0" w:space="0" w:color="auto"/>
                <w:left w:val="none" w:sz="0" w:space="0" w:color="auto"/>
                <w:bottom w:val="none" w:sz="0" w:space="0" w:color="auto"/>
                <w:right w:val="none" w:sz="0" w:space="0" w:color="auto"/>
              </w:divBdr>
            </w:div>
            <w:div w:id="1044211596">
              <w:marLeft w:val="0"/>
              <w:marRight w:val="0"/>
              <w:marTop w:val="0"/>
              <w:marBottom w:val="0"/>
              <w:divBdr>
                <w:top w:val="none" w:sz="0" w:space="0" w:color="auto"/>
                <w:left w:val="none" w:sz="0" w:space="0" w:color="auto"/>
                <w:bottom w:val="none" w:sz="0" w:space="0" w:color="auto"/>
                <w:right w:val="none" w:sz="0" w:space="0" w:color="auto"/>
              </w:divBdr>
            </w:div>
            <w:div w:id="172109119">
              <w:marLeft w:val="0"/>
              <w:marRight w:val="0"/>
              <w:marTop w:val="0"/>
              <w:marBottom w:val="0"/>
              <w:divBdr>
                <w:top w:val="none" w:sz="0" w:space="0" w:color="auto"/>
                <w:left w:val="none" w:sz="0" w:space="0" w:color="auto"/>
                <w:bottom w:val="none" w:sz="0" w:space="0" w:color="auto"/>
                <w:right w:val="none" w:sz="0" w:space="0" w:color="auto"/>
              </w:divBdr>
            </w:div>
            <w:div w:id="1375733912">
              <w:marLeft w:val="0"/>
              <w:marRight w:val="0"/>
              <w:marTop w:val="0"/>
              <w:marBottom w:val="0"/>
              <w:divBdr>
                <w:top w:val="none" w:sz="0" w:space="0" w:color="auto"/>
                <w:left w:val="none" w:sz="0" w:space="0" w:color="auto"/>
                <w:bottom w:val="none" w:sz="0" w:space="0" w:color="auto"/>
                <w:right w:val="none" w:sz="0" w:space="0" w:color="auto"/>
              </w:divBdr>
            </w:div>
            <w:div w:id="692027387">
              <w:marLeft w:val="0"/>
              <w:marRight w:val="0"/>
              <w:marTop w:val="0"/>
              <w:marBottom w:val="0"/>
              <w:divBdr>
                <w:top w:val="none" w:sz="0" w:space="0" w:color="auto"/>
                <w:left w:val="none" w:sz="0" w:space="0" w:color="auto"/>
                <w:bottom w:val="none" w:sz="0" w:space="0" w:color="auto"/>
                <w:right w:val="none" w:sz="0" w:space="0" w:color="auto"/>
              </w:divBdr>
            </w:div>
            <w:div w:id="201352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59919">
      <w:bodyDiv w:val="1"/>
      <w:marLeft w:val="0"/>
      <w:marRight w:val="0"/>
      <w:marTop w:val="0"/>
      <w:marBottom w:val="0"/>
      <w:divBdr>
        <w:top w:val="none" w:sz="0" w:space="0" w:color="auto"/>
        <w:left w:val="none" w:sz="0" w:space="0" w:color="auto"/>
        <w:bottom w:val="none" w:sz="0" w:space="0" w:color="auto"/>
        <w:right w:val="none" w:sz="0" w:space="0" w:color="auto"/>
      </w:divBdr>
    </w:div>
    <w:div w:id="962469208">
      <w:bodyDiv w:val="1"/>
      <w:marLeft w:val="0"/>
      <w:marRight w:val="0"/>
      <w:marTop w:val="0"/>
      <w:marBottom w:val="0"/>
      <w:divBdr>
        <w:top w:val="none" w:sz="0" w:space="0" w:color="auto"/>
        <w:left w:val="none" w:sz="0" w:space="0" w:color="auto"/>
        <w:bottom w:val="none" w:sz="0" w:space="0" w:color="auto"/>
        <w:right w:val="none" w:sz="0" w:space="0" w:color="auto"/>
      </w:divBdr>
      <w:divsChild>
        <w:div w:id="793913345">
          <w:marLeft w:val="0"/>
          <w:marRight w:val="0"/>
          <w:marTop w:val="0"/>
          <w:marBottom w:val="0"/>
          <w:divBdr>
            <w:top w:val="none" w:sz="0" w:space="0" w:color="auto"/>
            <w:left w:val="none" w:sz="0" w:space="0" w:color="auto"/>
            <w:bottom w:val="none" w:sz="0" w:space="0" w:color="auto"/>
            <w:right w:val="none" w:sz="0" w:space="0" w:color="auto"/>
          </w:divBdr>
          <w:divsChild>
            <w:div w:id="1950428348">
              <w:marLeft w:val="0"/>
              <w:marRight w:val="0"/>
              <w:marTop w:val="0"/>
              <w:marBottom w:val="0"/>
              <w:divBdr>
                <w:top w:val="none" w:sz="0" w:space="0" w:color="auto"/>
                <w:left w:val="none" w:sz="0" w:space="0" w:color="auto"/>
                <w:bottom w:val="none" w:sz="0" w:space="0" w:color="auto"/>
                <w:right w:val="none" w:sz="0" w:space="0" w:color="auto"/>
              </w:divBdr>
            </w:div>
            <w:div w:id="1243954092">
              <w:marLeft w:val="0"/>
              <w:marRight w:val="0"/>
              <w:marTop w:val="0"/>
              <w:marBottom w:val="0"/>
              <w:divBdr>
                <w:top w:val="none" w:sz="0" w:space="0" w:color="auto"/>
                <w:left w:val="none" w:sz="0" w:space="0" w:color="auto"/>
                <w:bottom w:val="none" w:sz="0" w:space="0" w:color="auto"/>
                <w:right w:val="none" w:sz="0" w:space="0" w:color="auto"/>
              </w:divBdr>
            </w:div>
            <w:div w:id="1401559767">
              <w:marLeft w:val="0"/>
              <w:marRight w:val="0"/>
              <w:marTop w:val="0"/>
              <w:marBottom w:val="0"/>
              <w:divBdr>
                <w:top w:val="none" w:sz="0" w:space="0" w:color="auto"/>
                <w:left w:val="none" w:sz="0" w:space="0" w:color="auto"/>
                <w:bottom w:val="none" w:sz="0" w:space="0" w:color="auto"/>
                <w:right w:val="none" w:sz="0" w:space="0" w:color="auto"/>
              </w:divBdr>
            </w:div>
            <w:div w:id="1258902553">
              <w:marLeft w:val="0"/>
              <w:marRight w:val="0"/>
              <w:marTop w:val="0"/>
              <w:marBottom w:val="0"/>
              <w:divBdr>
                <w:top w:val="none" w:sz="0" w:space="0" w:color="auto"/>
                <w:left w:val="none" w:sz="0" w:space="0" w:color="auto"/>
                <w:bottom w:val="none" w:sz="0" w:space="0" w:color="auto"/>
                <w:right w:val="none" w:sz="0" w:space="0" w:color="auto"/>
              </w:divBdr>
            </w:div>
            <w:div w:id="1589071738">
              <w:marLeft w:val="0"/>
              <w:marRight w:val="0"/>
              <w:marTop w:val="0"/>
              <w:marBottom w:val="0"/>
              <w:divBdr>
                <w:top w:val="none" w:sz="0" w:space="0" w:color="auto"/>
                <w:left w:val="none" w:sz="0" w:space="0" w:color="auto"/>
                <w:bottom w:val="none" w:sz="0" w:space="0" w:color="auto"/>
                <w:right w:val="none" w:sz="0" w:space="0" w:color="auto"/>
              </w:divBdr>
            </w:div>
            <w:div w:id="479805559">
              <w:marLeft w:val="0"/>
              <w:marRight w:val="0"/>
              <w:marTop w:val="0"/>
              <w:marBottom w:val="0"/>
              <w:divBdr>
                <w:top w:val="none" w:sz="0" w:space="0" w:color="auto"/>
                <w:left w:val="none" w:sz="0" w:space="0" w:color="auto"/>
                <w:bottom w:val="none" w:sz="0" w:space="0" w:color="auto"/>
                <w:right w:val="none" w:sz="0" w:space="0" w:color="auto"/>
              </w:divBdr>
            </w:div>
            <w:div w:id="709644950">
              <w:marLeft w:val="0"/>
              <w:marRight w:val="0"/>
              <w:marTop w:val="0"/>
              <w:marBottom w:val="0"/>
              <w:divBdr>
                <w:top w:val="none" w:sz="0" w:space="0" w:color="auto"/>
                <w:left w:val="none" w:sz="0" w:space="0" w:color="auto"/>
                <w:bottom w:val="none" w:sz="0" w:space="0" w:color="auto"/>
                <w:right w:val="none" w:sz="0" w:space="0" w:color="auto"/>
              </w:divBdr>
            </w:div>
            <w:div w:id="1462109570">
              <w:marLeft w:val="0"/>
              <w:marRight w:val="0"/>
              <w:marTop w:val="0"/>
              <w:marBottom w:val="0"/>
              <w:divBdr>
                <w:top w:val="none" w:sz="0" w:space="0" w:color="auto"/>
                <w:left w:val="none" w:sz="0" w:space="0" w:color="auto"/>
                <w:bottom w:val="none" w:sz="0" w:space="0" w:color="auto"/>
                <w:right w:val="none" w:sz="0" w:space="0" w:color="auto"/>
              </w:divBdr>
            </w:div>
            <w:div w:id="1695836735">
              <w:marLeft w:val="0"/>
              <w:marRight w:val="0"/>
              <w:marTop w:val="0"/>
              <w:marBottom w:val="0"/>
              <w:divBdr>
                <w:top w:val="none" w:sz="0" w:space="0" w:color="auto"/>
                <w:left w:val="none" w:sz="0" w:space="0" w:color="auto"/>
                <w:bottom w:val="none" w:sz="0" w:space="0" w:color="auto"/>
                <w:right w:val="none" w:sz="0" w:space="0" w:color="auto"/>
              </w:divBdr>
            </w:div>
            <w:div w:id="366834995">
              <w:marLeft w:val="0"/>
              <w:marRight w:val="0"/>
              <w:marTop w:val="0"/>
              <w:marBottom w:val="0"/>
              <w:divBdr>
                <w:top w:val="none" w:sz="0" w:space="0" w:color="auto"/>
                <w:left w:val="none" w:sz="0" w:space="0" w:color="auto"/>
                <w:bottom w:val="none" w:sz="0" w:space="0" w:color="auto"/>
                <w:right w:val="none" w:sz="0" w:space="0" w:color="auto"/>
              </w:divBdr>
            </w:div>
            <w:div w:id="1314945091">
              <w:marLeft w:val="0"/>
              <w:marRight w:val="0"/>
              <w:marTop w:val="0"/>
              <w:marBottom w:val="0"/>
              <w:divBdr>
                <w:top w:val="none" w:sz="0" w:space="0" w:color="auto"/>
                <w:left w:val="none" w:sz="0" w:space="0" w:color="auto"/>
                <w:bottom w:val="none" w:sz="0" w:space="0" w:color="auto"/>
                <w:right w:val="none" w:sz="0" w:space="0" w:color="auto"/>
              </w:divBdr>
            </w:div>
            <w:div w:id="1360005984">
              <w:marLeft w:val="0"/>
              <w:marRight w:val="0"/>
              <w:marTop w:val="0"/>
              <w:marBottom w:val="0"/>
              <w:divBdr>
                <w:top w:val="none" w:sz="0" w:space="0" w:color="auto"/>
                <w:left w:val="none" w:sz="0" w:space="0" w:color="auto"/>
                <w:bottom w:val="none" w:sz="0" w:space="0" w:color="auto"/>
                <w:right w:val="none" w:sz="0" w:space="0" w:color="auto"/>
              </w:divBdr>
            </w:div>
            <w:div w:id="2126538127">
              <w:marLeft w:val="0"/>
              <w:marRight w:val="0"/>
              <w:marTop w:val="0"/>
              <w:marBottom w:val="0"/>
              <w:divBdr>
                <w:top w:val="none" w:sz="0" w:space="0" w:color="auto"/>
                <w:left w:val="none" w:sz="0" w:space="0" w:color="auto"/>
                <w:bottom w:val="none" w:sz="0" w:space="0" w:color="auto"/>
                <w:right w:val="none" w:sz="0" w:space="0" w:color="auto"/>
              </w:divBdr>
            </w:div>
            <w:div w:id="12140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27209">
      <w:bodyDiv w:val="1"/>
      <w:marLeft w:val="0"/>
      <w:marRight w:val="0"/>
      <w:marTop w:val="0"/>
      <w:marBottom w:val="0"/>
      <w:divBdr>
        <w:top w:val="none" w:sz="0" w:space="0" w:color="auto"/>
        <w:left w:val="none" w:sz="0" w:space="0" w:color="auto"/>
        <w:bottom w:val="none" w:sz="0" w:space="0" w:color="auto"/>
        <w:right w:val="none" w:sz="0" w:space="0" w:color="auto"/>
      </w:divBdr>
    </w:div>
    <w:div w:id="975765595">
      <w:bodyDiv w:val="1"/>
      <w:marLeft w:val="0"/>
      <w:marRight w:val="0"/>
      <w:marTop w:val="0"/>
      <w:marBottom w:val="0"/>
      <w:divBdr>
        <w:top w:val="none" w:sz="0" w:space="0" w:color="auto"/>
        <w:left w:val="none" w:sz="0" w:space="0" w:color="auto"/>
        <w:bottom w:val="none" w:sz="0" w:space="0" w:color="auto"/>
        <w:right w:val="none" w:sz="0" w:space="0" w:color="auto"/>
      </w:divBdr>
    </w:div>
    <w:div w:id="976489344">
      <w:bodyDiv w:val="1"/>
      <w:marLeft w:val="0"/>
      <w:marRight w:val="0"/>
      <w:marTop w:val="0"/>
      <w:marBottom w:val="0"/>
      <w:divBdr>
        <w:top w:val="none" w:sz="0" w:space="0" w:color="auto"/>
        <w:left w:val="none" w:sz="0" w:space="0" w:color="auto"/>
        <w:bottom w:val="none" w:sz="0" w:space="0" w:color="auto"/>
        <w:right w:val="none" w:sz="0" w:space="0" w:color="auto"/>
      </w:divBdr>
      <w:divsChild>
        <w:div w:id="340814695">
          <w:marLeft w:val="0"/>
          <w:marRight w:val="0"/>
          <w:marTop w:val="0"/>
          <w:marBottom w:val="0"/>
          <w:divBdr>
            <w:top w:val="none" w:sz="0" w:space="0" w:color="auto"/>
            <w:left w:val="none" w:sz="0" w:space="0" w:color="auto"/>
            <w:bottom w:val="none" w:sz="0" w:space="0" w:color="auto"/>
            <w:right w:val="none" w:sz="0" w:space="0" w:color="auto"/>
          </w:divBdr>
        </w:div>
        <w:div w:id="1698384421">
          <w:marLeft w:val="0"/>
          <w:marRight w:val="0"/>
          <w:marTop w:val="0"/>
          <w:marBottom w:val="0"/>
          <w:divBdr>
            <w:top w:val="none" w:sz="0" w:space="0" w:color="auto"/>
            <w:left w:val="none" w:sz="0" w:space="0" w:color="auto"/>
            <w:bottom w:val="none" w:sz="0" w:space="0" w:color="auto"/>
            <w:right w:val="none" w:sz="0" w:space="0" w:color="auto"/>
          </w:divBdr>
        </w:div>
        <w:div w:id="112486778">
          <w:marLeft w:val="0"/>
          <w:marRight w:val="0"/>
          <w:marTop w:val="0"/>
          <w:marBottom w:val="0"/>
          <w:divBdr>
            <w:top w:val="none" w:sz="0" w:space="0" w:color="auto"/>
            <w:left w:val="none" w:sz="0" w:space="0" w:color="auto"/>
            <w:bottom w:val="none" w:sz="0" w:space="0" w:color="auto"/>
            <w:right w:val="none" w:sz="0" w:space="0" w:color="auto"/>
          </w:divBdr>
        </w:div>
        <w:div w:id="454107740">
          <w:marLeft w:val="0"/>
          <w:marRight w:val="0"/>
          <w:marTop w:val="0"/>
          <w:marBottom w:val="0"/>
          <w:divBdr>
            <w:top w:val="none" w:sz="0" w:space="0" w:color="auto"/>
            <w:left w:val="none" w:sz="0" w:space="0" w:color="auto"/>
            <w:bottom w:val="none" w:sz="0" w:space="0" w:color="auto"/>
            <w:right w:val="none" w:sz="0" w:space="0" w:color="auto"/>
          </w:divBdr>
        </w:div>
      </w:divsChild>
    </w:div>
    <w:div w:id="981082154">
      <w:bodyDiv w:val="1"/>
      <w:marLeft w:val="0"/>
      <w:marRight w:val="0"/>
      <w:marTop w:val="0"/>
      <w:marBottom w:val="0"/>
      <w:divBdr>
        <w:top w:val="none" w:sz="0" w:space="0" w:color="auto"/>
        <w:left w:val="none" w:sz="0" w:space="0" w:color="auto"/>
        <w:bottom w:val="none" w:sz="0" w:space="0" w:color="auto"/>
        <w:right w:val="none" w:sz="0" w:space="0" w:color="auto"/>
      </w:divBdr>
    </w:div>
    <w:div w:id="981928567">
      <w:bodyDiv w:val="1"/>
      <w:marLeft w:val="0"/>
      <w:marRight w:val="0"/>
      <w:marTop w:val="0"/>
      <w:marBottom w:val="0"/>
      <w:divBdr>
        <w:top w:val="none" w:sz="0" w:space="0" w:color="auto"/>
        <w:left w:val="none" w:sz="0" w:space="0" w:color="auto"/>
        <w:bottom w:val="none" w:sz="0" w:space="0" w:color="auto"/>
        <w:right w:val="none" w:sz="0" w:space="0" w:color="auto"/>
      </w:divBdr>
    </w:div>
    <w:div w:id="984971452">
      <w:bodyDiv w:val="1"/>
      <w:marLeft w:val="0"/>
      <w:marRight w:val="0"/>
      <w:marTop w:val="0"/>
      <w:marBottom w:val="0"/>
      <w:divBdr>
        <w:top w:val="none" w:sz="0" w:space="0" w:color="auto"/>
        <w:left w:val="none" w:sz="0" w:space="0" w:color="auto"/>
        <w:bottom w:val="none" w:sz="0" w:space="0" w:color="auto"/>
        <w:right w:val="none" w:sz="0" w:space="0" w:color="auto"/>
      </w:divBdr>
    </w:div>
    <w:div w:id="988901500">
      <w:bodyDiv w:val="1"/>
      <w:marLeft w:val="0"/>
      <w:marRight w:val="0"/>
      <w:marTop w:val="0"/>
      <w:marBottom w:val="0"/>
      <w:divBdr>
        <w:top w:val="none" w:sz="0" w:space="0" w:color="auto"/>
        <w:left w:val="none" w:sz="0" w:space="0" w:color="auto"/>
        <w:bottom w:val="none" w:sz="0" w:space="0" w:color="auto"/>
        <w:right w:val="none" w:sz="0" w:space="0" w:color="auto"/>
      </w:divBdr>
    </w:div>
    <w:div w:id="993920895">
      <w:bodyDiv w:val="1"/>
      <w:marLeft w:val="0"/>
      <w:marRight w:val="0"/>
      <w:marTop w:val="0"/>
      <w:marBottom w:val="0"/>
      <w:divBdr>
        <w:top w:val="none" w:sz="0" w:space="0" w:color="auto"/>
        <w:left w:val="none" w:sz="0" w:space="0" w:color="auto"/>
        <w:bottom w:val="none" w:sz="0" w:space="0" w:color="auto"/>
        <w:right w:val="none" w:sz="0" w:space="0" w:color="auto"/>
      </w:divBdr>
    </w:div>
    <w:div w:id="999625426">
      <w:bodyDiv w:val="1"/>
      <w:marLeft w:val="0"/>
      <w:marRight w:val="0"/>
      <w:marTop w:val="0"/>
      <w:marBottom w:val="0"/>
      <w:divBdr>
        <w:top w:val="none" w:sz="0" w:space="0" w:color="auto"/>
        <w:left w:val="none" w:sz="0" w:space="0" w:color="auto"/>
        <w:bottom w:val="none" w:sz="0" w:space="0" w:color="auto"/>
        <w:right w:val="none" w:sz="0" w:space="0" w:color="auto"/>
      </w:divBdr>
    </w:div>
    <w:div w:id="1008212470">
      <w:bodyDiv w:val="1"/>
      <w:marLeft w:val="0"/>
      <w:marRight w:val="0"/>
      <w:marTop w:val="0"/>
      <w:marBottom w:val="0"/>
      <w:divBdr>
        <w:top w:val="none" w:sz="0" w:space="0" w:color="auto"/>
        <w:left w:val="none" w:sz="0" w:space="0" w:color="auto"/>
        <w:bottom w:val="none" w:sz="0" w:space="0" w:color="auto"/>
        <w:right w:val="none" w:sz="0" w:space="0" w:color="auto"/>
      </w:divBdr>
      <w:divsChild>
        <w:div w:id="1269121204">
          <w:marLeft w:val="0"/>
          <w:marRight w:val="0"/>
          <w:marTop w:val="0"/>
          <w:marBottom w:val="0"/>
          <w:divBdr>
            <w:top w:val="none" w:sz="0" w:space="0" w:color="auto"/>
            <w:left w:val="none" w:sz="0" w:space="0" w:color="auto"/>
            <w:bottom w:val="none" w:sz="0" w:space="0" w:color="auto"/>
            <w:right w:val="none" w:sz="0" w:space="0" w:color="auto"/>
          </w:divBdr>
          <w:divsChild>
            <w:div w:id="779878616">
              <w:marLeft w:val="0"/>
              <w:marRight w:val="0"/>
              <w:marTop w:val="0"/>
              <w:marBottom w:val="0"/>
              <w:divBdr>
                <w:top w:val="none" w:sz="0" w:space="0" w:color="auto"/>
                <w:left w:val="none" w:sz="0" w:space="0" w:color="auto"/>
                <w:bottom w:val="none" w:sz="0" w:space="0" w:color="auto"/>
                <w:right w:val="none" w:sz="0" w:space="0" w:color="auto"/>
              </w:divBdr>
            </w:div>
            <w:div w:id="1683973886">
              <w:marLeft w:val="0"/>
              <w:marRight w:val="0"/>
              <w:marTop w:val="0"/>
              <w:marBottom w:val="0"/>
              <w:divBdr>
                <w:top w:val="none" w:sz="0" w:space="0" w:color="auto"/>
                <w:left w:val="none" w:sz="0" w:space="0" w:color="auto"/>
                <w:bottom w:val="none" w:sz="0" w:space="0" w:color="auto"/>
                <w:right w:val="none" w:sz="0" w:space="0" w:color="auto"/>
              </w:divBdr>
            </w:div>
          </w:divsChild>
        </w:div>
        <w:div w:id="1967614358">
          <w:marLeft w:val="0"/>
          <w:marRight w:val="0"/>
          <w:marTop w:val="0"/>
          <w:marBottom w:val="0"/>
          <w:divBdr>
            <w:top w:val="none" w:sz="0" w:space="0" w:color="auto"/>
            <w:left w:val="none" w:sz="0" w:space="0" w:color="auto"/>
            <w:bottom w:val="none" w:sz="0" w:space="0" w:color="auto"/>
            <w:right w:val="none" w:sz="0" w:space="0" w:color="auto"/>
          </w:divBdr>
          <w:divsChild>
            <w:div w:id="2047414213">
              <w:marLeft w:val="0"/>
              <w:marRight w:val="0"/>
              <w:marTop w:val="0"/>
              <w:marBottom w:val="0"/>
              <w:divBdr>
                <w:top w:val="none" w:sz="0" w:space="0" w:color="auto"/>
                <w:left w:val="none" w:sz="0" w:space="0" w:color="auto"/>
                <w:bottom w:val="none" w:sz="0" w:space="0" w:color="auto"/>
                <w:right w:val="none" w:sz="0" w:space="0" w:color="auto"/>
              </w:divBdr>
              <w:divsChild>
                <w:div w:id="1767270450">
                  <w:marLeft w:val="0"/>
                  <w:marRight w:val="0"/>
                  <w:marTop w:val="0"/>
                  <w:marBottom w:val="0"/>
                  <w:divBdr>
                    <w:top w:val="none" w:sz="0" w:space="0" w:color="auto"/>
                    <w:left w:val="none" w:sz="0" w:space="0" w:color="auto"/>
                    <w:bottom w:val="none" w:sz="0" w:space="0" w:color="auto"/>
                    <w:right w:val="none" w:sz="0" w:space="0" w:color="auto"/>
                  </w:divBdr>
                  <w:divsChild>
                    <w:div w:id="161501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745905">
      <w:bodyDiv w:val="1"/>
      <w:marLeft w:val="0"/>
      <w:marRight w:val="0"/>
      <w:marTop w:val="0"/>
      <w:marBottom w:val="0"/>
      <w:divBdr>
        <w:top w:val="none" w:sz="0" w:space="0" w:color="auto"/>
        <w:left w:val="none" w:sz="0" w:space="0" w:color="auto"/>
        <w:bottom w:val="none" w:sz="0" w:space="0" w:color="auto"/>
        <w:right w:val="none" w:sz="0" w:space="0" w:color="auto"/>
      </w:divBdr>
    </w:div>
    <w:div w:id="1023477794">
      <w:bodyDiv w:val="1"/>
      <w:marLeft w:val="0"/>
      <w:marRight w:val="0"/>
      <w:marTop w:val="0"/>
      <w:marBottom w:val="0"/>
      <w:divBdr>
        <w:top w:val="none" w:sz="0" w:space="0" w:color="auto"/>
        <w:left w:val="none" w:sz="0" w:space="0" w:color="auto"/>
        <w:bottom w:val="none" w:sz="0" w:space="0" w:color="auto"/>
        <w:right w:val="none" w:sz="0" w:space="0" w:color="auto"/>
      </w:divBdr>
    </w:div>
    <w:div w:id="1033926228">
      <w:bodyDiv w:val="1"/>
      <w:marLeft w:val="0"/>
      <w:marRight w:val="0"/>
      <w:marTop w:val="0"/>
      <w:marBottom w:val="0"/>
      <w:divBdr>
        <w:top w:val="none" w:sz="0" w:space="0" w:color="auto"/>
        <w:left w:val="none" w:sz="0" w:space="0" w:color="auto"/>
        <w:bottom w:val="none" w:sz="0" w:space="0" w:color="auto"/>
        <w:right w:val="none" w:sz="0" w:space="0" w:color="auto"/>
      </w:divBdr>
    </w:div>
    <w:div w:id="1035692429">
      <w:bodyDiv w:val="1"/>
      <w:marLeft w:val="0"/>
      <w:marRight w:val="0"/>
      <w:marTop w:val="0"/>
      <w:marBottom w:val="0"/>
      <w:divBdr>
        <w:top w:val="none" w:sz="0" w:space="0" w:color="auto"/>
        <w:left w:val="none" w:sz="0" w:space="0" w:color="auto"/>
        <w:bottom w:val="none" w:sz="0" w:space="0" w:color="auto"/>
        <w:right w:val="none" w:sz="0" w:space="0" w:color="auto"/>
      </w:divBdr>
    </w:div>
    <w:div w:id="1038436515">
      <w:bodyDiv w:val="1"/>
      <w:marLeft w:val="0"/>
      <w:marRight w:val="0"/>
      <w:marTop w:val="0"/>
      <w:marBottom w:val="0"/>
      <w:divBdr>
        <w:top w:val="none" w:sz="0" w:space="0" w:color="auto"/>
        <w:left w:val="none" w:sz="0" w:space="0" w:color="auto"/>
        <w:bottom w:val="none" w:sz="0" w:space="0" w:color="auto"/>
        <w:right w:val="none" w:sz="0" w:space="0" w:color="auto"/>
      </w:divBdr>
      <w:divsChild>
        <w:div w:id="112797744">
          <w:marLeft w:val="0"/>
          <w:marRight w:val="0"/>
          <w:marTop w:val="0"/>
          <w:marBottom w:val="0"/>
          <w:divBdr>
            <w:top w:val="none" w:sz="0" w:space="0" w:color="auto"/>
            <w:left w:val="none" w:sz="0" w:space="0" w:color="auto"/>
            <w:bottom w:val="none" w:sz="0" w:space="0" w:color="auto"/>
            <w:right w:val="none" w:sz="0" w:space="0" w:color="auto"/>
          </w:divBdr>
          <w:divsChild>
            <w:div w:id="205843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935403">
      <w:bodyDiv w:val="1"/>
      <w:marLeft w:val="0"/>
      <w:marRight w:val="0"/>
      <w:marTop w:val="0"/>
      <w:marBottom w:val="0"/>
      <w:divBdr>
        <w:top w:val="none" w:sz="0" w:space="0" w:color="auto"/>
        <w:left w:val="none" w:sz="0" w:space="0" w:color="auto"/>
        <w:bottom w:val="none" w:sz="0" w:space="0" w:color="auto"/>
        <w:right w:val="none" w:sz="0" w:space="0" w:color="auto"/>
      </w:divBdr>
    </w:div>
    <w:div w:id="1051928488">
      <w:bodyDiv w:val="1"/>
      <w:marLeft w:val="0"/>
      <w:marRight w:val="0"/>
      <w:marTop w:val="0"/>
      <w:marBottom w:val="0"/>
      <w:divBdr>
        <w:top w:val="none" w:sz="0" w:space="0" w:color="auto"/>
        <w:left w:val="none" w:sz="0" w:space="0" w:color="auto"/>
        <w:bottom w:val="none" w:sz="0" w:space="0" w:color="auto"/>
        <w:right w:val="none" w:sz="0" w:space="0" w:color="auto"/>
      </w:divBdr>
    </w:div>
    <w:div w:id="1052775322">
      <w:bodyDiv w:val="1"/>
      <w:marLeft w:val="0"/>
      <w:marRight w:val="0"/>
      <w:marTop w:val="0"/>
      <w:marBottom w:val="0"/>
      <w:divBdr>
        <w:top w:val="none" w:sz="0" w:space="0" w:color="auto"/>
        <w:left w:val="none" w:sz="0" w:space="0" w:color="auto"/>
        <w:bottom w:val="none" w:sz="0" w:space="0" w:color="auto"/>
        <w:right w:val="none" w:sz="0" w:space="0" w:color="auto"/>
      </w:divBdr>
    </w:div>
    <w:div w:id="1062093708">
      <w:bodyDiv w:val="1"/>
      <w:marLeft w:val="0"/>
      <w:marRight w:val="0"/>
      <w:marTop w:val="0"/>
      <w:marBottom w:val="0"/>
      <w:divBdr>
        <w:top w:val="none" w:sz="0" w:space="0" w:color="auto"/>
        <w:left w:val="none" w:sz="0" w:space="0" w:color="auto"/>
        <w:bottom w:val="none" w:sz="0" w:space="0" w:color="auto"/>
        <w:right w:val="none" w:sz="0" w:space="0" w:color="auto"/>
      </w:divBdr>
    </w:div>
    <w:div w:id="1080519331">
      <w:bodyDiv w:val="1"/>
      <w:marLeft w:val="0"/>
      <w:marRight w:val="0"/>
      <w:marTop w:val="0"/>
      <w:marBottom w:val="0"/>
      <w:divBdr>
        <w:top w:val="none" w:sz="0" w:space="0" w:color="auto"/>
        <w:left w:val="none" w:sz="0" w:space="0" w:color="auto"/>
        <w:bottom w:val="none" w:sz="0" w:space="0" w:color="auto"/>
        <w:right w:val="none" w:sz="0" w:space="0" w:color="auto"/>
      </w:divBdr>
      <w:divsChild>
        <w:div w:id="1064524356">
          <w:marLeft w:val="0"/>
          <w:marRight w:val="0"/>
          <w:marTop w:val="0"/>
          <w:marBottom w:val="0"/>
          <w:divBdr>
            <w:top w:val="none" w:sz="0" w:space="0" w:color="auto"/>
            <w:left w:val="none" w:sz="0" w:space="0" w:color="auto"/>
            <w:bottom w:val="none" w:sz="0" w:space="0" w:color="auto"/>
            <w:right w:val="none" w:sz="0" w:space="0" w:color="auto"/>
          </w:divBdr>
        </w:div>
        <w:div w:id="174657869">
          <w:marLeft w:val="0"/>
          <w:marRight w:val="0"/>
          <w:marTop w:val="0"/>
          <w:marBottom w:val="0"/>
          <w:divBdr>
            <w:top w:val="none" w:sz="0" w:space="0" w:color="auto"/>
            <w:left w:val="none" w:sz="0" w:space="0" w:color="auto"/>
            <w:bottom w:val="none" w:sz="0" w:space="0" w:color="auto"/>
            <w:right w:val="none" w:sz="0" w:space="0" w:color="auto"/>
          </w:divBdr>
        </w:div>
        <w:div w:id="847448495">
          <w:marLeft w:val="0"/>
          <w:marRight w:val="0"/>
          <w:marTop w:val="0"/>
          <w:marBottom w:val="0"/>
          <w:divBdr>
            <w:top w:val="none" w:sz="0" w:space="0" w:color="auto"/>
            <w:left w:val="none" w:sz="0" w:space="0" w:color="auto"/>
            <w:bottom w:val="none" w:sz="0" w:space="0" w:color="auto"/>
            <w:right w:val="none" w:sz="0" w:space="0" w:color="auto"/>
          </w:divBdr>
        </w:div>
        <w:div w:id="2104646578">
          <w:marLeft w:val="0"/>
          <w:marRight w:val="0"/>
          <w:marTop w:val="0"/>
          <w:marBottom w:val="0"/>
          <w:divBdr>
            <w:top w:val="none" w:sz="0" w:space="0" w:color="auto"/>
            <w:left w:val="none" w:sz="0" w:space="0" w:color="auto"/>
            <w:bottom w:val="none" w:sz="0" w:space="0" w:color="auto"/>
            <w:right w:val="none" w:sz="0" w:space="0" w:color="auto"/>
          </w:divBdr>
        </w:div>
        <w:div w:id="1672487692">
          <w:marLeft w:val="0"/>
          <w:marRight w:val="0"/>
          <w:marTop w:val="0"/>
          <w:marBottom w:val="0"/>
          <w:divBdr>
            <w:top w:val="none" w:sz="0" w:space="0" w:color="auto"/>
            <w:left w:val="none" w:sz="0" w:space="0" w:color="auto"/>
            <w:bottom w:val="none" w:sz="0" w:space="0" w:color="auto"/>
            <w:right w:val="none" w:sz="0" w:space="0" w:color="auto"/>
          </w:divBdr>
        </w:div>
        <w:div w:id="108163894">
          <w:marLeft w:val="0"/>
          <w:marRight w:val="0"/>
          <w:marTop w:val="0"/>
          <w:marBottom w:val="0"/>
          <w:divBdr>
            <w:top w:val="none" w:sz="0" w:space="0" w:color="auto"/>
            <w:left w:val="none" w:sz="0" w:space="0" w:color="auto"/>
            <w:bottom w:val="none" w:sz="0" w:space="0" w:color="auto"/>
            <w:right w:val="none" w:sz="0" w:space="0" w:color="auto"/>
          </w:divBdr>
        </w:div>
        <w:div w:id="158081832">
          <w:marLeft w:val="0"/>
          <w:marRight w:val="0"/>
          <w:marTop w:val="0"/>
          <w:marBottom w:val="0"/>
          <w:divBdr>
            <w:top w:val="none" w:sz="0" w:space="0" w:color="auto"/>
            <w:left w:val="none" w:sz="0" w:space="0" w:color="auto"/>
            <w:bottom w:val="none" w:sz="0" w:space="0" w:color="auto"/>
            <w:right w:val="none" w:sz="0" w:space="0" w:color="auto"/>
          </w:divBdr>
        </w:div>
        <w:div w:id="888610379">
          <w:marLeft w:val="0"/>
          <w:marRight w:val="0"/>
          <w:marTop w:val="0"/>
          <w:marBottom w:val="0"/>
          <w:divBdr>
            <w:top w:val="none" w:sz="0" w:space="0" w:color="auto"/>
            <w:left w:val="none" w:sz="0" w:space="0" w:color="auto"/>
            <w:bottom w:val="none" w:sz="0" w:space="0" w:color="auto"/>
            <w:right w:val="none" w:sz="0" w:space="0" w:color="auto"/>
          </w:divBdr>
        </w:div>
        <w:div w:id="908073370">
          <w:marLeft w:val="0"/>
          <w:marRight w:val="0"/>
          <w:marTop w:val="0"/>
          <w:marBottom w:val="0"/>
          <w:divBdr>
            <w:top w:val="none" w:sz="0" w:space="0" w:color="auto"/>
            <w:left w:val="none" w:sz="0" w:space="0" w:color="auto"/>
            <w:bottom w:val="none" w:sz="0" w:space="0" w:color="auto"/>
            <w:right w:val="none" w:sz="0" w:space="0" w:color="auto"/>
          </w:divBdr>
        </w:div>
        <w:div w:id="1030454513">
          <w:marLeft w:val="0"/>
          <w:marRight w:val="0"/>
          <w:marTop w:val="0"/>
          <w:marBottom w:val="0"/>
          <w:divBdr>
            <w:top w:val="none" w:sz="0" w:space="0" w:color="auto"/>
            <w:left w:val="none" w:sz="0" w:space="0" w:color="auto"/>
            <w:bottom w:val="none" w:sz="0" w:space="0" w:color="auto"/>
            <w:right w:val="none" w:sz="0" w:space="0" w:color="auto"/>
          </w:divBdr>
        </w:div>
        <w:div w:id="1249729645">
          <w:marLeft w:val="0"/>
          <w:marRight w:val="0"/>
          <w:marTop w:val="0"/>
          <w:marBottom w:val="0"/>
          <w:divBdr>
            <w:top w:val="none" w:sz="0" w:space="0" w:color="auto"/>
            <w:left w:val="none" w:sz="0" w:space="0" w:color="auto"/>
            <w:bottom w:val="none" w:sz="0" w:space="0" w:color="auto"/>
            <w:right w:val="none" w:sz="0" w:space="0" w:color="auto"/>
          </w:divBdr>
        </w:div>
        <w:div w:id="1422331206">
          <w:marLeft w:val="0"/>
          <w:marRight w:val="0"/>
          <w:marTop w:val="0"/>
          <w:marBottom w:val="0"/>
          <w:divBdr>
            <w:top w:val="none" w:sz="0" w:space="0" w:color="auto"/>
            <w:left w:val="none" w:sz="0" w:space="0" w:color="auto"/>
            <w:bottom w:val="none" w:sz="0" w:space="0" w:color="auto"/>
            <w:right w:val="none" w:sz="0" w:space="0" w:color="auto"/>
          </w:divBdr>
        </w:div>
        <w:div w:id="1278097395">
          <w:marLeft w:val="0"/>
          <w:marRight w:val="0"/>
          <w:marTop w:val="0"/>
          <w:marBottom w:val="0"/>
          <w:divBdr>
            <w:top w:val="none" w:sz="0" w:space="0" w:color="auto"/>
            <w:left w:val="none" w:sz="0" w:space="0" w:color="auto"/>
            <w:bottom w:val="none" w:sz="0" w:space="0" w:color="auto"/>
            <w:right w:val="none" w:sz="0" w:space="0" w:color="auto"/>
          </w:divBdr>
        </w:div>
        <w:div w:id="2085566394">
          <w:marLeft w:val="0"/>
          <w:marRight w:val="0"/>
          <w:marTop w:val="0"/>
          <w:marBottom w:val="0"/>
          <w:divBdr>
            <w:top w:val="none" w:sz="0" w:space="0" w:color="auto"/>
            <w:left w:val="none" w:sz="0" w:space="0" w:color="auto"/>
            <w:bottom w:val="none" w:sz="0" w:space="0" w:color="auto"/>
            <w:right w:val="none" w:sz="0" w:space="0" w:color="auto"/>
          </w:divBdr>
        </w:div>
        <w:div w:id="2088261058">
          <w:marLeft w:val="0"/>
          <w:marRight w:val="0"/>
          <w:marTop w:val="0"/>
          <w:marBottom w:val="0"/>
          <w:divBdr>
            <w:top w:val="none" w:sz="0" w:space="0" w:color="auto"/>
            <w:left w:val="none" w:sz="0" w:space="0" w:color="auto"/>
            <w:bottom w:val="none" w:sz="0" w:space="0" w:color="auto"/>
            <w:right w:val="none" w:sz="0" w:space="0" w:color="auto"/>
          </w:divBdr>
        </w:div>
        <w:div w:id="496921286">
          <w:marLeft w:val="0"/>
          <w:marRight w:val="0"/>
          <w:marTop w:val="0"/>
          <w:marBottom w:val="0"/>
          <w:divBdr>
            <w:top w:val="none" w:sz="0" w:space="0" w:color="auto"/>
            <w:left w:val="none" w:sz="0" w:space="0" w:color="auto"/>
            <w:bottom w:val="none" w:sz="0" w:space="0" w:color="auto"/>
            <w:right w:val="none" w:sz="0" w:space="0" w:color="auto"/>
          </w:divBdr>
        </w:div>
        <w:div w:id="1516266201">
          <w:marLeft w:val="0"/>
          <w:marRight w:val="0"/>
          <w:marTop w:val="0"/>
          <w:marBottom w:val="0"/>
          <w:divBdr>
            <w:top w:val="none" w:sz="0" w:space="0" w:color="auto"/>
            <w:left w:val="none" w:sz="0" w:space="0" w:color="auto"/>
            <w:bottom w:val="none" w:sz="0" w:space="0" w:color="auto"/>
            <w:right w:val="none" w:sz="0" w:space="0" w:color="auto"/>
          </w:divBdr>
        </w:div>
        <w:div w:id="1431196883">
          <w:marLeft w:val="0"/>
          <w:marRight w:val="0"/>
          <w:marTop w:val="0"/>
          <w:marBottom w:val="0"/>
          <w:divBdr>
            <w:top w:val="none" w:sz="0" w:space="0" w:color="auto"/>
            <w:left w:val="none" w:sz="0" w:space="0" w:color="auto"/>
            <w:bottom w:val="none" w:sz="0" w:space="0" w:color="auto"/>
            <w:right w:val="none" w:sz="0" w:space="0" w:color="auto"/>
          </w:divBdr>
        </w:div>
        <w:div w:id="830145332">
          <w:marLeft w:val="0"/>
          <w:marRight w:val="0"/>
          <w:marTop w:val="0"/>
          <w:marBottom w:val="0"/>
          <w:divBdr>
            <w:top w:val="none" w:sz="0" w:space="0" w:color="auto"/>
            <w:left w:val="none" w:sz="0" w:space="0" w:color="auto"/>
            <w:bottom w:val="none" w:sz="0" w:space="0" w:color="auto"/>
            <w:right w:val="none" w:sz="0" w:space="0" w:color="auto"/>
          </w:divBdr>
        </w:div>
        <w:div w:id="1694916755">
          <w:marLeft w:val="0"/>
          <w:marRight w:val="0"/>
          <w:marTop w:val="0"/>
          <w:marBottom w:val="0"/>
          <w:divBdr>
            <w:top w:val="none" w:sz="0" w:space="0" w:color="auto"/>
            <w:left w:val="none" w:sz="0" w:space="0" w:color="auto"/>
            <w:bottom w:val="none" w:sz="0" w:space="0" w:color="auto"/>
            <w:right w:val="none" w:sz="0" w:space="0" w:color="auto"/>
          </w:divBdr>
        </w:div>
        <w:div w:id="473715117">
          <w:marLeft w:val="0"/>
          <w:marRight w:val="0"/>
          <w:marTop w:val="0"/>
          <w:marBottom w:val="0"/>
          <w:divBdr>
            <w:top w:val="none" w:sz="0" w:space="0" w:color="auto"/>
            <w:left w:val="none" w:sz="0" w:space="0" w:color="auto"/>
            <w:bottom w:val="none" w:sz="0" w:space="0" w:color="auto"/>
            <w:right w:val="none" w:sz="0" w:space="0" w:color="auto"/>
          </w:divBdr>
        </w:div>
        <w:div w:id="1778796698">
          <w:marLeft w:val="0"/>
          <w:marRight w:val="0"/>
          <w:marTop w:val="0"/>
          <w:marBottom w:val="0"/>
          <w:divBdr>
            <w:top w:val="none" w:sz="0" w:space="0" w:color="auto"/>
            <w:left w:val="none" w:sz="0" w:space="0" w:color="auto"/>
            <w:bottom w:val="none" w:sz="0" w:space="0" w:color="auto"/>
            <w:right w:val="none" w:sz="0" w:space="0" w:color="auto"/>
          </w:divBdr>
        </w:div>
        <w:div w:id="1242521046">
          <w:marLeft w:val="0"/>
          <w:marRight w:val="0"/>
          <w:marTop w:val="0"/>
          <w:marBottom w:val="0"/>
          <w:divBdr>
            <w:top w:val="none" w:sz="0" w:space="0" w:color="auto"/>
            <w:left w:val="none" w:sz="0" w:space="0" w:color="auto"/>
            <w:bottom w:val="none" w:sz="0" w:space="0" w:color="auto"/>
            <w:right w:val="none" w:sz="0" w:space="0" w:color="auto"/>
          </w:divBdr>
        </w:div>
        <w:div w:id="60105198">
          <w:marLeft w:val="0"/>
          <w:marRight w:val="0"/>
          <w:marTop w:val="0"/>
          <w:marBottom w:val="0"/>
          <w:divBdr>
            <w:top w:val="none" w:sz="0" w:space="0" w:color="auto"/>
            <w:left w:val="none" w:sz="0" w:space="0" w:color="auto"/>
            <w:bottom w:val="none" w:sz="0" w:space="0" w:color="auto"/>
            <w:right w:val="none" w:sz="0" w:space="0" w:color="auto"/>
          </w:divBdr>
        </w:div>
        <w:div w:id="1180777528">
          <w:marLeft w:val="0"/>
          <w:marRight w:val="0"/>
          <w:marTop w:val="0"/>
          <w:marBottom w:val="0"/>
          <w:divBdr>
            <w:top w:val="none" w:sz="0" w:space="0" w:color="auto"/>
            <w:left w:val="none" w:sz="0" w:space="0" w:color="auto"/>
            <w:bottom w:val="none" w:sz="0" w:space="0" w:color="auto"/>
            <w:right w:val="none" w:sz="0" w:space="0" w:color="auto"/>
          </w:divBdr>
        </w:div>
        <w:div w:id="1419983812">
          <w:marLeft w:val="0"/>
          <w:marRight w:val="0"/>
          <w:marTop w:val="0"/>
          <w:marBottom w:val="0"/>
          <w:divBdr>
            <w:top w:val="none" w:sz="0" w:space="0" w:color="auto"/>
            <w:left w:val="none" w:sz="0" w:space="0" w:color="auto"/>
            <w:bottom w:val="none" w:sz="0" w:space="0" w:color="auto"/>
            <w:right w:val="none" w:sz="0" w:space="0" w:color="auto"/>
          </w:divBdr>
        </w:div>
        <w:div w:id="1618371743">
          <w:marLeft w:val="0"/>
          <w:marRight w:val="0"/>
          <w:marTop w:val="0"/>
          <w:marBottom w:val="0"/>
          <w:divBdr>
            <w:top w:val="none" w:sz="0" w:space="0" w:color="auto"/>
            <w:left w:val="none" w:sz="0" w:space="0" w:color="auto"/>
            <w:bottom w:val="none" w:sz="0" w:space="0" w:color="auto"/>
            <w:right w:val="none" w:sz="0" w:space="0" w:color="auto"/>
          </w:divBdr>
        </w:div>
      </w:divsChild>
    </w:div>
    <w:div w:id="1088575815">
      <w:bodyDiv w:val="1"/>
      <w:marLeft w:val="0"/>
      <w:marRight w:val="0"/>
      <w:marTop w:val="0"/>
      <w:marBottom w:val="0"/>
      <w:divBdr>
        <w:top w:val="none" w:sz="0" w:space="0" w:color="auto"/>
        <w:left w:val="none" w:sz="0" w:space="0" w:color="auto"/>
        <w:bottom w:val="none" w:sz="0" w:space="0" w:color="auto"/>
        <w:right w:val="none" w:sz="0" w:space="0" w:color="auto"/>
      </w:divBdr>
    </w:div>
    <w:div w:id="1088775580">
      <w:bodyDiv w:val="1"/>
      <w:marLeft w:val="0"/>
      <w:marRight w:val="0"/>
      <w:marTop w:val="0"/>
      <w:marBottom w:val="0"/>
      <w:divBdr>
        <w:top w:val="none" w:sz="0" w:space="0" w:color="auto"/>
        <w:left w:val="none" w:sz="0" w:space="0" w:color="auto"/>
        <w:bottom w:val="none" w:sz="0" w:space="0" w:color="auto"/>
        <w:right w:val="none" w:sz="0" w:space="0" w:color="auto"/>
      </w:divBdr>
    </w:div>
    <w:div w:id="1099333369">
      <w:bodyDiv w:val="1"/>
      <w:marLeft w:val="0"/>
      <w:marRight w:val="0"/>
      <w:marTop w:val="0"/>
      <w:marBottom w:val="0"/>
      <w:divBdr>
        <w:top w:val="none" w:sz="0" w:space="0" w:color="auto"/>
        <w:left w:val="none" w:sz="0" w:space="0" w:color="auto"/>
        <w:bottom w:val="none" w:sz="0" w:space="0" w:color="auto"/>
        <w:right w:val="none" w:sz="0" w:space="0" w:color="auto"/>
      </w:divBdr>
    </w:div>
    <w:div w:id="1101222904">
      <w:bodyDiv w:val="1"/>
      <w:marLeft w:val="0"/>
      <w:marRight w:val="0"/>
      <w:marTop w:val="0"/>
      <w:marBottom w:val="0"/>
      <w:divBdr>
        <w:top w:val="none" w:sz="0" w:space="0" w:color="auto"/>
        <w:left w:val="none" w:sz="0" w:space="0" w:color="auto"/>
        <w:bottom w:val="none" w:sz="0" w:space="0" w:color="auto"/>
        <w:right w:val="none" w:sz="0" w:space="0" w:color="auto"/>
      </w:divBdr>
    </w:div>
    <w:div w:id="1106075625">
      <w:bodyDiv w:val="1"/>
      <w:marLeft w:val="0"/>
      <w:marRight w:val="0"/>
      <w:marTop w:val="0"/>
      <w:marBottom w:val="0"/>
      <w:divBdr>
        <w:top w:val="none" w:sz="0" w:space="0" w:color="auto"/>
        <w:left w:val="none" w:sz="0" w:space="0" w:color="auto"/>
        <w:bottom w:val="none" w:sz="0" w:space="0" w:color="auto"/>
        <w:right w:val="none" w:sz="0" w:space="0" w:color="auto"/>
      </w:divBdr>
    </w:div>
    <w:div w:id="1111587762">
      <w:bodyDiv w:val="1"/>
      <w:marLeft w:val="0"/>
      <w:marRight w:val="0"/>
      <w:marTop w:val="0"/>
      <w:marBottom w:val="0"/>
      <w:divBdr>
        <w:top w:val="none" w:sz="0" w:space="0" w:color="auto"/>
        <w:left w:val="none" w:sz="0" w:space="0" w:color="auto"/>
        <w:bottom w:val="none" w:sz="0" w:space="0" w:color="auto"/>
        <w:right w:val="none" w:sz="0" w:space="0" w:color="auto"/>
      </w:divBdr>
    </w:div>
    <w:div w:id="1117329957">
      <w:bodyDiv w:val="1"/>
      <w:marLeft w:val="0"/>
      <w:marRight w:val="0"/>
      <w:marTop w:val="0"/>
      <w:marBottom w:val="0"/>
      <w:divBdr>
        <w:top w:val="none" w:sz="0" w:space="0" w:color="auto"/>
        <w:left w:val="none" w:sz="0" w:space="0" w:color="auto"/>
        <w:bottom w:val="none" w:sz="0" w:space="0" w:color="auto"/>
        <w:right w:val="none" w:sz="0" w:space="0" w:color="auto"/>
      </w:divBdr>
    </w:div>
    <w:div w:id="1125272188">
      <w:bodyDiv w:val="1"/>
      <w:marLeft w:val="0"/>
      <w:marRight w:val="0"/>
      <w:marTop w:val="0"/>
      <w:marBottom w:val="0"/>
      <w:divBdr>
        <w:top w:val="none" w:sz="0" w:space="0" w:color="auto"/>
        <w:left w:val="none" w:sz="0" w:space="0" w:color="auto"/>
        <w:bottom w:val="none" w:sz="0" w:space="0" w:color="auto"/>
        <w:right w:val="none" w:sz="0" w:space="0" w:color="auto"/>
      </w:divBdr>
      <w:divsChild>
        <w:div w:id="391662828">
          <w:marLeft w:val="0"/>
          <w:marRight w:val="0"/>
          <w:marTop w:val="0"/>
          <w:marBottom w:val="0"/>
          <w:divBdr>
            <w:top w:val="none" w:sz="0" w:space="0" w:color="auto"/>
            <w:left w:val="none" w:sz="0" w:space="0" w:color="auto"/>
            <w:bottom w:val="none" w:sz="0" w:space="0" w:color="auto"/>
            <w:right w:val="none" w:sz="0" w:space="0" w:color="auto"/>
          </w:divBdr>
        </w:div>
        <w:div w:id="287978360">
          <w:marLeft w:val="0"/>
          <w:marRight w:val="0"/>
          <w:marTop w:val="0"/>
          <w:marBottom w:val="0"/>
          <w:divBdr>
            <w:top w:val="none" w:sz="0" w:space="0" w:color="auto"/>
            <w:left w:val="none" w:sz="0" w:space="0" w:color="auto"/>
            <w:bottom w:val="none" w:sz="0" w:space="0" w:color="auto"/>
            <w:right w:val="none" w:sz="0" w:space="0" w:color="auto"/>
          </w:divBdr>
        </w:div>
        <w:div w:id="522205708">
          <w:marLeft w:val="0"/>
          <w:marRight w:val="0"/>
          <w:marTop w:val="0"/>
          <w:marBottom w:val="0"/>
          <w:divBdr>
            <w:top w:val="none" w:sz="0" w:space="0" w:color="auto"/>
            <w:left w:val="none" w:sz="0" w:space="0" w:color="auto"/>
            <w:bottom w:val="none" w:sz="0" w:space="0" w:color="auto"/>
            <w:right w:val="none" w:sz="0" w:space="0" w:color="auto"/>
          </w:divBdr>
        </w:div>
        <w:div w:id="114099687">
          <w:marLeft w:val="0"/>
          <w:marRight w:val="0"/>
          <w:marTop w:val="0"/>
          <w:marBottom w:val="0"/>
          <w:divBdr>
            <w:top w:val="none" w:sz="0" w:space="0" w:color="auto"/>
            <w:left w:val="none" w:sz="0" w:space="0" w:color="auto"/>
            <w:bottom w:val="none" w:sz="0" w:space="0" w:color="auto"/>
            <w:right w:val="none" w:sz="0" w:space="0" w:color="auto"/>
          </w:divBdr>
        </w:div>
        <w:div w:id="1721972562">
          <w:marLeft w:val="0"/>
          <w:marRight w:val="0"/>
          <w:marTop w:val="0"/>
          <w:marBottom w:val="0"/>
          <w:divBdr>
            <w:top w:val="none" w:sz="0" w:space="0" w:color="auto"/>
            <w:left w:val="none" w:sz="0" w:space="0" w:color="auto"/>
            <w:bottom w:val="none" w:sz="0" w:space="0" w:color="auto"/>
            <w:right w:val="none" w:sz="0" w:space="0" w:color="auto"/>
          </w:divBdr>
        </w:div>
        <w:div w:id="1529568488">
          <w:marLeft w:val="0"/>
          <w:marRight w:val="0"/>
          <w:marTop w:val="0"/>
          <w:marBottom w:val="0"/>
          <w:divBdr>
            <w:top w:val="none" w:sz="0" w:space="0" w:color="auto"/>
            <w:left w:val="none" w:sz="0" w:space="0" w:color="auto"/>
            <w:bottom w:val="none" w:sz="0" w:space="0" w:color="auto"/>
            <w:right w:val="none" w:sz="0" w:space="0" w:color="auto"/>
          </w:divBdr>
        </w:div>
        <w:div w:id="1163006734">
          <w:marLeft w:val="0"/>
          <w:marRight w:val="0"/>
          <w:marTop w:val="0"/>
          <w:marBottom w:val="0"/>
          <w:divBdr>
            <w:top w:val="none" w:sz="0" w:space="0" w:color="auto"/>
            <w:left w:val="none" w:sz="0" w:space="0" w:color="auto"/>
            <w:bottom w:val="none" w:sz="0" w:space="0" w:color="auto"/>
            <w:right w:val="none" w:sz="0" w:space="0" w:color="auto"/>
          </w:divBdr>
        </w:div>
        <w:div w:id="2107312646">
          <w:marLeft w:val="0"/>
          <w:marRight w:val="0"/>
          <w:marTop w:val="0"/>
          <w:marBottom w:val="0"/>
          <w:divBdr>
            <w:top w:val="none" w:sz="0" w:space="0" w:color="auto"/>
            <w:left w:val="none" w:sz="0" w:space="0" w:color="auto"/>
            <w:bottom w:val="none" w:sz="0" w:space="0" w:color="auto"/>
            <w:right w:val="none" w:sz="0" w:space="0" w:color="auto"/>
          </w:divBdr>
        </w:div>
        <w:div w:id="17238350">
          <w:marLeft w:val="0"/>
          <w:marRight w:val="0"/>
          <w:marTop w:val="0"/>
          <w:marBottom w:val="0"/>
          <w:divBdr>
            <w:top w:val="none" w:sz="0" w:space="0" w:color="auto"/>
            <w:left w:val="none" w:sz="0" w:space="0" w:color="auto"/>
            <w:bottom w:val="none" w:sz="0" w:space="0" w:color="auto"/>
            <w:right w:val="none" w:sz="0" w:space="0" w:color="auto"/>
          </w:divBdr>
        </w:div>
        <w:div w:id="1917780908">
          <w:marLeft w:val="0"/>
          <w:marRight w:val="0"/>
          <w:marTop w:val="0"/>
          <w:marBottom w:val="0"/>
          <w:divBdr>
            <w:top w:val="none" w:sz="0" w:space="0" w:color="auto"/>
            <w:left w:val="none" w:sz="0" w:space="0" w:color="auto"/>
            <w:bottom w:val="none" w:sz="0" w:space="0" w:color="auto"/>
            <w:right w:val="none" w:sz="0" w:space="0" w:color="auto"/>
          </w:divBdr>
        </w:div>
        <w:div w:id="1877809436">
          <w:marLeft w:val="0"/>
          <w:marRight w:val="0"/>
          <w:marTop w:val="0"/>
          <w:marBottom w:val="0"/>
          <w:divBdr>
            <w:top w:val="none" w:sz="0" w:space="0" w:color="auto"/>
            <w:left w:val="none" w:sz="0" w:space="0" w:color="auto"/>
            <w:bottom w:val="none" w:sz="0" w:space="0" w:color="auto"/>
            <w:right w:val="none" w:sz="0" w:space="0" w:color="auto"/>
          </w:divBdr>
        </w:div>
        <w:div w:id="1618024887">
          <w:marLeft w:val="0"/>
          <w:marRight w:val="0"/>
          <w:marTop w:val="0"/>
          <w:marBottom w:val="0"/>
          <w:divBdr>
            <w:top w:val="none" w:sz="0" w:space="0" w:color="auto"/>
            <w:left w:val="none" w:sz="0" w:space="0" w:color="auto"/>
            <w:bottom w:val="none" w:sz="0" w:space="0" w:color="auto"/>
            <w:right w:val="none" w:sz="0" w:space="0" w:color="auto"/>
          </w:divBdr>
        </w:div>
        <w:div w:id="494492331">
          <w:marLeft w:val="0"/>
          <w:marRight w:val="0"/>
          <w:marTop w:val="0"/>
          <w:marBottom w:val="0"/>
          <w:divBdr>
            <w:top w:val="none" w:sz="0" w:space="0" w:color="auto"/>
            <w:left w:val="none" w:sz="0" w:space="0" w:color="auto"/>
            <w:bottom w:val="none" w:sz="0" w:space="0" w:color="auto"/>
            <w:right w:val="none" w:sz="0" w:space="0" w:color="auto"/>
          </w:divBdr>
        </w:div>
        <w:div w:id="1811248206">
          <w:marLeft w:val="0"/>
          <w:marRight w:val="0"/>
          <w:marTop w:val="0"/>
          <w:marBottom w:val="0"/>
          <w:divBdr>
            <w:top w:val="none" w:sz="0" w:space="0" w:color="auto"/>
            <w:left w:val="none" w:sz="0" w:space="0" w:color="auto"/>
            <w:bottom w:val="none" w:sz="0" w:space="0" w:color="auto"/>
            <w:right w:val="none" w:sz="0" w:space="0" w:color="auto"/>
          </w:divBdr>
        </w:div>
        <w:div w:id="2107924235">
          <w:marLeft w:val="0"/>
          <w:marRight w:val="0"/>
          <w:marTop w:val="0"/>
          <w:marBottom w:val="0"/>
          <w:divBdr>
            <w:top w:val="none" w:sz="0" w:space="0" w:color="auto"/>
            <w:left w:val="none" w:sz="0" w:space="0" w:color="auto"/>
            <w:bottom w:val="none" w:sz="0" w:space="0" w:color="auto"/>
            <w:right w:val="none" w:sz="0" w:space="0" w:color="auto"/>
          </w:divBdr>
        </w:div>
        <w:div w:id="976380236">
          <w:marLeft w:val="0"/>
          <w:marRight w:val="0"/>
          <w:marTop w:val="0"/>
          <w:marBottom w:val="0"/>
          <w:divBdr>
            <w:top w:val="none" w:sz="0" w:space="0" w:color="auto"/>
            <w:left w:val="none" w:sz="0" w:space="0" w:color="auto"/>
            <w:bottom w:val="none" w:sz="0" w:space="0" w:color="auto"/>
            <w:right w:val="none" w:sz="0" w:space="0" w:color="auto"/>
          </w:divBdr>
        </w:div>
        <w:div w:id="1412657845">
          <w:marLeft w:val="0"/>
          <w:marRight w:val="0"/>
          <w:marTop w:val="0"/>
          <w:marBottom w:val="0"/>
          <w:divBdr>
            <w:top w:val="none" w:sz="0" w:space="0" w:color="auto"/>
            <w:left w:val="none" w:sz="0" w:space="0" w:color="auto"/>
            <w:bottom w:val="none" w:sz="0" w:space="0" w:color="auto"/>
            <w:right w:val="none" w:sz="0" w:space="0" w:color="auto"/>
          </w:divBdr>
        </w:div>
        <w:div w:id="643127102">
          <w:marLeft w:val="0"/>
          <w:marRight w:val="0"/>
          <w:marTop w:val="0"/>
          <w:marBottom w:val="0"/>
          <w:divBdr>
            <w:top w:val="none" w:sz="0" w:space="0" w:color="auto"/>
            <w:left w:val="none" w:sz="0" w:space="0" w:color="auto"/>
            <w:bottom w:val="none" w:sz="0" w:space="0" w:color="auto"/>
            <w:right w:val="none" w:sz="0" w:space="0" w:color="auto"/>
          </w:divBdr>
        </w:div>
        <w:div w:id="350953306">
          <w:marLeft w:val="0"/>
          <w:marRight w:val="0"/>
          <w:marTop w:val="0"/>
          <w:marBottom w:val="0"/>
          <w:divBdr>
            <w:top w:val="none" w:sz="0" w:space="0" w:color="auto"/>
            <w:left w:val="none" w:sz="0" w:space="0" w:color="auto"/>
            <w:bottom w:val="none" w:sz="0" w:space="0" w:color="auto"/>
            <w:right w:val="none" w:sz="0" w:space="0" w:color="auto"/>
          </w:divBdr>
        </w:div>
        <w:div w:id="1105735760">
          <w:marLeft w:val="0"/>
          <w:marRight w:val="0"/>
          <w:marTop w:val="0"/>
          <w:marBottom w:val="0"/>
          <w:divBdr>
            <w:top w:val="none" w:sz="0" w:space="0" w:color="auto"/>
            <w:left w:val="none" w:sz="0" w:space="0" w:color="auto"/>
            <w:bottom w:val="none" w:sz="0" w:space="0" w:color="auto"/>
            <w:right w:val="none" w:sz="0" w:space="0" w:color="auto"/>
          </w:divBdr>
        </w:div>
        <w:div w:id="2124879481">
          <w:marLeft w:val="0"/>
          <w:marRight w:val="0"/>
          <w:marTop w:val="0"/>
          <w:marBottom w:val="0"/>
          <w:divBdr>
            <w:top w:val="none" w:sz="0" w:space="0" w:color="auto"/>
            <w:left w:val="none" w:sz="0" w:space="0" w:color="auto"/>
            <w:bottom w:val="none" w:sz="0" w:space="0" w:color="auto"/>
            <w:right w:val="none" w:sz="0" w:space="0" w:color="auto"/>
          </w:divBdr>
        </w:div>
        <w:div w:id="665014740">
          <w:marLeft w:val="0"/>
          <w:marRight w:val="0"/>
          <w:marTop w:val="0"/>
          <w:marBottom w:val="0"/>
          <w:divBdr>
            <w:top w:val="none" w:sz="0" w:space="0" w:color="auto"/>
            <w:left w:val="none" w:sz="0" w:space="0" w:color="auto"/>
            <w:bottom w:val="none" w:sz="0" w:space="0" w:color="auto"/>
            <w:right w:val="none" w:sz="0" w:space="0" w:color="auto"/>
          </w:divBdr>
        </w:div>
        <w:div w:id="1098984549">
          <w:marLeft w:val="0"/>
          <w:marRight w:val="0"/>
          <w:marTop w:val="0"/>
          <w:marBottom w:val="0"/>
          <w:divBdr>
            <w:top w:val="none" w:sz="0" w:space="0" w:color="auto"/>
            <w:left w:val="none" w:sz="0" w:space="0" w:color="auto"/>
            <w:bottom w:val="none" w:sz="0" w:space="0" w:color="auto"/>
            <w:right w:val="none" w:sz="0" w:space="0" w:color="auto"/>
          </w:divBdr>
        </w:div>
        <w:div w:id="1060520839">
          <w:marLeft w:val="0"/>
          <w:marRight w:val="0"/>
          <w:marTop w:val="0"/>
          <w:marBottom w:val="0"/>
          <w:divBdr>
            <w:top w:val="none" w:sz="0" w:space="0" w:color="auto"/>
            <w:left w:val="none" w:sz="0" w:space="0" w:color="auto"/>
            <w:bottom w:val="none" w:sz="0" w:space="0" w:color="auto"/>
            <w:right w:val="none" w:sz="0" w:space="0" w:color="auto"/>
          </w:divBdr>
        </w:div>
        <w:div w:id="696125142">
          <w:marLeft w:val="0"/>
          <w:marRight w:val="0"/>
          <w:marTop w:val="0"/>
          <w:marBottom w:val="0"/>
          <w:divBdr>
            <w:top w:val="none" w:sz="0" w:space="0" w:color="auto"/>
            <w:left w:val="none" w:sz="0" w:space="0" w:color="auto"/>
            <w:bottom w:val="none" w:sz="0" w:space="0" w:color="auto"/>
            <w:right w:val="none" w:sz="0" w:space="0" w:color="auto"/>
          </w:divBdr>
        </w:div>
        <w:div w:id="1404375499">
          <w:marLeft w:val="0"/>
          <w:marRight w:val="0"/>
          <w:marTop w:val="0"/>
          <w:marBottom w:val="0"/>
          <w:divBdr>
            <w:top w:val="none" w:sz="0" w:space="0" w:color="auto"/>
            <w:left w:val="none" w:sz="0" w:space="0" w:color="auto"/>
            <w:bottom w:val="none" w:sz="0" w:space="0" w:color="auto"/>
            <w:right w:val="none" w:sz="0" w:space="0" w:color="auto"/>
          </w:divBdr>
        </w:div>
        <w:div w:id="649754508">
          <w:marLeft w:val="0"/>
          <w:marRight w:val="0"/>
          <w:marTop w:val="0"/>
          <w:marBottom w:val="0"/>
          <w:divBdr>
            <w:top w:val="none" w:sz="0" w:space="0" w:color="auto"/>
            <w:left w:val="none" w:sz="0" w:space="0" w:color="auto"/>
            <w:bottom w:val="none" w:sz="0" w:space="0" w:color="auto"/>
            <w:right w:val="none" w:sz="0" w:space="0" w:color="auto"/>
          </w:divBdr>
        </w:div>
        <w:div w:id="1796218953">
          <w:marLeft w:val="0"/>
          <w:marRight w:val="0"/>
          <w:marTop w:val="0"/>
          <w:marBottom w:val="0"/>
          <w:divBdr>
            <w:top w:val="none" w:sz="0" w:space="0" w:color="auto"/>
            <w:left w:val="none" w:sz="0" w:space="0" w:color="auto"/>
            <w:bottom w:val="none" w:sz="0" w:space="0" w:color="auto"/>
            <w:right w:val="none" w:sz="0" w:space="0" w:color="auto"/>
          </w:divBdr>
        </w:div>
        <w:div w:id="683438323">
          <w:marLeft w:val="0"/>
          <w:marRight w:val="0"/>
          <w:marTop w:val="0"/>
          <w:marBottom w:val="0"/>
          <w:divBdr>
            <w:top w:val="none" w:sz="0" w:space="0" w:color="auto"/>
            <w:left w:val="none" w:sz="0" w:space="0" w:color="auto"/>
            <w:bottom w:val="none" w:sz="0" w:space="0" w:color="auto"/>
            <w:right w:val="none" w:sz="0" w:space="0" w:color="auto"/>
          </w:divBdr>
        </w:div>
        <w:div w:id="845559963">
          <w:marLeft w:val="0"/>
          <w:marRight w:val="0"/>
          <w:marTop w:val="0"/>
          <w:marBottom w:val="0"/>
          <w:divBdr>
            <w:top w:val="none" w:sz="0" w:space="0" w:color="auto"/>
            <w:left w:val="none" w:sz="0" w:space="0" w:color="auto"/>
            <w:bottom w:val="none" w:sz="0" w:space="0" w:color="auto"/>
            <w:right w:val="none" w:sz="0" w:space="0" w:color="auto"/>
          </w:divBdr>
        </w:div>
        <w:div w:id="566376002">
          <w:marLeft w:val="0"/>
          <w:marRight w:val="0"/>
          <w:marTop w:val="0"/>
          <w:marBottom w:val="0"/>
          <w:divBdr>
            <w:top w:val="none" w:sz="0" w:space="0" w:color="auto"/>
            <w:left w:val="none" w:sz="0" w:space="0" w:color="auto"/>
            <w:bottom w:val="none" w:sz="0" w:space="0" w:color="auto"/>
            <w:right w:val="none" w:sz="0" w:space="0" w:color="auto"/>
          </w:divBdr>
        </w:div>
        <w:div w:id="433088715">
          <w:marLeft w:val="0"/>
          <w:marRight w:val="0"/>
          <w:marTop w:val="0"/>
          <w:marBottom w:val="0"/>
          <w:divBdr>
            <w:top w:val="none" w:sz="0" w:space="0" w:color="auto"/>
            <w:left w:val="none" w:sz="0" w:space="0" w:color="auto"/>
            <w:bottom w:val="none" w:sz="0" w:space="0" w:color="auto"/>
            <w:right w:val="none" w:sz="0" w:space="0" w:color="auto"/>
          </w:divBdr>
        </w:div>
        <w:div w:id="1250576826">
          <w:marLeft w:val="0"/>
          <w:marRight w:val="0"/>
          <w:marTop w:val="0"/>
          <w:marBottom w:val="0"/>
          <w:divBdr>
            <w:top w:val="none" w:sz="0" w:space="0" w:color="auto"/>
            <w:left w:val="none" w:sz="0" w:space="0" w:color="auto"/>
            <w:bottom w:val="none" w:sz="0" w:space="0" w:color="auto"/>
            <w:right w:val="none" w:sz="0" w:space="0" w:color="auto"/>
          </w:divBdr>
        </w:div>
        <w:div w:id="1947082284">
          <w:marLeft w:val="0"/>
          <w:marRight w:val="0"/>
          <w:marTop w:val="0"/>
          <w:marBottom w:val="0"/>
          <w:divBdr>
            <w:top w:val="none" w:sz="0" w:space="0" w:color="auto"/>
            <w:left w:val="none" w:sz="0" w:space="0" w:color="auto"/>
            <w:bottom w:val="none" w:sz="0" w:space="0" w:color="auto"/>
            <w:right w:val="none" w:sz="0" w:space="0" w:color="auto"/>
          </w:divBdr>
        </w:div>
        <w:div w:id="425879649">
          <w:marLeft w:val="0"/>
          <w:marRight w:val="0"/>
          <w:marTop w:val="0"/>
          <w:marBottom w:val="0"/>
          <w:divBdr>
            <w:top w:val="none" w:sz="0" w:space="0" w:color="auto"/>
            <w:left w:val="none" w:sz="0" w:space="0" w:color="auto"/>
            <w:bottom w:val="none" w:sz="0" w:space="0" w:color="auto"/>
            <w:right w:val="none" w:sz="0" w:space="0" w:color="auto"/>
          </w:divBdr>
        </w:div>
        <w:div w:id="1885367906">
          <w:marLeft w:val="0"/>
          <w:marRight w:val="0"/>
          <w:marTop w:val="0"/>
          <w:marBottom w:val="0"/>
          <w:divBdr>
            <w:top w:val="none" w:sz="0" w:space="0" w:color="auto"/>
            <w:left w:val="none" w:sz="0" w:space="0" w:color="auto"/>
            <w:bottom w:val="none" w:sz="0" w:space="0" w:color="auto"/>
            <w:right w:val="none" w:sz="0" w:space="0" w:color="auto"/>
          </w:divBdr>
        </w:div>
        <w:div w:id="1452625377">
          <w:marLeft w:val="0"/>
          <w:marRight w:val="0"/>
          <w:marTop w:val="0"/>
          <w:marBottom w:val="0"/>
          <w:divBdr>
            <w:top w:val="none" w:sz="0" w:space="0" w:color="auto"/>
            <w:left w:val="none" w:sz="0" w:space="0" w:color="auto"/>
            <w:bottom w:val="none" w:sz="0" w:space="0" w:color="auto"/>
            <w:right w:val="none" w:sz="0" w:space="0" w:color="auto"/>
          </w:divBdr>
        </w:div>
        <w:div w:id="1531646418">
          <w:marLeft w:val="0"/>
          <w:marRight w:val="0"/>
          <w:marTop w:val="0"/>
          <w:marBottom w:val="0"/>
          <w:divBdr>
            <w:top w:val="none" w:sz="0" w:space="0" w:color="auto"/>
            <w:left w:val="none" w:sz="0" w:space="0" w:color="auto"/>
            <w:bottom w:val="none" w:sz="0" w:space="0" w:color="auto"/>
            <w:right w:val="none" w:sz="0" w:space="0" w:color="auto"/>
          </w:divBdr>
        </w:div>
        <w:div w:id="660696578">
          <w:marLeft w:val="0"/>
          <w:marRight w:val="0"/>
          <w:marTop w:val="0"/>
          <w:marBottom w:val="0"/>
          <w:divBdr>
            <w:top w:val="none" w:sz="0" w:space="0" w:color="auto"/>
            <w:left w:val="none" w:sz="0" w:space="0" w:color="auto"/>
            <w:bottom w:val="none" w:sz="0" w:space="0" w:color="auto"/>
            <w:right w:val="none" w:sz="0" w:space="0" w:color="auto"/>
          </w:divBdr>
        </w:div>
        <w:div w:id="1712220417">
          <w:marLeft w:val="0"/>
          <w:marRight w:val="0"/>
          <w:marTop w:val="0"/>
          <w:marBottom w:val="0"/>
          <w:divBdr>
            <w:top w:val="none" w:sz="0" w:space="0" w:color="auto"/>
            <w:left w:val="none" w:sz="0" w:space="0" w:color="auto"/>
            <w:bottom w:val="none" w:sz="0" w:space="0" w:color="auto"/>
            <w:right w:val="none" w:sz="0" w:space="0" w:color="auto"/>
          </w:divBdr>
        </w:div>
        <w:div w:id="1786192710">
          <w:marLeft w:val="0"/>
          <w:marRight w:val="0"/>
          <w:marTop w:val="0"/>
          <w:marBottom w:val="0"/>
          <w:divBdr>
            <w:top w:val="none" w:sz="0" w:space="0" w:color="auto"/>
            <w:left w:val="none" w:sz="0" w:space="0" w:color="auto"/>
            <w:bottom w:val="none" w:sz="0" w:space="0" w:color="auto"/>
            <w:right w:val="none" w:sz="0" w:space="0" w:color="auto"/>
          </w:divBdr>
        </w:div>
      </w:divsChild>
    </w:div>
    <w:div w:id="1127163813">
      <w:bodyDiv w:val="1"/>
      <w:marLeft w:val="0"/>
      <w:marRight w:val="0"/>
      <w:marTop w:val="0"/>
      <w:marBottom w:val="0"/>
      <w:divBdr>
        <w:top w:val="none" w:sz="0" w:space="0" w:color="auto"/>
        <w:left w:val="none" w:sz="0" w:space="0" w:color="auto"/>
        <w:bottom w:val="none" w:sz="0" w:space="0" w:color="auto"/>
        <w:right w:val="none" w:sz="0" w:space="0" w:color="auto"/>
      </w:divBdr>
    </w:div>
    <w:div w:id="1128402866">
      <w:bodyDiv w:val="1"/>
      <w:marLeft w:val="0"/>
      <w:marRight w:val="0"/>
      <w:marTop w:val="0"/>
      <w:marBottom w:val="0"/>
      <w:divBdr>
        <w:top w:val="none" w:sz="0" w:space="0" w:color="auto"/>
        <w:left w:val="none" w:sz="0" w:space="0" w:color="auto"/>
        <w:bottom w:val="none" w:sz="0" w:space="0" w:color="auto"/>
        <w:right w:val="none" w:sz="0" w:space="0" w:color="auto"/>
      </w:divBdr>
      <w:divsChild>
        <w:div w:id="1349061768">
          <w:marLeft w:val="0"/>
          <w:marRight w:val="0"/>
          <w:marTop w:val="0"/>
          <w:marBottom w:val="0"/>
          <w:divBdr>
            <w:top w:val="none" w:sz="0" w:space="0" w:color="auto"/>
            <w:left w:val="none" w:sz="0" w:space="0" w:color="auto"/>
            <w:bottom w:val="none" w:sz="0" w:space="0" w:color="auto"/>
            <w:right w:val="none" w:sz="0" w:space="0" w:color="auto"/>
          </w:divBdr>
        </w:div>
      </w:divsChild>
    </w:div>
    <w:div w:id="1138261639">
      <w:bodyDiv w:val="1"/>
      <w:marLeft w:val="0"/>
      <w:marRight w:val="0"/>
      <w:marTop w:val="0"/>
      <w:marBottom w:val="0"/>
      <w:divBdr>
        <w:top w:val="none" w:sz="0" w:space="0" w:color="auto"/>
        <w:left w:val="none" w:sz="0" w:space="0" w:color="auto"/>
        <w:bottom w:val="none" w:sz="0" w:space="0" w:color="auto"/>
        <w:right w:val="none" w:sz="0" w:space="0" w:color="auto"/>
      </w:divBdr>
      <w:divsChild>
        <w:div w:id="768505750">
          <w:marLeft w:val="0"/>
          <w:marRight w:val="0"/>
          <w:marTop w:val="0"/>
          <w:marBottom w:val="0"/>
          <w:divBdr>
            <w:top w:val="none" w:sz="0" w:space="0" w:color="auto"/>
            <w:left w:val="none" w:sz="0" w:space="0" w:color="auto"/>
            <w:bottom w:val="none" w:sz="0" w:space="0" w:color="auto"/>
            <w:right w:val="none" w:sz="0" w:space="0" w:color="auto"/>
          </w:divBdr>
        </w:div>
        <w:div w:id="1608586977">
          <w:marLeft w:val="0"/>
          <w:marRight w:val="0"/>
          <w:marTop w:val="0"/>
          <w:marBottom w:val="0"/>
          <w:divBdr>
            <w:top w:val="none" w:sz="0" w:space="0" w:color="auto"/>
            <w:left w:val="none" w:sz="0" w:space="0" w:color="auto"/>
            <w:bottom w:val="none" w:sz="0" w:space="0" w:color="auto"/>
            <w:right w:val="none" w:sz="0" w:space="0" w:color="auto"/>
          </w:divBdr>
        </w:div>
        <w:div w:id="1067341471">
          <w:marLeft w:val="0"/>
          <w:marRight w:val="0"/>
          <w:marTop w:val="0"/>
          <w:marBottom w:val="0"/>
          <w:divBdr>
            <w:top w:val="none" w:sz="0" w:space="0" w:color="auto"/>
            <w:left w:val="none" w:sz="0" w:space="0" w:color="auto"/>
            <w:bottom w:val="none" w:sz="0" w:space="0" w:color="auto"/>
            <w:right w:val="none" w:sz="0" w:space="0" w:color="auto"/>
          </w:divBdr>
        </w:div>
        <w:div w:id="604388817">
          <w:marLeft w:val="0"/>
          <w:marRight w:val="0"/>
          <w:marTop w:val="0"/>
          <w:marBottom w:val="0"/>
          <w:divBdr>
            <w:top w:val="none" w:sz="0" w:space="0" w:color="auto"/>
            <w:left w:val="none" w:sz="0" w:space="0" w:color="auto"/>
            <w:bottom w:val="none" w:sz="0" w:space="0" w:color="auto"/>
            <w:right w:val="none" w:sz="0" w:space="0" w:color="auto"/>
          </w:divBdr>
        </w:div>
        <w:div w:id="144322280">
          <w:marLeft w:val="0"/>
          <w:marRight w:val="0"/>
          <w:marTop w:val="0"/>
          <w:marBottom w:val="0"/>
          <w:divBdr>
            <w:top w:val="none" w:sz="0" w:space="0" w:color="auto"/>
            <w:left w:val="none" w:sz="0" w:space="0" w:color="auto"/>
            <w:bottom w:val="none" w:sz="0" w:space="0" w:color="auto"/>
            <w:right w:val="none" w:sz="0" w:space="0" w:color="auto"/>
          </w:divBdr>
        </w:div>
        <w:div w:id="16859966">
          <w:marLeft w:val="0"/>
          <w:marRight w:val="0"/>
          <w:marTop w:val="0"/>
          <w:marBottom w:val="0"/>
          <w:divBdr>
            <w:top w:val="none" w:sz="0" w:space="0" w:color="auto"/>
            <w:left w:val="none" w:sz="0" w:space="0" w:color="auto"/>
            <w:bottom w:val="none" w:sz="0" w:space="0" w:color="auto"/>
            <w:right w:val="none" w:sz="0" w:space="0" w:color="auto"/>
          </w:divBdr>
        </w:div>
        <w:div w:id="958684848">
          <w:marLeft w:val="0"/>
          <w:marRight w:val="0"/>
          <w:marTop w:val="0"/>
          <w:marBottom w:val="0"/>
          <w:divBdr>
            <w:top w:val="none" w:sz="0" w:space="0" w:color="auto"/>
            <w:left w:val="none" w:sz="0" w:space="0" w:color="auto"/>
            <w:bottom w:val="none" w:sz="0" w:space="0" w:color="auto"/>
            <w:right w:val="none" w:sz="0" w:space="0" w:color="auto"/>
          </w:divBdr>
        </w:div>
        <w:div w:id="915558373">
          <w:marLeft w:val="0"/>
          <w:marRight w:val="0"/>
          <w:marTop w:val="0"/>
          <w:marBottom w:val="0"/>
          <w:divBdr>
            <w:top w:val="none" w:sz="0" w:space="0" w:color="auto"/>
            <w:left w:val="none" w:sz="0" w:space="0" w:color="auto"/>
            <w:bottom w:val="none" w:sz="0" w:space="0" w:color="auto"/>
            <w:right w:val="none" w:sz="0" w:space="0" w:color="auto"/>
          </w:divBdr>
        </w:div>
        <w:div w:id="407072348">
          <w:marLeft w:val="0"/>
          <w:marRight w:val="0"/>
          <w:marTop w:val="0"/>
          <w:marBottom w:val="0"/>
          <w:divBdr>
            <w:top w:val="none" w:sz="0" w:space="0" w:color="auto"/>
            <w:left w:val="none" w:sz="0" w:space="0" w:color="auto"/>
            <w:bottom w:val="none" w:sz="0" w:space="0" w:color="auto"/>
            <w:right w:val="none" w:sz="0" w:space="0" w:color="auto"/>
          </w:divBdr>
        </w:div>
        <w:div w:id="1970209655">
          <w:marLeft w:val="0"/>
          <w:marRight w:val="0"/>
          <w:marTop w:val="0"/>
          <w:marBottom w:val="0"/>
          <w:divBdr>
            <w:top w:val="none" w:sz="0" w:space="0" w:color="auto"/>
            <w:left w:val="none" w:sz="0" w:space="0" w:color="auto"/>
            <w:bottom w:val="none" w:sz="0" w:space="0" w:color="auto"/>
            <w:right w:val="none" w:sz="0" w:space="0" w:color="auto"/>
          </w:divBdr>
        </w:div>
        <w:div w:id="80376568">
          <w:marLeft w:val="0"/>
          <w:marRight w:val="0"/>
          <w:marTop w:val="0"/>
          <w:marBottom w:val="0"/>
          <w:divBdr>
            <w:top w:val="none" w:sz="0" w:space="0" w:color="auto"/>
            <w:left w:val="none" w:sz="0" w:space="0" w:color="auto"/>
            <w:bottom w:val="none" w:sz="0" w:space="0" w:color="auto"/>
            <w:right w:val="none" w:sz="0" w:space="0" w:color="auto"/>
          </w:divBdr>
        </w:div>
        <w:div w:id="1224681590">
          <w:marLeft w:val="0"/>
          <w:marRight w:val="0"/>
          <w:marTop w:val="0"/>
          <w:marBottom w:val="0"/>
          <w:divBdr>
            <w:top w:val="none" w:sz="0" w:space="0" w:color="auto"/>
            <w:left w:val="none" w:sz="0" w:space="0" w:color="auto"/>
            <w:bottom w:val="none" w:sz="0" w:space="0" w:color="auto"/>
            <w:right w:val="none" w:sz="0" w:space="0" w:color="auto"/>
          </w:divBdr>
        </w:div>
        <w:div w:id="1291787844">
          <w:marLeft w:val="0"/>
          <w:marRight w:val="0"/>
          <w:marTop w:val="0"/>
          <w:marBottom w:val="0"/>
          <w:divBdr>
            <w:top w:val="none" w:sz="0" w:space="0" w:color="auto"/>
            <w:left w:val="none" w:sz="0" w:space="0" w:color="auto"/>
            <w:bottom w:val="none" w:sz="0" w:space="0" w:color="auto"/>
            <w:right w:val="none" w:sz="0" w:space="0" w:color="auto"/>
          </w:divBdr>
        </w:div>
        <w:div w:id="388382255">
          <w:marLeft w:val="0"/>
          <w:marRight w:val="0"/>
          <w:marTop w:val="0"/>
          <w:marBottom w:val="0"/>
          <w:divBdr>
            <w:top w:val="none" w:sz="0" w:space="0" w:color="auto"/>
            <w:left w:val="none" w:sz="0" w:space="0" w:color="auto"/>
            <w:bottom w:val="none" w:sz="0" w:space="0" w:color="auto"/>
            <w:right w:val="none" w:sz="0" w:space="0" w:color="auto"/>
          </w:divBdr>
        </w:div>
        <w:div w:id="893010781">
          <w:marLeft w:val="0"/>
          <w:marRight w:val="0"/>
          <w:marTop w:val="0"/>
          <w:marBottom w:val="0"/>
          <w:divBdr>
            <w:top w:val="none" w:sz="0" w:space="0" w:color="auto"/>
            <w:left w:val="none" w:sz="0" w:space="0" w:color="auto"/>
            <w:bottom w:val="none" w:sz="0" w:space="0" w:color="auto"/>
            <w:right w:val="none" w:sz="0" w:space="0" w:color="auto"/>
          </w:divBdr>
        </w:div>
        <w:div w:id="1788281568">
          <w:marLeft w:val="0"/>
          <w:marRight w:val="0"/>
          <w:marTop w:val="0"/>
          <w:marBottom w:val="0"/>
          <w:divBdr>
            <w:top w:val="none" w:sz="0" w:space="0" w:color="auto"/>
            <w:left w:val="none" w:sz="0" w:space="0" w:color="auto"/>
            <w:bottom w:val="none" w:sz="0" w:space="0" w:color="auto"/>
            <w:right w:val="none" w:sz="0" w:space="0" w:color="auto"/>
          </w:divBdr>
        </w:div>
        <w:div w:id="1672947520">
          <w:marLeft w:val="0"/>
          <w:marRight w:val="0"/>
          <w:marTop w:val="0"/>
          <w:marBottom w:val="0"/>
          <w:divBdr>
            <w:top w:val="none" w:sz="0" w:space="0" w:color="auto"/>
            <w:left w:val="none" w:sz="0" w:space="0" w:color="auto"/>
            <w:bottom w:val="none" w:sz="0" w:space="0" w:color="auto"/>
            <w:right w:val="none" w:sz="0" w:space="0" w:color="auto"/>
          </w:divBdr>
        </w:div>
        <w:div w:id="1402219971">
          <w:marLeft w:val="0"/>
          <w:marRight w:val="0"/>
          <w:marTop w:val="0"/>
          <w:marBottom w:val="0"/>
          <w:divBdr>
            <w:top w:val="none" w:sz="0" w:space="0" w:color="auto"/>
            <w:left w:val="none" w:sz="0" w:space="0" w:color="auto"/>
            <w:bottom w:val="none" w:sz="0" w:space="0" w:color="auto"/>
            <w:right w:val="none" w:sz="0" w:space="0" w:color="auto"/>
          </w:divBdr>
        </w:div>
        <w:div w:id="964316080">
          <w:marLeft w:val="0"/>
          <w:marRight w:val="0"/>
          <w:marTop w:val="0"/>
          <w:marBottom w:val="0"/>
          <w:divBdr>
            <w:top w:val="none" w:sz="0" w:space="0" w:color="auto"/>
            <w:left w:val="none" w:sz="0" w:space="0" w:color="auto"/>
            <w:bottom w:val="none" w:sz="0" w:space="0" w:color="auto"/>
            <w:right w:val="none" w:sz="0" w:space="0" w:color="auto"/>
          </w:divBdr>
        </w:div>
        <w:div w:id="1228421678">
          <w:marLeft w:val="0"/>
          <w:marRight w:val="0"/>
          <w:marTop w:val="0"/>
          <w:marBottom w:val="0"/>
          <w:divBdr>
            <w:top w:val="none" w:sz="0" w:space="0" w:color="auto"/>
            <w:left w:val="none" w:sz="0" w:space="0" w:color="auto"/>
            <w:bottom w:val="none" w:sz="0" w:space="0" w:color="auto"/>
            <w:right w:val="none" w:sz="0" w:space="0" w:color="auto"/>
          </w:divBdr>
        </w:div>
        <w:div w:id="208152">
          <w:marLeft w:val="0"/>
          <w:marRight w:val="0"/>
          <w:marTop w:val="0"/>
          <w:marBottom w:val="0"/>
          <w:divBdr>
            <w:top w:val="none" w:sz="0" w:space="0" w:color="auto"/>
            <w:left w:val="none" w:sz="0" w:space="0" w:color="auto"/>
            <w:bottom w:val="none" w:sz="0" w:space="0" w:color="auto"/>
            <w:right w:val="none" w:sz="0" w:space="0" w:color="auto"/>
          </w:divBdr>
        </w:div>
        <w:div w:id="145361819">
          <w:marLeft w:val="0"/>
          <w:marRight w:val="0"/>
          <w:marTop w:val="0"/>
          <w:marBottom w:val="0"/>
          <w:divBdr>
            <w:top w:val="none" w:sz="0" w:space="0" w:color="auto"/>
            <w:left w:val="none" w:sz="0" w:space="0" w:color="auto"/>
            <w:bottom w:val="none" w:sz="0" w:space="0" w:color="auto"/>
            <w:right w:val="none" w:sz="0" w:space="0" w:color="auto"/>
          </w:divBdr>
        </w:div>
        <w:div w:id="1107848094">
          <w:marLeft w:val="0"/>
          <w:marRight w:val="0"/>
          <w:marTop w:val="0"/>
          <w:marBottom w:val="0"/>
          <w:divBdr>
            <w:top w:val="none" w:sz="0" w:space="0" w:color="auto"/>
            <w:left w:val="none" w:sz="0" w:space="0" w:color="auto"/>
            <w:bottom w:val="none" w:sz="0" w:space="0" w:color="auto"/>
            <w:right w:val="none" w:sz="0" w:space="0" w:color="auto"/>
          </w:divBdr>
        </w:div>
        <w:div w:id="865144168">
          <w:marLeft w:val="0"/>
          <w:marRight w:val="0"/>
          <w:marTop w:val="0"/>
          <w:marBottom w:val="0"/>
          <w:divBdr>
            <w:top w:val="none" w:sz="0" w:space="0" w:color="auto"/>
            <w:left w:val="none" w:sz="0" w:space="0" w:color="auto"/>
            <w:bottom w:val="none" w:sz="0" w:space="0" w:color="auto"/>
            <w:right w:val="none" w:sz="0" w:space="0" w:color="auto"/>
          </w:divBdr>
        </w:div>
        <w:div w:id="1782458969">
          <w:marLeft w:val="0"/>
          <w:marRight w:val="0"/>
          <w:marTop w:val="0"/>
          <w:marBottom w:val="0"/>
          <w:divBdr>
            <w:top w:val="none" w:sz="0" w:space="0" w:color="auto"/>
            <w:left w:val="none" w:sz="0" w:space="0" w:color="auto"/>
            <w:bottom w:val="none" w:sz="0" w:space="0" w:color="auto"/>
            <w:right w:val="none" w:sz="0" w:space="0" w:color="auto"/>
          </w:divBdr>
        </w:div>
        <w:div w:id="542982172">
          <w:marLeft w:val="0"/>
          <w:marRight w:val="0"/>
          <w:marTop w:val="0"/>
          <w:marBottom w:val="0"/>
          <w:divBdr>
            <w:top w:val="none" w:sz="0" w:space="0" w:color="auto"/>
            <w:left w:val="none" w:sz="0" w:space="0" w:color="auto"/>
            <w:bottom w:val="none" w:sz="0" w:space="0" w:color="auto"/>
            <w:right w:val="none" w:sz="0" w:space="0" w:color="auto"/>
          </w:divBdr>
        </w:div>
        <w:div w:id="480469077">
          <w:marLeft w:val="0"/>
          <w:marRight w:val="0"/>
          <w:marTop w:val="0"/>
          <w:marBottom w:val="0"/>
          <w:divBdr>
            <w:top w:val="none" w:sz="0" w:space="0" w:color="auto"/>
            <w:left w:val="none" w:sz="0" w:space="0" w:color="auto"/>
            <w:bottom w:val="none" w:sz="0" w:space="0" w:color="auto"/>
            <w:right w:val="none" w:sz="0" w:space="0" w:color="auto"/>
          </w:divBdr>
        </w:div>
        <w:div w:id="1245794589">
          <w:marLeft w:val="0"/>
          <w:marRight w:val="0"/>
          <w:marTop w:val="0"/>
          <w:marBottom w:val="0"/>
          <w:divBdr>
            <w:top w:val="none" w:sz="0" w:space="0" w:color="auto"/>
            <w:left w:val="none" w:sz="0" w:space="0" w:color="auto"/>
            <w:bottom w:val="none" w:sz="0" w:space="0" w:color="auto"/>
            <w:right w:val="none" w:sz="0" w:space="0" w:color="auto"/>
          </w:divBdr>
        </w:div>
        <w:div w:id="1835219367">
          <w:marLeft w:val="0"/>
          <w:marRight w:val="0"/>
          <w:marTop w:val="0"/>
          <w:marBottom w:val="0"/>
          <w:divBdr>
            <w:top w:val="none" w:sz="0" w:space="0" w:color="auto"/>
            <w:left w:val="none" w:sz="0" w:space="0" w:color="auto"/>
            <w:bottom w:val="none" w:sz="0" w:space="0" w:color="auto"/>
            <w:right w:val="none" w:sz="0" w:space="0" w:color="auto"/>
          </w:divBdr>
        </w:div>
      </w:divsChild>
    </w:div>
    <w:div w:id="1144541188">
      <w:bodyDiv w:val="1"/>
      <w:marLeft w:val="0"/>
      <w:marRight w:val="0"/>
      <w:marTop w:val="0"/>
      <w:marBottom w:val="0"/>
      <w:divBdr>
        <w:top w:val="none" w:sz="0" w:space="0" w:color="auto"/>
        <w:left w:val="none" w:sz="0" w:space="0" w:color="auto"/>
        <w:bottom w:val="none" w:sz="0" w:space="0" w:color="auto"/>
        <w:right w:val="none" w:sz="0" w:space="0" w:color="auto"/>
      </w:divBdr>
    </w:div>
    <w:div w:id="1149175598">
      <w:bodyDiv w:val="1"/>
      <w:marLeft w:val="0"/>
      <w:marRight w:val="0"/>
      <w:marTop w:val="0"/>
      <w:marBottom w:val="0"/>
      <w:divBdr>
        <w:top w:val="none" w:sz="0" w:space="0" w:color="auto"/>
        <w:left w:val="none" w:sz="0" w:space="0" w:color="auto"/>
        <w:bottom w:val="none" w:sz="0" w:space="0" w:color="auto"/>
        <w:right w:val="none" w:sz="0" w:space="0" w:color="auto"/>
      </w:divBdr>
    </w:div>
    <w:div w:id="1158770733">
      <w:bodyDiv w:val="1"/>
      <w:marLeft w:val="0"/>
      <w:marRight w:val="0"/>
      <w:marTop w:val="0"/>
      <w:marBottom w:val="0"/>
      <w:divBdr>
        <w:top w:val="none" w:sz="0" w:space="0" w:color="auto"/>
        <w:left w:val="none" w:sz="0" w:space="0" w:color="auto"/>
        <w:bottom w:val="none" w:sz="0" w:space="0" w:color="auto"/>
        <w:right w:val="none" w:sz="0" w:space="0" w:color="auto"/>
      </w:divBdr>
    </w:div>
    <w:div w:id="1160583688">
      <w:bodyDiv w:val="1"/>
      <w:marLeft w:val="0"/>
      <w:marRight w:val="0"/>
      <w:marTop w:val="0"/>
      <w:marBottom w:val="0"/>
      <w:divBdr>
        <w:top w:val="none" w:sz="0" w:space="0" w:color="auto"/>
        <w:left w:val="none" w:sz="0" w:space="0" w:color="auto"/>
        <w:bottom w:val="none" w:sz="0" w:space="0" w:color="auto"/>
        <w:right w:val="none" w:sz="0" w:space="0" w:color="auto"/>
      </w:divBdr>
    </w:div>
    <w:div w:id="1162046804">
      <w:bodyDiv w:val="1"/>
      <w:marLeft w:val="0"/>
      <w:marRight w:val="0"/>
      <w:marTop w:val="0"/>
      <w:marBottom w:val="0"/>
      <w:divBdr>
        <w:top w:val="none" w:sz="0" w:space="0" w:color="auto"/>
        <w:left w:val="none" w:sz="0" w:space="0" w:color="auto"/>
        <w:bottom w:val="none" w:sz="0" w:space="0" w:color="auto"/>
        <w:right w:val="none" w:sz="0" w:space="0" w:color="auto"/>
      </w:divBdr>
    </w:div>
    <w:div w:id="1182622920">
      <w:bodyDiv w:val="1"/>
      <w:marLeft w:val="0"/>
      <w:marRight w:val="0"/>
      <w:marTop w:val="0"/>
      <w:marBottom w:val="0"/>
      <w:divBdr>
        <w:top w:val="none" w:sz="0" w:space="0" w:color="auto"/>
        <w:left w:val="none" w:sz="0" w:space="0" w:color="auto"/>
        <w:bottom w:val="none" w:sz="0" w:space="0" w:color="auto"/>
        <w:right w:val="none" w:sz="0" w:space="0" w:color="auto"/>
      </w:divBdr>
    </w:div>
    <w:div w:id="1191526717">
      <w:bodyDiv w:val="1"/>
      <w:marLeft w:val="0"/>
      <w:marRight w:val="0"/>
      <w:marTop w:val="0"/>
      <w:marBottom w:val="0"/>
      <w:divBdr>
        <w:top w:val="none" w:sz="0" w:space="0" w:color="auto"/>
        <w:left w:val="none" w:sz="0" w:space="0" w:color="auto"/>
        <w:bottom w:val="none" w:sz="0" w:space="0" w:color="auto"/>
        <w:right w:val="none" w:sz="0" w:space="0" w:color="auto"/>
      </w:divBdr>
    </w:div>
    <w:div w:id="1193031139">
      <w:bodyDiv w:val="1"/>
      <w:marLeft w:val="0"/>
      <w:marRight w:val="0"/>
      <w:marTop w:val="0"/>
      <w:marBottom w:val="0"/>
      <w:divBdr>
        <w:top w:val="none" w:sz="0" w:space="0" w:color="auto"/>
        <w:left w:val="none" w:sz="0" w:space="0" w:color="auto"/>
        <w:bottom w:val="none" w:sz="0" w:space="0" w:color="auto"/>
        <w:right w:val="none" w:sz="0" w:space="0" w:color="auto"/>
      </w:divBdr>
    </w:div>
    <w:div w:id="1193229228">
      <w:bodyDiv w:val="1"/>
      <w:marLeft w:val="0"/>
      <w:marRight w:val="0"/>
      <w:marTop w:val="0"/>
      <w:marBottom w:val="0"/>
      <w:divBdr>
        <w:top w:val="none" w:sz="0" w:space="0" w:color="auto"/>
        <w:left w:val="none" w:sz="0" w:space="0" w:color="auto"/>
        <w:bottom w:val="none" w:sz="0" w:space="0" w:color="auto"/>
        <w:right w:val="none" w:sz="0" w:space="0" w:color="auto"/>
      </w:divBdr>
    </w:div>
    <w:div w:id="1202206854">
      <w:bodyDiv w:val="1"/>
      <w:marLeft w:val="0"/>
      <w:marRight w:val="0"/>
      <w:marTop w:val="0"/>
      <w:marBottom w:val="0"/>
      <w:divBdr>
        <w:top w:val="none" w:sz="0" w:space="0" w:color="auto"/>
        <w:left w:val="none" w:sz="0" w:space="0" w:color="auto"/>
        <w:bottom w:val="none" w:sz="0" w:space="0" w:color="auto"/>
        <w:right w:val="none" w:sz="0" w:space="0" w:color="auto"/>
      </w:divBdr>
    </w:div>
    <w:div w:id="1215461507">
      <w:bodyDiv w:val="1"/>
      <w:marLeft w:val="0"/>
      <w:marRight w:val="0"/>
      <w:marTop w:val="0"/>
      <w:marBottom w:val="0"/>
      <w:divBdr>
        <w:top w:val="none" w:sz="0" w:space="0" w:color="auto"/>
        <w:left w:val="none" w:sz="0" w:space="0" w:color="auto"/>
        <w:bottom w:val="none" w:sz="0" w:space="0" w:color="auto"/>
        <w:right w:val="none" w:sz="0" w:space="0" w:color="auto"/>
      </w:divBdr>
      <w:divsChild>
        <w:div w:id="1248273933">
          <w:marLeft w:val="0"/>
          <w:marRight w:val="0"/>
          <w:marTop w:val="0"/>
          <w:marBottom w:val="0"/>
          <w:divBdr>
            <w:top w:val="none" w:sz="0" w:space="0" w:color="auto"/>
            <w:left w:val="none" w:sz="0" w:space="0" w:color="auto"/>
            <w:bottom w:val="none" w:sz="0" w:space="0" w:color="auto"/>
            <w:right w:val="none" w:sz="0" w:space="0" w:color="auto"/>
          </w:divBdr>
          <w:divsChild>
            <w:div w:id="1145511413">
              <w:marLeft w:val="0"/>
              <w:marRight w:val="0"/>
              <w:marTop w:val="0"/>
              <w:marBottom w:val="0"/>
              <w:divBdr>
                <w:top w:val="none" w:sz="0" w:space="0" w:color="auto"/>
                <w:left w:val="none" w:sz="0" w:space="0" w:color="auto"/>
                <w:bottom w:val="none" w:sz="0" w:space="0" w:color="auto"/>
                <w:right w:val="none" w:sz="0" w:space="0" w:color="auto"/>
              </w:divBdr>
            </w:div>
            <w:div w:id="1635671010">
              <w:marLeft w:val="0"/>
              <w:marRight w:val="0"/>
              <w:marTop w:val="0"/>
              <w:marBottom w:val="0"/>
              <w:divBdr>
                <w:top w:val="none" w:sz="0" w:space="0" w:color="auto"/>
                <w:left w:val="none" w:sz="0" w:space="0" w:color="auto"/>
                <w:bottom w:val="none" w:sz="0" w:space="0" w:color="auto"/>
                <w:right w:val="none" w:sz="0" w:space="0" w:color="auto"/>
              </w:divBdr>
            </w:div>
            <w:div w:id="227035718">
              <w:marLeft w:val="0"/>
              <w:marRight w:val="0"/>
              <w:marTop w:val="0"/>
              <w:marBottom w:val="0"/>
              <w:divBdr>
                <w:top w:val="none" w:sz="0" w:space="0" w:color="auto"/>
                <w:left w:val="none" w:sz="0" w:space="0" w:color="auto"/>
                <w:bottom w:val="none" w:sz="0" w:space="0" w:color="auto"/>
                <w:right w:val="none" w:sz="0" w:space="0" w:color="auto"/>
              </w:divBdr>
            </w:div>
            <w:div w:id="55933165">
              <w:marLeft w:val="0"/>
              <w:marRight w:val="0"/>
              <w:marTop w:val="0"/>
              <w:marBottom w:val="0"/>
              <w:divBdr>
                <w:top w:val="none" w:sz="0" w:space="0" w:color="auto"/>
                <w:left w:val="none" w:sz="0" w:space="0" w:color="auto"/>
                <w:bottom w:val="none" w:sz="0" w:space="0" w:color="auto"/>
                <w:right w:val="none" w:sz="0" w:space="0" w:color="auto"/>
              </w:divBdr>
            </w:div>
            <w:div w:id="962350071">
              <w:marLeft w:val="0"/>
              <w:marRight w:val="0"/>
              <w:marTop w:val="0"/>
              <w:marBottom w:val="0"/>
              <w:divBdr>
                <w:top w:val="none" w:sz="0" w:space="0" w:color="auto"/>
                <w:left w:val="none" w:sz="0" w:space="0" w:color="auto"/>
                <w:bottom w:val="none" w:sz="0" w:space="0" w:color="auto"/>
                <w:right w:val="none" w:sz="0" w:space="0" w:color="auto"/>
              </w:divBdr>
            </w:div>
            <w:div w:id="1745638220">
              <w:marLeft w:val="0"/>
              <w:marRight w:val="0"/>
              <w:marTop w:val="0"/>
              <w:marBottom w:val="0"/>
              <w:divBdr>
                <w:top w:val="none" w:sz="0" w:space="0" w:color="auto"/>
                <w:left w:val="none" w:sz="0" w:space="0" w:color="auto"/>
                <w:bottom w:val="none" w:sz="0" w:space="0" w:color="auto"/>
                <w:right w:val="none" w:sz="0" w:space="0" w:color="auto"/>
              </w:divBdr>
            </w:div>
            <w:div w:id="4436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5786">
      <w:bodyDiv w:val="1"/>
      <w:marLeft w:val="0"/>
      <w:marRight w:val="0"/>
      <w:marTop w:val="0"/>
      <w:marBottom w:val="0"/>
      <w:divBdr>
        <w:top w:val="none" w:sz="0" w:space="0" w:color="auto"/>
        <w:left w:val="none" w:sz="0" w:space="0" w:color="auto"/>
        <w:bottom w:val="none" w:sz="0" w:space="0" w:color="auto"/>
        <w:right w:val="none" w:sz="0" w:space="0" w:color="auto"/>
      </w:divBdr>
    </w:div>
    <w:div w:id="1234857822">
      <w:bodyDiv w:val="1"/>
      <w:marLeft w:val="0"/>
      <w:marRight w:val="0"/>
      <w:marTop w:val="0"/>
      <w:marBottom w:val="0"/>
      <w:divBdr>
        <w:top w:val="none" w:sz="0" w:space="0" w:color="auto"/>
        <w:left w:val="none" w:sz="0" w:space="0" w:color="auto"/>
        <w:bottom w:val="none" w:sz="0" w:space="0" w:color="auto"/>
        <w:right w:val="none" w:sz="0" w:space="0" w:color="auto"/>
      </w:divBdr>
      <w:divsChild>
        <w:div w:id="135952554">
          <w:marLeft w:val="0"/>
          <w:marRight w:val="0"/>
          <w:marTop w:val="180"/>
          <w:marBottom w:val="180"/>
          <w:divBdr>
            <w:top w:val="none" w:sz="0" w:space="0" w:color="auto"/>
            <w:left w:val="none" w:sz="0" w:space="0" w:color="auto"/>
            <w:bottom w:val="none" w:sz="0" w:space="0" w:color="auto"/>
            <w:right w:val="none" w:sz="0" w:space="0" w:color="auto"/>
          </w:divBdr>
          <w:divsChild>
            <w:div w:id="59250251">
              <w:marLeft w:val="0"/>
              <w:marRight w:val="0"/>
              <w:marTop w:val="0"/>
              <w:marBottom w:val="0"/>
              <w:divBdr>
                <w:top w:val="none" w:sz="0" w:space="0" w:color="auto"/>
                <w:left w:val="none" w:sz="0" w:space="0" w:color="auto"/>
                <w:bottom w:val="none" w:sz="0" w:space="0" w:color="auto"/>
                <w:right w:val="none" w:sz="0" w:space="0" w:color="auto"/>
              </w:divBdr>
            </w:div>
            <w:div w:id="1889100163">
              <w:marLeft w:val="0"/>
              <w:marRight w:val="0"/>
              <w:marTop w:val="0"/>
              <w:marBottom w:val="0"/>
              <w:divBdr>
                <w:top w:val="none" w:sz="0" w:space="0" w:color="auto"/>
                <w:left w:val="none" w:sz="0" w:space="0" w:color="auto"/>
                <w:bottom w:val="none" w:sz="0" w:space="0" w:color="auto"/>
                <w:right w:val="none" w:sz="0" w:space="0" w:color="auto"/>
              </w:divBdr>
              <w:divsChild>
                <w:div w:id="2140293067">
                  <w:marLeft w:val="0"/>
                  <w:marRight w:val="0"/>
                  <w:marTop w:val="0"/>
                  <w:marBottom w:val="0"/>
                  <w:divBdr>
                    <w:top w:val="none" w:sz="0" w:space="0" w:color="auto"/>
                    <w:left w:val="none" w:sz="0" w:space="0" w:color="auto"/>
                    <w:bottom w:val="none" w:sz="0" w:space="0" w:color="auto"/>
                    <w:right w:val="none" w:sz="0" w:space="0" w:color="auto"/>
                  </w:divBdr>
                  <w:divsChild>
                    <w:div w:id="1182282927">
                      <w:marLeft w:val="0"/>
                      <w:marRight w:val="0"/>
                      <w:marTop w:val="0"/>
                      <w:marBottom w:val="0"/>
                      <w:divBdr>
                        <w:top w:val="none" w:sz="0" w:space="0" w:color="auto"/>
                        <w:left w:val="none" w:sz="0" w:space="0" w:color="auto"/>
                        <w:bottom w:val="none" w:sz="0" w:space="0" w:color="auto"/>
                        <w:right w:val="none" w:sz="0" w:space="0" w:color="auto"/>
                      </w:divBdr>
                    </w:div>
                    <w:div w:id="827474234">
                      <w:marLeft w:val="0"/>
                      <w:marRight w:val="0"/>
                      <w:marTop w:val="0"/>
                      <w:marBottom w:val="0"/>
                      <w:divBdr>
                        <w:top w:val="none" w:sz="0" w:space="0" w:color="auto"/>
                        <w:left w:val="none" w:sz="0" w:space="0" w:color="auto"/>
                        <w:bottom w:val="none" w:sz="0" w:space="0" w:color="auto"/>
                        <w:right w:val="none" w:sz="0" w:space="0" w:color="auto"/>
                      </w:divBdr>
                    </w:div>
                    <w:div w:id="1703632150">
                      <w:marLeft w:val="0"/>
                      <w:marRight w:val="0"/>
                      <w:marTop w:val="0"/>
                      <w:marBottom w:val="0"/>
                      <w:divBdr>
                        <w:top w:val="none" w:sz="0" w:space="0" w:color="auto"/>
                        <w:left w:val="none" w:sz="0" w:space="0" w:color="auto"/>
                        <w:bottom w:val="none" w:sz="0" w:space="0" w:color="auto"/>
                        <w:right w:val="none" w:sz="0" w:space="0" w:color="auto"/>
                      </w:divBdr>
                    </w:div>
                    <w:div w:id="822627960">
                      <w:marLeft w:val="0"/>
                      <w:marRight w:val="0"/>
                      <w:marTop w:val="0"/>
                      <w:marBottom w:val="0"/>
                      <w:divBdr>
                        <w:top w:val="none" w:sz="0" w:space="0" w:color="auto"/>
                        <w:left w:val="none" w:sz="0" w:space="0" w:color="auto"/>
                        <w:bottom w:val="none" w:sz="0" w:space="0" w:color="auto"/>
                        <w:right w:val="none" w:sz="0" w:space="0" w:color="auto"/>
                      </w:divBdr>
                    </w:div>
                  </w:divsChild>
                </w:div>
                <w:div w:id="518084861">
                  <w:marLeft w:val="0"/>
                  <w:marRight w:val="0"/>
                  <w:marTop w:val="0"/>
                  <w:marBottom w:val="0"/>
                  <w:divBdr>
                    <w:top w:val="none" w:sz="0" w:space="0" w:color="auto"/>
                    <w:left w:val="none" w:sz="0" w:space="0" w:color="auto"/>
                    <w:bottom w:val="none" w:sz="0" w:space="0" w:color="auto"/>
                    <w:right w:val="none" w:sz="0" w:space="0" w:color="auto"/>
                  </w:divBdr>
                  <w:divsChild>
                    <w:div w:id="1346059882">
                      <w:marLeft w:val="0"/>
                      <w:marRight w:val="0"/>
                      <w:marTop w:val="0"/>
                      <w:marBottom w:val="0"/>
                      <w:divBdr>
                        <w:top w:val="none" w:sz="0" w:space="0" w:color="auto"/>
                        <w:left w:val="none" w:sz="0" w:space="0" w:color="auto"/>
                        <w:bottom w:val="none" w:sz="0" w:space="0" w:color="auto"/>
                        <w:right w:val="none" w:sz="0" w:space="0" w:color="auto"/>
                      </w:divBdr>
                    </w:div>
                    <w:div w:id="246771249">
                      <w:marLeft w:val="0"/>
                      <w:marRight w:val="0"/>
                      <w:marTop w:val="0"/>
                      <w:marBottom w:val="0"/>
                      <w:divBdr>
                        <w:top w:val="none" w:sz="0" w:space="0" w:color="auto"/>
                        <w:left w:val="none" w:sz="0" w:space="0" w:color="auto"/>
                        <w:bottom w:val="none" w:sz="0" w:space="0" w:color="auto"/>
                        <w:right w:val="none" w:sz="0" w:space="0" w:color="auto"/>
                      </w:divBdr>
                    </w:div>
                    <w:div w:id="1952198920">
                      <w:marLeft w:val="0"/>
                      <w:marRight w:val="0"/>
                      <w:marTop w:val="0"/>
                      <w:marBottom w:val="0"/>
                      <w:divBdr>
                        <w:top w:val="none" w:sz="0" w:space="0" w:color="auto"/>
                        <w:left w:val="none" w:sz="0" w:space="0" w:color="auto"/>
                        <w:bottom w:val="none" w:sz="0" w:space="0" w:color="auto"/>
                        <w:right w:val="none" w:sz="0" w:space="0" w:color="auto"/>
                      </w:divBdr>
                    </w:div>
                    <w:div w:id="29537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866132">
      <w:bodyDiv w:val="1"/>
      <w:marLeft w:val="0"/>
      <w:marRight w:val="0"/>
      <w:marTop w:val="0"/>
      <w:marBottom w:val="0"/>
      <w:divBdr>
        <w:top w:val="none" w:sz="0" w:space="0" w:color="auto"/>
        <w:left w:val="none" w:sz="0" w:space="0" w:color="auto"/>
        <w:bottom w:val="none" w:sz="0" w:space="0" w:color="auto"/>
        <w:right w:val="none" w:sz="0" w:space="0" w:color="auto"/>
      </w:divBdr>
    </w:div>
    <w:div w:id="1254390550">
      <w:bodyDiv w:val="1"/>
      <w:marLeft w:val="0"/>
      <w:marRight w:val="0"/>
      <w:marTop w:val="0"/>
      <w:marBottom w:val="0"/>
      <w:divBdr>
        <w:top w:val="none" w:sz="0" w:space="0" w:color="auto"/>
        <w:left w:val="none" w:sz="0" w:space="0" w:color="auto"/>
        <w:bottom w:val="none" w:sz="0" w:space="0" w:color="auto"/>
        <w:right w:val="none" w:sz="0" w:space="0" w:color="auto"/>
      </w:divBdr>
    </w:div>
    <w:div w:id="1256329165">
      <w:bodyDiv w:val="1"/>
      <w:marLeft w:val="0"/>
      <w:marRight w:val="0"/>
      <w:marTop w:val="0"/>
      <w:marBottom w:val="0"/>
      <w:divBdr>
        <w:top w:val="none" w:sz="0" w:space="0" w:color="auto"/>
        <w:left w:val="none" w:sz="0" w:space="0" w:color="auto"/>
        <w:bottom w:val="none" w:sz="0" w:space="0" w:color="auto"/>
        <w:right w:val="none" w:sz="0" w:space="0" w:color="auto"/>
      </w:divBdr>
    </w:div>
    <w:div w:id="1256672438">
      <w:bodyDiv w:val="1"/>
      <w:marLeft w:val="0"/>
      <w:marRight w:val="0"/>
      <w:marTop w:val="0"/>
      <w:marBottom w:val="0"/>
      <w:divBdr>
        <w:top w:val="none" w:sz="0" w:space="0" w:color="auto"/>
        <w:left w:val="none" w:sz="0" w:space="0" w:color="auto"/>
        <w:bottom w:val="none" w:sz="0" w:space="0" w:color="auto"/>
        <w:right w:val="none" w:sz="0" w:space="0" w:color="auto"/>
      </w:divBdr>
    </w:div>
    <w:div w:id="1261718277">
      <w:bodyDiv w:val="1"/>
      <w:marLeft w:val="0"/>
      <w:marRight w:val="0"/>
      <w:marTop w:val="0"/>
      <w:marBottom w:val="0"/>
      <w:divBdr>
        <w:top w:val="none" w:sz="0" w:space="0" w:color="auto"/>
        <w:left w:val="none" w:sz="0" w:space="0" w:color="auto"/>
        <w:bottom w:val="none" w:sz="0" w:space="0" w:color="auto"/>
        <w:right w:val="none" w:sz="0" w:space="0" w:color="auto"/>
      </w:divBdr>
    </w:div>
    <w:div w:id="1262298516">
      <w:bodyDiv w:val="1"/>
      <w:marLeft w:val="0"/>
      <w:marRight w:val="0"/>
      <w:marTop w:val="0"/>
      <w:marBottom w:val="0"/>
      <w:divBdr>
        <w:top w:val="none" w:sz="0" w:space="0" w:color="auto"/>
        <w:left w:val="none" w:sz="0" w:space="0" w:color="auto"/>
        <w:bottom w:val="none" w:sz="0" w:space="0" w:color="auto"/>
        <w:right w:val="none" w:sz="0" w:space="0" w:color="auto"/>
      </w:divBdr>
    </w:div>
    <w:div w:id="1275597224">
      <w:bodyDiv w:val="1"/>
      <w:marLeft w:val="0"/>
      <w:marRight w:val="0"/>
      <w:marTop w:val="0"/>
      <w:marBottom w:val="0"/>
      <w:divBdr>
        <w:top w:val="none" w:sz="0" w:space="0" w:color="auto"/>
        <w:left w:val="none" w:sz="0" w:space="0" w:color="auto"/>
        <w:bottom w:val="none" w:sz="0" w:space="0" w:color="auto"/>
        <w:right w:val="none" w:sz="0" w:space="0" w:color="auto"/>
      </w:divBdr>
    </w:div>
    <w:div w:id="1286426771">
      <w:bodyDiv w:val="1"/>
      <w:marLeft w:val="0"/>
      <w:marRight w:val="0"/>
      <w:marTop w:val="0"/>
      <w:marBottom w:val="0"/>
      <w:divBdr>
        <w:top w:val="none" w:sz="0" w:space="0" w:color="auto"/>
        <w:left w:val="none" w:sz="0" w:space="0" w:color="auto"/>
        <w:bottom w:val="none" w:sz="0" w:space="0" w:color="auto"/>
        <w:right w:val="none" w:sz="0" w:space="0" w:color="auto"/>
      </w:divBdr>
    </w:div>
    <w:div w:id="1292126631">
      <w:bodyDiv w:val="1"/>
      <w:marLeft w:val="0"/>
      <w:marRight w:val="0"/>
      <w:marTop w:val="0"/>
      <w:marBottom w:val="0"/>
      <w:divBdr>
        <w:top w:val="none" w:sz="0" w:space="0" w:color="auto"/>
        <w:left w:val="none" w:sz="0" w:space="0" w:color="auto"/>
        <w:bottom w:val="none" w:sz="0" w:space="0" w:color="auto"/>
        <w:right w:val="none" w:sz="0" w:space="0" w:color="auto"/>
      </w:divBdr>
      <w:divsChild>
        <w:div w:id="994838971">
          <w:marLeft w:val="0"/>
          <w:marRight w:val="0"/>
          <w:marTop w:val="0"/>
          <w:marBottom w:val="0"/>
          <w:divBdr>
            <w:top w:val="none" w:sz="0" w:space="0" w:color="auto"/>
            <w:left w:val="none" w:sz="0" w:space="0" w:color="auto"/>
            <w:bottom w:val="none" w:sz="0" w:space="0" w:color="auto"/>
            <w:right w:val="none" w:sz="0" w:space="0" w:color="auto"/>
          </w:divBdr>
          <w:divsChild>
            <w:div w:id="2124305396">
              <w:marLeft w:val="0"/>
              <w:marRight w:val="0"/>
              <w:marTop w:val="0"/>
              <w:marBottom w:val="0"/>
              <w:divBdr>
                <w:top w:val="none" w:sz="0" w:space="0" w:color="auto"/>
                <w:left w:val="none" w:sz="0" w:space="0" w:color="auto"/>
                <w:bottom w:val="none" w:sz="0" w:space="0" w:color="auto"/>
                <w:right w:val="none" w:sz="0" w:space="0" w:color="auto"/>
              </w:divBdr>
            </w:div>
            <w:div w:id="1693721211">
              <w:marLeft w:val="0"/>
              <w:marRight w:val="0"/>
              <w:marTop w:val="0"/>
              <w:marBottom w:val="0"/>
              <w:divBdr>
                <w:top w:val="none" w:sz="0" w:space="0" w:color="auto"/>
                <w:left w:val="none" w:sz="0" w:space="0" w:color="auto"/>
                <w:bottom w:val="none" w:sz="0" w:space="0" w:color="auto"/>
                <w:right w:val="none" w:sz="0" w:space="0" w:color="auto"/>
              </w:divBdr>
            </w:div>
            <w:div w:id="1203206707">
              <w:marLeft w:val="0"/>
              <w:marRight w:val="0"/>
              <w:marTop w:val="0"/>
              <w:marBottom w:val="0"/>
              <w:divBdr>
                <w:top w:val="none" w:sz="0" w:space="0" w:color="auto"/>
                <w:left w:val="none" w:sz="0" w:space="0" w:color="auto"/>
                <w:bottom w:val="none" w:sz="0" w:space="0" w:color="auto"/>
                <w:right w:val="none" w:sz="0" w:space="0" w:color="auto"/>
              </w:divBdr>
            </w:div>
            <w:div w:id="547498818">
              <w:marLeft w:val="0"/>
              <w:marRight w:val="0"/>
              <w:marTop w:val="0"/>
              <w:marBottom w:val="0"/>
              <w:divBdr>
                <w:top w:val="none" w:sz="0" w:space="0" w:color="auto"/>
                <w:left w:val="none" w:sz="0" w:space="0" w:color="auto"/>
                <w:bottom w:val="none" w:sz="0" w:space="0" w:color="auto"/>
                <w:right w:val="none" w:sz="0" w:space="0" w:color="auto"/>
              </w:divBdr>
            </w:div>
            <w:div w:id="192693639">
              <w:marLeft w:val="0"/>
              <w:marRight w:val="0"/>
              <w:marTop w:val="0"/>
              <w:marBottom w:val="0"/>
              <w:divBdr>
                <w:top w:val="none" w:sz="0" w:space="0" w:color="auto"/>
                <w:left w:val="none" w:sz="0" w:space="0" w:color="auto"/>
                <w:bottom w:val="none" w:sz="0" w:space="0" w:color="auto"/>
                <w:right w:val="none" w:sz="0" w:space="0" w:color="auto"/>
              </w:divBdr>
            </w:div>
            <w:div w:id="1587034955">
              <w:marLeft w:val="0"/>
              <w:marRight w:val="0"/>
              <w:marTop w:val="0"/>
              <w:marBottom w:val="0"/>
              <w:divBdr>
                <w:top w:val="none" w:sz="0" w:space="0" w:color="auto"/>
                <w:left w:val="none" w:sz="0" w:space="0" w:color="auto"/>
                <w:bottom w:val="none" w:sz="0" w:space="0" w:color="auto"/>
                <w:right w:val="none" w:sz="0" w:space="0" w:color="auto"/>
              </w:divBdr>
            </w:div>
            <w:div w:id="1008290116">
              <w:marLeft w:val="0"/>
              <w:marRight w:val="0"/>
              <w:marTop w:val="0"/>
              <w:marBottom w:val="0"/>
              <w:divBdr>
                <w:top w:val="none" w:sz="0" w:space="0" w:color="auto"/>
                <w:left w:val="none" w:sz="0" w:space="0" w:color="auto"/>
                <w:bottom w:val="none" w:sz="0" w:space="0" w:color="auto"/>
                <w:right w:val="none" w:sz="0" w:space="0" w:color="auto"/>
              </w:divBdr>
            </w:div>
            <w:div w:id="1249148330">
              <w:marLeft w:val="0"/>
              <w:marRight w:val="0"/>
              <w:marTop w:val="0"/>
              <w:marBottom w:val="0"/>
              <w:divBdr>
                <w:top w:val="none" w:sz="0" w:space="0" w:color="auto"/>
                <w:left w:val="none" w:sz="0" w:space="0" w:color="auto"/>
                <w:bottom w:val="none" w:sz="0" w:space="0" w:color="auto"/>
                <w:right w:val="none" w:sz="0" w:space="0" w:color="auto"/>
              </w:divBdr>
            </w:div>
            <w:div w:id="218905291">
              <w:marLeft w:val="0"/>
              <w:marRight w:val="0"/>
              <w:marTop w:val="0"/>
              <w:marBottom w:val="0"/>
              <w:divBdr>
                <w:top w:val="none" w:sz="0" w:space="0" w:color="auto"/>
                <w:left w:val="none" w:sz="0" w:space="0" w:color="auto"/>
                <w:bottom w:val="none" w:sz="0" w:space="0" w:color="auto"/>
                <w:right w:val="none" w:sz="0" w:space="0" w:color="auto"/>
              </w:divBdr>
            </w:div>
            <w:div w:id="540289214">
              <w:marLeft w:val="0"/>
              <w:marRight w:val="0"/>
              <w:marTop w:val="0"/>
              <w:marBottom w:val="0"/>
              <w:divBdr>
                <w:top w:val="none" w:sz="0" w:space="0" w:color="auto"/>
                <w:left w:val="none" w:sz="0" w:space="0" w:color="auto"/>
                <w:bottom w:val="none" w:sz="0" w:space="0" w:color="auto"/>
                <w:right w:val="none" w:sz="0" w:space="0" w:color="auto"/>
              </w:divBdr>
            </w:div>
            <w:div w:id="590049238">
              <w:marLeft w:val="0"/>
              <w:marRight w:val="0"/>
              <w:marTop w:val="0"/>
              <w:marBottom w:val="0"/>
              <w:divBdr>
                <w:top w:val="none" w:sz="0" w:space="0" w:color="auto"/>
                <w:left w:val="none" w:sz="0" w:space="0" w:color="auto"/>
                <w:bottom w:val="none" w:sz="0" w:space="0" w:color="auto"/>
                <w:right w:val="none" w:sz="0" w:space="0" w:color="auto"/>
              </w:divBdr>
            </w:div>
            <w:div w:id="378363927">
              <w:marLeft w:val="0"/>
              <w:marRight w:val="0"/>
              <w:marTop w:val="0"/>
              <w:marBottom w:val="0"/>
              <w:divBdr>
                <w:top w:val="none" w:sz="0" w:space="0" w:color="auto"/>
                <w:left w:val="none" w:sz="0" w:space="0" w:color="auto"/>
                <w:bottom w:val="none" w:sz="0" w:space="0" w:color="auto"/>
                <w:right w:val="none" w:sz="0" w:space="0" w:color="auto"/>
              </w:divBdr>
            </w:div>
            <w:div w:id="2085373786">
              <w:marLeft w:val="0"/>
              <w:marRight w:val="0"/>
              <w:marTop w:val="0"/>
              <w:marBottom w:val="0"/>
              <w:divBdr>
                <w:top w:val="none" w:sz="0" w:space="0" w:color="auto"/>
                <w:left w:val="none" w:sz="0" w:space="0" w:color="auto"/>
                <w:bottom w:val="none" w:sz="0" w:space="0" w:color="auto"/>
                <w:right w:val="none" w:sz="0" w:space="0" w:color="auto"/>
              </w:divBdr>
            </w:div>
            <w:div w:id="1665089138">
              <w:marLeft w:val="0"/>
              <w:marRight w:val="0"/>
              <w:marTop w:val="0"/>
              <w:marBottom w:val="0"/>
              <w:divBdr>
                <w:top w:val="none" w:sz="0" w:space="0" w:color="auto"/>
                <w:left w:val="none" w:sz="0" w:space="0" w:color="auto"/>
                <w:bottom w:val="none" w:sz="0" w:space="0" w:color="auto"/>
                <w:right w:val="none" w:sz="0" w:space="0" w:color="auto"/>
              </w:divBdr>
            </w:div>
            <w:div w:id="1079867906">
              <w:marLeft w:val="0"/>
              <w:marRight w:val="0"/>
              <w:marTop w:val="0"/>
              <w:marBottom w:val="0"/>
              <w:divBdr>
                <w:top w:val="none" w:sz="0" w:space="0" w:color="auto"/>
                <w:left w:val="none" w:sz="0" w:space="0" w:color="auto"/>
                <w:bottom w:val="none" w:sz="0" w:space="0" w:color="auto"/>
                <w:right w:val="none" w:sz="0" w:space="0" w:color="auto"/>
              </w:divBdr>
            </w:div>
            <w:div w:id="149602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449282">
      <w:bodyDiv w:val="1"/>
      <w:marLeft w:val="0"/>
      <w:marRight w:val="0"/>
      <w:marTop w:val="0"/>
      <w:marBottom w:val="0"/>
      <w:divBdr>
        <w:top w:val="none" w:sz="0" w:space="0" w:color="auto"/>
        <w:left w:val="none" w:sz="0" w:space="0" w:color="auto"/>
        <w:bottom w:val="none" w:sz="0" w:space="0" w:color="auto"/>
        <w:right w:val="none" w:sz="0" w:space="0" w:color="auto"/>
      </w:divBdr>
    </w:div>
    <w:div w:id="1296644984">
      <w:bodyDiv w:val="1"/>
      <w:marLeft w:val="0"/>
      <w:marRight w:val="0"/>
      <w:marTop w:val="0"/>
      <w:marBottom w:val="0"/>
      <w:divBdr>
        <w:top w:val="none" w:sz="0" w:space="0" w:color="auto"/>
        <w:left w:val="none" w:sz="0" w:space="0" w:color="auto"/>
        <w:bottom w:val="none" w:sz="0" w:space="0" w:color="auto"/>
        <w:right w:val="none" w:sz="0" w:space="0" w:color="auto"/>
      </w:divBdr>
    </w:div>
    <w:div w:id="1304895299">
      <w:bodyDiv w:val="1"/>
      <w:marLeft w:val="0"/>
      <w:marRight w:val="0"/>
      <w:marTop w:val="0"/>
      <w:marBottom w:val="0"/>
      <w:divBdr>
        <w:top w:val="none" w:sz="0" w:space="0" w:color="auto"/>
        <w:left w:val="none" w:sz="0" w:space="0" w:color="auto"/>
        <w:bottom w:val="none" w:sz="0" w:space="0" w:color="auto"/>
        <w:right w:val="none" w:sz="0" w:space="0" w:color="auto"/>
      </w:divBdr>
    </w:div>
    <w:div w:id="1305159309">
      <w:bodyDiv w:val="1"/>
      <w:marLeft w:val="0"/>
      <w:marRight w:val="0"/>
      <w:marTop w:val="0"/>
      <w:marBottom w:val="0"/>
      <w:divBdr>
        <w:top w:val="none" w:sz="0" w:space="0" w:color="auto"/>
        <w:left w:val="none" w:sz="0" w:space="0" w:color="auto"/>
        <w:bottom w:val="none" w:sz="0" w:space="0" w:color="auto"/>
        <w:right w:val="none" w:sz="0" w:space="0" w:color="auto"/>
      </w:divBdr>
    </w:div>
    <w:div w:id="1308050959">
      <w:bodyDiv w:val="1"/>
      <w:marLeft w:val="0"/>
      <w:marRight w:val="0"/>
      <w:marTop w:val="0"/>
      <w:marBottom w:val="0"/>
      <w:divBdr>
        <w:top w:val="none" w:sz="0" w:space="0" w:color="auto"/>
        <w:left w:val="none" w:sz="0" w:space="0" w:color="auto"/>
        <w:bottom w:val="none" w:sz="0" w:space="0" w:color="auto"/>
        <w:right w:val="none" w:sz="0" w:space="0" w:color="auto"/>
      </w:divBdr>
    </w:div>
    <w:div w:id="1309244688">
      <w:bodyDiv w:val="1"/>
      <w:marLeft w:val="0"/>
      <w:marRight w:val="0"/>
      <w:marTop w:val="0"/>
      <w:marBottom w:val="0"/>
      <w:divBdr>
        <w:top w:val="none" w:sz="0" w:space="0" w:color="auto"/>
        <w:left w:val="none" w:sz="0" w:space="0" w:color="auto"/>
        <w:bottom w:val="none" w:sz="0" w:space="0" w:color="auto"/>
        <w:right w:val="none" w:sz="0" w:space="0" w:color="auto"/>
      </w:divBdr>
    </w:div>
    <w:div w:id="1310667719">
      <w:bodyDiv w:val="1"/>
      <w:marLeft w:val="0"/>
      <w:marRight w:val="0"/>
      <w:marTop w:val="0"/>
      <w:marBottom w:val="0"/>
      <w:divBdr>
        <w:top w:val="none" w:sz="0" w:space="0" w:color="auto"/>
        <w:left w:val="none" w:sz="0" w:space="0" w:color="auto"/>
        <w:bottom w:val="none" w:sz="0" w:space="0" w:color="auto"/>
        <w:right w:val="none" w:sz="0" w:space="0" w:color="auto"/>
      </w:divBdr>
    </w:div>
    <w:div w:id="1315185272">
      <w:bodyDiv w:val="1"/>
      <w:marLeft w:val="0"/>
      <w:marRight w:val="0"/>
      <w:marTop w:val="0"/>
      <w:marBottom w:val="0"/>
      <w:divBdr>
        <w:top w:val="none" w:sz="0" w:space="0" w:color="auto"/>
        <w:left w:val="none" w:sz="0" w:space="0" w:color="auto"/>
        <w:bottom w:val="none" w:sz="0" w:space="0" w:color="auto"/>
        <w:right w:val="none" w:sz="0" w:space="0" w:color="auto"/>
      </w:divBdr>
    </w:div>
    <w:div w:id="1316952172">
      <w:bodyDiv w:val="1"/>
      <w:marLeft w:val="0"/>
      <w:marRight w:val="0"/>
      <w:marTop w:val="0"/>
      <w:marBottom w:val="0"/>
      <w:divBdr>
        <w:top w:val="none" w:sz="0" w:space="0" w:color="auto"/>
        <w:left w:val="none" w:sz="0" w:space="0" w:color="auto"/>
        <w:bottom w:val="none" w:sz="0" w:space="0" w:color="auto"/>
        <w:right w:val="none" w:sz="0" w:space="0" w:color="auto"/>
      </w:divBdr>
    </w:div>
    <w:div w:id="1320111858">
      <w:bodyDiv w:val="1"/>
      <w:marLeft w:val="0"/>
      <w:marRight w:val="0"/>
      <w:marTop w:val="0"/>
      <w:marBottom w:val="0"/>
      <w:divBdr>
        <w:top w:val="none" w:sz="0" w:space="0" w:color="auto"/>
        <w:left w:val="none" w:sz="0" w:space="0" w:color="auto"/>
        <w:bottom w:val="none" w:sz="0" w:space="0" w:color="auto"/>
        <w:right w:val="none" w:sz="0" w:space="0" w:color="auto"/>
      </w:divBdr>
    </w:div>
    <w:div w:id="1320815610">
      <w:bodyDiv w:val="1"/>
      <w:marLeft w:val="0"/>
      <w:marRight w:val="0"/>
      <w:marTop w:val="0"/>
      <w:marBottom w:val="0"/>
      <w:divBdr>
        <w:top w:val="none" w:sz="0" w:space="0" w:color="auto"/>
        <w:left w:val="none" w:sz="0" w:space="0" w:color="auto"/>
        <w:bottom w:val="none" w:sz="0" w:space="0" w:color="auto"/>
        <w:right w:val="none" w:sz="0" w:space="0" w:color="auto"/>
      </w:divBdr>
      <w:divsChild>
        <w:div w:id="1513832905">
          <w:marLeft w:val="0"/>
          <w:marRight w:val="0"/>
          <w:marTop w:val="0"/>
          <w:marBottom w:val="0"/>
          <w:divBdr>
            <w:top w:val="none" w:sz="0" w:space="0" w:color="auto"/>
            <w:left w:val="none" w:sz="0" w:space="0" w:color="auto"/>
            <w:bottom w:val="none" w:sz="0" w:space="0" w:color="auto"/>
            <w:right w:val="none" w:sz="0" w:space="0" w:color="auto"/>
          </w:divBdr>
        </w:div>
      </w:divsChild>
    </w:div>
    <w:div w:id="1320843329">
      <w:bodyDiv w:val="1"/>
      <w:marLeft w:val="0"/>
      <w:marRight w:val="0"/>
      <w:marTop w:val="0"/>
      <w:marBottom w:val="0"/>
      <w:divBdr>
        <w:top w:val="none" w:sz="0" w:space="0" w:color="auto"/>
        <w:left w:val="none" w:sz="0" w:space="0" w:color="auto"/>
        <w:bottom w:val="none" w:sz="0" w:space="0" w:color="auto"/>
        <w:right w:val="none" w:sz="0" w:space="0" w:color="auto"/>
      </w:divBdr>
    </w:div>
    <w:div w:id="1321426611">
      <w:bodyDiv w:val="1"/>
      <w:marLeft w:val="0"/>
      <w:marRight w:val="0"/>
      <w:marTop w:val="0"/>
      <w:marBottom w:val="0"/>
      <w:divBdr>
        <w:top w:val="none" w:sz="0" w:space="0" w:color="auto"/>
        <w:left w:val="none" w:sz="0" w:space="0" w:color="auto"/>
        <w:bottom w:val="none" w:sz="0" w:space="0" w:color="auto"/>
        <w:right w:val="none" w:sz="0" w:space="0" w:color="auto"/>
      </w:divBdr>
    </w:div>
    <w:div w:id="1326664466">
      <w:bodyDiv w:val="1"/>
      <w:marLeft w:val="0"/>
      <w:marRight w:val="0"/>
      <w:marTop w:val="0"/>
      <w:marBottom w:val="0"/>
      <w:divBdr>
        <w:top w:val="none" w:sz="0" w:space="0" w:color="auto"/>
        <w:left w:val="none" w:sz="0" w:space="0" w:color="auto"/>
        <w:bottom w:val="none" w:sz="0" w:space="0" w:color="auto"/>
        <w:right w:val="none" w:sz="0" w:space="0" w:color="auto"/>
      </w:divBdr>
      <w:divsChild>
        <w:div w:id="1445077653">
          <w:marLeft w:val="0"/>
          <w:marRight w:val="0"/>
          <w:marTop w:val="0"/>
          <w:marBottom w:val="0"/>
          <w:divBdr>
            <w:top w:val="none" w:sz="0" w:space="0" w:color="auto"/>
            <w:left w:val="none" w:sz="0" w:space="0" w:color="auto"/>
            <w:bottom w:val="none" w:sz="0" w:space="0" w:color="auto"/>
            <w:right w:val="none" w:sz="0" w:space="0" w:color="auto"/>
          </w:divBdr>
          <w:divsChild>
            <w:div w:id="1515420203">
              <w:marLeft w:val="0"/>
              <w:marRight w:val="0"/>
              <w:marTop w:val="0"/>
              <w:marBottom w:val="0"/>
              <w:divBdr>
                <w:top w:val="none" w:sz="0" w:space="0" w:color="auto"/>
                <w:left w:val="none" w:sz="0" w:space="0" w:color="auto"/>
                <w:bottom w:val="none" w:sz="0" w:space="0" w:color="auto"/>
                <w:right w:val="none" w:sz="0" w:space="0" w:color="auto"/>
              </w:divBdr>
            </w:div>
            <w:div w:id="2072995378">
              <w:marLeft w:val="0"/>
              <w:marRight w:val="0"/>
              <w:marTop w:val="0"/>
              <w:marBottom w:val="0"/>
              <w:divBdr>
                <w:top w:val="none" w:sz="0" w:space="0" w:color="auto"/>
                <w:left w:val="none" w:sz="0" w:space="0" w:color="auto"/>
                <w:bottom w:val="none" w:sz="0" w:space="0" w:color="auto"/>
                <w:right w:val="none" w:sz="0" w:space="0" w:color="auto"/>
              </w:divBdr>
            </w:div>
            <w:div w:id="609438275">
              <w:marLeft w:val="0"/>
              <w:marRight w:val="0"/>
              <w:marTop w:val="0"/>
              <w:marBottom w:val="0"/>
              <w:divBdr>
                <w:top w:val="none" w:sz="0" w:space="0" w:color="auto"/>
                <w:left w:val="none" w:sz="0" w:space="0" w:color="auto"/>
                <w:bottom w:val="none" w:sz="0" w:space="0" w:color="auto"/>
                <w:right w:val="none" w:sz="0" w:space="0" w:color="auto"/>
              </w:divBdr>
            </w:div>
            <w:div w:id="389228842">
              <w:marLeft w:val="0"/>
              <w:marRight w:val="0"/>
              <w:marTop w:val="0"/>
              <w:marBottom w:val="0"/>
              <w:divBdr>
                <w:top w:val="none" w:sz="0" w:space="0" w:color="auto"/>
                <w:left w:val="none" w:sz="0" w:space="0" w:color="auto"/>
                <w:bottom w:val="none" w:sz="0" w:space="0" w:color="auto"/>
                <w:right w:val="none" w:sz="0" w:space="0" w:color="auto"/>
              </w:divBdr>
            </w:div>
            <w:div w:id="1330063664">
              <w:marLeft w:val="0"/>
              <w:marRight w:val="0"/>
              <w:marTop w:val="0"/>
              <w:marBottom w:val="0"/>
              <w:divBdr>
                <w:top w:val="none" w:sz="0" w:space="0" w:color="auto"/>
                <w:left w:val="none" w:sz="0" w:space="0" w:color="auto"/>
                <w:bottom w:val="none" w:sz="0" w:space="0" w:color="auto"/>
                <w:right w:val="none" w:sz="0" w:space="0" w:color="auto"/>
              </w:divBdr>
            </w:div>
            <w:div w:id="515971684">
              <w:marLeft w:val="0"/>
              <w:marRight w:val="0"/>
              <w:marTop w:val="0"/>
              <w:marBottom w:val="0"/>
              <w:divBdr>
                <w:top w:val="none" w:sz="0" w:space="0" w:color="auto"/>
                <w:left w:val="none" w:sz="0" w:space="0" w:color="auto"/>
                <w:bottom w:val="none" w:sz="0" w:space="0" w:color="auto"/>
                <w:right w:val="none" w:sz="0" w:space="0" w:color="auto"/>
              </w:divBdr>
            </w:div>
            <w:div w:id="287056672">
              <w:marLeft w:val="0"/>
              <w:marRight w:val="0"/>
              <w:marTop w:val="0"/>
              <w:marBottom w:val="0"/>
              <w:divBdr>
                <w:top w:val="none" w:sz="0" w:space="0" w:color="auto"/>
                <w:left w:val="none" w:sz="0" w:space="0" w:color="auto"/>
                <w:bottom w:val="none" w:sz="0" w:space="0" w:color="auto"/>
                <w:right w:val="none" w:sz="0" w:space="0" w:color="auto"/>
              </w:divBdr>
            </w:div>
            <w:div w:id="194080224">
              <w:marLeft w:val="0"/>
              <w:marRight w:val="0"/>
              <w:marTop w:val="0"/>
              <w:marBottom w:val="0"/>
              <w:divBdr>
                <w:top w:val="none" w:sz="0" w:space="0" w:color="auto"/>
                <w:left w:val="none" w:sz="0" w:space="0" w:color="auto"/>
                <w:bottom w:val="none" w:sz="0" w:space="0" w:color="auto"/>
                <w:right w:val="none" w:sz="0" w:space="0" w:color="auto"/>
              </w:divBdr>
            </w:div>
            <w:div w:id="1451582606">
              <w:marLeft w:val="0"/>
              <w:marRight w:val="0"/>
              <w:marTop w:val="0"/>
              <w:marBottom w:val="0"/>
              <w:divBdr>
                <w:top w:val="none" w:sz="0" w:space="0" w:color="auto"/>
                <w:left w:val="none" w:sz="0" w:space="0" w:color="auto"/>
                <w:bottom w:val="none" w:sz="0" w:space="0" w:color="auto"/>
                <w:right w:val="none" w:sz="0" w:space="0" w:color="auto"/>
              </w:divBdr>
            </w:div>
            <w:div w:id="1138301106">
              <w:marLeft w:val="0"/>
              <w:marRight w:val="0"/>
              <w:marTop w:val="0"/>
              <w:marBottom w:val="0"/>
              <w:divBdr>
                <w:top w:val="none" w:sz="0" w:space="0" w:color="auto"/>
                <w:left w:val="none" w:sz="0" w:space="0" w:color="auto"/>
                <w:bottom w:val="none" w:sz="0" w:space="0" w:color="auto"/>
                <w:right w:val="none" w:sz="0" w:space="0" w:color="auto"/>
              </w:divBdr>
            </w:div>
            <w:div w:id="2078554795">
              <w:marLeft w:val="0"/>
              <w:marRight w:val="0"/>
              <w:marTop w:val="0"/>
              <w:marBottom w:val="0"/>
              <w:divBdr>
                <w:top w:val="none" w:sz="0" w:space="0" w:color="auto"/>
                <w:left w:val="none" w:sz="0" w:space="0" w:color="auto"/>
                <w:bottom w:val="none" w:sz="0" w:space="0" w:color="auto"/>
                <w:right w:val="none" w:sz="0" w:space="0" w:color="auto"/>
              </w:divBdr>
            </w:div>
            <w:div w:id="1357385347">
              <w:marLeft w:val="0"/>
              <w:marRight w:val="0"/>
              <w:marTop w:val="0"/>
              <w:marBottom w:val="0"/>
              <w:divBdr>
                <w:top w:val="none" w:sz="0" w:space="0" w:color="auto"/>
                <w:left w:val="none" w:sz="0" w:space="0" w:color="auto"/>
                <w:bottom w:val="none" w:sz="0" w:space="0" w:color="auto"/>
                <w:right w:val="none" w:sz="0" w:space="0" w:color="auto"/>
              </w:divBdr>
            </w:div>
            <w:div w:id="1166676260">
              <w:marLeft w:val="0"/>
              <w:marRight w:val="0"/>
              <w:marTop w:val="0"/>
              <w:marBottom w:val="0"/>
              <w:divBdr>
                <w:top w:val="none" w:sz="0" w:space="0" w:color="auto"/>
                <w:left w:val="none" w:sz="0" w:space="0" w:color="auto"/>
                <w:bottom w:val="none" w:sz="0" w:space="0" w:color="auto"/>
                <w:right w:val="none" w:sz="0" w:space="0" w:color="auto"/>
              </w:divBdr>
            </w:div>
            <w:div w:id="357240246">
              <w:marLeft w:val="0"/>
              <w:marRight w:val="0"/>
              <w:marTop w:val="0"/>
              <w:marBottom w:val="0"/>
              <w:divBdr>
                <w:top w:val="none" w:sz="0" w:space="0" w:color="auto"/>
                <w:left w:val="none" w:sz="0" w:space="0" w:color="auto"/>
                <w:bottom w:val="none" w:sz="0" w:space="0" w:color="auto"/>
                <w:right w:val="none" w:sz="0" w:space="0" w:color="auto"/>
              </w:divBdr>
            </w:div>
            <w:div w:id="257447897">
              <w:marLeft w:val="0"/>
              <w:marRight w:val="0"/>
              <w:marTop w:val="0"/>
              <w:marBottom w:val="0"/>
              <w:divBdr>
                <w:top w:val="none" w:sz="0" w:space="0" w:color="auto"/>
                <w:left w:val="none" w:sz="0" w:space="0" w:color="auto"/>
                <w:bottom w:val="none" w:sz="0" w:space="0" w:color="auto"/>
                <w:right w:val="none" w:sz="0" w:space="0" w:color="auto"/>
              </w:divBdr>
            </w:div>
            <w:div w:id="945308292">
              <w:marLeft w:val="0"/>
              <w:marRight w:val="0"/>
              <w:marTop w:val="0"/>
              <w:marBottom w:val="0"/>
              <w:divBdr>
                <w:top w:val="none" w:sz="0" w:space="0" w:color="auto"/>
                <w:left w:val="none" w:sz="0" w:space="0" w:color="auto"/>
                <w:bottom w:val="none" w:sz="0" w:space="0" w:color="auto"/>
                <w:right w:val="none" w:sz="0" w:space="0" w:color="auto"/>
              </w:divBdr>
            </w:div>
            <w:div w:id="1298292750">
              <w:marLeft w:val="0"/>
              <w:marRight w:val="0"/>
              <w:marTop w:val="0"/>
              <w:marBottom w:val="0"/>
              <w:divBdr>
                <w:top w:val="none" w:sz="0" w:space="0" w:color="auto"/>
                <w:left w:val="none" w:sz="0" w:space="0" w:color="auto"/>
                <w:bottom w:val="none" w:sz="0" w:space="0" w:color="auto"/>
                <w:right w:val="none" w:sz="0" w:space="0" w:color="auto"/>
              </w:divBdr>
            </w:div>
            <w:div w:id="235021854">
              <w:marLeft w:val="0"/>
              <w:marRight w:val="0"/>
              <w:marTop w:val="0"/>
              <w:marBottom w:val="0"/>
              <w:divBdr>
                <w:top w:val="none" w:sz="0" w:space="0" w:color="auto"/>
                <w:left w:val="none" w:sz="0" w:space="0" w:color="auto"/>
                <w:bottom w:val="none" w:sz="0" w:space="0" w:color="auto"/>
                <w:right w:val="none" w:sz="0" w:space="0" w:color="auto"/>
              </w:divBdr>
            </w:div>
            <w:div w:id="1669671406">
              <w:marLeft w:val="0"/>
              <w:marRight w:val="0"/>
              <w:marTop w:val="0"/>
              <w:marBottom w:val="0"/>
              <w:divBdr>
                <w:top w:val="none" w:sz="0" w:space="0" w:color="auto"/>
                <w:left w:val="none" w:sz="0" w:space="0" w:color="auto"/>
                <w:bottom w:val="none" w:sz="0" w:space="0" w:color="auto"/>
                <w:right w:val="none" w:sz="0" w:space="0" w:color="auto"/>
              </w:divBdr>
            </w:div>
            <w:div w:id="566262829">
              <w:marLeft w:val="0"/>
              <w:marRight w:val="0"/>
              <w:marTop w:val="0"/>
              <w:marBottom w:val="0"/>
              <w:divBdr>
                <w:top w:val="none" w:sz="0" w:space="0" w:color="auto"/>
                <w:left w:val="none" w:sz="0" w:space="0" w:color="auto"/>
                <w:bottom w:val="none" w:sz="0" w:space="0" w:color="auto"/>
                <w:right w:val="none" w:sz="0" w:space="0" w:color="auto"/>
              </w:divBdr>
            </w:div>
            <w:div w:id="180010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13303">
      <w:bodyDiv w:val="1"/>
      <w:marLeft w:val="0"/>
      <w:marRight w:val="0"/>
      <w:marTop w:val="0"/>
      <w:marBottom w:val="0"/>
      <w:divBdr>
        <w:top w:val="none" w:sz="0" w:space="0" w:color="auto"/>
        <w:left w:val="none" w:sz="0" w:space="0" w:color="auto"/>
        <w:bottom w:val="none" w:sz="0" w:space="0" w:color="auto"/>
        <w:right w:val="none" w:sz="0" w:space="0" w:color="auto"/>
      </w:divBdr>
    </w:div>
    <w:div w:id="1332416776">
      <w:bodyDiv w:val="1"/>
      <w:marLeft w:val="0"/>
      <w:marRight w:val="0"/>
      <w:marTop w:val="0"/>
      <w:marBottom w:val="0"/>
      <w:divBdr>
        <w:top w:val="none" w:sz="0" w:space="0" w:color="auto"/>
        <w:left w:val="none" w:sz="0" w:space="0" w:color="auto"/>
        <w:bottom w:val="none" w:sz="0" w:space="0" w:color="auto"/>
        <w:right w:val="none" w:sz="0" w:space="0" w:color="auto"/>
      </w:divBdr>
    </w:div>
    <w:div w:id="1355224501">
      <w:bodyDiv w:val="1"/>
      <w:marLeft w:val="0"/>
      <w:marRight w:val="0"/>
      <w:marTop w:val="0"/>
      <w:marBottom w:val="0"/>
      <w:divBdr>
        <w:top w:val="none" w:sz="0" w:space="0" w:color="auto"/>
        <w:left w:val="none" w:sz="0" w:space="0" w:color="auto"/>
        <w:bottom w:val="none" w:sz="0" w:space="0" w:color="auto"/>
        <w:right w:val="none" w:sz="0" w:space="0" w:color="auto"/>
      </w:divBdr>
    </w:div>
    <w:div w:id="1367750357">
      <w:bodyDiv w:val="1"/>
      <w:marLeft w:val="0"/>
      <w:marRight w:val="0"/>
      <w:marTop w:val="0"/>
      <w:marBottom w:val="0"/>
      <w:divBdr>
        <w:top w:val="none" w:sz="0" w:space="0" w:color="auto"/>
        <w:left w:val="none" w:sz="0" w:space="0" w:color="auto"/>
        <w:bottom w:val="none" w:sz="0" w:space="0" w:color="auto"/>
        <w:right w:val="none" w:sz="0" w:space="0" w:color="auto"/>
      </w:divBdr>
    </w:div>
    <w:div w:id="1371033604">
      <w:bodyDiv w:val="1"/>
      <w:marLeft w:val="0"/>
      <w:marRight w:val="0"/>
      <w:marTop w:val="0"/>
      <w:marBottom w:val="0"/>
      <w:divBdr>
        <w:top w:val="none" w:sz="0" w:space="0" w:color="auto"/>
        <w:left w:val="none" w:sz="0" w:space="0" w:color="auto"/>
        <w:bottom w:val="none" w:sz="0" w:space="0" w:color="auto"/>
        <w:right w:val="none" w:sz="0" w:space="0" w:color="auto"/>
      </w:divBdr>
    </w:div>
    <w:div w:id="1371224691">
      <w:bodyDiv w:val="1"/>
      <w:marLeft w:val="0"/>
      <w:marRight w:val="0"/>
      <w:marTop w:val="0"/>
      <w:marBottom w:val="0"/>
      <w:divBdr>
        <w:top w:val="none" w:sz="0" w:space="0" w:color="auto"/>
        <w:left w:val="none" w:sz="0" w:space="0" w:color="auto"/>
        <w:bottom w:val="none" w:sz="0" w:space="0" w:color="auto"/>
        <w:right w:val="none" w:sz="0" w:space="0" w:color="auto"/>
      </w:divBdr>
    </w:div>
    <w:div w:id="1376467054">
      <w:bodyDiv w:val="1"/>
      <w:marLeft w:val="0"/>
      <w:marRight w:val="0"/>
      <w:marTop w:val="0"/>
      <w:marBottom w:val="0"/>
      <w:divBdr>
        <w:top w:val="none" w:sz="0" w:space="0" w:color="auto"/>
        <w:left w:val="none" w:sz="0" w:space="0" w:color="auto"/>
        <w:bottom w:val="none" w:sz="0" w:space="0" w:color="auto"/>
        <w:right w:val="none" w:sz="0" w:space="0" w:color="auto"/>
      </w:divBdr>
    </w:div>
    <w:div w:id="1392919776">
      <w:bodyDiv w:val="1"/>
      <w:marLeft w:val="0"/>
      <w:marRight w:val="0"/>
      <w:marTop w:val="0"/>
      <w:marBottom w:val="0"/>
      <w:divBdr>
        <w:top w:val="none" w:sz="0" w:space="0" w:color="auto"/>
        <w:left w:val="none" w:sz="0" w:space="0" w:color="auto"/>
        <w:bottom w:val="none" w:sz="0" w:space="0" w:color="auto"/>
        <w:right w:val="none" w:sz="0" w:space="0" w:color="auto"/>
      </w:divBdr>
    </w:div>
    <w:div w:id="1398280064">
      <w:bodyDiv w:val="1"/>
      <w:marLeft w:val="0"/>
      <w:marRight w:val="0"/>
      <w:marTop w:val="0"/>
      <w:marBottom w:val="0"/>
      <w:divBdr>
        <w:top w:val="none" w:sz="0" w:space="0" w:color="auto"/>
        <w:left w:val="none" w:sz="0" w:space="0" w:color="auto"/>
        <w:bottom w:val="none" w:sz="0" w:space="0" w:color="auto"/>
        <w:right w:val="none" w:sz="0" w:space="0" w:color="auto"/>
      </w:divBdr>
      <w:divsChild>
        <w:div w:id="456879634">
          <w:marLeft w:val="0"/>
          <w:marRight w:val="0"/>
          <w:marTop w:val="0"/>
          <w:marBottom w:val="0"/>
          <w:divBdr>
            <w:top w:val="none" w:sz="0" w:space="0" w:color="auto"/>
            <w:left w:val="none" w:sz="0" w:space="0" w:color="auto"/>
            <w:bottom w:val="none" w:sz="0" w:space="0" w:color="auto"/>
            <w:right w:val="none" w:sz="0" w:space="0" w:color="auto"/>
          </w:divBdr>
          <w:divsChild>
            <w:div w:id="359090560">
              <w:marLeft w:val="0"/>
              <w:marRight w:val="0"/>
              <w:marTop w:val="0"/>
              <w:marBottom w:val="0"/>
              <w:divBdr>
                <w:top w:val="none" w:sz="0" w:space="0" w:color="auto"/>
                <w:left w:val="none" w:sz="0" w:space="0" w:color="auto"/>
                <w:bottom w:val="none" w:sz="0" w:space="0" w:color="auto"/>
                <w:right w:val="none" w:sz="0" w:space="0" w:color="auto"/>
              </w:divBdr>
            </w:div>
            <w:div w:id="124322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2096">
      <w:bodyDiv w:val="1"/>
      <w:marLeft w:val="0"/>
      <w:marRight w:val="0"/>
      <w:marTop w:val="0"/>
      <w:marBottom w:val="0"/>
      <w:divBdr>
        <w:top w:val="none" w:sz="0" w:space="0" w:color="auto"/>
        <w:left w:val="none" w:sz="0" w:space="0" w:color="auto"/>
        <w:bottom w:val="none" w:sz="0" w:space="0" w:color="auto"/>
        <w:right w:val="none" w:sz="0" w:space="0" w:color="auto"/>
      </w:divBdr>
    </w:div>
    <w:div w:id="1401172309">
      <w:bodyDiv w:val="1"/>
      <w:marLeft w:val="0"/>
      <w:marRight w:val="0"/>
      <w:marTop w:val="0"/>
      <w:marBottom w:val="0"/>
      <w:divBdr>
        <w:top w:val="none" w:sz="0" w:space="0" w:color="auto"/>
        <w:left w:val="none" w:sz="0" w:space="0" w:color="auto"/>
        <w:bottom w:val="none" w:sz="0" w:space="0" w:color="auto"/>
        <w:right w:val="none" w:sz="0" w:space="0" w:color="auto"/>
      </w:divBdr>
    </w:div>
    <w:div w:id="1408645527">
      <w:bodyDiv w:val="1"/>
      <w:marLeft w:val="0"/>
      <w:marRight w:val="0"/>
      <w:marTop w:val="0"/>
      <w:marBottom w:val="0"/>
      <w:divBdr>
        <w:top w:val="none" w:sz="0" w:space="0" w:color="auto"/>
        <w:left w:val="none" w:sz="0" w:space="0" w:color="auto"/>
        <w:bottom w:val="none" w:sz="0" w:space="0" w:color="auto"/>
        <w:right w:val="none" w:sz="0" w:space="0" w:color="auto"/>
      </w:divBdr>
    </w:div>
    <w:div w:id="1408767717">
      <w:bodyDiv w:val="1"/>
      <w:marLeft w:val="0"/>
      <w:marRight w:val="0"/>
      <w:marTop w:val="0"/>
      <w:marBottom w:val="0"/>
      <w:divBdr>
        <w:top w:val="none" w:sz="0" w:space="0" w:color="auto"/>
        <w:left w:val="none" w:sz="0" w:space="0" w:color="auto"/>
        <w:bottom w:val="none" w:sz="0" w:space="0" w:color="auto"/>
        <w:right w:val="none" w:sz="0" w:space="0" w:color="auto"/>
      </w:divBdr>
      <w:divsChild>
        <w:div w:id="1738430011">
          <w:marLeft w:val="0"/>
          <w:marRight w:val="0"/>
          <w:marTop w:val="0"/>
          <w:marBottom w:val="0"/>
          <w:divBdr>
            <w:top w:val="none" w:sz="0" w:space="0" w:color="auto"/>
            <w:left w:val="none" w:sz="0" w:space="0" w:color="auto"/>
            <w:bottom w:val="none" w:sz="0" w:space="0" w:color="auto"/>
            <w:right w:val="none" w:sz="0" w:space="0" w:color="auto"/>
          </w:divBdr>
        </w:div>
        <w:div w:id="1239904527">
          <w:marLeft w:val="0"/>
          <w:marRight w:val="0"/>
          <w:marTop w:val="0"/>
          <w:marBottom w:val="0"/>
          <w:divBdr>
            <w:top w:val="none" w:sz="0" w:space="0" w:color="auto"/>
            <w:left w:val="none" w:sz="0" w:space="0" w:color="auto"/>
            <w:bottom w:val="none" w:sz="0" w:space="0" w:color="auto"/>
            <w:right w:val="none" w:sz="0" w:space="0" w:color="auto"/>
          </w:divBdr>
        </w:div>
        <w:div w:id="2066368403">
          <w:marLeft w:val="0"/>
          <w:marRight w:val="0"/>
          <w:marTop w:val="0"/>
          <w:marBottom w:val="0"/>
          <w:divBdr>
            <w:top w:val="none" w:sz="0" w:space="0" w:color="auto"/>
            <w:left w:val="none" w:sz="0" w:space="0" w:color="auto"/>
            <w:bottom w:val="none" w:sz="0" w:space="0" w:color="auto"/>
            <w:right w:val="none" w:sz="0" w:space="0" w:color="auto"/>
          </w:divBdr>
        </w:div>
        <w:div w:id="1637567839">
          <w:marLeft w:val="0"/>
          <w:marRight w:val="0"/>
          <w:marTop w:val="0"/>
          <w:marBottom w:val="0"/>
          <w:divBdr>
            <w:top w:val="none" w:sz="0" w:space="0" w:color="auto"/>
            <w:left w:val="none" w:sz="0" w:space="0" w:color="auto"/>
            <w:bottom w:val="none" w:sz="0" w:space="0" w:color="auto"/>
            <w:right w:val="none" w:sz="0" w:space="0" w:color="auto"/>
          </w:divBdr>
        </w:div>
        <w:div w:id="1288313596">
          <w:marLeft w:val="0"/>
          <w:marRight w:val="0"/>
          <w:marTop w:val="0"/>
          <w:marBottom w:val="0"/>
          <w:divBdr>
            <w:top w:val="none" w:sz="0" w:space="0" w:color="auto"/>
            <w:left w:val="none" w:sz="0" w:space="0" w:color="auto"/>
            <w:bottom w:val="none" w:sz="0" w:space="0" w:color="auto"/>
            <w:right w:val="none" w:sz="0" w:space="0" w:color="auto"/>
          </w:divBdr>
        </w:div>
        <w:div w:id="901602365">
          <w:marLeft w:val="0"/>
          <w:marRight w:val="0"/>
          <w:marTop w:val="0"/>
          <w:marBottom w:val="0"/>
          <w:divBdr>
            <w:top w:val="none" w:sz="0" w:space="0" w:color="auto"/>
            <w:left w:val="none" w:sz="0" w:space="0" w:color="auto"/>
            <w:bottom w:val="none" w:sz="0" w:space="0" w:color="auto"/>
            <w:right w:val="none" w:sz="0" w:space="0" w:color="auto"/>
          </w:divBdr>
        </w:div>
        <w:div w:id="730277113">
          <w:marLeft w:val="0"/>
          <w:marRight w:val="0"/>
          <w:marTop w:val="0"/>
          <w:marBottom w:val="0"/>
          <w:divBdr>
            <w:top w:val="none" w:sz="0" w:space="0" w:color="auto"/>
            <w:left w:val="none" w:sz="0" w:space="0" w:color="auto"/>
            <w:bottom w:val="none" w:sz="0" w:space="0" w:color="auto"/>
            <w:right w:val="none" w:sz="0" w:space="0" w:color="auto"/>
          </w:divBdr>
        </w:div>
        <w:div w:id="2076850893">
          <w:marLeft w:val="0"/>
          <w:marRight w:val="0"/>
          <w:marTop w:val="0"/>
          <w:marBottom w:val="0"/>
          <w:divBdr>
            <w:top w:val="none" w:sz="0" w:space="0" w:color="auto"/>
            <w:left w:val="none" w:sz="0" w:space="0" w:color="auto"/>
            <w:bottom w:val="none" w:sz="0" w:space="0" w:color="auto"/>
            <w:right w:val="none" w:sz="0" w:space="0" w:color="auto"/>
          </w:divBdr>
        </w:div>
        <w:div w:id="1580484628">
          <w:marLeft w:val="0"/>
          <w:marRight w:val="0"/>
          <w:marTop w:val="0"/>
          <w:marBottom w:val="0"/>
          <w:divBdr>
            <w:top w:val="none" w:sz="0" w:space="0" w:color="auto"/>
            <w:left w:val="none" w:sz="0" w:space="0" w:color="auto"/>
            <w:bottom w:val="none" w:sz="0" w:space="0" w:color="auto"/>
            <w:right w:val="none" w:sz="0" w:space="0" w:color="auto"/>
          </w:divBdr>
        </w:div>
        <w:div w:id="1062679727">
          <w:marLeft w:val="0"/>
          <w:marRight w:val="0"/>
          <w:marTop w:val="0"/>
          <w:marBottom w:val="0"/>
          <w:divBdr>
            <w:top w:val="none" w:sz="0" w:space="0" w:color="auto"/>
            <w:left w:val="none" w:sz="0" w:space="0" w:color="auto"/>
            <w:bottom w:val="none" w:sz="0" w:space="0" w:color="auto"/>
            <w:right w:val="none" w:sz="0" w:space="0" w:color="auto"/>
          </w:divBdr>
        </w:div>
        <w:div w:id="979264574">
          <w:marLeft w:val="0"/>
          <w:marRight w:val="0"/>
          <w:marTop w:val="0"/>
          <w:marBottom w:val="0"/>
          <w:divBdr>
            <w:top w:val="none" w:sz="0" w:space="0" w:color="auto"/>
            <w:left w:val="none" w:sz="0" w:space="0" w:color="auto"/>
            <w:bottom w:val="none" w:sz="0" w:space="0" w:color="auto"/>
            <w:right w:val="none" w:sz="0" w:space="0" w:color="auto"/>
          </w:divBdr>
        </w:div>
        <w:div w:id="1179739358">
          <w:marLeft w:val="0"/>
          <w:marRight w:val="0"/>
          <w:marTop w:val="0"/>
          <w:marBottom w:val="0"/>
          <w:divBdr>
            <w:top w:val="none" w:sz="0" w:space="0" w:color="auto"/>
            <w:left w:val="none" w:sz="0" w:space="0" w:color="auto"/>
            <w:bottom w:val="none" w:sz="0" w:space="0" w:color="auto"/>
            <w:right w:val="none" w:sz="0" w:space="0" w:color="auto"/>
          </w:divBdr>
        </w:div>
        <w:div w:id="1272131510">
          <w:marLeft w:val="0"/>
          <w:marRight w:val="0"/>
          <w:marTop w:val="0"/>
          <w:marBottom w:val="0"/>
          <w:divBdr>
            <w:top w:val="none" w:sz="0" w:space="0" w:color="auto"/>
            <w:left w:val="none" w:sz="0" w:space="0" w:color="auto"/>
            <w:bottom w:val="none" w:sz="0" w:space="0" w:color="auto"/>
            <w:right w:val="none" w:sz="0" w:space="0" w:color="auto"/>
          </w:divBdr>
        </w:div>
        <w:div w:id="1878737727">
          <w:marLeft w:val="0"/>
          <w:marRight w:val="0"/>
          <w:marTop w:val="0"/>
          <w:marBottom w:val="0"/>
          <w:divBdr>
            <w:top w:val="none" w:sz="0" w:space="0" w:color="auto"/>
            <w:left w:val="none" w:sz="0" w:space="0" w:color="auto"/>
            <w:bottom w:val="none" w:sz="0" w:space="0" w:color="auto"/>
            <w:right w:val="none" w:sz="0" w:space="0" w:color="auto"/>
          </w:divBdr>
        </w:div>
      </w:divsChild>
    </w:div>
    <w:div w:id="1412384701">
      <w:bodyDiv w:val="1"/>
      <w:marLeft w:val="0"/>
      <w:marRight w:val="0"/>
      <w:marTop w:val="0"/>
      <w:marBottom w:val="0"/>
      <w:divBdr>
        <w:top w:val="none" w:sz="0" w:space="0" w:color="auto"/>
        <w:left w:val="none" w:sz="0" w:space="0" w:color="auto"/>
        <w:bottom w:val="none" w:sz="0" w:space="0" w:color="auto"/>
        <w:right w:val="none" w:sz="0" w:space="0" w:color="auto"/>
      </w:divBdr>
    </w:div>
    <w:div w:id="1412503957">
      <w:bodyDiv w:val="1"/>
      <w:marLeft w:val="0"/>
      <w:marRight w:val="0"/>
      <w:marTop w:val="0"/>
      <w:marBottom w:val="0"/>
      <w:divBdr>
        <w:top w:val="none" w:sz="0" w:space="0" w:color="auto"/>
        <w:left w:val="none" w:sz="0" w:space="0" w:color="auto"/>
        <w:bottom w:val="none" w:sz="0" w:space="0" w:color="auto"/>
        <w:right w:val="none" w:sz="0" w:space="0" w:color="auto"/>
      </w:divBdr>
    </w:div>
    <w:div w:id="1413350824">
      <w:bodyDiv w:val="1"/>
      <w:marLeft w:val="0"/>
      <w:marRight w:val="0"/>
      <w:marTop w:val="0"/>
      <w:marBottom w:val="0"/>
      <w:divBdr>
        <w:top w:val="none" w:sz="0" w:space="0" w:color="auto"/>
        <w:left w:val="none" w:sz="0" w:space="0" w:color="auto"/>
        <w:bottom w:val="none" w:sz="0" w:space="0" w:color="auto"/>
        <w:right w:val="none" w:sz="0" w:space="0" w:color="auto"/>
      </w:divBdr>
    </w:div>
    <w:div w:id="1414741674">
      <w:bodyDiv w:val="1"/>
      <w:marLeft w:val="0"/>
      <w:marRight w:val="0"/>
      <w:marTop w:val="0"/>
      <w:marBottom w:val="0"/>
      <w:divBdr>
        <w:top w:val="none" w:sz="0" w:space="0" w:color="auto"/>
        <w:left w:val="none" w:sz="0" w:space="0" w:color="auto"/>
        <w:bottom w:val="none" w:sz="0" w:space="0" w:color="auto"/>
        <w:right w:val="none" w:sz="0" w:space="0" w:color="auto"/>
      </w:divBdr>
    </w:div>
    <w:div w:id="1421219833">
      <w:bodyDiv w:val="1"/>
      <w:marLeft w:val="0"/>
      <w:marRight w:val="0"/>
      <w:marTop w:val="0"/>
      <w:marBottom w:val="0"/>
      <w:divBdr>
        <w:top w:val="none" w:sz="0" w:space="0" w:color="auto"/>
        <w:left w:val="none" w:sz="0" w:space="0" w:color="auto"/>
        <w:bottom w:val="none" w:sz="0" w:space="0" w:color="auto"/>
        <w:right w:val="none" w:sz="0" w:space="0" w:color="auto"/>
      </w:divBdr>
    </w:div>
    <w:div w:id="1421222788">
      <w:bodyDiv w:val="1"/>
      <w:marLeft w:val="0"/>
      <w:marRight w:val="0"/>
      <w:marTop w:val="0"/>
      <w:marBottom w:val="0"/>
      <w:divBdr>
        <w:top w:val="none" w:sz="0" w:space="0" w:color="auto"/>
        <w:left w:val="none" w:sz="0" w:space="0" w:color="auto"/>
        <w:bottom w:val="none" w:sz="0" w:space="0" w:color="auto"/>
        <w:right w:val="none" w:sz="0" w:space="0" w:color="auto"/>
      </w:divBdr>
    </w:div>
    <w:div w:id="1426003021">
      <w:bodyDiv w:val="1"/>
      <w:marLeft w:val="0"/>
      <w:marRight w:val="0"/>
      <w:marTop w:val="0"/>
      <w:marBottom w:val="0"/>
      <w:divBdr>
        <w:top w:val="none" w:sz="0" w:space="0" w:color="auto"/>
        <w:left w:val="none" w:sz="0" w:space="0" w:color="auto"/>
        <w:bottom w:val="none" w:sz="0" w:space="0" w:color="auto"/>
        <w:right w:val="none" w:sz="0" w:space="0" w:color="auto"/>
      </w:divBdr>
    </w:div>
    <w:div w:id="1429888958">
      <w:bodyDiv w:val="1"/>
      <w:marLeft w:val="0"/>
      <w:marRight w:val="0"/>
      <w:marTop w:val="0"/>
      <w:marBottom w:val="0"/>
      <w:divBdr>
        <w:top w:val="none" w:sz="0" w:space="0" w:color="auto"/>
        <w:left w:val="none" w:sz="0" w:space="0" w:color="auto"/>
        <w:bottom w:val="none" w:sz="0" w:space="0" w:color="auto"/>
        <w:right w:val="none" w:sz="0" w:space="0" w:color="auto"/>
      </w:divBdr>
    </w:div>
    <w:div w:id="1439520789">
      <w:bodyDiv w:val="1"/>
      <w:marLeft w:val="0"/>
      <w:marRight w:val="0"/>
      <w:marTop w:val="0"/>
      <w:marBottom w:val="0"/>
      <w:divBdr>
        <w:top w:val="none" w:sz="0" w:space="0" w:color="auto"/>
        <w:left w:val="none" w:sz="0" w:space="0" w:color="auto"/>
        <w:bottom w:val="none" w:sz="0" w:space="0" w:color="auto"/>
        <w:right w:val="none" w:sz="0" w:space="0" w:color="auto"/>
      </w:divBdr>
      <w:divsChild>
        <w:div w:id="1960381670">
          <w:marLeft w:val="0"/>
          <w:marRight w:val="0"/>
          <w:marTop w:val="0"/>
          <w:marBottom w:val="0"/>
          <w:divBdr>
            <w:top w:val="none" w:sz="0" w:space="0" w:color="auto"/>
            <w:left w:val="none" w:sz="0" w:space="0" w:color="auto"/>
            <w:bottom w:val="none" w:sz="0" w:space="0" w:color="auto"/>
            <w:right w:val="none" w:sz="0" w:space="0" w:color="auto"/>
          </w:divBdr>
          <w:divsChild>
            <w:div w:id="240261661">
              <w:marLeft w:val="0"/>
              <w:marRight w:val="0"/>
              <w:marTop w:val="0"/>
              <w:marBottom w:val="0"/>
              <w:divBdr>
                <w:top w:val="none" w:sz="0" w:space="0" w:color="auto"/>
                <w:left w:val="none" w:sz="0" w:space="0" w:color="auto"/>
                <w:bottom w:val="none" w:sz="0" w:space="0" w:color="auto"/>
                <w:right w:val="none" w:sz="0" w:space="0" w:color="auto"/>
              </w:divBdr>
            </w:div>
            <w:div w:id="1704865751">
              <w:marLeft w:val="0"/>
              <w:marRight w:val="0"/>
              <w:marTop w:val="0"/>
              <w:marBottom w:val="0"/>
              <w:divBdr>
                <w:top w:val="none" w:sz="0" w:space="0" w:color="auto"/>
                <w:left w:val="none" w:sz="0" w:space="0" w:color="auto"/>
                <w:bottom w:val="none" w:sz="0" w:space="0" w:color="auto"/>
                <w:right w:val="none" w:sz="0" w:space="0" w:color="auto"/>
              </w:divBdr>
            </w:div>
            <w:div w:id="1461460520">
              <w:marLeft w:val="0"/>
              <w:marRight w:val="0"/>
              <w:marTop w:val="0"/>
              <w:marBottom w:val="0"/>
              <w:divBdr>
                <w:top w:val="none" w:sz="0" w:space="0" w:color="auto"/>
                <w:left w:val="none" w:sz="0" w:space="0" w:color="auto"/>
                <w:bottom w:val="none" w:sz="0" w:space="0" w:color="auto"/>
                <w:right w:val="none" w:sz="0" w:space="0" w:color="auto"/>
              </w:divBdr>
            </w:div>
          </w:divsChild>
        </w:div>
        <w:div w:id="827673229">
          <w:marLeft w:val="0"/>
          <w:marRight w:val="0"/>
          <w:marTop w:val="0"/>
          <w:marBottom w:val="0"/>
          <w:divBdr>
            <w:top w:val="none" w:sz="0" w:space="0" w:color="auto"/>
            <w:left w:val="none" w:sz="0" w:space="0" w:color="auto"/>
            <w:bottom w:val="none" w:sz="0" w:space="0" w:color="auto"/>
            <w:right w:val="none" w:sz="0" w:space="0" w:color="auto"/>
          </w:divBdr>
          <w:divsChild>
            <w:div w:id="1284772710">
              <w:marLeft w:val="0"/>
              <w:marRight w:val="0"/>
              <w:marTop w:val="0"/>
              <w:marBottom w:val="0"/>
              <w:divBdr>
                <w:top w:val="none" w:sz="0" w:space="0" w:color="auto"/>
                <w:left w:val="none" w:sz="0" w:space="0" w:color="auto"/>
                <w:bottom w:val="none" w:sz="0" w:space="0" w:color="auto"/>
                <w:right w:val="none" w:sz="0" w:space="0" w:color="auto"/>
              </w:divBdr>
            </w:div>
            <w:div w:id="720979956">
              <w:marLeft w:val="0"/>
              <w:marRight w:val="0"/>
              <w:marTop w:val="0"/>
              <w:marBottom w:val="0"/>
              <w:divBdr>
                <w:top w:val="none" w:sz="0" w:space="0" w:color="auto"/>
                <w:left w:val="none" w:sz="0" w:space="0" w:color="auto"/>
                <w:bottom w:val="none" w:sz="0" w:space="0" w:color="auto"/>
                <w:right w:val="none" w:sz="0" w:space="0" w:color="auto"/>
              </w:divBdr>
            </w:div>
            <w:div w:id="1804999391">
              <w:marLeft w:val="0"/>
              <w:marRight w:val="0"/>
              <w:marTop w:val="0"/>
              <w:marBottom w:val="0"/>
              <w:divBdr>
                <w:top w:val="none" w:sz="0" w:space="0" w:color="auto"/>
                <w:left w:val="none" w:sz="0" w:space="0" w:color="auto"/>
                <w:bottom w:val="none" w:sz="0" w:space="0" w:color="auto"/>
                <w:right w:val="none" w:sz="0" w:space="0" w:color="auto"/>
              </w:divBdr>
            </w:div>
            <w:div w:id="194552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3040">
      <w:bodyDiv w:val="1"/>
      <w:marLeft w:val="0"/>
      <w:marRight w:val="0"/>
      <w:marTop w:val="0"/>
      <w:marBottom w:val="0"/>
      <w:divBdr>
        <w:top w:val="none" w:sz="0" w:space="0" w:color="auto"/>
        <w:left w:val="none" w:sz="0" w:space="0" w:color="auto"/>
        <w:bottom w:val="none" w:sz="0" w:space="0" w:color="auto"/>
        <w:right w:val="none" w:sz="0" w:space="0" w:color="auto"/>
      </w:divBdr>
    </w:div>
    <w:div w:id="1443109694">
      <w:bodyDiv w:val="1"/>
      <w:marLeft w:val="0"/>
      <w:marRight w:val="0"/>
      <w:marTop w:val="0"/>
      <w:marBottom w:val="0"/>
      <w:divBdr>
        <w:top w:val="none" w:sz="0" w:space="0" w:color="auto"/>
        <w:left w:val="none" w:sz="0" w:space="0" w:color="auto"/>
        <w:bottom w:val="none" w:sz="0" w:space="0" w:color="auto"/>
        <w:right w:val="none" w:sz="0" w:space="0" w:color="auto"/>
      </w:divBdr>
      <w:divsChild>
        <w:div w:id="2129156628">
          <w:marLeft w:val="0"/>
          <w:marRight w:val="0"/>
          <w:marTop w:val="0"/>
          <w:marBottom w:val="0"/>
          <w:divBdr>
            <w:top w:val="none" w:sz="0" w:space="0" w:color="auto"/>
            <w:left w:val="none" w:sz="0" w:space="0" w:color="auto"/>
            <w:bottom w:val="none" w:sz="0" w:space="0" w:color="auto"/>
            <w:right w:val="none" w:sz="0" w:space="0" w:color="auto"/>
          </w:divBdr>
          <w:divsChild>
            <w:div w:id="167212724">
              <w:marLeft w:val="0"/>
              <w:marRight w:val="0"/>
              <w:marTop w:val="0"/>
              <w:marBottom w:val="0"/>
              <w:divBdr>
                <w:top w:val="none" w:sz="0" w:space="0" w:color="auto"/>
                <w:left w:val="none" w:sz="0" w:space="0" w:color="auto"/>
                <w:bottom w:val="none" w:sz="0" w:space="0" w:color="auto"/>
                <w:right w:val="none" w:sz="0" w:space="0" w:color="auto"/>
              </w:divBdr>
            </w:div>
            <w:div w:id="246771040">
              <w:marLeft w:val="0"/>
              <w:marRight w:val="0"/>
              <w:marTop w:val="0"/>
              <w:marBottom w:val="0"/>
              <w:divBdr>
                <w:top w:val="none" w:sz="0" w:space="0" w:color="auto"/>
                <w:left w:val="none" w:sz="0" w:space="0" w:color="auto"/>
                <w:bottom w:val="none" w:sz="0" w:space="0" w:color="auto"/>
                <w:right w:val="none" w:sz="0" w:space="0" w:color="auto"/>
              </w:divBdr>
            </w:div>
            <w:div w:id="561988843">
              <w:marLeft w:val="0"/>
              <w:marRight w:val="0"/>
              <w:marTop w:val="0"/>
              <w:marBottom w:val="0"/>
              <w:divBdr>
                <w:top w:val="none" w:sz="0" w:space="0" w:color="auto"/>
                <w:left w:val="none" w:sz="0" w:space="0" w:color="auto"/>
                <w:bottom w:val="none" w:sz="0" w:space="0" w:color="auto"/>
                <w:right w:val="none" w:sz="0" w:space="0" w:color="auto"/>
              </w:divBdr>
            </w:div>
            <w:div w:id="2121298964">
              <w:marLeft w:val="0"/>
              <w:marRight w:val="0"/>
              <w:marTop w:val="0"/>
              <w:marBottom w:val="0"/>
              <w:divBdr>
                <w:top w:val="none" w:sz="0" w:space="0" w:color="auto"/>
                <w:left w:val="none" w:sz="0" w:space="0" w:color="auto"/>
                <w:bottom w:val="none" w:sz="0" w:space="0" w:color="auto"/>
                <w:right w:val="none" w:sz="0" w:space="0" w:color="auto"/>
              </w:divBdr>
            </w:div>
            <w:div w:id="1256357105">
              <w:marLeft w:val="0"/>
              <w:marRight w:val="0"/>
              <w:marTop w:val="0"/>
              <w:marBottom w:val="0"/>
              <w:divBdr>
                <w:top w:val="none" w:sz="0" w:space="0" w:color="auto"/>
                <w:left w:val="none" w:sz="0" w:space="0" w:color="auto"/>
                <w:bottom w:val="none" w:sz="0" w:space="0" w:color="auto"/>
                <w:right w:val="none" w:sz="0" w:space="0" w:color="auto"/>
              </w:divBdr>
            </w:div>
            <w:div w:id="1354266068">
              <w:marLeft w:val="0"/>
              <w:marRight w:val="0"/>
              <w:marTop w:val="0"/>
              <w:marBottom w:val="0"/>
              <w:divBdr>
                <w:top w:val="none" w:sz="0" w:space="0" w:color="auto"/>
                <w:left w:val="none" w:sz="0" w:space="0" w:color="auto"/>
                <w:bottom w:val="none" w:sz="0" w:space="0" w:color="auto"/>
                <w:right w:val="none" w:sz="0" w:space="0" w:color="auto"/>
              </w:divBdr>
            </w:div>
            <w:div w:id="1585916449">
              <w:marLeft w:val="0"/>
              <w:marRight w:val="0"/>
              <w:marTop w:val="0"/>
              <w:marBottom w:val="0"/>
              <w:divBdr>
                <w:top w:val="none" w:sz="0" w:space="0" w:color="auto"/>
                <w:left w:val="none" w:sz="0" w:space="0" w:color="auto"/>
                <w:bottom w:val="none" w:sz="0" w:space="0" w:color="auto"/>
                <w:right w:val="none" w:sz="0" w:space="0" w:color="auto"/>
              </w:divBdr>
            </w:div>
            <w:div w:id="1367368335">
              <w:marLeft w:val="0"/>
              <w:marRight w:val="0"/>
              <w:marTop w:val="0"/>
              <w:marBottom w:val="0"/>
              <w:divBdr>
                <w:top w:val="none" w:sz="0" w:space="0" w:color="auto"/>
                <w:left w:val="none" w:sz="0" w:space="0" w:color="auto"/>
                <w:bottom w:val="none" w:sz="0" w:space="0" w:color="auto"/>
                <w:right w:val="none" w:sz="0" w:space="0" w:color="auto"/>
              </w:divBdr>
            </w:div>
            <w:div w:id="832261679">
              <w:marLeft w:val="0"/>
              <w:marRight w:val="0"/>
              <w:marTop w:val="0"/>
              <w:marBottom w:val="0"/>
              <w:divBdr>
                <w:top w:val="none" w:sz="0" w:space="0" w:color="auto"/>
                <w:left w:val="none" w:sz="0" w:space="0" w:color="auto"/>
                <w:bottom w:val="none" w:sz="0" w:space="0" w:color="auto"/>
                <w:right w:val="none" w:sz="0" w:space="0" w:color="auto"/>
              </w:divBdr>
            </w:div>
            <w:div w:id="2095085374">
              <w:marLeft w:val="0"/>
              <w:marRight w:val="0"/>
              <w:marTop w:val="0"/>
              <w:marBottom w:val="0"/>
              <w:divBdr>
                <w:top w:val="none" w:sz="0" w:space="0" w:color="auto"/>
                <w:left w:val="none" w:sz="0" w:space="0" w:color="auto"/>
                <w:bottom w:val="none" w:sz="0" w:space="0" w:color="auto"/>
                <w:right w:val="none" w:sz="0" w:space="0" w:color="auto"/>
              </w:divBdr>
            </w:div>
            <w:div w:id="559750844">
              <w:marLeft w:val="0"/>
              <w:marRight w:val="0"/>
              <w:marTop w:val="0"/>
              <w:marBottom w:val="0"/>
              <w:divBdr>
                <w:top w:val="none" w:sz="0" w:space="0" w:color="auto"/>
                <w:left w:val="none" w:sz="0" w:space="0" w:color="auto"/>
                <w:bottom w:val="none" w:sz="0" w:space="0" w:color="auto"/>
                <w:right w:val="none" w:sz="0" w:space="0" w:color="auto"/>
              </w:divBdr>
            </w:div>
            <w:div w:id="877820248">
              <w:marLeft w:val="0"/>
              <w:marRight w:val="0"/>
              <w:marTop w:val="0"/>
              <w:marBottom w:val="0"/>
              <w:divBdr>
                <w:top w:val="none" w:sz="0" w:space="0" w:color="auto"/>
                <w:left w:val="none" w:sz="0" w:space="0" w:color="auto"/>
                <w:bottom w:val="none" w:sz="0" w:space="0" w:color="auto"/>
                <w:right w:val="none" w:sz="0" w:space="0" w:color="auto"/>
              </w:divBdr>
            </w:div>
            <w:div w:id="1655790768">
              <w:marLeft w:val="0"/>
              <w:marRight w:val="0"/>
              <w:marTop w:val="0"/>
              <w:marBottom w:val="0"/>
              <w:divBdr>
                <w:top w:val="none" w:sz="0" w:space="0" w:color="auto"/>
                <w:left w:val="none" w:sz="0" w:space="0" w:color="auto"/>
                <w:bottom w:val="none" w:sz="0" w:space="0" w:color="auto"/>
                <w:right w:val="none" w:sz="0" w:space="0" w:color="auto"/>
              </w:divBdr>
            </w:div>
            <w:div w:id="1923564316">
              <w:marLeft w:val="0"/>
              <w:marRight w:val="0"/>
              <w:marTop w:val="0"/>
              <w:marBottom w:val="0"/>
              <w:divBdr>
                <w:top w:val="none" w:sz="0" w:space="0" w:color="auto"/>
                <w:left w:val="none" w:sz="0" w:space="0" w:color="auto"/>
                <w:bottom w:val="none" w:sz="0" w:space="0" w:color="auto"/>
                <w:right w:val="none" w:sz="0" w:space="0" w:color="auto"/>
              </w:divBdr>
            </w:div>
            <w:div w:id="558636406">
              <w:marLeft w:val="0"/>
              <w:marRight w:val="0"/>
              <w:marTop w:val="0"/>
              <w:marBottom w:val="0"/>
              <w:divBdr>
                <w:top w:val="none" w:sz="0" w:space="0" w:color="auto"/>
                <w:left w:val="none" w:sz="0" w:space="0" w:color="auto"/>
                <w:bottom w:val="none" w:sz="0" w:space="0" w:color="auto"/>
                <w:right w:val="none" w:sz="0" w:space="0" w:color="auto"/>
              </w:divBdr>
            </w:div>
            <w:div w:id="1463575560">
              <w:marLeft w:val="0"/>
              <w:marRight w:val="0"/>
              <w:marTop w:val="0"/>
              <w:marBottom w:val="0"/>
              <w:divBdr>
                <w:top w:val="none" w:sz="0" w:space="0" w:color="auto"/>
                <w:left w:val="none" w:sz="0" w:space="0" w:color="auto"/>
                <w:bottom w:val="none" w:sz="0" w:space="0" w:color="auto"/>
                <w:right w:val="none" w:sz="0" w:space="0" w:color="auto"/>
              </w:divBdr>
            </w:div>
            <w:div w:id="711419785">
              <w:marLeft w:val="0"/>
              <w:marRight w:val="0"/>
              <w:marTop w:val="0"/>
              <w:marBottom w:val="0"/>
              <w:divBdr>
                <w:top w:val="none" w:sz="0" w:space="0" w:color="auto"/>
                <w:left w:val="none" w:sz="0" w:space="0" w:color="auto"/>
                <w:bottom w:val="none" w:sz="0" w:space="0" w:color="auto"/>
                <w:right w:val="none" w:sz="0" w:space="0" w:color="auto"/>
              </w:divBdr>
            </w:div>
            <w:div w:id="581450293">
              <w:marLeft w:val="0"/>
              <w:marRight w:val="0"/>
              <w:marTop w:val="0"/>
              <w:marBottom w:val="0"/>
              <w:divBdr>
                <w:top w:val="none" w:sz="0" w:space="0" w:color="auto"/>
                <w:left w:val="none" w:sz="0" w:space="0" w:color="auto"/>
                <w:bottom w:val="none" w:sz="0" w:space="0" w:color="auto"/>
                <w:right w:val="none" w:sz="0" w:space="0" w:color="auto"/>
              </w:divBdr>
            </w:div>
            <w:div w:id="230700548">
              <w:marLeft w:val="0"/>
              <w:marRight w:val="0"/>
              <w:marTop w:val="0"/>
              <w:marBottom w:val="0"/>
              <w:divBdr>
                <w:top w:val="none" w:sz="0" w:space="0" w:color="auto"/>
                <w:left w:val="none" w:sz="0" w:space="0" w:color="auto"/>
                <w:bottom w:val="none" w:sz="0" w:space="0" w:color="auto"/>
                <w:right w:val="none" w:sz="0" w:space="0" w:color="auto"/>
              </w:divBdr>
            </w:div>
            <w:div w:id="1616862697">
              <w:marLeft w:val="0"/>
              <w:marRight w:val="0"/>
              <w:marTop w:val="0"/>
              <w:marBottom w:val="0"/>
              <w:divBdr>
                <w:top w:val="none" w:sz="0" w:space="0" w:color="auto"/>
                <w:left w:val="none" w:sz="0" w:space="0" w:color="auto"/>
                <w:bottom w:val="none" w:sz="0" w:space="0" w:color="auto"/>
                <w:right w:val="none" w:sz="0" w:space="0" w:color="auto"/>
              </w:divBdr>
            </w:div>
            <w:div w:id="1709062878">
              <w:marLeft w:val="0"/>
              <w:marRight w:val="0"/>
              <w:marTop w:val="0"/>
              <w:marBottom w:val="0"/>
              <w:divBdr>
                <w:top w:val="none" w:sz="0" w:space="0" w:color="auto"/>
                <w:left w:val="none" w:sz="0" w:space="0" w:color="auto"/>
                <w:bottom w:val="none" w:sz="0" w:space="0" w:color="auto"/>
                <w:right w:val="none" w:sz="0" w:space="0" w:color="auto"/>
              </w:divBdr>
            </w:div>
            <w:div w:id="1818374435">
              <w:marLeft w:val="0"/>
              <w:marRight w:val="0"/>
              <w:marTop w:val="0"/>
              <w:marBottom w:val="0"/>
              <w:divBdr>
                <w:top w:val="none" w:sz="0" w:space="0" w:color="auto"/>
                <w:left w:val="none" w:sz="0" w:space="0" w:color="auto"/>
                <w:bottom w:val="none" w:sz="0" w:space="0" w:color="auto"/>
                <w:right w:val="none" w:sz="0" w:space="0" w:color="auto"/>
              </w:divBdr>
            </w:div>
            <w:div w:id="831221633">
              <w:marLeft w:val="0"/>
              <w:marRight w:val="0"/>
              <w:marTop w:val="0"/>
              <w:marBottom w:val="0"/>
              <w:divBdr>
                <w:top w:val="none" w:sz="0" w:space="0" w:color="auto"/>
                <w:left w:val="none" w:sz="0" w:space="0" w:color="auto"/>
                <w:bottom w:val="none" w:sz="0" w:space="0" w:color="auto"/>
                <w:right w:val="none" w:sz="0" w:space="0" w:color="auto"/>
              </w:divBdr>
            </w:div>
            <w:div w:id="1315140019">
              <w:marLeft w:val="0"/>
              <w:marRight w:val="0"/>
              <w:marTop w:val="0"/>
              <w:marBottom w:val="0"/>
              <w:divBdr>
                <w:top w:val="none" w:sz="0" w:space="0" w:color="auto"/>
                <w:left w:val="none" w:sz="0" w:space="0" w:color="auto"/>
                <w:bottom w:val="none" w:sz="0" w:space="0" w:color="auto"/>
                <w:right w:val="none" w:sz="0" w:space="0" w:color="auto"/>
              </w:divBdr>
            </w:div>
            <w:div w:id="42604875">
              <w:marLeft w:val="0"/>
              <w:marRight w:val="0"/>
              <w:marTop w:val="0"/>
              <w:marBottom w:val="0"/>
              <w:divBdr>
                <w:top w:val="none" w:sz="0" w:space="0" w:color="auto"/>
                <w:left w:val="none" w:sz="0" w:space="0" w:color="auto"/>
                <w:bottom w:val="none" w:sz="0" w:space="0" w:color="auto"/>
                <w:right w:val="none" w:sz="0" w:space="0" w:color="auto"/>
              </w:divBdr>
            </w:div>
            <w:div w:id="1732003598">
              <w:marLeft w:val="0"/>
              <w:marRight w:val="0"/>
              <w:marTop w:val="0"/>
              <w:marBottom w:val="0"/>
              <w:divBdr>
                <w:top w:val="none" w:sz="0" w:space="0" w:color="auto"/>
                <w:left w:val="none" w:sz="0" w:space="0" w:color="auto"/>
                <w:bottom w:val="none" w:sz="0" w:space="0" w:color="auto"/>
                <w:right w:val="none" w:sz="0" w:space="0" w:color="auto"/>
              </w:divBdr>
            </w:div>
            <w:div w:id="16927410">
              <w:marLeft w:val="0"/>
              <w:marRight w:val="0"/>
              <w:marTop w:val="0"/>
              <w:marBottom w:val="0"/>
              <w:divBdr>
                <w:top w:val="none" w:sz="0" w:space="0" w:color="auto"/>
                <w:left w:val="none" w:sz="0" w:space="0" w:color="auto"/>
                <w:bottom w:val="none" w:sz="0" w:space="0" w:color="auto"/>
                <w:right w:val="none" w:sz="0" w:space="0" w:color="auto"/>
              </w:divBdr>
            </w:div>
            <w:div w:id="760875844">
              <w:marLeft w:val="0"/>
              <w:marRight w:val="0"/>
              <w:marTop w:val="0"/>
              <w:marBottom w:val="0"/>
              <w:divBdr>
                <w:top w:val="none" w:sz="0" w:space="0" w:color="auto"/>
                <w:left w:val="none" w:sz="0" w:space="0" w:color="auto"/>
                <w:bottom w:val="none" w:sz="0" w:space="0" w:color="auto"/>
                <w:right w:val="none" w:sz="0" w:space="0" w:color="auto"/>
              </w:divBdr>
            </w:div>
            <w:div w:id="1133714462">
              <w:marLeft w:val="0"/>
              <w:marRight w:val="0"/>
              <w:marTop w:val="0"/>
              <w:marBottom w:val="0"/>
              <w:divBdr>
                <w:top w:val="none" w:sz="0" w:space="0" w:color="auto"/>
                <w:left w:val="none" w:sz="0" w:space="0" w:color="auto"/>
                <w:bottom w:val="none" w:sz="0" w:space="0" w:color="auto"/>
                <w:right w:val="none" w:sz="0" w:space="0" w:color="auto"/>
              </w:divBdr>
            </w:div>
            <w:div w:id="104976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1749">
      <w:bodyDiv w:val="1"/>
      <w:marLeft w:val="0"/>
      <w:marRight w:val="0"/>
      <w:marTop w:val="0"/>
      <w:marBottom w:val="0"/>
      <w:divBdr>
        <w:top w:val="none" w:sz="0" w:space="0" w:color="auto"/>
        <w:left w:val="none" w:sz="0" w:space="0" w:color="auto"/>
        <w:bottom w:val="none" w:sz="0" w:space="0" w:color="auto"/>
        <w:right w:val="none" w:sz="0" w:space="0" w:color="auto"/>
      </w:divBdr>
    </w:div>
    <w:div w:id="1463420985">
      <w:bodyDiv w:val="1"/>
      <w:marLeft w:val="0"/>
      <w:marRight w:val="0"/>
      <w:marTop w:val="0"/>
      <w:marBottom w:val="0"/>
      <w:divBdr>
        <w:top w:val="none" w:sz="0" w:space="0" w:color="auto"/>
        <w:left w:val="none" w:sz="0" w:space="0" w:color="auto"/>
        <w:bottom w:val="none" w:sz="0" w:space="0" w:color="auto"/>
        <w:right w:val="none" w:sz="0" w:space="0" w:color="auto"/>
      </w:divBdr>
    </w:div>
    <w:div w:id="1465542036">
      <w:bodyDiv w:val="1"/>
      <w:marLeft w:val="0"/>
      <w:marRight w:val="0"/>
      <w:marTop w:val="0"/>
      <w:marBottom w:val="0"/>
      <w:divBdr>
        <w:top w:val="none" w:sz="0" w:space="0" w:color="auto"/>
        <w:left w:val="none" w:sz="0" w:space="0" w:color="auto"/>
        <w:bottom w:val="none" w:sz="0" w:space="0" w:color="auto"/>
        <w:right w:val="none" w:sz="0" w:space="0" w:color="auto"/>
      </w:divBdr>
    </w:div>
    <w:div w:id="1465659763">
      <w:bodyDiv w:val="1"/>
      <w:marLeft w:val="0"/>
      <w:marRight w:val="0"/>
      <w:marTop w:val="0"/>
      <w:marBottom w:val="0"/>
      <w:divBdr>
        <w:top w:val="none" w:sz="0" w:space="0" w:color="auto"/>
        <w:left w:val="none" w:sz="0" w:space="0" w:color="auto"/>
        <w:bottom w:val="none" w:sz="0" w:space="0" w:color="auto"/>
        <w:right w:val="none" w:sz="0" w:space="0" w:color="auto"/>
      </w:divBdr>
    </w:div>
    <w:div w:id="1466581346">
      <w:bodyDiv w:val="1"/>
      <w:marLeft w:val="0"/>
      <w:marRight w:val="0"/>
      <w:marTop w:val="0"/>
      <w:marBottom w:val="0"/>
      <w:divBdr>
        <w:top w:val="none" w:sz="0" w:space="0" w:color="auto"/>
        <w:left w:val="none" w:sz="0" w:space="0" w:color="auto"/>
        <w:bottom w:val="none" w:sz="0" w:space="0" w:color="auto"/>
        <w:right w:val="none" w:sz="0" w:space="0" w:color="auto"/>
      </w:divBdr>
    </w:div>
    <w:div w:id="1467626081">
      <w:bodyDiv w:val="1"/>
      <w:marLeft w:val="0"/>
      <w:marRight w:val="0"/>
      <w:marTop w:val="0"/>
      <w:marBottom w:val="0"/>
      <w:divBdr>
        <w:top w:val="none" w:sz="0" w:space="0" w:color="auto"/>
        <w:left w:val="none" w:sz="0" w:space="0" w:color="auto"/>
        <w:bottom w:val="none" w:sz="0" w:space="0" w:color="auto"/>
        <w:right w:val="none" w:sz="0" w:space="0" w:color="auto"/>
      </w:divBdr>
    </w:div>
    <w:div w:id="1470054575">
      <w:bodyDiv w:val="1"/>
      <w:marLeft w:val="0"/>
      <w:marRight w:val="0"/>
      <w:marTop w:val="0"/>
      <w:marBottom w:val="0"/>
      <w:divBdr>
        <w:top w:val="none" w:sz="0" w:space="0" w:color="auto"/>
        <w:left w:val="none" w:sz="0" w:space="0" w:color="auto"/>
        <w:bottom w:val="none" w:sz="0" w:space="0" w:color="auto"/>
        <w:right w:val="none" w:sz="0" w:space="0" w:color="auto"/>
      </w:divBdr>
    </w:div>
    <w:div w:id="1475218881">
      <w:bodyDiv w:val="1"/>
      <w:marLeft w:val="0"/>
      <w:marRight w:val="0"/>
      <w:marTop w:val="0"/>
      <w:marBottom w:val="0"/>
      <w:divBdr>
        <w:top w:val="none" w:sz="0" w:space="0" w:color="auto"/>
        <w:left w:val="none" w:sz="0" w:space="0" w:color="auto"/>
        <w:bottom w:val="none" w:sz="0" w:space="0" w:color="auto"/>
        <w:right w:val="none" w:sz="0" w:space="0" w:color="auto"/>
      </w:divBdr>
    </w:div>
    <w:div w:id="1488202615">
      <w:bodyDiv w:val="1"/>
      <w:marLeft w:val="0"/>
      <w:marRight w:val="0"/>
      <w:marTop w:val="0"/>
      <w:marBottom w:val="0"/>
      <w:divBdr>
        <w:top w:val="none" w:sz="0" w:space="0" w:color="auto"/>
        <w:left w:val="none" w:sz="0" w:space="0" w:color="auto"/>
        <w:bottom w:val="none" w:sz="0" w:space="0" w:color="auto"/>
        <w:right w:val="none" w:sz="0" w:space="0" w:color="auto"/>
      </w:divBdr>
    </w:div>
    <w:div w:id="1499419989">
      <w:bodyDiv w:val="1"/>
      <w:marLeft w:val="0"/>
      <w:marRight w:val="0"/>
      <w:marTop w:val="0"/>
      <w:marBottom w:val="0"/>
      <w:divBdr>
        <w:top w:val="none" w:sz="0" w:space="0" w:color="auto"/>
        <w:left w:val="none" w:sz="0" w:space="0" w:color="auto"/>
        <w:bottom w:val="none" w:sz="0" w:space="0" w:color="auto"/>
        <w:right w:val="none" w:sz="0" w:space="0" w:color="auto"/>
      </w:divBdr>
      <w:divsChild>
        <w:div w:id="1427187046">
          <w:marLeft w:val="0"/>
          <w:marRight w:val="0"/>
          <w:marTop w:val="0"/>
          <w:marBottom w:val="0"/>
          <w:divBdr>
            <w:top w:val="none" w:sz="0" w:space="0" w:color="auto"/>
            <w:left w:val="none" w:sz="0" w:space="0" w:color="auto"/>
            <w:bottom w:val="none" w:sz="0" w:space="0" w:color="auto"/>
            <w:right w:val="none" w:sz="0" w:space="0" w:color="auto"/>
          </w:divBdr>
          <w:divsChild>
            <w:div w:id="60053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29899">
      <w:bodyDiv w:val="1"/>
      <w:marLeft w:val="0"/>
      <w:marRight w:val="0"/>
      <w:marTop w:val="0"/>
      <w:marBottom w:val="0"/>
      <w:divBdr>
        <w:top w:val="none" w:sz="0" w:space="0" w:color="auto"/>
        <w:left w:val="none" w:sz="0" w:space="0" w:color="auto"/>
        <w:bottom w:val="none" w:sz="0" w:space="0" w:color="auto"/>
        <w:right w:val="none" w:sz="0" w:space="0" w:color="auto"/>
      </w:divBdr>
    </w:div>
    <w:div w:id="1515261494">
      <w:bodyDiv w:val="1"/>
      <w:marLeft w:val="0"/>
      <w:marRight w:val="0"/>
      <w:marTop w:val="0"/>
      <w:marBottom w:val="0"/>
      <w:divBdr>
        <w:top w:val="none" w:sz="0" w:space="0" w:color="auto"/>
        <w:left w:val="none" w:sz="0" w:space="0" w:color="auto"/>
        <w:bottom w:val="none" w:sz="0" w:space="0" w:color="auto"/>
        <w:right w:val="none" w:sz="0" w:space="0" w:color="auto"/>
      </w:divBdr>
    </w:div>
    <w:div w:id="1522470348">
      <w:bodyDiv w:val="1"/>
      <w:marLeft w:val="0"/>
      <w:marRight w:val="0"/>
      <w:marTop w:val="0"/>
      <w:marBottom w:val="0"/>
      <w:divBdr>
        <w:top w:val="none" w:sz="0" w:space="0" w:color="auto"/>
        <w:left w:val="none" w:sz="0" w:space="0" w:color="auto"/>
        <w:bottom w:val="none" w:sz="0" w:space="0" w:color="auto"/>
        <w:right w:val="none" w:sz="0" w:space="0" w:color="auto"/>
      </w:divBdr>
    </w:div>
    <w:div w:id="1532915380">
      <w:bodyDiv w:val="1"/>
      <w:marLeft w:val="0"/>
      <w:marRight w:val="0"/>
      <w:marTop w:val="0"/>
      <w:marBottom w:val="0"/>
      <w:divBdr>
        <w:top w:val="none" w:sz="0" w:space="0" w:color="auto"/>
        <w:left w:val="none" w:sz="0" w:space="0" w:color="auto"/>
        <w:bottom w:val="none" w:sz="0" w:space="0" w:color="auto"/>
        <w:right w:val="none" w:sz="0" w:space="0" w:color="auto"/>
      </w:divBdr>
    </w:div>
    <w:div w:id="1535380978">
      <w:bodyDiv w:val="1"/>
      <w:marLeft w:val="0"/>
      <w:marRight w:val="0"/>
      <w:marTop w:val="0"/>
      <w:marBottom w:val="0"/>
      <w:divBdr>
        <w:top w:val="none" w:sz="0" w:space="0" w:color="auto"/>
        <w:left w:val="none" w:sz="0" w:space="0" w:color="auto"/>
        <w:bottom w:val="none" w:sz="0" w:space="0" w:color="auto"/>
        <w:right w:val="none" w:sz="0" w:space="0" w:color="auto"/>
      </w:divBdr>
    </w:div>
    <w:div w:id="1536505907">
      <w:bodyDiv w:val="1"/>
      <w:marLeft w:val="0"/>
      <w:marRight w:val="0"/>
      <w:marTop w:val="0"/>
      <w:marBottom w:val="0"/>
      <w:divBdr>
        <w:top w:val="none" w:sz="0" w:space="0" w:color="auto"/>
        <w:left w:val="none" w:sz="0" w:space="0" w:color="auto"/>
        <w:bottom w:val="none" w:sz="0" w:space="0" w:color="auto"/>
        <w:right w:val="none" w:sz="0" w:space="0" w:color="auto"/>
      </w:divBdr>
      <w:divsChild>
        <w:div w:id="1966503158">
          <w:marLeft w:val="0"/>
          <w:marRight w:val="0"/>
          <w:marTop w:val="0"/>
          <w:marBottom w:val="0"/>
          <w:divBdr>
            <w:top w:val="none" w:sz="0" w:space="0" w:color="auto"/>
            <w:left w:val="none" w:sz="0" w:space="0" w:color="auto"/>
            <w:bottom w:val="none" w:sz="0" w:space="0" w:color="auto"/>
            <w:right w:val="none" w:sz="0" w:space="0" w:color="auto"/>
          </w:divBdr>
        </w:div>
        <w:div w:id="1023365847">
          <w:marLeft w:val="0"/>
          <w:marRight w:val="0"/>
          <w:marTop w:val="0"/>
          <w:marBottom w:val="0"/>
          <w:divBdr>
            <w:top w:val="none" w:sz="0" w:space="0" w:color="auto"/>
            <w:left w:val="none" w:sz="0" w:space="0" w:color="auto"/>
            <w:bottom w:val="none" w:sz="0" w:space="0" w:color="auto"/>
            <w:right w:val="none" w:sz="0" w:space="0" w:color="auto"/>
          </w:divBdr>
        </w:div>
        <w:div w:id="599070270">
          <w:marLeft w:val="0"/>
          <w:marRight w:val="0"/>
          <w:marTop w:val="0"/>
          <w:marBottom w:val="0"/>
          <w:divBdr>
            <w:top w:val="none" w:sz="0" w:space="0" w:color="auto"/>
            <w:left w:val="none" w:sz="0" w:space="0" w:color="auto"/>
            <w:bottom w:val="none" w:sz="0" w:space="0" w:color="auto"/>
            <w:right w:val="none" w:sz="0" w:space="0" w:color="auto"/>
          </w:divBdr>
        </w:div>
        <w:div w:id="1255086824">
          <w:marLeft w:val="0"/>
          <w:marRight w:val="0"/>
          <w:marTop w:val="0"/>
          <w:marBottom w:val="0"/>
          <w:divBdr>
            <w:top w:val="none" w:sz="0" w:space="0" w:color="auto"/>
            <w:left w:val="none" w:sz="0" w:space="0" w:color="auto"/>
            <w:bottom w:val="none" w:sz="0" w:space="0" w:color="auto"/>
            <w:right w:val="none" w:sz="0" w:space="0" w:color="auto"/>
          </w:divBdr>
        </w:div>
        <w:div w:id="1325161067">
          <w:marLeft w:val="0"/>
          <w:marRight w:val="0"/>
          <w:marTop w:val="0"/>
          <w:marBottom w:val="0"/>
          <w:divBdr>
            <w:top w:val="none" w:sz="0" w:space="0" w:color="auto"/>
            <w:left w:val="none" w:sz="0" w:space="0" w:color="auto"/>
            <w:bottom w:val="none" w:sz="0" w:space="0" w:color="auto"/>
            <w:right w:val="none" w:sz="0" w:space="0" w:color="auto"/>
          </w:divBdr>
        </w:div>
        <w:div w:id="1833712907">
          <w:marLeft w:val="0"/>
          <w:marRight w:val="0"/>
          <w:marTop w:val="0"/>
          <w:marBottom w:val="0"/>
          <w:divBdr>
            <w:top w:val="none" w:sz="0" w:space="0" w:color="auto"/>
            <w:left w:val="none" w:sz="0" w:space="0" w:color="auto"/>
            <w:bottom w:val="none" w:sz="0" w:space="0" w:color="auto"/>
            <w:right w:val="none" w:sz="0" w:space="0" w:color="auto"/>
          </w:divBdr>
        </w:div>
        <w:div w:id="1586038380">
          <w:marLeft w:val="0"/>
          <w:marRight w:val="0"/>
          <w:marTop w:val="0"/>
          <w:marBottom w:val="0"/>
          <w:divBdr>
            <w:top w:val="none" w:sz="0" w:space="0" w:color="auto"/>
            <w:left w:val="none" w:sz="0" w:space="0" w:color="auto"/>
            <w:bottom w:val="none" w:sz="0" w:space="0" w:color="auto"/>
            <w:right w:val="none" w:sz="0" w:space="0" w:color="auto"/>
          </w:divBdr>
        </w:div>
        <w:div w:id="1438528073">
          <w:marLeft w:val="0"/>
          <w:marRight w:val="0"/>
          <w:marTop w:val="0"/>
          <w:marBottom w:val="0"/>
          <w:divBdr>
            <w:top w:val="none" w:sz="0" w:space="0" w:color="auto"/>
            <w:left w:val="none" w:sz="0" w:space="0" w:color="auto"/>
            <w:bottom w:val="none" w:sz="0" w:space="0" w:color="auto"/>
            <w:right w:val="none" w:sz="0" w:space="0" w:color="auto"/>
          </w:divBdr>
        </w:div>
        <w:div w:id="1114668262">
          <w:marLeft w:val="0"/>
          <w:marRight w:val="0"/>
          <w:marTop w:val="0"/>
          <w:marBottom w:val="0"/>
          <w:divBdr>
            <w:top w:val="none" w:sz="0" w:space="0" w:color="auto"/>
            <w:left w:val="none" w:sz="0" w:space="0" w:color="auto"/>
            <w:bottom w:val="none" w:sz="0" w:space="0" w:color="auto"/>
            <w:right w:val="none" w:sz="0" w:space="0" w:color="auto"/>
          </w:divBdr>
        </w:div>
        <w:div w:id="534276429">
          <w:marLeft w:val="0"/>
          <w:marRight w:val="0"/>
          <w:marTop w:val="0"/>
          <w:marBottom w:val="0"/>
          <w:divBdr>
            <w:top w:val="none" w:sz="0" w:space="0" w:color="auto"/>
            <w:left w:val="none" w:sz="0" w:space="0" w:color="auto"/>
            <w:bottom w:val="none" w:sz="0" w:space="0" w:color="auto"/>
            <w:right w:val="none" w:sz="0" w:space="0" w:color="auto"/>
          </w:divBdr>
        </w:div>
      </w:divsChild>
    </w:div>
    <w:div w:id="1541671063">
      <w:bodyDiv w:val="1"/>
      <w:marLeft w:val="0"/>
      <w:marRight w:val="0"/>
      <w:marTop w:val="0"/>
      <w:marBottom w:val="0"/>
      <w:divBdr>
        <w:top w:val="none" w:sz="0" w:space="0" w:color="auto"/>
        <w:left w:val="none" w:sz="0" w:space="0" w:color="auto"/>
        <w:bottom w:val="none" w:sz="0" w:space="0" w:color="auto"/>
        <w:right w:val="none" w:sz="0" w:space="0" w:color="auto"/>
      </w:divBdr>
    </w:div>
    <w:div w:id="1544974996">
      <w:bodyDiv w:val="1"/>
      <w:marLeft w:val="0"/>
      <w:marRight w:val="0"/>
      <w:marTop w:val="0"/>
      <w:marBottom w:val="0"/>
      <w:divBdr>
        <w:top w:val="none" w:sz="0" w:space="0" w:color="auto"/>
        <w:left w:val="none" w:sz="0" w:space="0" w:color="auto"/>
        <w:bottom w:val="none" w:sz="0" w:space="0" w:color="auto"/>
        <w:right w:val="none" w:sz="0" w:space="0" w:color="auto"/>
      </w:divBdr>
    </w:div>
    <w:div w:id="1545478681">
      <w:bodyDiv w:val="1"/>
      <w:marLeft w:val="0"/>
      <w:marRight w:val="0"/>
      <w:marTop w:val="0"/>
      <w:marBottom w:val="0"/>
      <w:divBdr>
        <w:top w:val="none" w:sz="0" w:space="0" w:color="auto"/>
        <w:left w:val="none" w:sz="0" w:space="0" w:color="auto"/>
        <w:bottom w:val="none" w:sz="0" w:space="0" w:color="auto"/>
        <w:right w:val="none" w:sz="0" w:space="0" w:color="auto"/>
      </w:divBdr>
    </w:div>
    <w:div w:id="1549026605">
      <w:bodyDiv w:val="1"/>
      <w:marLeft w:val="0"/>
      <w:marRight w:val="0"/>
      <w:marTop w:val="0"/>
      <w:marBottom w:val="0"/>
      <w:divBdr>
        <w:top w:val="none" w:sz="0" w:space="0" w:color="auto"/>
        <w:left w:val="none" w:sz="0" w:space="0" w:color="auto"/>
        <w:bottom w:val="none" w:sz="0" w:space="0" w:color="auto"/>
        <w:right w:val="none" w:sz="0" w:space="0" w:color="auto"/>
      </w:divBdr>
      <w:divsChild>
        <w:div w:id="122356933">
          <w:marLeft w:val="0"/>
          <w:marRight w:val="0"/>
          <w:marTop w:val="0"/>
          <w:marBottom w:val="0"/>
          <w:divBdr>
            <w:top w:val="none" w:sz="0" w:space="0" w:color="auto"/>
            <w:left w:val="none" w:sz="0" w:space="0" w:color="auto"/>
            <w:bottom w:val="none" w:sz="0" w:space="0" w:color="auto"/>
            <w:right w:val="none" w:sz="0" w:space="0" w:color="auto"/>
          </w:divBdr>
          <w:divsChild>
            <w:div w:id="846142179">
              <w:marLeft w:val="0"/>
              <w:marRight w:val="0"/>
              <w:marTop w:val="0"/>
              <w:marBottom w:val="0"/>
              <w:divBdr>
                <w:top w:val="none" w:sz="0" w:space="0" w:color="auto"/>
                <w:left w:val="none" w:sz="0" w:space="0" w:color="auto"/>
                <w:bottom w:val="none" w:sz="0" w:space="0" w:color="auto"/>
                <w:right w:val="none" w:sz="0" w:space="0" w:color="auto"/>
              </w:divBdr>
            </w:div>
          </w:divsChild>
        </w:div>
        <w:div w:id="1472792262">
          <w:marLeft w:val="0"/>
          <w:marRight w:val="0"/>
          <w:marTop w:val="0"/>
          <w:marBottom w:val="0"/>
          <w:divBdr>
            <w:top w:val="none" w:sz="0" w:space="0" w:color="auto"/>
            <w:left w:val="none" w:sz="0" w:space="0" w:color="auto"/>
            <w:bottom w:val="none" w:sz="0" w:space="0" w:color="auto"/>
            <w:right w:val="none" w:sz="0" w:space="0" w:color="auto"/>
          </w:divBdr>
          <w:divsChild>
            <w:div w:id="206078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09865">
      <w:bodyDiv w:val="1"/>
      <w:marLeft w:val="0"/>
      <w:marRight w:val="0"/>
      <w:marTop w:val="0"/>
      <w:marBottom w:val="0"/>
      <w:divBdr>
        <w:top w:val="none" w:sz="0" w:space="0" w:color="auto"/>
        <w:left w:val="none" w:sz="0" w:space="0" w:color="auto"/>
        <w:bottom w:val="none" w:sz="0" w:space="0" w:color="auto"/>
        <w:right w:val="none" w:sz="0" w:space="0" w:color="auto"/>
      </w:divBdr>
    </w:div>
    <w:div w:id="1564485985">
      <w:bodyDiv w:val="1"/>
      <w:marLeft w:val="0"/>
      <w:marRight w:val="0"/>
      <w:marTop w:val="0"/>
      <w:marBottom w:val="0"/>
      <w:divBdr>
        <w:top w:val="none" w:sz="0" w:space="0" w:color="auto"/>
        <w:left w:val="none" w:sz="0" w:space="0" w:color="auto"/>
        <w:bottom w:val="none" w:sz="0" w:space="0" w:color="auto"/>
        <w:right w:val="none" w:sz="0" w:space="0" w:color="auto"/>
      </w:divBdr>
      <w:divsChild>
        <w:div w:id="1625042176">
          <w:marLeft w:val="0"/>
          <w:marRight w:val="0"/>
          <w:marTop w:val="0"/>
          <w:marBottom w:val="0"/>
          <w:divBdr>
            <w:top w:val="none" w:sz="0" w:space="0" w:color="auto"/>
            <w:left w:val="none" w:sz="0" w:space="0" w:color="auto"/>
            <w:bottom w:val="none" w:sz="0" w:space="0" w:color="auto"/>
            <w:right w:val="none" w:sz="0" w:space="0" w:color="auto"/>
          </w:divBdr>
        </w:div>
        <w:div w:id="1729454540">
          <w:marLeft w:val="0"/>
          <w:marRight w:val="0"/>
          <w:marTop w:val="0"/>
          <w:marBottom w:val="0"/>
          <w:divBdr>
            <w:top w:val="none" w:sz="0" w:space="0" w:color="auto"/>
            <w:left w:val="none" w:sz="0" w:space="0" w:color="auto"/>
            <w:bottom w:val="none" w:sz="0" w:space="0" w:color="auto"/>
            <w:right w:val="none" w:sz="0" w:space="0" w:color="auto"/>
          </w:divBdr>
        </w:div>
        <w:div w:id="2091538701">
          <w:marLeft w:val="0"/>
          <w:marRight w:val="0"/>
          <w:marTop w:val="0"/>
          <w:marBottom w:val="0"/>
          <w:divBdr>
            <w:top w:val="none" w:sz="0" w:space="0" w:color="auto"/>
            <w:left w:val="none" w:sz="0" w:space="0" w:color="auto"/>
            <w:bottom w:val="none" w:sz="0" w:space="0" w:color="auto"/>
            <w:right w:val="none" w:sz="0" w:space="0" w:color="auto"/>
          </w:divBdr>
        </w:div>
        <w:div w:id="1523668782">
          <w:marLeft w:val="0"/>
          <w:marRight w:val="0"/>
          <w:marTop w:val="0"/>
          <w:marBottom w:val="0"/>
          <w:divBdr>
            <w:top w:val="none" w:sz="0" w:space="0" w:color="auto"/>
            <w:left w:val="none" w:sz="0" w:space="0" w:color="auto"/>
            <w:bottom w:val="none" w:sz="0" w:space="0" w:color="auto"/>
            <w:right w:val="none" w:sz="0" w:space="0" w:color="auto"/>
          </w:divBdr>
        </w:div>
        <w:div w:id="730032535">
          <w:marLeft w:val="0"/>
          <w:marRight w:val="0"/>
          <w:marTop w:val="0"/>
          <w:marBottom w:val="0"/>
          <w:divBdr>
            <w:top w:val="none" w:sz="0" w:space="0" w:color="auto"/>
            <w:left w:val="none" w:sz="0" w:space="0" w:color="auto"/>
            <w:bottom w:val="none" w:sz="0" w:space="0" w:color="auto"/>
            <w:right w:val="none" w:sz="0" w:space="0" w:color="auto"/>
          </w:divBdr>
        </w:div>
        <w:div w:id="1733431270">
          <w:marLeft w:val="0"/>
          <w:marRight w:val="0"/>
          <w:marTop w:val="0"/>
          <w:marBottom w:val="0"/>
          <w:divBdr>
            <w:top w:val="none" w:sz="0" w:space="0" w:color="auto"/>
            <w:left w:val="none" w:sz="0" w:space="0" w:color="auto"/>
            <w:bottom w:val="none" w:sz="0" w:space="0" w:color="auto"/>
            <w:right w:val="none" w:sz="0" w:space="0" w:color="auto"/>
          </w:divBdr>
        </w:div>
        <w:div w:id="2013989127">
          <w:marLeft w:val="0"/>
          <w:marRight w:val="0"/>
          <w:marTop w:val="0"/>
          <w:marBottom w:val="0"/>
          <w:divBdr>
            <w:top w:val="none" w:sz="0" w:space="0" w:color="auto"/>
            <w:left w:val="none" w:sz="0" w:space="0" w:color="auto"/>
            <w:bottom w:val="none" w:sz="0" w:space="0" w:color="auto"/>
            <w:right w:val="none" w:sz="0" w:space="0" w:color="auto"/>
          </w:divBdr>
        </w:div>
        <w:div w:id="1731725876">
          <w:marLeft w:val="0"/>
          <w:marRight w:val="0"/>
          <w:marTop w:val="0"/>
          <w:marBottom w:val="0"/>
          <w:divBdr>
            <w:top w:val="none" w:sz="0" w:space="0" w:color="auto"/>
            <w:left w:val="none" w:sz="0" w:space="0" w:color="auto"/>
            <w:bottom w:val="none" w:sz="0" w:space="0" w:color="auto"/>
            <w:right w:val="none" w:sz="0" w:space="0" w:color="auto"/>
          </w:divBdr>
        </w:div>
        <w:div w:id="2056273203">
          <w:marLeft w:val="0"/>
          <w:marRight w:val="0"/>
          <w:marTop w:val="0"/>
          <w:marBottom w:val="0"/>
          <w:divBdr>
            <w:top w:val="none" w:sz="0" w:space="0" w:color="auto"/>
            <w:left w:val="none" w:sz="0" w:space="0" w:color="auto"/>
            <w:bottom w:val="none" w:sz="0" w:space="0" w:color="auto"/>
            <w:right w:val="none" w:sz="0" w:space="0" w:color="auto"/>
          </w:divBdr>
        </w:div>
      </w:divsChild>
    </w:div>
    <w:div w:id="1573471241">
      <w:bodyDiv w:val="1"/>
      <w:marLeft w:val="0"/>
      <w:marRight w:val="0"/>
      <w:marTop w:val="0"/>
      <w:marBottom w:val="0"/>
      <w:divBdr>
        <w:top w:val="none" w:sz="0" w:space="0" w:color="auto"/>
        <w:left w:val="none" w:sz="0" w:space="0" w:color="auto"/>
        <w:bottom w:val="none" w:sz="0" w:space="0" w:color="auto"/>
        <w:right w:val="none" w:sz="0" w:space="0" w:color="auto"/>
      </w:divBdr>
    </w:div>
    <w:div w:id="1575234558">
      <w:bodyDiv w:val="1"/>
      <w:marLeft w:val="0"/>
      <w:marRight w:val="0"/>
      <w:marTop w:val="0"/>
      <w:marBottom w:val="0"/>
      <w:divBdr>
        <w:top w:val="none" w:sz="0" w:space="0" w:color="auto"/>
        <w:left w:val="none" w:sz="0" w:space="0" w:color="auto"/>
        <w:bottom w:val="none" w:sz="0" w:space="0" w:color="auto"/>
        <w:right w:val="none" w:sz="0" w:space="0" w:color="auto"/>
      </w:divBdr>
    </w:div>
    <w:div w:id="1578708133">
      <w:bodyDiv w:val="1"/>
      <w:marLeft w:val="0"/>
      <w:marRight w:val="0"/>
      <w:marTop w:val="0"/>
      <w:marBottom w:val="0"/>
      <w:divBdr>
        <w:top w:val="none" w:sz="0" w:space="0" w:color="auto"/>
        <w:left w:val="none" w:sz="0" w:space="0" w:color="auto"/>
        <w:bottom w:val="none" w:sz="0" w:space="0" w:color="auto"/>
        <w:right w:val="none" w:sz="0" w:space="0" w:color="auto"/>
      </w:divBdr>
    </w:div>
    <w:div w:id="1586452521">
      <w:bodyDiv w:val="1"/>
      <w:marLeft w:val="0"/>
      <w:marRight w:val="0"/>
      <w:marTop w:val="0"/>
      <w:marBottom w:val="0"/>
      <w:divBdr>
        <w:top w:val="none" w:sz="0" w:space="0" w:color="auto"/>
        <w:left w:val="none" w:sz="0" w:space="0" w:color="auto"/>
        <w:bottom w:val="none" w:sz="0" w:space="0" w:color="auto"/>
        <w:right w:val="none" w:sz="0" w:space="0" w:color="auto"/>
      </w:divBdr>
    </w:div>
    <w:div w:id="1588538445">
      <w:bodyDiv w:val="1"/>
      <w:marLeft w:val="0"/>
      <w:marRight w:val="0"/>
      <w:marTop w:val="0"/>
      <w:marBottom w:val="0"/>
      <w:divBdr>
        <w:top w:val="none" w:sz="0" w:space="0" w:color="auto"/>
        <w:left w:val="none" w:sz="0" w:space="0" w:color="auto"/>
        <w:bottom w:val="none" w:sz="0" w:space="0" w:color="auto"/>
        <w:right w:val="none" w:sz="0" w:space="0" w:color="auto"/>
      </w:divBdr>
    </w:div>
    <w:div w:id="1619525848">
      <w:bodyDiv w:val="1"/>
      <w:marLeft w:val="0"/>
      <w:marRight w:val="0"/>
      <w:marTop w:val="0"/>
      <w:marBottom w:val="0"/>
      <w:divBdr>
        <w:top w:val="none" w:sz="0" w:space="0" w:color="auto"/>
        <w:left w:val="none" w:sz="0" w:space="0" w:color="auto"/>
        <w:bottom w:val="none" w:sz="0" w:space="0" w:color="auto"/>
        <w:right w:val="none" w:sz="0" w:space="0" w:color="auto"/>
      </w:divBdr>
    </w:div>
    <w:div w:id="1625624255">
      <w:bodyDiv w:val="1"/>
      <w:marLeft w:val="0"/>
      <w:marRight w:val="0"/>
      <w:marTop w:val="0"/>
      <w:marBottom w:val="0"/>
      <w:divBdr>
        <w:top w:val="none" w:sz="0" w:space="0" w:color="auto"/>
        <w:left w:val="none" w:sz="0" w:space="0" w:color="auto"/>
        <w:bottom w:val="none" w:sz="0" w:space="0" w:color="auto"/>
        <w:right w:val="none" w:sz="0" w:space="0" w:color="auto"/>
      </w:divBdr>
    </w:div>
    <w:div w:id="1626960380">
      <w:bodyDiv w:val="1"/>
      <w:marLeft w:val="0"/>
      <w:marRight w:val="0"/>
      <w:marTop w:val="0"/>
      <w:marBottom w:val="0"/>
      <w:divBdr>
        <w:top w:val="none" w:sz="0" w:space="0" w:color="auto"/>
        <w:left w:val="none" w:sz="0" w:space="0" w:color="auto"/>
        <w:bottom w:val="none" w:sz="0" w:space="0" w:color="auto"/>
        <w:right w:val="none" w:sz="0" w:space="0" w:color="auto"/>
      </w:divBdr>
    </w:div>
    <w:div w:id="1632051664">
      <w:bodyDiv w:val="1"/>
      <w:marLeft w:val="0"/>
      <w:marRight w:val="0"/>
      <w:marTop w:val="0"/>
      <w:marBottom w:val="0"/>
      <w:divBdr>
        <w:top w:val="none" w:sz="0" w:space="0" w:color="auto"/>
        <w:left w:val="none" w:sz="0" w:space="0" w:color="auto"/>
        <w:bottom w:val="none" w:sz="0" w:space="0" w:color="auto"/>
        <w:right w:val="none" w:sz="0" w:space="0" w:color="auto"/>
      </w:divBdr>
    </w:div>
    <w:div w:id="1654915986">
      <w:bodyDiv w:val="1"/>
      <w:marLeft w:val="0"/>
      <w:marRight w:val="0"/>
      <w:marTop w:val="0"/>
      <w:marBottom w:val="0"/>
      <w:divBdr>
        <w:top w:val="none" w:sz="0" w:space="0" w:color="auto"/>
        <w:left w:val="none" w:sz="0" w:space="0" w:color="auto"/>
        <w:bottom w:val="none" w:sz="0" w:space="0" w:color="auto"/>
        <w:right w:val="none" w:sz="0" w:space="0" w:color="auto"/>
      </w:divBdr>
    </w:div>
    <w:div w:id="1663043923">
      <w:bodyDiv w:val="1"/>
      <w:marLeft w:val="0"/>
      <w:marRight w:val="0"/>
      <w:marTop w:val="0"/>
      <w:marBottom w:val="0"/>
      <w:divBdr>
        <w:top w:val="none" w:sz="0" w:space="0" w:color="auto"/>
        <w:left w:val="none" w:sz="0" w:space="0" w:color="auto"/>
        <w:bottom w:val="none" w:sz="0" w:space="0" w:color="auto"/>
        <w:right w:val="none" w:sz="0" w:space="0" w:color="auto"/>
      </w:divBdr>
    </w:div>
    <w:div w:id="1678727160">
      <w:bodyDiv w:val="1"/>
      <w:marLeft w:val="0"/>
      <w:marRight w:val="0"/>
      <w:marTop w:val="0"/>
      <w:marBottom w:val="0"/>
      <w:divBdr>
        <w:top w:val="none" w:sz="0" w:space="0" w:color="auto"/>
        <w:left w:val="none" w:sz="0" w:space="0" w:color="auto"/>
        <w:bottom w:val="none" w:sz="0" w:space="0" w:color="auto"/>
        <w:right w:val="none" w:sz="0" w:space="0" w:color="auto"/>
      </w:divBdr>
    </w:div>
    <w:div w:id="1682973520">
      <w:bodyDiv w:val="1"/>
      <w:marLeft w:val="0"/>
      <w:marRight w:val="0"/>
      <w:marTop w:val="0"/>
      <w:marBottom w:val="0"/>
      <w:divBdr>
        <w:top w:val="none" w:sz="0" w:space="0" w:color="auto"/>
        <w:left w:val="none" w:sz="0" w:space="0" w:color="auto"/>
        <w:bottom w:val="none" w:sz="0" w:space="0" w:color="auto"/>
        <w:right w:val="none" w:sz="0" w:space="0" w:color="auto"/>
      </w:divBdr>
    </w:div>
    <w:div w:id="1691450747">
      <w:bodyDiv w:val="1"/>
      <w:marLeft w:val="0"/>
      <w:marRight w:val="0"/>
      <w:marTop w:val="0"/>
      <w:marBottom w:val="0"/>
      <w:divBdr>
        <w:top w:val="none" w:sz="0" w:space="0" w:color="auto"/>
        <w:left w:val="none" w:sz="0" w:space="0" w:color="auto"/>
        <w:bottom w:val="none" w:sz="0" w:space="0" w:color="auto"/>
        <w:right w:val="none" w:sz="0" w:space="0" w:color="auto"/>
      </w:divBdr>
    </w:div>
    <w:div w:id="1696534537">
      <w:bodyDiv w:val="1"/>
      <w:marLeft w:val="0"/>
      <w:marRight w:val="0"/>
      <w:marTop w:val="0"/>
      <w:marBottom w:val="0"/>
      <w:divBdr>
        <w:top w:val="none" w:sz="0" w:space="0" w:color="auto"/>
        <w:left w:val="none" w:sz="0" w:space="0" w:color="auto"/>
        <w:bottom w:val="none" w:sz="0" w:space="0" w:color="auto"/>
        <w:right w:val="none" w:sz="0" w:space="0" w:color="auto"/>
      </w:divBdr>
    </w:div>
    <w:div w:id="1707218400">
      <w:bodyDiv w:val="1"/>
      <w:marLeft w:val="0"/>
      <w:marRight w:val="0"/>
      <w:marTop w:val="0"/>
      <w:marBottom w:val="0"/>
      <w:divBdr>
        <w:top w:val="none" w:sz="0" w:space="0" w:color="auto"/>
        <w:left w:val="none" w:sz="0" w:space="0" w:color="auto"/>
        <w:bottom w:val="none" w:sz="0" w:space="0" w:color="auto"/>
        <w:right w:val="none" w:sz="0" w:space="0" w:color="auto"/>
      </w:divBdr>
    </w:div>
    <w:div w:id="1709717446">
      <w:bodyDiv w:val="1"/>
      <w:marLeft w:val="0"/>
      <w:marRight w:val="0"/>
      <w:marTop w:val="0"/>
      <w:marBottom w:val="0"/>
      <w:divBdr>
        <w:top w:val="none" w:sz="0" w:space="0" w:color="auto"/>
        <w:left w:val="none" w:sz="0" w:space="0" w:color="auto"/>
        <w:bottom w:val="none" w:sz="0" w:space="0" w:color="auto"/>
        <w:right w:val="none" w:sz="0" w:space="0" w:color="auto"/>
      </w:divBdr>
    </w:div>
    <w:div w:id="1710060509">
      <w:bodyDiv w:val="1"/>
      <w:marLeft w:val="0"/>
      <w:marRight w:val="0"/>
      <w:marTop w:val="0"/>
      <w:marBottom w:val="0"/>
      <w:divBdr>
        <w:top w:val="none" w:sz="0" w:space="0" w:color="auto"/>
        <w:left w:val="none" w:sz="0" w:space="0" w:color="auto"/>
        <w:bottom w:val="none" w:sz="0" w:space="0" w:color="auto"/>
        <w:right w:val="none" w:sz="0" w:space="0" w:color="auto"/>
      </w:divBdr>
    </w:div>
    <w:div w:id="1722556809">
      <w:bodyDiv w:val="1"/>
      <w:marLeft w:val="0"/>
      <w:marRight w:val="0"/>
      <w:marTop w:val="0"/>
      <w:marBottom w:val="0"/>
      <w:divBdr>
        <w:top w:val="none" w:sz="0" w:space="0" w:color="auto"/>
        <w:left w:val="none" w:sz="0" w:space="0" w:color="auto"/>
        <w:bottom w:val="none" w:sz="0" w:space="0" w:color="auto"/>
        <w:right w:val="none" w:sz="0" w:space="0" w:color="auto"/>
      </w:divBdr>
    </w:div>
    <w:div w:id="1723292090">
      <w:bodyDiv w:val="1"/>
      <w:marLeft w:val="0"/>
      <w:marRight w:val="0"/>
      <w:marTop w:val="0"/>
      <w:marBottom w:val="0"/>
      <w:divBdr>
        <w:top w:val="none" w:sz="0" w:space="0" w:color="auto"/>
        <w:left w:val="none" w:sz="0" w:space="0" w:color="auto"/>
        <w:bottom w:val="none" w:sz="0" w:space="0" w:color="auto"/>
        <w:right w:val="none" w:sz="0" w:space="0" w:color="auto"/>
      </w:divBdr>
    </w:div>
    <w:div w:id="1724449057">
      <w:bodyDiv w:val="1"/>
      <w:marLeft w:val="0"/>
      <w:marRight w:val="0"/>
      <w:marTop w:val="0"/>
      <w:marBottom w:val="0"/>
      <w:divBdr>
        <w:top w:val="none" w:sz="0" w:space="0" w:color="auto"/>
        <w:left w:val="none" w:sz="0" w:space="0" w:color="auto"/>
        <w:bottom w:val="none" w:sz="0" w:space="0" w:color="auto"/>
        <w:right w:val="none" w:sz="0" w:space="0" w:color="auto"/>
      </w:divBdr>
    </w:div>
    <w:div w:id="1724981772">
      <w:bodyDiv w:val="1"/>
      <w:marLeft w:val="0"/>
      <w:marRight w:val="0"/>
      <w:marTop w:val="0"/>
      <w:marBottom w:val="0"/>
      <w:divBdr>
        <w:top w:val="none" w:sz="0" w:space="0" w:color="auto"/>
        <w:left w:val="none" w:sz="0" w:space="0" w:color="auto"/>
        <w:bottom w:val="none" w:sz="0" w:space="0" w:color="auto"/>
        <w:right w:val="none" w:sz="0" w:space="0" w:color="auto"/>
      </w:divBdr>
    </w:div>
    <w:div w:id="1733893291">
      <w:bodyDiv w:val="1"/>
      <w:marLeft w:val="0"/>
      <w:marRight w:val="0"/>
      <w:marTop w:val="0"/>
      <w:marBottom w:val="0"/>
      <w:divBdr>
        <w:top w:val="none" w:sz="0" w:space="0" w:color="auto"/>
        <w:left w:val="none" w:sz="0" w:space="0" w:color="auto"/>
        <w:bottom w:val="none" w:sz="0" w:space="0" w:color="auto"/>
        <w:right w:val="none" w:sz="0" w:space="0" w:color="auto"/>
      </w:divBdr>
      <w:divsChild>
        <w:div w:id="2118942536">
          <w:marLeft w:val="0"/>
          <w:marRight w:val="0"/>
          <w:marTop w:val="0"/>
          <w:marBottom w:val="0"/>
          <w:divBdr>
            <w:top w:val="none" w:sz="0" w:space="0" w:color="auto"/>
            <w:left w:val="none" w:sz="0" w:space="0" w:color="auto"/>
            <w:bottom w:val="none" w:sz="0" w:space="0" w:color="auto"/>
            <w:right w:val="none" w:sz="0" w:space="0" w:color="auto"/>
          </w:divBdr>
        </w:div>
        <w:div w:id="714158552">
          <w:marLeft w:val="0"/>
          <w:marRight w:val="0"/>
          <w:marTop w:val="0"/>
          <w:marBottom w:val="0"/>
          <w:divBdr>
            <w:top w:val="none" w:sz="0" w:space="0" w:color="auto"/>
            <w:left w:val="none" w:sz="0" w:space="0" w:color="auto"/>
            <w:bottom w:val="none" w:sz="0" w:space="0" w:color="auto"/>
            <w:right w:val="none" w:sz="0" w:space="0" w:color="auto"/>
          </w:divBdr>
        </w:div>
        <w:div w:id="1236672089">
          <w:marLeft w:val="0"/>
          <w:marRight w:val="0"/>
          <w:marTop w:val="0"/>
          <w:marBottom w:val="0"/>
          <w:divBdr>
            <w:top w:val="none" w:sz="0" w:space="0" w:color="auto"/>
            <w:left w:val="none" w:sz="0" w:space="0" w:color="auto"/>
            <w:bottom w:val="none" w:sz="0" w:space="0" w:color="auto"/>
            <w:right w:val="none" w:sz="0" w:space="0" w:color="auto"/>
          </w:divBdr>
        </w:div>
        <w:div w:id="1190679357">
          <w:marLeft w:val="0"/>
          <w:marRight w:val="0"/>
          <w:marTop w:val="0"/>
          <w:marBottom w:val="0"/>
          <w:divBdr>
            <w:top w:val="none" w:sz="0" w:space="0" w:color="auto"/>
            <w:left w:val="none" w:sz="0" w:space="0" w:color="auto"/>
            <w:bottom w:val="none" w:sz="0" w:space="0" w:color="auto"/>
            <w:right w:val="none" w:sz="0" w:space="0" w:color="auto"/>
          </w:divBdr>
        </w:div>
        <w:div w:id="1828202676">
          <w:marLeft w:val="0"/>
          <w:marRight w:val="0"/>
          <w:marTop w:val="0"/>
          <w:marBottom w:val="0"/>
          <w:divBdr>
            <w:top w:val="none" w:sz="0" w:space="0" w:color="auto"/>
            <w:left w:val="none" w:sz="0" w:space="0" w:color="auto"/>
            <w:bottom w:val="none" w:sz="0" w:space="0" w:color="auto"/>
            <w:right w:val="none" w:sz="0" w:space="0" w:color="auto"/>
          </w:divBdr>
        </w:div>
        <w:div w:id="468283594">
          <w:marLeft w:val="0"/>
          <w:marRight w:val="0"/>
          <w:marTop w:val="0"/>
          <w:marBottom w:val="0"/>
          <w:divBdr>
            <w:top w:val="none" w:sz="0" w:space="0" w:color="auto"/>
            <w:left w:val="none" w:sz="0" w:space="0" w:color="auto"/>
            <w:bottom w:val="none" w:sz="0" w:space="0" w:color="auto"/>
            <w:right w:val="none" w:sz="0" w:space="0" w:color="auto"/>
          </w:divBdr>
        </w:div>
        <w:div w:id="812528809">
          <w:marLeft w:val="0"/>
          <w:marRight w:val="0"/>
          <w:marTop w:val="0"/>
          <w:marBottom w:val="0"/>
          <w:divBdr>
            <w:top w:val="none" w:sz="0" w:space="0" w:color="auto"/>
            <w:left w:val="none" w:sz="0" w:space="0" w:color="auto"/>
            <w:bottom w:val="none" w:sz="0" w:space="0" w:color="auto"/>
            <w:right w:val="none" w:sz="0" w:space="0" w:color="auto"/>
          </w:divBdr>
        </w:div>
        <w:div w:id="1017536215">
          <w:marLeft w:val="0"/>
          <w:marRight w:val="0"/>
          <w:marTop w:val="0"/>
          <w:marBottom w:val="0"/>
          <w:divBdr>
            <w:top w:val="none" w:sz="0" w:space="0" w:color="auto"/>
            <w:left w:val="none" w:sz="0" w:space="0" w:color="auto"/>
            <w:bottom w:val="none" w:sz="0" w:space="0" w:color="auto"/>
            <w:right w:val="none" w:sz="0" w:space="0" w:color="auto"/>
          </w:divBdr>
        </w:div>
        <w:div w:id="36511201">
          <w:marLeft w:val="0"/>
          <w:marRight w:val="0"/>
          <w:marTop w:val="0"/>
          <w:marBottom w:val="0"/>
          <w:divBdr>
            <w:top w:val="none" w:sz="0" w:space="0" w:color="auto"/>
            <w:left w:val="none" w:sz="0" w:space="0" w:color="auto"/>
            <w:bottom w:val="none" w:sz="0" w:space="0" w:color="auto"/>
            <w:right w:val="none" w:sz="0" w:space="0" w:color="auto"/>
          </w:divBdr>
        </w:div>
        <w:div w:id="1664234509">
          <w:marLeft w:val="0"/>
          <w:marRight w:val="0"/>
          <w:marTop w:val="0"/>
          <w:marBottom w:val="0"/>
          <w:divBdr>
            <w:top w:val="none" w:sz="0" w:space="0" w:color="auto"/>
            <w:left w:val="none" w:sz="0" w:space="0" w:color="auto"/>
            <w:bottom w:val="none" w:sz="0" w:space="0" w:color="auto"/>
            <w:right w:val="none" w:sz="0" w:space="0" w:color="auto"/>
          </w:divBdr>
        </w:div>
      </w:divsChild>
    </w:div>
    <w:div w:id="1744909288">
      <w:bodyDiv w:val="1"/>
      <w:marLeft w:val="0"/>
      <w:marRight w:val="0"/>
      <w:marTop w:val="0"/>
      <w:marBottom w:val="0"/>
      <w:divBdr>
        <w:top w:val="none" w:sz="0" w:space="0" w:color="auto"/>
        <w:left w:val="none" w:sz="0" w:space="0" w:color="auto"/>
        <w:bottom w:val="none" w:sz="0" w:space="0" w:color="auto"/>
        <w:right w:val="none" w:sz="0" w:space="0" w:color="auto"/>
      </w:divBdr>
    </w:div>
    <w:div w:id="1753236730">
      <w:bodyDiv w:val="1"/>
      <w:marLeft w:val="0"/>
      <w:marRight w:val="0"/>
      <w:marTop w:val="0"/>
      <w:marBottom w:val="0"/>
      <w:divBdr>
        <w:top w:val="none" w:sz="0" w:space="0" w:color="auto"/>
        <w:left w:val="none" w:sz="0" w:space="0" w:color="auto"/>
        <w:bottom w:val="none" w:sz="0" w:space="0" w:color="auto"/>
        <w:right w:val="none" w:sz="0" w:space="0" w:color="auto"/>
      </w:divBdr>
    </w:div>
    <w:div w:id="1755274896">
      <w:bodyDiv w:val="1"/>
      <w:marLeft w:val="0"/>
      <w:marRight w:val="0"/>
      <w:marTop w:val="0"/>
      <w:marBottom w:val="0"/>
      <w:divBdr>
        <w:top w:val="none" w:sz="0" w:space="0" w:color="auto"/>
        <w:left w:val="none" w:sz="0" w:space="0" w:color="auto"/>
        <w:bottom w:val="none" w:sz="0" w:space="0" w:color="auto"/>
        <w:right w:val="none" w:sz="0" w:space="0" w:color="auto"/>
      </w:divBdr>
    </w:div>
    <w:div w:id="1755668959">
      <w:bodyDiv w:val="1"/>
      <w:marLeft w:val="0"/>
      <w:marRight w:val="0"/>
      <w:marTop w:val="0"/>
      <w:marBottom w:val="0"/>
      <w:divBdr>
        <w:top w:val="none" w:sz="0" w:space="0" w:color="auto"/>
        <w:left w:val="none" w:sz="0" w:space="0" w:color="auto"/>
        <w:bottom w:val="none" w:sz="0" w:space="0" w:color="auto"/>
        <w:right w:val="none" w:sz="0" w:space="0" w:color="auto"/>
      </w:divBdr>
    </w:div>
    <w:div w:id="1755975978">
      <w:bodyDiv w:val="1"/>
      <w:marLeft w:val="0"/>
      <w:marRight w:val="0"/>
      <w:marTop w:val="0"/>
      <w:marBottom w:val="0"/>
      <w:divBdr>
        <w:top w:val="none" w:sz="0" w:space="0" w:color="auto"/>
        <w:left w:val="none" w:sz="0" w:space="0" w:color="auto"/>
        <w:bottom w:val="none" w:sz="0" w:space="0" w:color="auto"/>
        <w:right w:val="none" w:sz="0" w:space="0" w:color="auto"/>
      </w:divBdr>
    </w:div>
    <w:div w:id="1756440057">
      <w:bodyDiv w:val="1"/>
      <w:marLeft w:val="0"/>
      <w:marRight w:val="0"/>
      <w:marTop w:val="0"/>
      <w:marBottom w:val="0"/>
      <w:divBdr>
        <w:top w:val="none" w:sz="0" w:space="0" w:color="auto"/>
        <w:left w:val="none" w:sz="0" w:space="0" w:color="auto"/>
        <w:bottom w:val="none" w:sz="0" w:space="0" w:color="auto"/>
        <w:right w:val="none" w:sz="0" w:space="0" w:color="auto"/>
      </w:divBdr>
      <w:divsChild>
        <w:div w:id="1906916501">
          <w:marLeft w:val="0"/>
          <w:marRight w:val="0"/>
          <w:marTop w:val="0"/>
          <w:marBottom w:val="0"/>
          <w:divBdr>
            <w:top w:val="none" w:sz="0" w:space="0" w:color="auto"/>
            <w:left w:val="none" w:sz="0" w:space="0" w:color="auto"/>
            <w:bottom w:val="none" w:sz="0" w:space="0" w:color="auto"/>
            <w:right w:val="none" w:sz="0" w:space="0" w:color="auto"/>
          </w:divBdr>
          <w:divsChild>
            <w:div w:id="629164725">
              <w:marLeft w:val="0"/>
              <w:marRight w:val="0"/>
              <w:marTop w:val="0"/>
              <w:marBottom w:val="0"/>
              <w:divBdr>
                <w:top w:val="none" w:sz="0" w:space="0" w:color="auto"/>
                <w:left w:val="none" w:sz="0" w:space="0" w:color="auto"/>
                <w:bottom w:val="none" w:sz="0" w:space="0" w:color="auto"/>
                <w:right w:val="none" w:sz="0" w:space="0" w:color="auto"/>
              </w:divBdr>
            </w:div>
            <w:div w:id="379012466">
              <w:marLeft w:val="0"/>
              <w:marRight w:val="0"/>
              <w:marTop w:val="0"/>
              <w:marBottom w:val="0"/>
              <w:divBdr>
                <w:top w:val="none" w:sz="0" w:space="0" w:color="auto"/>
                <w:left w:val="none" w:sz="0" w:space="0" w:color="auto"/>
                <w:bottom w:val="none" w:sz="0" w:space="0" w:color="auto"/>
                <w:right w:val="none" w:sz="0" w:space="0" w:color="auto"/>
              </w:divBdr>
            </w:div>
            <w:div w:id="1357120525">
              <w:marLeft w:val="0"/>
              <w:marRight w:val="0"/>
              <w:marTop w:val="0"/>
              <w:marBottom w:val="0"/>
              <w:divBdr>
                <w:top w:val="none" w:sz="0" w:space="0" w:color="auto"/>
                <w:left w:val="none" w:sz="0" w:space="0" w:color="auto"/>
                <w:bottom w:val="none" w:sz="0" w:space="0" w:color="auto"/>
                <w:right w:val="none" w:sz="0" w:space="0" w:color="auto"/>
              </w:divBdr>
            </w:div>
          </w:divsChild>
        </w:div>
        <w:div w:id="1669018554">
          <w:marLeft w:val="0"/>
          <w:marRight w:val="0"/>
          <w:marTop w:val="0"/>
          <w:marBottom w:val="0"/>
          <w:divBdr>
            <w:top w:val="none" w:sz="0" w:space="0" w:color="auto"/>
            <w:left w:val="none" w:sz="0" w:space="0" w:color="auto"/>
            <w:bottom w:val="none" w:sz="0" w:space="0" w:color="auto"/>
            <w:right w:val="none" w:sz="0" w:space="0" w:color="auto"/>
          </w:divBdr>
          <w:divsChild>
            <w:div w:id="1097748530">
              <w:marLeft w:val="0"/>
              <w:marRight w:val="0"/>
              <w:marTop w:val="0"/>
              <w:marBottom w:val="0"/>
              <w:divBdr>
                <w:top w:val="none" w:sz="0" w:space="0" w:color="auto"/>
                <w:left w:val="none" w:sz="0" w:space="0" w:color="auto"/>
                <w:bottom w:val="none" w:sz="0" w:space="0" w:color="auto"/>
                <w:right w:val="none" w:sz="0" w:space="0" w:color="auto"/>
              </w:divBdr>
            </w:div>
            <w:div w:id="853811120">
              <w:marLeft w:val="0"/>
              <w:marRight w:val="0"/>
              <w:marTop w:val="0"/>
              <w:marBottom w:val="0"/>
              <w:divBdr>
                <w:top w:val="none" w:sz="0" w:space="0" w:color="auto"/>
                <w:left w:val="none" w:sz="0" w:space="0" w:color="auto"/>
                <w:bottom w:val="none" w:sz="0" w:space="0" w:color="auto"/>
                <w:right w:val="none" w:sz="0" w:space="0" w:color="auto"/>
              </w:divBdr>
            </w:div>
            <w:div w:id="667713447">
              <w:marLeft w:val="0"/>
              <w:marRight w:val="0"/>
              <w:marTop w:val="0"/>
              <w:marBottom w:val="0"/>
              <w:divBdr>
                <w:top w:val="none" w:sz="0" w:space="0" w:color="auto"/>
                <w:left w:val="none" w:sz="0" w:space="0" w:color="auto"/>
                <w:bottom w:val="none" w:sz="0" w:space="0" w:color="auto"/>
                <w:right w:val="none" w:sz="0" w:space="0" w:color="auto"/>
              </w:divBdr>
            </w:div>
            <w:div w:id="129154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81743">
      <w:bodyDiv w:val="1"/>
      <w:marLeft w:val="0"/>
      <w:marRight w:val="0"/>
      <w:marTop w:val="0"/>
      <w:marBottom w:val="0"/>
      <w:divBdr>
        <w:top w:val="none" w:sz="0" w:space="0" w:color="auto"/>
        <w:left w:val="none" w:sz="0" w:space="0" w:color="auto"/>
        <w:bottom w:val="none" w:sz="0" w:space="0" w:color="auto"/>
        <w:right w:val="none" w:sz="0" w:space="0" w:color="auto"/>
      </w:divBdr>
    </w:div>
    <w:div w:id="1770736928">
      <w:bodyDiv w:val="1"/>
      <w:marLeft w:val="0"/>
      <w:marRight w:val="0"/>
      <w:marTop w:val="0"/>
      <w:marBottom w:val="0"/>
      <w:divBdr>
        <w:top w:val="none" w:sz="0" w:space="0" w:color="auto"/>
        <w:left w:val="none" w:sz="0" w:space="0" w:color="auto"/>
        <w:bottom w:val="none" w:sz="0" w:space="0" w:color="auto"/>
        <w:right w:val="none" w:sz="0" w:space="0" w:color="auto"/>
      </w:divBdr>
    </w:div>
    <w:div w:id="1773083613">
      <w:bodyDiv w:val="1"/>
      <w:marLeft w:val="0"/>
      <w:marRight w:val="0"/>
      <w:marTop w:val="0"/>
      <w:marBottom w:val="0"/>
      <w:divBdr>
        <w:top w:val="none" w:sz="0" w:space="0" w:color="auto"/>
        <w:left w:val="none" w:sz="0" w:space="0" w:color="auto"/>
        <w:bottom w:val="none" w:sz="0" w:space="0" w:color="auto"/>
        <w:right w:val="none" w:sz="0" w:space="0" w:color="auto"/>
      </w:divBdr>
    </w:div>
    <w:div w:id="1781101315">
      <w:bodyDiv w:val="1"/>
      <w:marLeft w:val="0"/>
      <w:marRight w:val="0"/>
      <w:marTop w:val="0"/>
      <w:marBottom w:val="0"/>
      <w:divBdr>
        <w:top w:val="none" w:sz="0" w:space="0" w:color="auto"/>
        <w:left w:val="none" w:sz="0" w:space="0" w:color="auto"/>
        <w:bottom w:val="none" w:sz="0" w:space="0" w:color="auto"/>
        <w:right w:val="none" w:sz="0" w:space="0" w:color="auto"/>
      </w:divBdr>
    </w:div>
    <w:div w:id="1783573324">
      <w:bodyDiv w:val="1"/>
      <w:marLeft w:val="0"/>
      <w:marRight w:val="0"/>
      <w:marTop w:val="0"/>
      <w:marBottom w:val="0"/>
      <w:divBdr>
        <w:top w:val="none" w:sz="0" w:space="0" w:color="auto"/>
        <w:left w:val="none" w:sz="0" w:space="0" w:color="auto"/>
        <w:bottom w:val="none" w:sz="0" w:space="0" w:color="auto"/>
        <w:right w:val="none" w:sz="0" w:space="0" w:color="auto"/>
      </w:divBdr>
    </w:div>
    <w:div w:id="1783764803">
      <w:bodyDiv w:val="1"/>
      <w:marLeft w:val="0"/>
      <w:marRight w:val="0"/>
      <w:marTop w:val="0"/>
      <w:marBottom w:val="0"/>
      <w:divBdr>
        <w:top w:val="none" w:sz="0" w:space="0" w:color="auto"/>
        <w:left w:val="none" w:sz="0" w:space="0" w:color="auto"/>
        <w:bottom w:val="none" w:sz="0" w:space="0" w:color="auto"/>
        <w:right w:val="none" w:sz="0" w:space="0" w:color="auto"/>
      </w:divBdr>
    </w:div>
    <w:div w:id="1786197004">
      <w:bodyDiv w:val="1"/>
      <w:marLeft w:val="0"/>
      <w:marRight w:val="0"/>
      <w:marTop w:val="0"/>
      <w:marBottom w:val="0"/>
      <w:divBdr>
        <w:top w:val="none" w:sz="0" w:space="0" w:color="auto"/>
        <w:left w:val="none" w:sz="0" w:space="0" w:color="auto"/>
        <w:bottom w:val="none" w:sz="0" w:space="0" w:color="auto"/>
        <w:right w:val="none" w:sz="0" w:space="0" w:color="auto"/>
      </w:divBdr>
    </w:div>
    <w:div w:id="1790278350">
      <w:bodyDiv w:val="1"/>
      <w:marLeft w:val="0"/>
      <w:marRight w:val="0"/>
      <w:marTop w:val="0"/>
      <w:marBottom w:val="0"/>
      <w:divBdr>
        <w:top w:val="none" w:sz="0" w:space="0" w:color="auto"/>
        <w:left w:val="none" w:sz="0" w:space="0" w:color="auto"/>
        <w:bottom w:val="none" w:sz="0" w:space="0" w:color="auto"/>
        <w:right w:val="none" w:sz="0" w:space="0" w:color="auto"/>
      </w:divBdr>
    </w:div>
    <w:div w:id="1797486775">
      <w:bodyDiv w:val="1"/>
      <w:marLeft w:val="0"/>
      <w:marRight w:val="0"/>
      <w:marTop w:val="0"/>
      <w:marBottom w:val="0"/>
      <w:divBdr>
        <w:top w:val="none" w:sz="0" w:space="0" w:color="auto"/>
        <w:left w:val="none" w:sz="0" w:space="0" w:color="auto"/>
        <w:bottom w:val="none" w:sz="0" w:space="0" w:color="auto"/>
        <w:right w:val="none" w:sz="0" w:space="0" w:color="auto"/>
      </w:divBdr>
    </w:div>
    <w:div w:id="1800297483">
      <w:bodyDiv w:val="1"/>
      <w:marLeft w:val="0"/>
      <w:marRight w:val="0"/>
      <w:marTop w:val="0"/>
      <w:marBottom w:val="0"/>
      <w:divBdr>
        <w:top w:val="none" w:sz="0" w:space="0" w:color="auto"/>
        <w:left w:val="none" w:sz="0" w:space="0" w:color="auto"/>
        <w:bottom w:val="none" w:sz="0" w:space="0" w:color="auto"/>
        <w:right w:val="none" w:sz="0" w:space="0" w:color="auto"/>
      </w:divBdr>
    </w:div>
    <w:div w:id="1800880780">
      <w:bodyDiv w:val="1"/>
      <w:marLeft w:val="0"/>
      <w:marRight w:val="0"/>
      <w:marTop w:val="0"/>
      <w:marBottom w:val="0"/>
      <w:divBdr>
        <w:top w:val="none" w:sz="0" w:space="0" w:color="auto"/>
        <w:left w:val="none" w:sz="0" w:space="0" w:color="auto"/>
        <w:bottom w:val="none" w:sz="0" w:space="0" w:color="auto"/>
        <w:right w:val="none" w:sz="0" w:space="0" w:color="auto"/>
      </w:divBdr>
    </w:div>
    <w:div w:id="1805614013">
      <w:bodyDiv w:val="1"/>
      <w:marLeft w:val="0"/>
      <w:marRight w:val="0"/>
      <w:marTop w:val="0"/>
      <w:marBottom w:val="0"/>
      <w:divBdr>
        <w:top w:val="none" w:sz="0" w:space="0" w:color="auto"/>
        <w:left w:val="none" w:sz="0" w:space="0" w:color="auto"/>
        <w:bottom w:val="none" w:sz="0" w:space="0" w:color="auto"/>
        <w:right w:val="none" w:sz="0" w:space="0" w:color="auto"/>
      </w:divBdr>
    </w:div>
    <w:div w:id="1809862281">
      <w:bodyDiv w:val="1"/>
      <w:marLeft w:val="0"/>
      <w:marRight w:val="0"/>
      <w:marTop w:val="0"/>
      <w:marBottom w:val="0"/>
      <w:divBdr>
        <w:top w:val="none" w:sz="0" w:space="0" w:color="auto"/>
        <w:left w:val="none" w:sz="0" w:space="0" w:color="auto"/>
        <w:bottom w:val="none" w:sz="0" w:space="0" w:color="auto"/>
        <w:right w:val="none" w:sz="0" w:space="0" w:color="auto"/>
      </w:divBdr>
    </w:div>
    <w:div w:id="1812167413">
      <w:bodyDiv w:val="1"/>
      <w:marLeft w:val="0"/>
      <w:marRight w:val="0"/>
      <w:marTop w:val="0"/>
      <w:marBottom w:val="0"/>
      <w:divBdr>
        <w:top w:val="none" w:sz="0" w:space="0" w:color="auto"/>
        <w:left w:val="none" w:sz="0" w:space="0" w:color="auto"/>
        <w:bottom w:val="none" w:sz="0" w:space="0" w:color="auto"/>
        <w:right w:val="none" w:sz="0" w:space="0" w:color="auto"/>
      </w:divBdr>
    </w:div>
    <w:div w:id="1816214708">
      <w:bodyDiv w:val="1"/>
      <w:marLeft w:val="0"/>
      <w:marRight w:val="0"/>
      <w:marTop w:val="0"/>
      <w:marBottom w:val="0"/>
      <w:divBdr>
        <w:top w:val="none" w:sz="0" w:space="0" w:color="auto"/>
        <w:left w:val="none" w:sz="0" w:space="0" w:color="auto"/>
        <w:bottom w:val="none" w:sz="0" w:space="0" w:color="auto"/>
        <w:right w:val="none" w:sz="0" w:space="0" w:color="auto"/>
      </w:divBdr>
    </w:div>
    <w:div w:id="1820152094">
      <w:bodyDiv w:val="1"/>
      <w:marLeft w:val="0"/>
      <w:marRight w:val="0"/>
      <w:marTop w:val="0"/>
      <w:marBottom w:val="0"/>
      <w:divBdr>
        <w:top w:val="none" w:sz="0" w:space="0" w:color="auto"/>
        <w:left w:val="none" w:sz="0" w:space="0" w:color="auto"/>
        <w:bottom w:val="none" w:sz="0" w:space="0" w:color="auto"/>
        <w:right w:val="none" w:sz="0" w:space="0" w:color="auto"/>
      </w:divBdr>
    </w:div>
    <w:div w:id="1821535230">
      <w:bodyDiv w:val="1"/>
      <w:marLeft w:val="0"/>
      <w:marRight w:val="0"/>
      <w:marTop w:val="0"/>
      <w:marBottom w:val="0"/>
      <w:divBdr>
        <w:top w:val="none" w:sz="0" w:space="0" w:color="auto"/>
        <w:left w:val="none" w:sz="0" w:space="0" w:color="auto"/>
        <w:bottom w:val="none" w:sz="0" w:space="0" w:color="auto"/>
        <w:right w:val="none" w:sz="0" w:space="0" w:color="auto"/>
      </w:divBdr>
    </w:div>
    <w:div w:id="1823571741">
      <w:bodyDiv w:val="1"/>
      <w:marLeft w:val="0"/>
      <w:marRight w:val="0"/>
      <w:marTop w:val="0"/>
      <w:marBottom w:val="0"/>
      <w:divBdr>
        <w:top w:val="none" w:sz="0" w:space="0" w:color="auto"/>
        <w:left w:val="none" w:sz="0" w:space="0" w:color="auto"/>
        <w:bottom w:val="none" w:sz="0" w:space="0" w:color="auto"/>
        <w:right w:val="none" w:sz="0" w:space="0" w:color="auto"/>
      </w:divBdr>
      <w:divsChild>
        <w:div w:id="928083979">
          <w:marLeft w:val="0"/>
          <w:marRight w:val="0"/>
          <w:marTop w:val="0"/>
          <w:marBottom w:val="0"/>
          <w:divBdr>
            <w:top w:val="none" w:sz="0" w:space="0" w:color="auto"/>
            <w:left w:val="none" w:sz="0" w:space="0" w:color="auto"/>
            <w:bottom w:val="none" w:sz="0" w:space="0" w:color="auto"/>
            <w:right w:val="none" w:sz="0" w:space="0" w:color="auto"/>
          </w:divBdr>
          <w:divsChild>
            <w:div w:id="1293555195">
              <w:marLeft w:val="0"/>
              <w:marRight w:val="0"/>
              <w:marTop w:val="0"/>
              <w:marBottom w:val="0"/>
              <w:divBdr>
                <w:top w:val="none" w:sz="0" w:space="0" w:color="auto"/>
                <w:left w:val="none" w:sz="0" w:space="0" w:color="auto"/>
                <w:bottom w:val="none" w:sz="0" w:space="0" w:color="auto"/>
                <w:right w:val="none" w:sz="0" w:space="0" w:color="auto"/>
              </w:divBdr>
            </w:div>
            <w:div w:id="1133671637">
              <w:marLeft w:val="0"/>
              <w:marRight w:val="0"/>
              <w:marTop w:val="0"/>
              <w:marBottom w:val="0"/>
              <w:divBdr>
                <w:top w:val="none" w:sz="0" w:space="0" w:color="auto"/>
                <w:left w:val="none" w:sz="0" w:space="0" w:color="auto"/>
                <w:bottom w:val="none" w:sz="0" w:space="0" w:color="auto"/>
                <w:right w:val="none" w:sz="0" w:space="0" w:color="auto"/>
              </w:divBdr>
            </w:div>
            <w:div w:id="930506402">
              <w:marLeft w:val="0"/>
              <w:marRight w:val="0"/>
              <w:marTop w:val="0"/>
              <w:marBottom w:val="0"/>
              <w:divBdr>
                <w:top w:val="none" w:sz="0" w:space="0" w:color="auto"/>
                <w:left w:val="none" w:sz="0" w:space="0" w:color="auto"/>
                <w:bottom w:val="none" w:sz="0" w:space="0" w:color="auto"/>
                <w:right w:val="none" w:sz="0" w:space="0" w:color="auto"/>
              </w:divBdr>
            </w:div>
            <w:div w:id="245502311">
              <w:marLeft w:val="0"/>
              <w:marRight w:val="0"/>
              <w:marTop w:val="0"/>
              <w:marBottom w:val="0"/>
              <w:divBdr>
                <w:top w:val="none" w:sz="0" w:space="0" w:color="auto"/>
                <w:left w:val="none" w:sz="0" w:space="0" w:color="auto"/>
                <w:bottom w:val="none" w:sz="0" w:space="0" w:color="auto"/>
                <w:right w:val="none" w:sz="0" w:space="0" w:color="auto"/>
              </w:divBdr>
            </w:div>
            <w:div w:id="406389508">
              <w:marLeft w:val="0"/>
              <w:marRight w:val="0"/>
              <w:marTop w:val="0"/>
              <w:marBottom w:val="0"/>
              <w:divBdr>
                <w:top w:val="none" w:sz="0" w:space="0" w:color="auto"/>
                <w:left w:val="none" w:sz="0" w:space="0" w:color="auto"/>
                <w:bottom w:val="none" w:sz="0" w:space="0" w:color="auto"/>
                <w:right w:val="none" w:sz="0" w:space="0" w:color="auto"/>
              </w:divBdr>
            </w:div>
            <w:div w:id="654185637">
              <w:marLeft w:val="0"/>
              <w:marRight w:val="0"/>
              <w:marTop w:val="0"/>
              <w:marBottom w:val="0"/>
              <w:divBdr>
                <w:top w:val="none" w:sz="0" w:space="0" w:color="auto"/>
                <w:left w:val="none" w:sz="0" w:space="0" w:color="auto"/>
                <w:bottom w:val="none" w:sz="0" w:space="0" w:color="auto"/>
                <w:right w:val="none" w:sz="0" w:space="0" w:color="auto"/>
              </w:divBdr>
            </w:div>
            <w:div w:id="346492285">
              <w:marLeft w:val="0"/>
              <w:marRight w:val="0"/>
              <w:marTop w:val="0"/>
              <w:marBottom w:val="0"/>
              <w:divBdr>
                <w:top w:val="none" w:sz="0" w:space="0" w:color="auto"/>
                <w:left w:val="none" w:sz="0" w:space="0" w:color="auto"/>
                <w:bottom w:val="none" w:sz="0" w:space="0" w:color="auto"/>
                <w:right w:val="none" w:sz="0" w:space="0" w:color="auto"/>
              </w:divBdr>
            </w:div>
            <w:div w:id="2023513317">
              <w:marLeft w:val="0"/>
              <w:marRight w:val="0"/>
              <w:marTop w:val="0"/>
              <w:marBottom w:val="0"/>
              <w:divBdr>
                <w:top w:val="none" w:sz="0" w:space="0" w:color="auto"/>
                <w:left w:val="none" w:sz="0" w:space="0" w:color="auto"/>
                <w:bottom w:val="none" w:sz="0" w:space="0" w:color="auto"/>
                <w:right w:val="none" w:sz="0" w:space="0" w:color="auto"/>
              </w:divBdr>
            </w:div>
            <w:div w:id="1572695109">
              <w:marLeft w:val="0"/>
              <w:marRight w:val="0"/>
              <w:marTop w:val="0"/>
              <w:marBottom w:val="0"/>
              <w:divBdr>
                <w:top w:val="none" w:sz="0" w:space="0" w:color="auto"/>
                <w:left w:val="none" w:sz="0" w:space="0" w:color="auto"/>
                <w:bottom w:val="none" w:sz="0" w:space="0" w:color="auto"/>
                <w:right w:val="none" w:sz="0" w:space="0" w:color="auto"/>
              </w:divBdr>
            </w:div>
            <w:div w:id="9202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10886">
      <w:bodyDiv w:val="1"/>
      <w:marLeft w:val="0"/>
      <w:marRight w:val="0"/>
      <w:marTop w:val="0"/>
      <w:marBottom w:val="0"/>
      <w:divBdr>
        <w:top w:val="none" w:sz="0" w:space="0" w:color="auto"/>
        <w:left w:val="none" w:sz="0" w:space="0" w:color="auto"/>
        <w:bottom w:val="none" w:sz="0" w:space="0" w:color="auto"/>
        <w:right w:val="none" w:sz="0" w:space="0" w:color="auto"/>
      </w:divBdr>
    </w:div>
    <w:div w:id="1831361531">
      <w:bodyDiv w:val="1"/>
      <w:marLeft w:val="0"/>
      <w:marRight w:val="0"/>
      <w:marTop w:val="0"/>
      <w:marBottom w:val="0"/>
      <w:divBdr>
        <w:top w:val="none" w:sz="0" w:space="0" w:color="auto"/>
        <w:left w:val="none" w:sz="0" w:space="0" w:color="auto"/>
        <w:bottom w:val="none" w:sz="0" w:space="0" w:color="auto"/>
        <w:right w:val="none" w:sz="0" w:space="0" w:color="auto"/>
      </w:divBdr>
    </w:div>
    <w:div w:id="1834488017">
      <w:bodyDiv w:val="1"/>
      <w:marLeft w:val="0"/>
      <w:marRight w:val="0"/>
      <w:marTop w:val="0"/>
      <w:marBottom w:val="0"/>
      <w:divBdr>
        <w:top w:val="none" w:sz="0" w:space="0" w:color="auto"/>
        <w:left w:val="none" w:sz="0" w:space="0" w:color="auto"/>
        <w:bottom w:val="none" w:sz="0" w:space="0" w:color="auto"/>
        <w:right w:val="none" w:sz="0" w:space="0" w:color="auto"/>
      </w:divBdr>
    </w:div>
    <w:div w:id="1836191349">
      <w:bodyDiv w:val="1"/>
      <w:marLeft w:val="0"/>
      <w:marRight w:val="0"/>
      <w:marTop w:val="0"/>
      <w:marBottom w:val="0"/>
      <w:divBdr>
        <w:top w:val="none" w:sz="0" w:space="0" w:color="auto"/>
        <w:left w:val="none" w:sz="0" w:space="0" w:color="auto"/>
        <w:bottom w:val="none" w:sz="0" w:space="0" w:color="auto"/>
        <w:right w:val="none" w:sz="0" w:space="0" w:color="auto"/>
      </w:divBdr>
    </w:div>
    <w:div w:id="1843229610">
      <w:bodyDiv w:val="1"/>
      <w:marLeft w:val="0"/>
      <w:marRight w:val="0"/>
      <w:marTop w:val="0"/>
      <w:marBottom w:val="0"/>
      <w:divBdr>
        <w:top w:val="none" w:sz="0" w:space="0" w:color="auto"/>
        <w:left w:val="none" w:sz="0" w:space="0" w:color="auto"/>
        <w:bottom w:val="none" w:sz="0" w:space="0" w:color="auto"/>
        <w:right w:val="none" w:sz="0" w:space="0" w:color="auto"/>
      </w:divBdr>
    </w:div>
    <w:div w:id="1843469387">
      <w:bodyDiv w:val="1"/>
      <w:marLeft w:val="0"/>
      <w:marRight w:val="0"/>
      <w:marTop w:val="0"/>
      <w:marBottom w:val="0"/>
      <w:divBdr>
        <w:top w:val="none" w:sz="0" w:space="0" w:color="auto"/>
        <w:left w:val="none" w:sz="0" w:space="0" w:color="auto"/>
        <w:bottom w:val="none" w:sz="0" w:space="0" w:color="auto"/>
        <w:right w:val="none" w:sz="0" w:space="0" w:color="auto"/>
      </w:divBdr>
      <w:divsChild>
        <w:div w:id="39477746">
          <w:marLeft w:val="0"/>
          <w:marRight w:val="0"/>
          <w:marTop w:val="0"/>
          <w:marBottom w:val="0"/>
          <w:divBdr>
            <w:top w:val="none" w:sz="0" w:space="0" w:color="auto"/>
            <w:left w:val="none" w:sz="0" w:space="0" w:color="auto"/>
            <w:bottom w:val="none" w:sz="0" w:space="0" w:color="auto"/>
            <w:right w:val="none" w:sz="0" w:space="0" w:color="auto"/>
          </w:divBdr>
          <w:divsChild>
            <w:div w:id="1981835559">
              <w:marLeft w:val="0"/>
              <w:marRight w:val="0"/>
              <w:marTop w:val="0"/>
              <w:marBottom w:val="0"/>
              <w:divBdr>
                <w:top w:val="none" w:sz="0" w:space="0" w:color="auto"/>
                <w:left w:val="none" w:sz="0" w:space="0" w:color="auto"/>
                <w:bottom w:val="none" w:sz="0" w:space="0" w:color="auto"/>
                <w:right w:val="none" w:sz="0" w:space="0" w:color="auto"/>
              </w:divBdr>
            </w:div>
            <w:div w:id="727993029">
              <w:marLeft w:val="0"/>
              <w:marRight w:val="0"/>
              <w:marTop w:val="0"/>
              <w:marBottom w:val="0"/>
              <w:divBdr>
                <w:top w:val="none" w:sz="0" w:space="0" w:color="auto"/>
                <w:left w:val="none" w:sz="0" w:space="0" w:color="auto"/>
                <w:bottom w:val="none" w:sz="0" w:space="0" w:color="auto"/>
                <w:right w:val="none" w:sz="0" w:space="0" w:color="auto"/>
              </w:divBdr>
            </w:div>
            <w:div w:id="372387991">
              <w:marLeft w:val="0"/>
              <w:marRight w:val="0"/>
              <w:marTop w:val="0"/>
              <w:marBottom w:val="0"/>
              <w:divBdr>
                <w:top w:val="none" w:sz="0" w:space="0" w:color="auto"/>
                <w:left w:val="none" w:sz="0" w:space="0" w:color="auto"/>
                <w:bottom w:val="none" w:sz="0" w:space="0" w:color="auto"/>
                <w:right w:val="none" w:sz="0" w:space="0" w:color="auto"/>
              </w:divBdr>
            </w:div>
            <w:div w:id="435906864">
              <w:marLeft w:val="0"/>
              <w:marRight w:val="0"/>
              <w:marTop w:val="0"/>
              <w:marBottom w:val="0"/>
              <w:divBdr>
                <w:top w:val="none" w:sz="0" w:space="0" w:color="auto"/>
                <w:left w:val="none" w:sz="0" w:space="0" w:color="auto"/>
                <w:bottom w:val="none" w:sz="0" w:space="0" w:color="auto"/>
                <w:right w:val="none" w:sz="0" w:space="0" w:color="auto"/>
              </w:divBdr>
            </w:div>
            <w:div w:id="44647664">
              <w:marLeft w:val="0"/>
              <w:marRight w:val="0"/>
              <w:marTop w:val="0"/>
              <w:marBottom w:val="0"/>
              <w:divBdr>
                <w:top w:val="none" w:sz="0" w:space="0" w:color="auto"/>
                <w:left w:val="none" w:sz="0" w:space="0" w:color="auto"/>
                <w:bottom w:val="none" w:sz="0" w:space="0" w:color="auto"/>
                <w:right w:val="none" w:sz="0" w:space="0" w:color="auto"/>
              </w:divBdr>
            </w:div>
            <w:div w:id="1246302192">
              <w:marLeft w:val="0"/>
              <w:marRight w:val="0"/>
              <w:marTop w:val="0"/>
              <w:marBottom w:val="0"/>
              <w:divBdr>
                <w:top w:val="none" w:sz="0" w:space="0" w:color="auto"/>
                <w:left w:val="none" w:sz="0" w:space="0" w:color="auto"/>
                <w:bottom w:val="none" w:sz="0" w:space="0" w:color="auto"/>
                <w:right w:val="none" w:sz="0" w:space="0" w:color="auto"/>
              </w:divBdr>
            </w:div>
            <w:div w:id="104232017">
              <w:marLeft w:val="0"/>
              <w:marRight w:val="0"/>
              <w:marTop w:val="0"/>
              <w:marBottom w:val="0"/>
              <w:divBdr>
                <w:top w:val="none" w:sz="0" w:space="0" w:color="auto"/>
                <w:left w:val="none" w:sz="0" w:space="0" w:color="auto"/>
                <w:bottom w:val="none" w:sz="0" w:space="0" w:color="auto"/>
                <w:right w:val="none" w:sz="0" w:space="0" w:color="auto"/>
              </w:divBdr>
            </w:div>
          </w:divsChild>
        </w:div>
        <w:div w:id="1352687884">
          <w:marLeft w:val="0"/>
          <w:marRight w:val="0"/>
          <w:marTop w:val="0"/>
          <w:marBottom w:val="0"/>
          <w:divBdr>
            <w:top w:val="none" w:sz="0" w:space="0" w:color="auto"/>
            <w:left w:val="none" w:sz="0" w:space="0" w:color="auto"/>
            <w:bottom w:val="none" w:sz="0" w:space="0" w:color="auto"/>
            <w:right w:val="none" w:sz="0" w:space="0" w:color="auto"/>
          </w:divBdr>
          <w:divsChild>
            <w:div w:id="718746005">
              <w:marLeft w:val="0"/>
              <w:marRight w:val="0"/>
              <w:marTop w:val="0"/>
              <w:marBottom w:val="0"/>
              <w:divBdr>
                <w:top w:val="none" w:sz="0" w:space="0" w:color="auto"/>
                <w:left w:val="none" w:sz="0" w:space="0" w:color="auto"/>
                <w:bottom w:val="none" w:sz="0" w:space="0" w:color="auto"/>
                <w:right w:val="none" w:sz="0" w:space="0" w:color="auto"/>
              </w:divBdr>
            </w:div>
            <w:div w:id="983041822">
              <w:marLeft w:val="0"/>
              <w:marRight w:val="0"/>
              <w:marTop w:val="0"/>
              <w:marBottom w:val="0"/>
              <w:divBdr>
                <w:top w:val="none" w:sz="0" w:space="0" w:color="auto"/>
                <w:left w:val="none" w:sz="0" w:space="0" w:color="auto"/>
                <w:bottom w:val="none" w:sz="0" w:space="0" w:color="auto"/>
                <w:right w:val="none" w:sz="0" w:space="0" w:color="auto"/>
              </w:divBdr>
            </w:div>
            <w:div w:id="310335729">
              <w:marLeft w:val="0"/>
              <w:marRight w:val="0"/>
              <w:marTop w:val="0"/>
              <w:marBottom w:val="0"/>
              <w:divBdr>
                <w:top w:val="none" w:sz="0" w:space="0" w:color="auto"/>
                <w:left w:val="none" w:sz="0" w:space="0" w:color="auto"/>
                <w:bottom w:val="none" w:sz="0" w:space="0" w:color="auto"/>
                <w:right w:val="none" w:sz="0" w:space="0" w:color="auto"/>
              </w:divBdr>
            </w:div>
            <w:div w:id="812914737">
              <w:marLeft w:val="0"/>
              <w:marRight w:val="0"/>
              <w:marTop w:val="0"/>
              <w:marBottom w:val="0"/>
              <w:divBdr>
                <w:top w:val="none" w:sz="0" w:space="0" w:color="auto"/>
                <w:left w:val="none" w:sz="0" w:space="0" w:color="auto"/>
                <w:bottom w:val="none" w:sz="0" w:space="0" w:color="auto"/>
                <w:right w:val="none" w:sz="0" w:space="0" w:color="auto"/>
              </w:divBdr>
            </w:div>
            <w:div w:id="568417936">
              <w:marLeft w:val="0"/>
              <w:marRight w:val="0"/>
              <w:marTop w:val="0"/>
              <w:marBottom w:val="0"/>
              <w:divBdr>
                <w:top w:val="none" w:sz="0" w:space="0" w:color="auto"/>
                <w:left w:val="none" w:sz="0" w:space="0" w:color="auto"/>
                <w:bottom w:val="none" w:sz="0" w:space="0" w:color="auto"/>
                <w:right w:val="none" w:sz="0" w:space="0" w:color="auto"/>
              </w:divBdr>
            </w:div>
            <w:div w:id="1309478417">
              <w:marLeft w:val="0"/>
              <w:marRight w:val="0"/>
              <w:marTop w:val="0"/>
              <w:marBottom w:val="0"/>
              <w:divBdr>
                <w:top w:val="none" w:sz="0" w:space="0" w:color="auto"/>
                <w:left w:val="none" w:sz="0" w:space="0" w:color="auto"/>
                <w:bottom w:val="none" w:sz="0" w:space="0" w:color="auto"/>
                <w:right w:val="none" w:sz="0" w:space="0" w:color="auto"/>
              </w:divBdr>
            </w:div>
            <w:div w:id="88129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640259">
      <w:bodyDiv w:val="1"/>
      <w:marLeft w:val="0"/>
      <w:marRight w:val="0"/>
      <w:marTop w:val="0"/>
      <w:marBottom w:val="0"/>
      <w:divBdr>
        <w:top w:val="none" w:sz="0" w:space="0" w:color="auto"/>
        <w:left w:val="none" w:sz="0" w:space="0" w:color="auto"/>
        <w:bottom w:val="none" w:sz="0" w:space="0" w:color="auto"/>
        <w:right w:val="none" w:sz="0" w:space="0" w:color="auto"/>
      </w:divBdr>
    </w:div>
    <w:div w:id="1849322516">
      <w:bodyDiv w:val="1"/>
      <w:marLeft w:val="0"/>
      <w:marRight w:val="0"/>
      <w:marTop w:val="0"/>
      <w:marBottom w:val="0"/>
      <w:divBdr>
        <w:top w:val="none" w:sz="0" w:space="0" w:color="auto"/>
        <w:left w:val="none" w:sz="0" w:space="0" w:color="auto"/>
        <w:bottom w:val="none" w:sz="0" w:space="0" w:color="auto"/>
        <w:right w:val="none" w:sz="0" w:space="0" w:color="auto"/>
      </w:divBdr>
    </w:div>
    <w:div w:id="1862163853">
      <w:bodyDiv w:val="1"/>
      <w:marLeft w:val="0"/>
      <w:marRight w:val="0"/>
      <w:marTop w:val="0"/>
      <w:marBottom w:val="0"/>
      <w:divBdr>
        <w:top w:val="none" w:sz="0" w:space="0" w:color="auto"/>
        <w:left w:val="none" w:sz="0" w:space="0" w:color="auto"/>
        <w:bottom w:val="none" w:sz="0" w:space="0" w:color="auto"/>
        <w:right w:val="none" w:sz="0" w:space="0" w:color="auto"/>
      </w:divBdr>
    </w:div>
    <w:div w:id="1882547615">
      <w:bodyDiv w:val="1"/>
      <w:marLeft w:val="0"/>
      <w:marRight w:val="0"/>
      <w:marTop w:val="0"/>
      <w:marBottom w:val="0"/>
      <w:divBdr>
        <w:top w:val="none" w:sz="0" w:space="0" w:color="auto"/>
        <w:left w:val="none" w:sz="0" w:space="0" w:color="auto"/>
        <w:bottom w:val="none" w:sz="0" w:space="0" w:color="auto"/>
        <w:right w:val="none" w:sz="0" w:space="0" w:color="auto"/>
      </w:divBdr>
    </w:div>
    <w:div w:id="1882934722">
      <w:bodyDiv w:val="1"/>
      <w:marLeft w:val="0"/>
      <w:marRight w:val="0"/>
      <w:marTop w:val="0"/>
      <w:marBottom w:val="0"/>
      <w:divBdr>
        <w:top w:val="none" w:sz="0" w:space="0" w:color="auto"/>
        <w:left w:val="none" w:sz="0" w:space="0" w:color="auto"/>
        <w:bottom w:val="none" w:sz="0" w:space="0" w:color="auto"/>
        <w:right w:val="none" w:sz="0" w:space="0" w:color="auto"/>
      </w:divBdr>
    </w:div>
    <w:div w:id="1886595364">
      <w:bodyDiv w:val="1"/>
      <w:marLeft w:val="0"/>
      <w:marRight w:val="0"/>
      <w:marTop w:val="0"/>
      <w:marBottom w:val="0"/>
      <w:divBdr>
        <w:top w:val="none" w:sz="0" w:space="0" w:color="auto"/>
        <w:left w:val="none" w:sz="0" w:space="0" w:color="auto"/>
        <w:bottom w:val="none" w:sz="0" w:space="0" w:color="auto"/>
        <w:right w:val="none" w:sz="0" w:space="0" w:color="auto"/>
      </w:divBdr>
    </w:div>
    <w:div w:id="1889606195">
      <w:bodyDiv w:val="1"/>
      <w:marLeft w:val="0"/>
      <w:marRight w:val="0"/>
      <w:marTop w:val="0"/>
      <w:marBottom w:val="0"/>
      <w:divBdr>
        <w:top w:val="none" w:sz="0" w:space="0" w:color="auto"/>
        <w:left w:val="none" w:sz="0" w:space="0" w:color="auto"/>
        <w:bottom w:val="none" w:sz="0" w:space="0" w:color="auto"/>
        <w:right w:val="none" w:sz="0" w:space="0" w:color="auto"/>
      </w:divBdr>
    </w:div>
    <w:div w:id="1889996937">
      <w:bodyDiv w:val="1"/>
      <w:marLeft w:val="0"/>
      <w:marRight w:val="0"/>
      <w:marTop w:val="0"/>
      <w:marBottom w:val="0"/>
      <w:divBdr>
        <w:top w:val="none" w:sz="0" w:space="0" w:color="auto"/>
        <w:left w:val="none" w:sz="0" w:space="0" w:color="auto"/>
        <w:bottom w:val="none" w:sz="0" w:space="0" w:color="auto"/>
        <w:right w:val="none" w:sz="0" w:space="0" w:color="auto"/>
      </w:divBdr>
    </w:div>
    <w:div w:id="1895726680">
      <w:bodyDiv w:val="1"/>
      <w:marLeft w:val="0"/>
      <w:marRight w:val="0"/>
      <w:marTop w:val="0"/>
      <w:marBottom w:val="0"/>
      <w:divBdr>
        <w:top w:val="none" w:sz="0" w:space="0" w:color="auto"/>
        <w:left w:val="none" w:sz="0" w:space="0" w:color="auto"/>
        <w:bottom w:val="none" w:sz="0" w:space="0" w:color="auto"/>
        <w:right w:val="none" w:sz="0" w:space="0" w:color="auto"/>
      </w:divBdr>
    </w:div>
    <w:div w:id="1897082743">
      <w:bodyDiv w:val="1"/>
      <w:marLeft w:val="0"/>
      <w:marRight w:val="0"/>
      <w:marTop w:val="0"/>
      <w:marBottom w:val="0"/>
      <w:divBdr>
        <w:top w:val="none" w:sz="0" w:space="0" w:color="auto"/>
        <w:left w:val="none" w:sz="0" w:space="0" w:color="auto"/>
        <w:bottom w:val="none" w:sz="0" w:space="0" w:color="auto"/>
        <w:right w:val="none" w:sz="0" w:space="0" w:color="auto"/>
      </w:divBdr>
    </w:div>
    <w:div w:id="1898130314">
      <w:bodyDiv w:val="1"/>
      <w:marLeft w:val="0"/>
      <w:marRight w:val="0"/>
      <w:marTop w:val="0"/>
      <w:marBottom w:val="0"/>
      <w:divBdr>
        <w:top w:val="none" w:sz="0" w:space="0" w:color="auto"/>
        <w:left w:val="none" w:sz="0" w:space="0" w:color="auto"/>
        <w:bottom w:val="none" w:sz="0" w:space="0" w:color="auto"/>
        <w:right w:val="none" w:sz="0" w:space="0" w:color="auto"/>
      </w:divBdr>
    </w:div>
    <w:div w:id="1898779022">
      <w:bodyDiv w:val="1"/>
      <w:marLeft w:val="0"/>
      <w:marRight w:val="0"/>
      <w:marTop w:val="0"/>
      <w:marBottom w:val="0"/>
      <w:divBdr>
        <w:top w:val="none" w:sz="0" w:space="0" w:color="auto"/>
        <w:left w:val="none" w:sz="0" w:space="0" w:color="auto"/>
        <w:bottom w:val="none" w:sz="0" w:space="0" w:color="auto"/>
        <w:right w:val="none" w:sz="0" w:space="0" w:color="auto"/>
      </w:divBdr>
    </w:div>
    <w:div w:id="1908373694">
      <w:bodyDiv w:val="1"/>
      <w:marLeft w:val="0"/>
      <w:marRight w:val="0"/>
      <w:marTop w:val="0"/>
      <w:marBottom w:val="0"/>
      <w:divBdr>
        <w:top w:val="none" w:sz="0" w:space="0" w:color="auto"/>
        <w:left w:val="none" w:sz="0" w:space="0" w:color="auto"/>
        <w:bottom w:val="none" w:sz="0" w:space="0" w:color="auto"/>
        <w:right w:val="none" w:sz="0" w:space="0" w:color="auto"/>
      </w:divBdr>
    </w:div>
    <w:div w:id="1915238683">
      <w:bodyDiv w:val="1"/>
      <w:marLeft w:val="0"/>
      <w:marRight w:val="0"/>
      <w:marTop w:val="0"/>
      <w:marBottom w:val="0"/>
      <w:divBdr>
        <w:top w:val="none" w:sz="0" w:space="0" w:color="auto"/>
        <w:left w:val="none" w:sz="0" w:space="0" w:color="auto"/>
        <w:bottom w:val="none" w:sz="0" w:space="0" w:color="auto"/>
        <w:right w:val="none" w:sz="0" w:space="0" w:color="auto"/>
      </w:divBdr>
    </w:div>
    <w:div w:id="1915821816">
      <w:bodyDiv w:val="1"/>
      <w:marLeft w:val="0"/>
      <w:marRight w:val="0"/>
      <w:marTop w:val="0"/>
      <w:marBottom w:val="0"/>
      <w:divBdr>
        <w:top w:val="none" w:sz="0" w:space="0" w:color="auto"/>
        <w:left w:val="none" w:sz="0" w:space="0" w:color="auto"/>
        <w:bottom w:val="none" w:sz="0" w:space="0" w:color="auto"/>
        <w:right w:val="none" w:sz="0" w:space="0" w:color="auto"/>
      </w:divBdr>
    </w:div>
    <w:div w:id="1916352861">
      <w:bodyDiv w:val="1"/>
      <w:marLeft w:val="0"/>
      <w:marRight w:val="0"/>
      <w:marTop w:val="0"/>
      <w:marBottom w:val="0"/>
      <w:divBdr>
        <w:top w:val="none" w:sz="0" w:space="0" w:color="auto"/>
        <w:left w:val="none" w:sz="0" w:space="0" w:color="auto"/>
        <w:bottom w:val="none" w:sz="0" w:space="0" w:color="auto"/>
        <w:right w:val="none" w:sz="0" w:space="0" w:color="auto"/>
      </w:divBdr>
    </w:div>
    <w:div w:id="1918325026">
      <w:bodyDiv w:val="1"/>
      <w:marLeft w:val="0"/>
      <w:marRight w:val="0"/>
      <w:marTop w:val="0"/>
      <w:marBottom w:val="0"/>
      <w:divBdr>
        <w:top w:val="none" w:sz="0" w:space="0" w:color="auto"/>
        <w:left w:val="none" w:sz="0" w:space="0" w:color="auto"/>
        <w:bottom w:val="none" w:sz="0" w:space="0" w:color="auto"/>
        <w:right w:val="none" w:sz="0" w:space="0" w:color="auto"/>
      </w:divBdr>
    </w:div>
    <w:div w:id="1919554426">
      <w:bodyDiv w:val="1"/>
      <w:marLeft w:val="0"/>
      <w:marRight w:val="0"/>
      <w:marTop w:val="0"/>
      <w:marBottom w:val="0"/>
      <w:divBdr>
        <w:top w:val="none" w:sz="0" w:space="0" w:color="auto"/>
        <w:left w:val="none" w:sz="0" w:space="0" w:color="auto"/>
        <w:bottom w:val="none" w:sz="0" w:space="0" w:color="auto"/>
        <w:right w:val="none" w:sz="0" w:space="0" w:color="auto"/>
      </w:divBdr>
      <w:divsChild>
        <w:div w:id="1172717934">
          <w:marLeft w:val="0"/>
          <w:marRight w:val="0"/>
          <w:marTop w:val="0"/>
          <w:marBottom w:val="0"/>
          <w:divBdr>
            <w:top w:val="none" w:sz="0" w:space="0" w:color="auto"/>
            <w:left w:val="none" w:sz="0" w:space="0" w:color="auto"/>
            <w:bottom w:val="none" w:sz="0" w:space="0" w:color="auto"/>
            <w:right w:val="none" w:sz="0" w:space="0" w:color="auto"/>
          </w:divBdr>
        </w:div>
        <w:div w:id="934554408">
          <w:marLeft w:val="0"/>
          <w:marRight w:val="0"/>
          <w:marTop w:val="0"/>
          <w:marBottom w:val="0"/>
          <w:divBdr>
            <w:top w:val="none" w:sz="0" w:space="0" w:color="auto"/>
            <w:left w:val="none" w:sz="0" w:space="0" w:color="auto"/>
            <w:bottom w:val="none" w:sz="0" w:space="0" w:color="auto"/>
            <w:right w:val="none" w:sz="0" w:space="0" w:color="auto"/>
          </w:divBdr>
        </w:div>
        <w:div w:id="1062101779">
          <w:marLeft w:val="0"/>
          <w:marRight w:val="0"/>
          <w:marTop w:val="0"/>
          <w:marBottom w:val="0"/>
          <w:divBdr>
            <w:top w:val="none" w:sz="0" w:space="0" w:color="auto"/>
            <w:left w:val="none" w:sz="0" w:space="0" w:color="auto"/>
            <w:bottom w:val="none" w:sz="0" w:space="0" w:color="auto"/>
            <w:right w:val="none" w:sz="0" w:space="0" w:color="auto"/>
          </w:divBdr>
        </w:div>
        <w:div w:id="2070687456">
          <w:marLeft w:val="0"/>
          <w:marRight w:val="0"/>
          <w:marTop w:val="0"/>
          <w:marBottom w:val="0"/>
          <w:divBdr>
            <w:top w:val="none" w:sz="0" w:space="0" w:color="auto"/>
            <w:left w:val="none" w:sz="0" w:space="0" w:color="auto"/>
            <w:bottom w:val="none" w:sz="0" w:space="0" w:color="auto"/>
            <w:right w:val="none" w:sz="0" w:space="0" w:color="auto"/>
          </w:divBdr>
        </w:div>
        <w:div w:id="1510027095">
          <w:marLeft w:val="0"/>
          <w:marRight w:val="0"/>
          <w:marTop w:val="0"/>
          <w:marBottom w:val="0"/>
          <w:divBdr>
            <w:top w:val="none" w:sz="0" w:space="0" w:color="auto"/>
            <w:left w:val="none" w:sz="0" w:space="0" w:color="auto"/>
            <w:bottom w:val="none" w:sz="0" w:space="0" w:color="auto"/>
            <w:right w:val="none" w:sz="0" w:space="0" w:color="auto"/>
          </w:divBdr>
        </w:div>
        <w:div w:id="1038362369">
          <w:marLeft w:val="0"/>
          <w:marRight w:val="0"/>
          <w:marTop w:val="0"/>
          <w:marBottom w:val="0"/>
          <w:divBdr>
            <w:top w:val="none" w:sz="0" w:space="0" w:color="auto"/>
            <w:left w:val="none" w:sz="0" w:space="0" w:color="auto"/>
            <w:bottom w:val="none" w:sz="0" w:space="0" w:color="auto"/>
            <w:right w:val="none" w:sz="0" w:space="0" w:color="auto"/>
          </w:divBdr>
        </w:div>
        <w:div w:id="1914854379">
          <w:marLeft w:val="0"/>
          <w:marRight w:val="0"/>
          <w:marTop w:val="0"/>
          <w:marBottom w:val="0"/>
          <w:divBdr>
            <w:top w:val="none" w:sz="0" w:space="0" w:color="auto"/>
            <w:left w:val="none" w:sz="0" w:space="0" w:color="auto"/>
            <w:bottom w:val="none" w:sz="0" w:space="0" w:color="auto"/>
            <w:right w:val="none" w:sz="0" w:space="0" w:color="auto"/>
          </w:divBdr>
        </w:div>
      </w:divsChild>
    </w:div>
    <w:div w:id="1921057821">
      <w:bodyDiv w:val="1"/>
      <w:marLeft w:val="0"/>
      <w:marRight w:val="0"/>
      <w:marTop w:val="0"/>
      <w:marBottom w:val="0"/>
      <w:divBdr>
        <w:top w:val="none" w:sz="0" w:space="0" w:color="auto"/>
        <w:left w:val="none" w:sz="0" w:space="0" w:color="auto"/>
        <w:bottom w:val="none" w:sz="0" w:space="0" w:color="auto"/>
        <w:right w:val="none" w:sz="0" w:space="0" w:color="auto"/>
      </w:divBdr>
    </w:div>
    <w:div w:id="1927685062">
      <w:bodyDiv w:val="1"/>
      <w:marLeft w:val="0"/>
      <w:marRight w:val="0"/>
      <w:marTop w:val="0"/>
      <w:marBottom w:val="0"/>
      <w:divBdr>
        <w:top w:val="none" w:sz="0" w:space="0" w:color="auto"/>
        <w:left w:val="none" w:sz="0" w:space="0" w:color="auto"/>
        <w:bottom w:val="none" w:sz="0" w:space="0" w:color="auto"/>
        <w:right w:val="none" w:sz="0" w:space="0" w:color="auto"/>
      </w:divBdr>
    </w:div>
    <w:div w:id="1934774308">
      <w:bodyDiv w:val="1"/>
      <w:marLeft w:val="0"/>
      <w:marRight w:val="0"/>
      <w:marTop w:val="0"/>
      <w:marBottom w:val="0"/>
      <w:divBdr>
        <w:top w:val="none" w:sz="0" w:space="0" w:color="auto"/>
        <w:left w:val="none" w:sz="0" w:space="0" w:color="auto"/>
        <w:bottom w:val="none" w:sz="0" w:space="0" w:color="auto"/>
        <w:right w:val="none" w:sz="0" w:space="0" w:color="auto"/>
      </w:divBdr>
    </w:div>
    <w:div w:id="1935895834">
      <w:bodyDiv w:val="1"/>
      <w:marLeft w:val="0"/>
      <w:marRight w:val="0"/>
      <w:marTop w:val="0"/>
      <w:marBottom w:val="0"/>
      <w:divBdr>
        <w:top w:val="none" w:sz="0" w:space="0" w:color="auto"/>
        <w:left w:val="none" w:sz="0" w:space="0" w:color="auto"/>
        <w:bottom w:val="none" w:sz="0" w:space="0" w:color="auto"/>
        <w:right w:val="none" w:sz="0" w:space="0" w:color="auto"/>
      </w:divBdr>
    </w:div>
    <w:div w:id="1964656561">
      <w:bodyDiv w:val="1"/>
      <w:marLeft w:val="0"/>
      <w:marRight w:val="0"/>
      <w:marTop w:val="0"/>
      <w:marBottom w:val="0"/>
      <w:divBdr>
        <w:top w:val="none" w:sz="0" w:space="0" w:color="auto"/>
        <w:left w:val="none" w:sz="0" w:space="0" w:color="auto"/>
        <w:bottom w:val="none" w:sz="0" w:space="0" w:color="auto"/>
        <w:right w:val="none" w:sz="0" w:space="0" w:color="auto"/>
      </w:divBdr>
    </w:div>
    <w:div w:id="1972979043">
      <w:bodyDiv w:val="1"/>
      <w:marLeft w:val="0"/>
      <w:marRight w:val="0"/>
      <w:marTop w:val="0"/>
      <w:marBottom w:val="0"/>
      <w:divBdr>
        <w:top w:val="none" w:sz="0" w:space="0" w:color="auto"/>
        <w:left w:val="none" w:sz="0" w:space="0" w:color="auto"/>
        <w:bottom w:val="none" w:sz="0" w:space="0" w:color="auto"/>
        <w:right w:val="none" w:sz="0" w:space="0" w:color="auto"/>
      </w:divBdr>
    </w:div>
    <w:div w:id="1975407158">
      <w:bodyDiv w:val="1"/>
      <w:marLeft w:val="0"/>
      <w:marRight w:val="0"/>
      <w:marTop w:val="0"/>
      <w:marBottom w:val="0"/>
      <w:divBdr>
        <w:top w:val="none" w:sz="0" w:space="0" w:color="auto"/>
        <w:left w:val="none" w:sz="0" w:space="0" w:color="auto"/>
        <w:bottom w:val="none" w:sz="0" w:space="0" w:color="auto"/>
        <w:right w:val="none" w:sz="0" w:space="0" w:color="auto"/>
      </w:divBdr>
    </w:div>
    <w:div w:id="1975942968">
      <w:bodyDiv w:val="1"/>
      <w:marLeft w:val="0"/>
      <w:marRight w:val="0"/>
      <w:marTop w:val="0"/>
      <w:marBottom w:val="0"/>
      <w:divBdr>
        <w:top w:val="none" w:sz="0" w:space="0" w:color="auto"/>
        <w:left w:val="none" w:sz="0" w:space="0" w:color="auto"/>
        <w:bottom w:val="none" w:sz="0" w:space="0" w:color="auto"/>
        <w:right w:val="none" w:sz="0" w:space="0" w:color="auto"/>
      </w:divBdr>
    </w:div>
    <w:div w:id="1988626823">
      <w:bodyDiv w:val="1"/>
      <w:marLeft w:val="0"/>
      <w:marRight w:val="0"/>
      <w:marTop w:val="0"/>
      <w:marBottom w:val="0"/>
      <w:divBdr>
        <w:top w:val="none" w:sz="0" w:space="0" w:color="auto"/>
        <w:left w:val="none" w:sz="0" w:space="0" w:color="auto"/>
        <w:bottom w:val="none" w:sz="0" w:space="0" w:color="auto"/>
        <w:right w:val="none" w:sz="0" w:space="0" w:color="auto"/>
      </w:divBdr>
    </w:div>
    <w:div w:id="2001039141">
      <w:bodyDiv w:val="1"/>
      <w:marLeft w:val="0"/>
      <w:marRight w:val="0"/>
      <w:marTop w:val="0"/>
      <w:marBottom w:val="0"/>
      <w:divBdr>
        <w:top w:val="none" w:sz="0" w:space="0" w:color="auto"/>
        <w:left w:val="none" w:sz="0" w:space="0" w:color="auto"/>
        <w:bottom w:val="none" w:sz="0" w:space="0" w:color="auto"/>
        <w:right w:val="none" w:sz="0" w:space="0" w:color="auto"/>
      </w:divBdr>
    </w:div>
    <w:div w:id="2026708077">
      <w:bodyDiv w:val="1"/>
      <w:marLeft w:val="0"/>
      <w:marRight w:val="0"/>
      <w:marTop w:val="0"/>
      <w:marBottom w:val="0"/>
      <w:divBdr>
        <w:top w:val="none" w:sz="0" w:space="0" w:color="auto"/>
        <w:left w:val="none" w:sz="0" w:space="0" w:color="auto"/>
        <w:bottom w:val="none" w:sz="0" w:space="0" w:color="auto"/>
        <w:right w:val="none" w:sz="0" w:space="0" w:color="auto"/>
      </w:divBdr>
    </w:div>
    <w:div w:id="2034383003">
      <w:bodyDiv w:val="1"/>
      <w:marLeft w:val="0"/>
      <w:marRight w:val="0"/>
      <w:marTop w:val="0"/>
      <w:marBottom w:val="0"/>
      <w:divBdr>
        <w:top w:val="none" w:sz="0" w:space="0" w:color="auto"/>
        <w:left w:val="none" w:sz="0" w:space="0" w:color="auto"/>
        <w:bottom w:val="none" w:sz="0" w:space="0" w:color="auto"/>
        <w:right w:val="none" w:sz="0" w:space="0" w:color="auto"/>
      </w:divBdr>
    </w:div>
    <w:div w:id="2040427250">
      <w:bodyDiv w:val="1"/>
      <w:marLeft w:val="0"/>
      <w:marRight w:val="0"/>
      <w:marTop w:val="0"/>
      <w:marBottom w:val="0"/>
      <w:divBdr>
        <w:top w:val="none" w:sz="0" w:space="0" w:color="auto"/>
        <w:left w:val="none" w:sz="0" w:space="0" w:color="auto"/>
        <w:bottom w:val="none" w:sz="0" w:space="0" w:color="auto"/>
        <w:right w:val="none" w:sz="0" w:space="0" w:color="auto"/>
      </w:divBdr>
    </w:div>
    <w:div w:id="2042708293">
      <w:bodyDiv w:val="1"/>
      <w:marLeft w:val="0"/>
      <w:marRight w:val="0"/>
      <w:marTop w:val="0"/>
      <w:marBottom w:val="0"/>
      <w:divBdr>
        <w:top w:val="none" w:sz="0" w:space="0" w:color="auto"/>
        <w:left w:val="none" w:sz="0" w:space="0" w:color="auto"/>
        <w:bottom w:val="none" w:sz="0" w:space="0" w:color="auto"/>
        <w:right w:val="none" w:sz="0" w:space="0" w:color="auto"/>
      </w:divBdr>
    </w:div>
    <w:div w:id="2050493517">
      <w:bodyDiv w:val="1"/>
      <w:marLeft w:val="0"/>
      <w:marRight w:val="0"/>
      <w:marTop w:val="0"/>
      <w:marBottom w:val="0"/>
      <w:divBdr>
        <w:top w:val="none" w:sz="0" w:space="0" w:color="auto"/>
        <w:left w:val="none" w:sz="0" w:space="0" w:color="auto"/>
        <w:bottom w:val="none" w:sz="0" w:space="0" w:color="auto"/>
        <w:right w:val="none" w:sz="0" w:space="0" w:color="auto"/>
      </w:divBdr>
    </w:div>
    <w:div w:id="2050832516">
      <w:bodyDiv w:val="1"/>
      <w:marLeft w:val="0"/>
      <w:marRight w:val="0"/>
      <w:marTop w:val="0"/>
      <w:marBottom w:val="0"/>
      <w:divBdr>
        <w:top w:val="none" w:sz="0" w:space="0" w:color="auto"/>
        <w:left w:val="none" w:sz="0" w:space="0" w:color="auto"/>
        <w:bottom w:val="none" w:sz="0" w:space="0" w:color="auto"/>
        <w:right w:val="none" w:sz="0" w:space="0" w:color="auto"/>
      </w:divBdr>
    </w:div>
    <w:div w:id="2053339465">
      <w:bodyDiv w:val="1"/>
      <w:marLeft w:val="0"/>
      <w:marRight w:val="0"/>
      <w:marTop w:val="0"/>
      <w:marBottom w:val="0"/>
      <w:divBdr>
        <w:top w:val="none" w:sz="0" w:space="0" w:color="auto"/>
        <w:left w:val="none" w:sz="0" w:space="0" w:color="auto"/>
        <w:bottom w:val="none" w:sz="0" w:space="0" w:color="auto"/>
        <w:right w:val="none" w:sz="0" w:space="0" w:color="auto"/>
      </w:divBdr>
    </w:div>
    <w:div w:id="2056813821">
      <w:bodyDiv w:val="1"/>
      <w:marLeft w:val="0"/>
      <w:marRight w:val="0"/>
      <w:marTop w:val="0"/>
      <w:marBottom w:val="0"/>
      <w:divBdr>
        <w:top w:val="none" w:sz="0" w:space="0" w:color="auto"/>
        <w:left w:val="none" w:sz="0" w:space="0" w:color="auto"/>
        <w:bottom w:val="none" w:sz="0" w:space="0" w:color="auto"/>
        <w:right w:val="none" w:sz="0" w:space="0" w:color="auto"/>
      </w:divBdr>
    </w:div>
    <w:div w:id="2056814090">
      <w:bodyDiv w:val="1"/>
      <w:marLeft w:val="0"/>
      <w:marRight w:val="0"/>
      <w:marTop w:val="0"/>
      <w:marBottom w:val="0"/>
      <w:divBdr>
        <w:top w:val="none" w:sz="0" w:space="0" w:color="auto"/>
        <w:left w:val="none" w:sz="0" w:space="0" w:color="auto"/>
        <w:bottom w:val="none" w:sz="0" w:space="0" w:color="auto"/>
        <w:right w:val="none" w:sz="0" w:space="0" w:color="auto"/>
      </w:divBdr>
    </w:div>
    <w:div w:id="2063822036">
      <w:bodyDiv w:val="1"/>
      <w:marLeft w:val="0"/>
      <w:marRight w:val="0"/>
      <w:marTop w:val="0"/>
      <w:marBottom w:val="0"/>
      <w:divBdr>
        <w:top w:val="none" w:sz="0" w:space="0" w:color="auto"/>
        <w:left w:val="none" w:sz="0" w:space="0" w:color="auto"/>
        <w:bottom w:val="none" w:sz="0" w:space="0" w:color="auto"/>
        <w:right w:val="none" w:sz="0" w:space="0" w:color="auto"/>
      </w:divBdr>
    </w:div>
    <w:div w:id="2067022917">
      <w:bodyDiv w:val="1"/>
      <w:marLeft w:val="0"/>
      <w:marRight w:val="0"/>
      <w:marTop w:val="0"/>
      <w:marBottom w:val="0"/>
      <w:divBdr>
        <w:top w:val="none" w:sz="0" w:space="0" w:color="auto"/>
        <w:left w:val="none" w:sz="0" w:space="0" w:color="auto"/>
        <w:bottom w:val="none" w:sz="0" w:space="0" w:color="auto"/>
        <w:right w:val="none" w:sz="0" w:space="0" w:color="auto"/>
      </w:divBdr>
    </w:div>
    <w:div w:id="2079668947">
      <w:bodyDiv w:val="1"/>
      <w:marLeft w:val="0"/>
      <w:marRight w:val="0"/>
      <w:marTop w:val="0"/>
      <w:marBottom w:val="0"/>
      <w:divBdr>
        <w:top w:val="none" w:sz="0" w:space="0" w:color="auto"/>
        <w:left w:val="none" w:sz="0" w:space="0" w:color="auto"/>
        <w:bottom w:val="none" w:sz="0" w:space="0" w:color="auto"/>
        <w:right w:val="none" w:sz="0" w:space="0" w:color="auto"/>
      </w:divBdr>
    </w:div>
    <w:div w:id="2095390381">
      <w:bodyDiv w:val="1"/>
      <w:marLeft w:val="0"/>
      <w:marRight w:val="0"/>
      <w:marTop w:val="0"/>
      <w:marBottom w:val="0"/>
      <w:divBdr>
        <w:top w:val="none" w:sz="0" w:space="0" w:color="auto"/>
        <w:left w:val="none" w:sz="0" w:space="0" w:color="auto"/>
        <w:bottom w:val="none" w:sz="0" w:space="0" w:color="auto"/>
        <w:right w:val="none" w:sz="0" w:space="0" w:color="auto"/>
      </w:divBdr>
    </w:div>
    <w:div w:id="2096129974">
      <w:bodyDiv w:val="1"/>
      <w:marLeft w:val="0"/>
      <w:marRight w:val="0"/>
      <w:marTop w:val="0"/>
      <w:marBottom w:val="0"/>
      <w:divBdr>
        <w:top w:val="none" w:sz="0" w:space="0" w:color="auto"/>
        <w:left w:val="none" w:sz="0" w:space="0" w:color="auto"/>
        <w:bottom w:val="none" w:sz="0" w:space="0" w:color="auto"/>
        <w:right w:val="none" w:sz="0" w:space="0" w:color="auto"/>
      </w:divBdr>
    </w:div>
    <w:div w:id="2099132966">
      <w:bodyDiv w:val="1"/>
      <w:marLeft w:val="0"/>
      <w:marRight w:val="0"/>
      <w:marTop w:val="0"/>
      <w:marBottom w:val="0"/>
      <w:divBdr>
        <w:top w:val="none" w:sz="0" w:space="0" w:color="auto"/>
        <w:left w:val="none" w:sz="0" w:space="0" w:color="auto"/>
        <w:bottom w:val="none" w:sz="0" w:space="0" w:color="auto"/>
        <w:right w:val="none" w:sz="0" w:space="0" w:color="auto"/>
      </w:divBdr>
    </w:div>
    <w:div w:id="2106487887">
      <w:bodyDiv w:val="1"/>
      <w:marLeft w:val="0"/>
      <w:marRight w:val="0"/>
      <w:marTop w:val="0"/>
      <w:marBottom w:val="0"/>
      <w:divBdr>
        <w:top w:val="none" w:sz="0" w:space="0" w:color="auto"/>
        <w:left w:val="none" w:sz="0" w:space="0" w:color="auto"/>
        <w:bottom w:val="none" w:sz="0" w:space="0" w:color="auto"/>
        <w:right w:val="none" w:sz="0" w:space="0" w:color="auto"/>
      </w:divBdr>
      <w:divsChild>
        <w:div w:id="1129739432">
          <w:marLeft w:val="0"/>
          <w:marRight w:val="0"/>
          <w:marTop w:val="0"/>
          <w:marBottom w:val="0"/>
          <w:divBdr>
            <w:top w:val="none" w:sz="0" w:space="0" w:color="auto"/>
            <w:left w:val="none" w:sz="0" w:space="0" w:color="auto"/>
            <w:bottom w:val="none" w:sz="0" w:space="0" w:color="auto"/>
            <w:right w:val="none" w:sz="0" w:space="0" w:color="auto"/>
          </w:divBdr>
        </w:div>
      </w:divsChild>
    </w:div>
    <w:div w:id="2119788791">
      <w:bodyDiv w:val="1"/>
      <w:marLeft w:val="0"/>
      <w:marRight w:val="0"/>
      <w:marTop w:val="0"/>
      <w:marBottom w:val="0"/>
      <w:divBdr>
        <w:top w:val="none" w:sz="0" w:space="0" w:color="auto"/>
        <w:left w:val="none" w:sz="0" w:space="0" w:color="auto"/>
        <w:bottom w:val="none" w:sz="0" w:space="0" w:color="auto"/>
        <w:right w:val="none" w:sz="0" w:space="0" w:color="auto"/>
      </w:divBdr>
      <w:divsChild>
        <w:div w:id="1380783200">
          <w:marLeft w:val="0"/>
          <w:marRight w:val="0"/>
          <w:marTop w:val="0"/>
          <w:marBottom w:val="0"/>
          <w:divBdr>
            <w:top w:val="none" w:sz="0" w:space="0" w:color="auto"/>
            <w:left w:val="none" w:sz="0" w:space="0" w:color="auto"/>
            <w:bottom w:val="none" w:sz="0" w:space="0" w:color="auto"/>
            <w:right w:val="none" w:sz="0" w:space="0" w:color="auto"/>
          </w:divBdr>
        </w:div>
        <w:div w:id="772017576">
          <w:marLeft w:val="0"/>
          <w:marRight w:val="0"/>
          <w:marTop w:val="0"/>
          <w:marBottom w:val="0"/>
          <w:divBdr>
            <w:top w:val="none" w:sz="0" w:space="0" w:color="auto"/>
            <w:left w:val="none" w:sz="0" w:space="0" w:color="auto"/>
            <w:bottom w:val="none" w:sz="0" w:space="0" w:color="auto"/>
            <w:right w:val="none" w:sz="0" w:space="0" w:color="auto"/>
          </w:divBdr>
        </w:div>
        <w:div w:id="2120178690">
          <w:marLeft w:val="0"/>
          <w:marRight w:val="0"/>
          <w:marTop w:val="0"/>
          <w:marBottom w:val="0"/>
          <w:divBdr>
            <w:top w:val="none" w:sz="0" w:space="0" w:color="auto"/>
            <w:left w:val="none" w:sz="0" w:space="0" w:color="auto"/>
            <w:bottom w:val="none" w:sz="0" w:space="0" w:color="auto"/>
            <w:right w:val="none" w:sz="0" w:space="0" w:color="auto"/>
          </w:divBdr>
        </w:div>
        <w:div w:id="1337417067">
          <w:marLeft w:val="0"/>
          <w:marRight w:val="0"/>
          <w:marTop w:val="0"/>
          <w:marBottom w:val="0"/>
          <w:divBdr>
            <w:top w:val="none" w:sz="0" w:space="0" w:color="auto"/>
            <w:left w:val="none" w:sz="0" w:space="0" w:color="auto"/>
            <w:bottom w:val="none" w:sz="0" w:space="0" w:color="auto"/>
            <w:right w:val="none" w:sz="0" w:space="0" w:color="auto"/>
          </w:divBdr>
        </w:div>
        <w:div w:id="1877811624">
          <w:marLeft w:val="0"/>
          <w:marRight w:val="0"/>
          <w:marTop w:val="0"/>
          <w:marBottom w:val="0"/>
          <w:divBdr>
            <w:top w:val="none" w:sz="0" w:space="0" w:color="auto"/>
            <w:left w:val="none" w:sz="0" w:space="0" w:color="auto"/>
            <w:bottom w:val="none" w:sz="0" w:space="0" w:color="auto"/>
            <w:right w:val="none" w:sz="0" w:space="0" w:color="auto"/>
          </w:divBdr>
        </w:div>
        <w:div w:id="1117211343">
          <w:marLeft w:val="0"/>
          <w:marRight w:val="0"/>
          <w:marTop w:val="0"/>
          <w:marBottom w:val="0"/>
          <w:divBdr>
            <w:top w:val="none" w:sz="0" w:space="0" w:color="auto"/>
            <w:left w:val="none" w:sz="0" w:space="0" w:color="auto"/>
            <w:bottom w:val="none" w:sz="0" w:space="0" w:color="auto"/>
            <w:right w:val="none" w:sz="0" w:space="0" w:color="auto"/>
          </w:divBdr>
        </w:div>
        <w:div w:id="267810738">
          <w:marLeft w:val="0"/>
          <w:marRight w:val="0"/>
          <w:marTop w:val="0"/>
          <w:marBottom w:val="0"/>
          <w:divBdr>
            <w:top w:val="none" w:sz="0" w:space="0" w:color="auto"/>
            <w:left w:val="none" w:sz="0" w:space="0" w:color="auto"/>
            <w:bottom w:val="none" w:sz="0" w:space="0" w:color="auto"/>
            <w:right w:val="none" w:sz="0" w:space="0" w:color="auto"/>
          </w:divBdr>
        </w:div>
        <w:div w:id="88624138">
          <w:marLeft w:val="0"/>
          <w:marRight w:val="0"/>
          <w:marTop w:val="0"/>
          <w:marBottom w:val="0"/>
          <w:divBdr>
            <w:top w:val="none" w:sz="0" w:space="0" w:color="auto"/>
            <w:left w:val="none" w:sz="0" w:space="0" w:color="auto"/>
            <w:bottom w:val="none" w:sz="0" w:space="0" w:color="auto"/>
            <w:right w:val="none" w:sz="0" w:space="0" w:color="auto"/>
          </w:divBdr>
        </w:div>
        <w:div w:id="693463068">
          <w:marLeft w:val="0"/>
          <w:marRight w:val="0"/>
          <w:marTop w:val="0"/>
          <w:marBottom w:val="0"/>
          <w:divBdr>
            <w:top w:val="none" w:sz="0" w:space="0" w:color="auto"/>
            <w:left w:val="none" w:sz="0" w:space="0" w:color="auto"/>
            <w:bottom w:val="none" w:sz="0" w:space="0" w:color="auto"/>
            <w:right w:val="none" w:sz="0" w:space="0" w:color="auto"/>
          </w:divBdr>
        </w:div>
        <w:div w:id="515114327">
          <w:marLeft w:val="0"/>
          <w:marRight w:val="0"/>
          <w:marTop w:val="0"/>
          <w:marBottom w:val="0"/>
          <w:divBdr>
            <w:top w:val="none" w:sz="0" w:space="0" w:color="auto"/>
            <w:left w:val="none" w:sz="0" w:space="0" w:color="auto"/>
            <w:bottom w:val="none" w:sz="0" w:space="0" w:color="auto"/>
            <w:right w:val="none" w:sz="0" w:space="0" w:color="auto"/>
          </w:divBdr>
        </w:div>
        <w:div w:id="1978367135">
          <w:marLeft w:val="0"/>
          <w:marRight w:val="0"/>
          <w:marTop w:val="0"/>
          <w:marBottom w:val="0"/>
          <w:divBdr>
            <w:top w:val="none" w:sz="0" w:space="0" w:color="auto"/>
            <w:left w:val="none" w:sz="0" w:space="0" w:color="auto"/>
            <w:bottom w:val="none" w:sz="0" w:space="0" w:color="auto"/>
            <w:right w:val="none" w:sz="0" w:space="0" w:color="auto"/>
          </w:divBdr>
        </w:div>
        <w:div w:id="390814210">
          <w:marLeft w:val="0"/>
          <w:marRight w:val="0"/>
          <w:marTop w:val="0"/>
          <w:marBottom w:val="0"/>
          <w:divBdr>
            <w:top w:val="none" w:sz="0" w:space="0" w:color="auto"/>
            <w:left w:val="none" w:sz="0" w:space="0" w:color="auto"/>
            <w:bottom w:val="none" w:sz="0" w:space="0" w:color="auto"/>
            <w:right w:val="none" w:sz="0" w:space="0" w:color="auto"/>
          </w:divBdr>
        </w:div>
        <w:div w:id="361444504">
          <w:marLeft w:val="0"/>
          <w:marRight w:val="0"/>
          <w:marTop w:val="0"/>
          <w:marBottom w:val="0"/>
          <w:divBdr>
            <w:top w:val="none" w:sz="0" w:space="0" w:color="auto"/>
            <w:left w:val="none" w:sz="0" w:space="0" w:color="auto"/>
            <w:bottom w:val="none" w:sz="0" w:space="0" w:color="auto"/>
            <w:right w:val="none" w:sz="0" w:space="0" w:color="auto"/>
          </w:divBdr>
        </w:div>
        <w:div w:id="1400903723">
          <w:marLeft w:val="0"/>
          <w:marRight w:val="0"/>
          <w:marTop w:val="0"/>
          <w:marBottom w:val="0"/>
          <w:divBdr>
            <w:top w:val="none" w:sz="0" w:space="0" w:color="auto"/>
            <w:left w:val="none" w:sz="0" w:space="0" w:color="auto"/>
            <w:bottom w:val="none" w:sz="0" w:space="0" w:color="auto"/>
            <w:right w:val="none" w:sz="0" w:space="0" w:color="auto"/>
          </w:divBdr>
        </w:div>
        <w:div w:id="1158109023">
          <w:marLeft w:val="0"/>
          <w:marRight w:val="0"/>
          <w:marTop w:val="0"/>
          <w:marBottom w:val="0"/>
          <w:divBdr>
            <w:top w:val="none" w:sz="0" w:space="0" w:color="auto"/>
            <w:left w:val="none" w:sz="0" w:space="0" w:color="auto"/>
            <w:bottom w:val="none" w:sz="0" w:space="0" w:color="auto"/>
            <w:right w:val="none" w:sz="0" w:space="0" w:color="auto"/>
          </w:divBdr>
        </w:div>
        <w:div w:id="1946187249">
          <w:marLeft w:val="0"/>
          <w:marRight w:val="0"/>
          <w:marTop w:val="0"/>
          <w:marBottom w:val="0"/>
          <w:divBdr>
            <w:top w:val="none" w:sz="0" w:space="0" w:color="auto"/>
            <w:left w:val="none" w:sz="0" w:space="0" w:color="auto"/>
            <w:bottom w:val="none" w:sz="0" w:space="0" w:color="auto"/>
            <w:right w:val="none" w:sz="0" w:space="0" w:color="auto"/>
          </w:divBdr>
        </w:div>
        <w:div w:id="1353796052">
          <w:marLeft w:val="0"/>
          <w:marRight w:val="0"/>
          <w:marTop w:val="0"/>
          <w:marBottom w:val="0"/>
          <w:divBdr>
            <w:top w:val="none" w:sz="0" w:space="0" w:color="auto"/>
            <w:left w:val="none" w:sz="0" w:space="0" w:color="auto"/>
            <w:bottom w:val="none" w:sz="0" w:space="0" w:color="auto"/>
            <w:right w:val="none" w:sz="0" w:space="0" w:color="auto"/>
          </w:divBdr>
        </w:div>
        <w:div w:id="1955287078">
          <w:marLeft w:val="0"/>
          <w:marRight w:val="0"/>
          <w:marTop w:val="0"/>
          <w:marBottom w:val="0"/>
          <w:divBdr>
            <w:top w:val="none" w:sz="0" w:space="0" w:color="auto"/>
            <w:left w:val="none" w:sz="0" w:space="0" w:color="auto"/>
            <w:bottom w:val="none" w:sz="0" w:space="0" w:color="auto"/>
            <w:right w:val="none" w:sz="0" w:space="0" w:color="auto"/>
          </w:divBdr>
        </w:div>
        <w:div w:id="1472791812">
          <w:marLeft w:val="0"/>
          <w:marRight w:val="0"/>
          <w:marTop w:val="0"/>
          <w:marBottom w:val="0"/>
          <w:divBdr>
            <w:top w:val="none" w:sz="0" w:space="0" w:color="auto"/>
            <w:left w:val="none" w:sz="0" w:space="0" w:color="auto"/>
            <w:bottom w:val="none" w:sz="0" w:space="0" w:color="auto"/>
            <w:right w:val="none" w:sz="0" w:space="0" w:color="auto"/>
          </w:divBdr>
        </w:div>
        <w:div w:id="2109544631">
          <w:marLeft w:val="0"/>
          <w:marRight w:val="0"/>
          <w:marTop w:val="0"/>
          <w:marBottom w:val="0"/>
          <w:divBdr>
            <w:top w:val="none" w:sz="0" w:space="0" w:color="auto"/>
            <w:left w:val="none" w:sz="0" w:space="0" w:color="auto"/>
            <w:bottom w:val="none" w:sz="0" w:space="0" w:color="auto"/>
            <w:right w:val="none" w:sz="0" w:space="0" w:color="auto"/>
          </w:divBdr>
        </w:div>
        <w:div w:id="854802201">
          <w:marLeft w:val="0"/>
          <w:marRight w:val="0"/>
          <w:marTop w:val="0"/>
          <w:marBottom w:val="0"/>
          <w:divBdr>
            <w:top w:val="none" w:sz="0" w:space="0" w:color="auto"/>
            <w:left w:val="none" w:sz="0" w:space="0" w:color="auto"/>
            <w:bottom w:val="none" w:sz="0" w:space="0" w:color="auto"/>
            <w:right w:val="none" w:sz="0" w:space="0" w:color="auto"/>
          </w:divBdr>
        </w:div>
        <w:div w:id="918950471">
          <w:marLeft w:val="0"/>
          <w:marRight w:val="0"/>
          <w:marTop w:val="0"/>
          <w:marBottom w:val="0"/>
          <w:divBdr>
            <w:top w:val="none" w:sz="0" w:space="0" w:color="auto"/>
            <w:left w:val="none" w:sz="0" w:space="0" w:color="auto"/>
            <w:bottom w:val="none" w:sz="0" w:space="0" w:color="auto"/>
            <w:right w:val="none" w:sz="0" w:space="0" w:color="auto"/>
          </w:divBdr>
        </w:div>
        <w:div w:id="1058169322">
          <w:marLeft w:val="0"/>
          <w:marRight w:val="0"/>
          <w:marTop w:val="0"/>
          <w:marBottom w:val="0"/>
          <w:divBdr>
            <w:top w:val="none" w:sz="0" w:space="0" w:color="auto"/>
            <w:left w:val="none" w:sz="0" w:space="0" w:color="auto"/>
            <w:bottom w:val="none" w:sz="0" w:space="0" w:color="auto"/>
            <w:right w:val="none" w:sz="0" w:space="0" w:color="auto"/>
          </w:divBdr>
        </w:div>
        <w:div w:id="1655720444">
          <w:marLeft w:val="0"/>
          <w:marRight w:val="0"/>
          <w:marTop w:val="0"/>
          <w:marBottom w:val="0"/>
          <w:divBdr>
            <w:top w:val="none" w:sz="0" w:space="0" w:color="auto"/>
            <w:left w:val="none" w:sz="0" w:space="0" w:color="auto"/>
            <w:bottom w:val="none" w:sz="0" w:space="0" w:color="auto"/>
            <w:right w:val="none" w:sz="0" w:space="0" w:color="auto"/>
          </w:divBdr>
        </w:div>
        <w:div w:id="1720397447">
          <w:marLeft w:val="0"/>
          <w:marRight w:val="0"/>
          <w:marTop w:val="0"/>
          <w:marBottom w:val="0"/>
          <w:divBdr>
            <w:top w:val="none" w:sz="0" w:space="0" w:color="auto"/>
            <w:left w:val="none" w:sz="0" w:space="0" w:color="auto"/>
            <w:bottom w:val="none" w:sz="0" w:space="0" w:color="auto"/>
            <w:right w:val="none" w:sz="0" w:space="0" w:color="auto"/>
          </w:divBdr>
        </w:div>
        <w:div w:id="2034185210">
          <w:marLeft w:val="0"/>
          <w:marRight w:val="0"/>
          <w:marTop w:val="0"/>
          <w:marBottom w:val="0"/>
          <w:divBdr>
            <w:top w:val="none" w:sz="0" w:space="0" w:color="auto"/>
            <w:left w:val="none" w:sz="0" w:space="0" w:color="auto"/>
            <w:bottom w:val="none" w:sz="0" w:space="0" w:color="auto"/>
            <w:right w:val="none" w:sz="0" w:space="0" w:color="auto"/>
          </w:divBdr>
        </w:div>
        <w:div w:id="91631191">
          <w:marLeft w:val="0"/>
          <w:marRight w:val="0"/>
          <w:marTop w:val="0"/>
          <w:marBottom w:val="0"/>
          <w:divBdr>
            <w:top w:val="none" w:sz="0" w:space="0" w:color="auto"/>
            <w:left w:val="none" w:sz="0" w:space="0" w:color="auto"/>
            <w:bottom w:val="none" w:sz="0" w:space="0" w:color="auto"/>
            <w:right w:val="none" w:sz="0" w:space="0" w:color="auto"/>
          </w:divBdr>
        </w:div>
        <w:div w:id="1655912231">
          <w:marLeft w:val="0"/>
          <w:marRight w:val="0"/>
          <w:marTop w:val="0"/>
          <w:marBottom w:val="0"/>
          <w:divBdr>
            <w:top w:val="none" w:sz="0" w:space="0" w:color="auto"/>
            <w:left w:val="none" w:sz="0" w:space="0" w:color="auto"/>
            <w:bottom w:val="none" w:sz="0" w:space="0" w:color="auto"/>
            <w:right w:val="none" w:sz="0" w:space="0" w:color="auto"/>
          </w:divBdr>
        </w:div>
      </w:divsChild>
    </w:div>
    <w:div w:id="2129155196">
      <w:bodyDiv w:val="1"/>
      <w:marLeft w:val="0"/>
      <w:marRight w:val="0"/>
      <w:marTop w:val="0"/>
      <w:marBottom w:val="0"/>
      <w:divBdr>
        <w:top w:val="none" w:sz="0" w:space="0" w:color="auto"/>
        <w:left w:val="none" w:sz="0" w:space="0" w:color="auto"/>
        <w:bottom w:val="none" w:sz="0" w:space="0" w:color="auto"/>
        <w:right w:val="none" w:sz="0" w:space="0" w:color="auto"/>
      </w:divBdr>
    </w:div>
    <w:div w:id="2134056324">
      <w:bodyDiv w:val="1"/>
      <w:marLeft w:val="0"/>
      <w:marRight w:val="0"/>
      <w:marTop w:val="0"/>
      <w:marBottom w:val="0"/>
      <w:divBdr>
        <w:top w:val="none" w:sz="0" w:space="0" w:color="auto"/>
        <w:left w:val="none" w:sz="0" w:space="0" w:color="auto"/>
        <w:bottom w:val="none" w:sz="0" w:space="0" w:color="auto"/>
        <w:right w:val="none" w:sz="0" w:space="0" w:color="auto"/>
      </w:divBdr>
    </w:div>
    <w:div w:id="2137872214">
      <w:bodyDiv w:val="1"/>
      <w:marLeft w:val="0"/>
      <w:marRight w:val="0"/>
      <w:marTop w:val="0"/>
      <w:marBottom w:val="0"/>
      <w:divBdr>
        <w:top w:val="none" w:sz="0" w:space="0" w:color="auto"/>
        <w:left w:val="none" w:sz="0" w:space="0" w:color="auto"/>
        <w:bottom w:val="none" w:sz="0" w:space="0" w:color="auto"/>
        <w:right w:val="none" w:sz="0" w:space="0" w:color="auto"/>
      </w:divBdr>
      <w:divsChild>
        <w:div w:id="1049186096">
          <w:marLeft w:val="0"/>
          <w:marRight w:val="0"/>
          <w:marTop w:val="0"/>
          <w:marBottom w:val="0"/>
          <w:divBdr>
            <w:top w:val="none" w:sz="0" w:space="0" w:color="auto"/>
            <w:left w:val="none" w:sz="0" w:space="0" w:color="auto"/>
            <w:bottom w:val="none" w:sz="0" w:space="0" w:color="auto"/>
            <w:right w:val="none" w:sz="0" w:space="0" w:color="auto"/>
          </w:divBdr>
        </w:div>
      </w:divsChild>
    </w:div>
    <w:div w:id="2138642274">
      <w:bodyDiv w:val="1"/>
      <w:marLeft w:val="0"/>
      <w:marRight w:val="0"/>
      <w:marTop w:val="0"/>
      <w:marBottom w:val="0"/>
      <w:divBdr>
        <w:top w:val="none" w:sz="0" w:space="0" w:color="auto"/>
        <w:left w:val="none" w:sz="0" w:space="0" w:color="auto"/>
        <w:bottom w:val="none" w:sz="0" w:space="0" w:color="auto"/>
        <w:right w:val="none" w:sz="0" w:space="0" w:color="auto"/>
      </w:divBdr>
    </w:div>
    <w:div w:id="2138911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png"/><Relationship Id="rId21" Type="http://schemas.openxmlformats.org/officeDocument/2006/relationships/image" Target="media/image7.png"/><Relationship Id="rId42" Type="http://schemas.openxmlformats.org/officeDocument/2006/relationships/hyperlink" Target="https://help.sap.com/doc/abapdocu_latest_index_htm/latest/en-US/abendatabase_access_recomm.htm" TargetMode="External"/><Relationship Id="rId63" Type="http://schemas.openxmlformats.org/officeDocument/2006/relationships/image" Target="media/image24.png"/><Relationship Id="rId84" Type="http://schemas.openxmlformats.org/officeDocument/2006/relationships/image" Target="media/image37.png"/><Relationship Id="rId138" Type="http://schemas.openxmlformats.org/officeDocument/2006/relationships/image" Target="media/image67.png"/><Relationship Id="rId107" Type="http://schemas.openxmlformats.org/officeDocument/2006/relationships/hyperlink" Target="https://blogs.sap.com/2017/09/11/dynamic-programming-in-abap-part-2-introduction-to-data-reference/" TargetMode="External"/><Relationship Id="rId11" Type="http://schemas.openxmlformats.org/officeDocument/2006/relationships/hyperlink" Target="https://sapyard.com/abap-on-sap-hana-part-ii/" TargetMode="External"/><Relationship Id="rId32" Type="http://schemas.openxmlformats.org/officeDocument/2006/relationships/hyperlink" Target="http://help.sap.com/abapdocu_731/en/abenstring_templates.htm" TargetMode="External"/><Relationship Id="rId53" Type="http://schemas.openxmlformats.org/officeDocument/2006/relationships/image" Target="media/image16.png"/><Relationship Id="rId74" Type="http://schemas.openxmlformats.org/officeDocument/2006/relationships/image" Target="media/image29.png"/><Relationship Id="rId128" Type="http://schemas.openxmlformats.org/officeDocument/2006/relationships/image" Target="media/image58.jpeg"/><Relationship Id="rId149" Type="http://schemas.openxmlformats.org/officeDocument/2006/relationships/image" Target="media/image76.png"/><Relationship Id="rId5" Type="http://schemas.openxmlformats.org/officeDocument/2006/relationships/webSettings" Target="webSettings.xml"/><Relationship Id="rId95" Type="http://schemas.openxmlformats.org/officeDocument/2006/relationships/image" Target="media/image39.png"/><Relationship Id="rId22" Type="http://schemas.openxmlformats.org/officeDocument/2006/relationships/image" Target="media/image8.png"/><Relationship Id="rId27" Type="http://schemas.openxmlformats.org/officeDocument/2006/relationships/hyperlink" Target="http://zevolving.com/2014/09/abap-740-value-operator-create-itab-entries/" TargetMode="External"/><Relationship Id="rId43" Type="http://schemas.openxmlformats.org/officeDocument/2006/relationships/hyperlink" Target="https://help.sap.com/doc/abapdocu_latest_index_htm/latest/en-US/abenelementary_data_type_glosry.htm" TargetMode="External"/><Relationship Id="rId48" Type="http://schemas.openxmlformats.org/officeDocument/2006/relationships/image" Target="media/image11.png"/><Relationship Id="rId64" Type="http://schemas.openxmlformats.org/officeDocument/2006/relationships/hyperlink" Target="https://stackoverflow.com/questions/59050568/input-parameter-filtering-with-empty-value" TargetMode="External"/><Relationship Id="rId69" Type="http://schemas.openxmlformats.org/officeDocument/2006/relationships/hyperlink" Target="https://blogs.sap.com/2015/03/30/handling-of-select-options-parameters-within-amdp/" TargetMode="External"/><Relationship Id="rId113" Type="http://schemas.openxmlformats.org/officeDocument/2006/relationships/image" Target="media/image47.png"/><Relationship Id="rId118" Type="http://schemas.openxmlformats.org/officeDocument/2006/relationships/image" Target="media/image49.png"/><Relationship Id="rId134" Type="http://schemas.openxmlformats.org/officeDocument/2006/relationships/image" Target="media/image63.png"/><Relationship Id="rId139" Type="http://schemas.openxmlformats.org/officeDocument/2006/relationships/image" Target="media/image68.png"/><Relationship Id="rId80" Type="http://schemas.openxmlformats.org/officeDocument/2006/relationships/image" Target="media/image35.png"/><Relationship Id="rId85" Type="http://schemas.openxmlformats.org/officeDocument/2006/relationships/image" Target="media/image38.jpeg"/><Relationship Id="rId150" Type="http://schemas.openxmlformats.org/officeDocument/2006/relationships/image" Target="media/image77.png"/><Relationship Id="rId155" Type="http://schemas.openxmlformats.org/officeDocument/2006/relationships/theme" Target="theme/theme1.xml"/><Relationship Id="rId12" Type="http://schemas.openxmlformats.org/officeDocument/2006/relationships/image" Target="media/image1.png"/><Relationship Id="rId17" Type="http://schemas.openxmlformats.org/officeDocument/2006/relationships/hyperlink" Target="https://www.tutorialspoint.com/sap_abap/index.htm" TargetMode="External"/><Relationship Id="rId33" Type="http://schemas.openxmlformats.org/officeDocument/2006/relationships/hyperlink" Target="http://help.sap.com/abapdocu_731/en/abenstring_templates_expressions.htm" TargetMode="External"/><Relationship Id="rId38" Type="http://schemas.openxmlformats.org/officeDocument/2006/relationships/hyperlink" Target="https://ru.wikipedia.org/wiki/%D0%A5%D1%80%D0%B0%D0%BD%D0%B8%D0%BC%D0%B0%D1%8F_%D0%BF%D1%80%D0%BE%D1%86%D0%B5%D0%B4%D1%83%D1%80%D0%B0" TargetMode="External"/><Relationship Id="rId59" Type="http://schemas.openxmlformats.org/officeDocument/2006/relationships/image" Target="media/image22.png"/><Relationship Id="rId103" Type="http://schemas.openxmlformats.org/officeDocument/2006/relationships/hyperlink" Target="https://blogs.sap.com/2018/07/16/sap-list-viewer-with-integrated-data-access-alv-with-ida/" TargetMode="External"/><Relationship Id="rId108" Type="http://schemas.openxmlformats.org/officeDocument/2006/relationships/hyperlink" Target="https://blogs.sap.com/2017/09/29/dynamic-programming-in-abap-part-3-an-example-abap-rtts/" TargetMode="External"/><Relationship Id="rId124" Type="http://schemas.openxmlformats.org/officeDocument/2006/relationships/image" Target="media/image55.png"/><Relationship Id="rId129" Type="http://schemas.openxmlformats.org/officeDocument/2006/relationships/hyperlink" Target="https://blogs.sap.com/2015/02/24/using-abap-with-process-chain-decision-processes/" TargetMode="External"/><Relationship Id="rId54" Type="http://schemas.openxmlformats.org/officeDocument/2006/relationships/image" Target="media/image17.png"/><Relationship Id="rId70" Type="http://schemas.openxmlformats.org/officeDocument/2006/relationships/hyperlink" Target="https://blogs.sap.com/2015/10/21/abap-news-for-release-750-cds-table-functions-implemented-by-amdp/" TargetMode="External"/><Relationship Id="rId75" Type="http://schemas.openxmlformats.org/officeDocument/2006/relationships/image" Target="media/image30.png"/><Relationship Id="rId91" Type="http://schemas.openxmlformats.org/officeDocument/2006/relationships/hyperlink" Target="http://www.sapnet.ru/abap_docu/ABAPEXEC.htm" TargetMode="External"/><Relationship Id="rId96" Type="http://schemas.openxmlformats.org/officeDocument/2006/relationships/image" Target="media/image40.png"/><Relationship Id="rId140" Type="http://schemas.openxmlformats.org/officeDocument/2006/relationships/image" Target="media/image69.png"/><Relationship Id="rId145"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razumsap.blogspot.com/2014/10/blog-post.html" TargetMode="External"/><Relationship Id="rId28" Type="http://schemas.openxmlformats.org/officeDocument/2006/relationships/hyperlink" Target="http://zevolving.com/2014/09/abap-740-new-operator-create-itab-entries/" TargetMode="External"/><Relationship Id="rId49" Type="http://schemas.openxmlformats.org/officeDocument/2006/relationships/image" Target="media/image12.png"/><Relationship Id="rId114" Type="http://schemas.openxmlformats.org/officeDocument/2006/relationships/hyperlink" Target="https://runyoncanyon-losangeles.com/blog/what-is-conversion-routine-alpha/" TargetMode="External"/><Relationship Id="rId119" Type="http://schemas.openxmlformats.org/officeDocument/2006/relationships/image" Target="media/image50.png"/><Relationship Id="rId44" Type="http://schemas.openxmlformats.org/officeDocument/2006/relationships/hyperlink" Target="https://setevalapinsap.com/2021/11/abap-managed-database-procedures-with-select-options-sap" TargetMode="External"/><Relationship Id="rId60" Type="http://schemas.openxmlformats.org/officeDocument/2006/relationships/image" Target="media/image23.png"/><Relationship Id="rId65" Type="http://schemas.openxmlformats.org/officeDocument/2006/relationships/hyperlink" Target="https://www.kodyaz.com/sap-abap/amdp-procedure-method-output-parameter-type-must-be-structured.aspx" TargetMode="External"/><Relationship Id="rId81" Type="http://schemas.openxmlformats.org/officeDocument/2006/relationships/hyperlink" Target="https://www.meltingpointathens.com/what-can-i-use-instead-of-all-entries-in-sap-abap/" TargetMode="External"/><Relationship Id="rId86" Type="http://schemas.openxmlformats.org/officeDocument/2006/relationships/hyperlink" Target="https://help.sap.com/doc/abapdocu_751_index_htm/7.51/en-US/abenddic_database_tables_gtt.htm" TargetMode="External"/><Relationship Id="rId130" Type="http://schemas.openxmlformats.org/officeDocument/2006/relationships/image" Target="media/image59.png"/><Relationship Id="rId135" Type="http://schemas.openxmlformats.org/officeDocument/2006/relationships/image" Target="media/image64.png"/><Relationship Id="rId151" Type="http://schemas.openxmlformats.org/officeDocument/2006/relationships/hyperlink" Target="https://blogs.sap.com/2019/12/20/cds-based-data-extraction-part-iii-miscellaneous/" TargetMode="Externa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hyperlink" Target="http://help.sap.com/abapdocu_750/en/abenamdp_function_methods.htm" TargetMode="External"/><Relationship Id="rId109" Type="http://schemas.openxmlformats.org/officeDocument/2006/relationships/hyperlink" Target="https://wiki.scn.sap.com/wiki/pages/viewpage.action?pageId=42965" TargetMode="External"/><Relationship Id="rId34" Type="http://schemas.openxmlformats.org/officeDocument/2006/relationships/hyperlink" Target="http://help.sap.com/abapdocu_731/en/abenstring_templates_literals.htm" TargetMode="Externa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1.png"/><Relationship Id="rId97" Type="http://schemas.openxmlformats.org/officeDocument/2006/relationships/hyperlink" Target="https://www.saplearners.com/create-associations-abap-cds-views/" TargetMode="External"/><Relationship Id="rId104" Type="http://schemas.openxmlformats.org/officeDocument/2006/relationships/hyperlink" Target="https://blogs.sap.com/2017/09/05/dynamic-programming-in-abap-part-1-introduction-to-field-symbols/" TargetMode="External"/><Relationship Id="rId120" Type="http://schemas.openxmlformats.org/officeDocument/2006/relationships/image" Target="media/image51.png"/><Relationship Id="rId125" Type="http://schemas.openxmlformats.org/officeDocument/2006/relationships/image" Target="media/image56.png"/><Relationship Id="rId141" Type="http://schemas.openxmlformats.org/officeDocument/2006/relationships/hyperlink" Target="https://blogs.sap.com/2017/07/20/operational-data-provisioning-odp-faq/" TargetMode="External"/><Relationship Id="rId146"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hyperlink" Target="https://help.sap.com/doc/saphelp_nw75/7.5.5/en-US/e5/529f75afbc43e7803b30346a56f963/frameset.htm" TargetMode="External"/><Relationship Id="rId92" Type="http://schemas.openxmlformats.org/officeDocument/2006/relationships/hyperlink" Target="https://sapyard.com/abap-on-sap-hana-part-i/" TargetMode="External"/><Relationship Id="rId2" Type="http://schemas.openxmlformats.org/officeDocument/2006/relationships/numbering" Target="numbering.xml"/><Relationship Id="rId29" Type="http://schemas.openxmlformats.org/officeDocument/2006/relationships/hyperlink" Target="https://www.tutorialspoint.com/sap_abap/sap_abap_continue_statement.htm" TargetMode="External"/><Relationship Id="rId24" Type="http://schemas.openxmlformats.org/officeDocument/2006/relationships/hyperlink" Target="javascript:call_link('abencontext_2_glosry.htm')" TargetMode="External"/><Relationship Id="rId40" Type="http://schemas.openxmlformats.org/officeDocument/2006/relationships/image" Target="media/image9.png"/><Relationship Id="rId45" Type="http://schemas.openxmlformats.org/officeDocument/2006/relationships/hyperlink" Target="https://blogs.sap.com/2015/02/18/accessing-tables-from-different-schema-through-amdp/" TargetMode="External"/><Relationship Id="rId66" Type="http://schemas.openxmlformats.org/officeDocument/2006/relationships/image" Target="media/image25.png"/><Relationship Id="rId87" Type="http://schemas.openxmlformats.org/officeDocument/2006/relationships/hyperlink" Target="https://itpfed.com/new-features-in-abap-7-4-internal-tables/" TargetMode="External"/><Relationship Id="rId110" Type="http://schemas.openxmlformats.org/officeDocument/2006/relationships/hyperlink" Target="https://sapyard.com/abap-on-sap-hana-part-xii-open-sql-cds-or-amdp-which-code-to-data-technique-to-use/" TargetMode="External"/><Relationship Id="rId115" Type="http://schemas.openxmlformats.org/officeDocument/2006/relationships/hyperlink" Target="https://www.saptraininghq.com/how-to-building-dynamic-selections-and-filters-in-sap-bw-bex-queries/" TargetMode="External"/><Relationship Id="rId131" Type="http://schemas.openxmlformats.org/officeDocument/2006/relationships/image" Target="media/image60.png"/><Relationship Id="rId136" Type="http://schemas.openxmlformats.org/officeDocument/2006/relationships/image" Target="media/image65.png"/><Relationship Id="rId61" Type="http://schemas.openxmlformats.org/officeDocument/2006/relationships/hyperlink" Target="https://kabilsapworld.blogspot.com/2017/07/fliter-data-based-on-input-parameter.html" TargetMode="External"/><Relationship Id="rId82" Type="http://schemas.openxmlformats.org/officeDocument/2006/relationships/image" Target="media/image36.jpeg"/><Relationship Id="rId152" Type="http://schemas.openxmlformats.org/officeDocument/2006/relationships/hyperlink" Target="https://sapabapcentral.blogspot.com/2020/12/entity-manipulation-language-eml-rap.html" TargetMode="External"/><Relationship Id="rId19" Type="http://schemas.openxmlformats.org/officeDocument/2006/relationships/image" Target="media/image5.png"/><Relationship Id="rId14" Type="http://schemas.openxmlformats.org/officeDocument/2006/relationships/hyperlink" Target="https://www.clouddesktoponline.com/citrix-xen-desktop/" TargetMode="External"/><Relationship Id="rId30" Type="http://schemas.openxmlformats.org/officeDocument/2006/relationships/hyperlink" Target="https://www.tutorialspoint.com/sap_abap/sap_abap_check_statement.htm" TargetMode="External"/><Relationship Id="rId35" Type="http://schemas.openxmlformats.org/officeDocument/2006/relationships/hyperlink" Target="http://help.sap.com/abapdocu_731/en/abenstring_templates_separators.htm" TargetMode="External"/><Relationship Id="rId56" Type="http://schemas.openxmlformats.org/officeDocument/2006/relationships/image" Target="media/image19.png"/><Relationship Id="rId77" Type="http://schemas.openxmlformats.org/officeDocument/2006/relationships/image" Target="media/image32.png"/><Relationship Id="rId100" Type="http://schemas.openxmlformats.org/officeDocument/2006/relationships/image" Target="media/image42.png"/><Relationship Id="rId105" Type="http://schemas.openxmlformats.org/officeDocument/2006/relationships/hyperlink" Target="https://abap-blog.ru/osnovy-abap/dinamicheskoe-programmirovanie-v-abap/" TargetMode="External"/><Relationship Id="rId126" Type="http://schemas.openxmlformats.org/officeDocument/2006/relationships/image" Target="media/image57.png"/><Relationship Id="rId147" Type="http://schemas.openxmlformats.org/officeDocument/2006/relationships/image" Target="media/image74.png"/><Relationship Id="rId8" Type="http://schemas.openxmlformats.org/officeDocument/2006/relationships/hyperlink" Target="https://sapyard.com/abap-on-sap-hana-part-x-amdp-with-select-options/" TargetMode="External"/><Relationship Id="rId51" Type="http://schemas.openxmlformats.org/officeDocument/2006/relationships/image" Target="media/image14.png"/><Relationship Id="rId72" Type="http://schemas.openxmlformats.org/officeDocument/2006/relationships/hyperlink" Target="https://blogs.sap.com/2020/08/26/how-to-consume-hana-calculation-views-in-s-4hana-cds-views/" TargetMode="External"/><Relationship Id="rId93" Type="http://schemas.openxmlformats.org/officeDocument/2006/relationships/hyperlink" Target="https://www.clouddesktoponline.com/citrix-xen-desktop/" TargetMode="External"/><Relationship Id="rId98" Type="http://schemas.openxmlformats.org/officeDocument/2006/relationships/hyperlink" Target="http://www.saplearners.com/inline-declarations-abap-7-4/" TargetMode="External"/><Relationship Id="rId121" Type="http://schemas.openxmlformats.org/officeDocument/2006/relationships/image" Target="media/image52.png"/><Relationship Id="rId142" Type="http://schemas.openxmlformats.org/officeDocument/2006/relationships/image" Target="media/image70.png"/><Relationship Id="rId3" Type="http://schemas.openxmlformats.org/officeDocument/2006/relationships/styles" Target="styles.xml"/><Relationship Id="rId25" Type="http://schemas.openxmlformats.org/officeDocument/2006/relationships/hyperlink" Target="javascript:call_link('abenoperand_type_glosry.htm')" TargetMode="External"/><Relationship Id="rId46" Type="http://schemas.openxmlformats.org/officeDocument/2006/relationships/hyperlink" Target="https://help.sap.com/doc/abapdocu_753_index_htm/7.53/en-US/index.htm?file=abapmethod_by_db_proc.htm" TargetMode="External"/><Relationship Id="rId67" Type="http://schemas.openxmlformats.org/officeDocument/2006/relationships/image" Target="media/image26.png"/><Relationship Id="rId116" Type="http://schemas.openxmlformats.org/officeDocument/2006/relationships/hyperlink" Target="https://www.zpartner.eu/using-f4-help-badi-with-sap-analytics-cloud-and-sap-bw-live-connection/" TargetMode="External"/><Relationship Id="rId137" Type="http://schemas.openxmlformats.org/officeDocument/2006/relationships/image" Target="media/image66.png"/><Relationship Id="rId20" Type="http://schemas.openxmlformats.org/officeDocument/2006/relationships/image" Target="media/image6.png"/><Relationship Id="rId41" Type="http://schemas.openxmlformats.org/officeDocument/2006/relationships/hyperlink" Target="https://help.sap.com/doc/abapdocu_latest_index_htm/latest/en-US/abenelementary_data_type_glosry.htm" TargetMode="External"/><Relationship Id="rId62" Type="http://schemas.openxmlformats.org/officeDocument/2006/relationships/hyperlink" Target="https://2.bp.blogspot.com/-KtHFgHp2VQA/WXrsPOxz3MI/AAAAAAAABb4/SAii1okix98Y2Qzg8W-S0h7cYWZBQ5fbgCLcBGAs/s1600/exp-output_panel.PNG" TargetMode="External"/><Relationship Id="rId83" Type="http://schemas.openxmlformats.org/officeDocument/2006/relationships/hyperlink" Target="https://help.sap.com/doc/abapdocu_752_index_htm/7.52/en-US/abapselect_itab.htm" TargetMode="External"/><Relationship Id="rId88" Type="http://schemas.openxmlformats.org/officeDocument/2006/relationships/hyperlink" Target="http://twitter.com/share?url=https%3A%2F%2Fitpfed.com%2Fnew-features-in-abap-7-4-internal-tables%2F&amp;text=Declaring+Table+Work+Areas+in+ABAP+7.4" TargetMode="External"/><Relationship Id="rId111" Type="http://schemas.openxmlformats.org/officeDocument/2006/relationships/image" Target="media/image46.png"/><Relationship Id="rId132" Type="http://schemas.openxmlformats.org/officeDocument/2006/relationships/image" Target="media/image61.png"/><Relationship Id="rId153" Type="http://schemas.openxmlformats.org/officeDocument/2006/relationships/footer" Target="footer1.xml"/><Relationship Id="rId15" Type="http://schemas.openxmlformats.org/officeDocument/2006/relationships/hyperlink" Target="http://www.apps4rent.com/" TargetMode="External"/><Relationship Id="rId36" Type="http://schemas.openxmlformats.org/officeDocument/2006/relationships/hyperlink" Target="http://zevolving.com/2013/02/abap-method-chaining-new-feature-in-abap-7-0-ehp2/" TargetMode="External"/><Relationship Id="rId57" Type="http://schemas.openxmlformats.org/officeDocument/2006/relationships/image" Target="media/image20.jpeg"/><Relationship Id="rId106" Type="http://schemas.openxmlformats.org/officeDocument/2006/relationships/image" Target="media/image45.png"/><Relationship Id="rId127" Type="http://schemas.openxmlformats.org/officeDocument/2006/relationships/hyperlink" Target="https://blogs.sap.com/2018/06/24/introduction-abap-programming-on-hana/" TargetMode="External"/><Relationship Id="rId10" Type="http://schemas.openxmlformats.org/officeDocument/2006/relationships/hyperlink" Target="https://sapyard.com/abap-on-sap-hana-part-i/" TargetMode="External"/><Relationship Id="rId31" Type="http://schemas.openxmlformats.org/officeDocument/2006/relationships/hyperlink" Target="https://www.tutorialspoint.com/sap_abap/sap_abap_exit_statement.htm" TargetMode="External"/><Relationship Id="rId52" Type="http://schemas.openxmlformats.org/officeDocument/2006/relationships/image" Target="media/image15.png"/><Relationship Id="rId73" Type="http://schemas.openxmlformats.org/officeDocument/2006/relationships/image" Target="media/image28.png"/><Relationship Id="rId78" Type="http://schemas.openxmlformats.org/officeDocument/2006/relationships/image" Target="media/image33.png"/><Relationship Id="rId94" Type="http://schemas.openxmlformats.org/officeDocument/2006/relationships/hyperlink" Target="http://www.apps4rent.com/" TargetMode="External"/><Relationship Id="rId99" Type="http://schemas.openxmlformats.org/officeDocument/2006/relationships/image" Target="media/image41.png"/><Relationship Id="rId101" Type="http://schemas.openxmlformats.org/officeDocument/2006/relationships/image" Target="media/image43.png"/><Relationship Id="rId122" Type="http://schemas.openxmlformats.org/officeDocument/2006/relationships/image" Target="media/image53.png"/><Relationship Id="rId143" Type="http://schemas.openxmlformats.org/officeDocument/2006/relationships/hyperlink" Target="https://tools.hana.ondemand.com/" TargetMode="External"/><Relationship Id="rId148"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hyperlink" Target="https://abap-blog.ru/database-work/koncepciya-blokirovok-v-sap/" TargetMode="External"/><Relationship Id="rId26" Type="http://schemas.openxmlformats.org/officeDocument/2006/relationships/hyperlink" Target="javascript:call_link('abendeclaration_inline_guidl.htm')" TargetMode="External"/><Relationship Id="rId47" Type="http://schemas.openxmlformats.org/officeDocument/2006/relationships/image" Target="media/image10.png"/><Relationship Id="rId68" Type="http://schemas.openxmlformats.org/officeDocument/2006/relationships/image" Target="media/image27.png"/><Relationship Id="rId89" Type="http://schemas.openxmlformats.org/officeDocument/2006/relationships/hyperlink" Target="https://blogs.sap.com/2016/05/10/cldemooutput-part-1-of-2-usage/" TargetMode="External"/><Relationship Id="rId112" Type="http://schemas.openxmlformats.org/officeDocument/2006/relationships/hyperlink" Target="https://sapyard.com/tutorials-on-odata-sap-netweaver-gateway/" TargetMode="External"/><Relationship Id="rId133" Type="http://schemas.openxmlformats.org/officeDocument/2006/relationships/image" Target="media/image62.png"/><Relationship Id="rId154" Type="http://schemas.openxmlformats.org/officeDocument/2006/relationships/fontTable" Target="fontTable.xml"/><Relationship Id="rId16" Type="http://schemas.openxmlformats.org/officeDocument/2006/relationships/image" Target="media/image3.png"/><Relationship Id="rId37" Type="http://schemas.openxmlformats.org/officeDocument/2006/relationships/hyperlink" Target="https://abap-blog.ru/database-work/abap-managed-database-procedures-amdp/" TargetMode="External"/><Relationship Id="rId58" Type="http://schemas.openxmlformats.org/officeDocument/2006/relationships/image" Target="media/image21.png"/><Relationship Id="rId79" Type="http://schemas.openxmlformats.org/officeDocument/2006/relationships/image" Target="media/image34.png"/><Relationship Id="rId102" Type="http://schemas.openxmlformats.org/officeDocument/2006/relationships/image" Target="media/image44.png"/><Relationship Id="rId123" Type="http://schemas.openxmlformats.org/officeDocument/2006/relationships/image" Target="media/image54.png"/><Relationship Id="rId144" Type="http://schemas.openxmlformats.org/officeDocument/2006/relationships/image" Target="media/image71.png"/><Relationship Id="rId90" Type="http://schemas.openxmlformats.org/officeDocument/2006/relationships/hyperlink" Target="https://medium.com/@abapcoder/introducing-cl-demo-output-34943ddda21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564A7-5687-40B9-865F-995F6627F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8340</TotalTime>
  <Pages>112</Pages>
  <Words>23937</Words>
  <Characters>136443</Characters>
  <Application>Microsoft Office Word</Application>
  <DocSecurity>0</DocSecurity>
  <Lines>1137</Lines>
  <Paragraphs>320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160060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Екименко Алексей Николаевич</dc:creator>
  <cp:keywords/>
  <dc:description/>
  <cp:lastModifiedBy>Екименко Алексей Николаевич</cp:lastModifiedBy>
  <cp:revision>167</cp:revision>
  <cp:lastPrinted>2020-10-16T08:46:00Z</cp:lastPrinted>
  <dcterms:created xsi:type="dcterms:W3CDTF">2020-07-31T06:20:00Z</dcterms:created>
  <dcterms:modified xsi:type="dcterms:W3CDTF">2024-03-21T10:35:00Z</dcterms:modified>
</cp:coreProperties>
</file>